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9AC56" w14:textId="26640C41" w:rsidR="0016173E" w:rsidRPr="00132652" w:rsidRDefault="57F183B1">
      <w:pPr>
        <w:ind w:firstLine="720"/>
        <w:rPr>
          <w:sz w:val="32"/>
          <w:szCs w:val="32"/>
          <w:rPrChange w:id="0" w:author="Tashi Alford-Duguid" w:date="2020-06-15T12:17:00Z">
            <w:rPr>
              <w:sz w:val="32"/>
              <w:szCs w:val="32"/>
              <w:lang w:val="en-US"/>
            </w:rPr>
          </w:rPrChange>
        </w:rPr>
        <w:pPrChange w:id="1" w:author="Michael Bryant" w:date="2020-06-11T13:28:00Z">
          <w:pPr>
            <w:ind w:firstLine="720"/>
            <w:jc w:val="center"/>
          </w:pPr>
        </w:pPrChange>
      </w:pPr>
      <w:r>
        <w:rPr>
          <w:noProof/>
        </w:rPr>
        <w:drawing>
          <wp:inline distT="0" distB="0" distL="0" distR="0" wp14:anchorId="70F05680" wp14:editId="0C896FBE">
            <wp:extent cx="5029200" cy="1076325"/>
            <wp:effectExtent l="0" t="0" r="0" b="0"/>
            <wp:docPr id="1866058648" name="Picture 168894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946531"/>
                    <pic:cNvPicPr/>
                  </pic:nvPicPr>
                  <pic:blipFill>
                    <a:blip r:embed="rId11">
                      <a:extLst>
                        <a:ext uri="{28A0092B-C50C-407E-A947-70E740481C1C}">
                          <a14:useLocalDpi xmlns:a14="http://schemas.microsoft.com/office/drawing/2010/main" val="0"/>
                        </a:ext>
                      </a:extLst>
                    </a:blip>
                    <a:stretch>
                      <a:fillRect/>
                    </a:stretch>
                  </pic:blipFill>
                  <pic:spPr>
                    <a:xfrm>
                      <a:off x="0" y="0"/>
                      <a:ext cx="5029200" cy="1076325"/>
                    </a:xfrm>
                    <a:prstGeom prst="rect">
                      <a:avLst/>
                    </a:prstGeom>
                  </pic:spPr>
                </pic:pic>
              </a:graphicData>
            </a:graphic>
          </wp:inline>
        </w:drawing>
      </w:r>
    </w:p>
    <w:p w14:paraId="2F16A175" w14:textId="4959652B" w:rsidR="005A2E65" w:rsidRPr="00132652" w:rsidRDefault="00501B81" w:rsidP="000A3405">
      <w:pPr>
        <w:pStyle w:val="Heading1"/>
        <w:jc w:val="center"/>
        <w:rPr>
          <w:rPrChange w:id="2" w:author="Tashi Alford-Duguid" w:date="2020-06-15T12:17:00Z">
            <w:rPr>
              <w:lang w:val="en-US"/>
            </w:rPr>
          </w:rPrChange>
        </w:rPr>
      </w:pPr>
      <w:r w:rsidRPr="00132652">
        <w:rPr>
          <w:rFonts w:cs="Times New Roman (Headings CS)"/>
          <w:caps/>
          <w:sz w:val="40"/>
          <w:szCs w:val="40"/>
          <w:rPrChange w:id="3" w:author="Tashi Alford-Duguid" w:date="2020-06-15T12:17:00Z">
            <w:rPr>
              <w:rFonts w:cs="Times New Roman (Headings CS)"/>
              <w:caps/>
              <w:sz w:val="40"/>
              <w:szCs w:val="40"/>
              <w:lang w:val="en-US"/>
            </w:rPr>
          </w:rPrChange>
        </w:rPr>
        <w:t>Canadian Rights During COVID</w:t>
      </w:r>
      <w:r w:rsidR="000A3405" w:rsidRPr="00132652">
        <w:rPr>
          <w:rFonts w:cs="Times New Roman (Headings CS)"/>
          <w:caps/>
          <w:sz w:val="40"/>
          <w:szCs w:val="40"/>
          <w:rPrChange w:id="4" w:author="Tashi Alford-Duguid" w:date="2020-06-15T12:17:00Z">
            <w:rPr>
              <w:rFonts w:cs="Times New Roman (Headings CS)"/>
              <w:caps/>
              <w:sz w:val="40"/>
              <w:szCs w:val="40"/>
              <w:lang w:val="en-US"/>
            </w:rPr>
          </w:rPrChange>
        </w:rPr>
        <w:t>-</w:t>
      </w:r>
      <w:r w:rsidRPr="00132652">
        <w:rPr>
          <w:rFonts w:cs="Times New Roman (Headings CS)"/>
          <w:caps/>
          <w:sz w:val="40"/>
          <w:szCs w:val="40"/>
          <w:rPrChange w:id="5" w:author="Tashi Alford-Duguid" w:date="2020-06-15T12:17:00Z">
            <w:rPr>
              <w:rFonts w:cs="Times New Roman (Headings CS)"/>
              <w:caps/>
              <w:sz w:val="40"/>
              <w:szCs w:val="40"/>
              <w:lang w:val="en-US"/>
            </w:rPr>
          </w:rPrChange>
        </w:rPr>
        <w:t>19:</w:t>
      </w:r>
    </w:p>
    <w:p w14:paraId="564D5E51" w14:textId="7FF7EA75" w:rsidR="029ED3B4" w:rsidRPr="00132652" w:rsidRDefault="000D31D4" w:rsidP="000A3405">
      <w:pPr>
        <w:pStyle w:val="Heading1"/>
        <w:jc w:val="center"/>
        <w:rPr>
          <w:rPrChange w:id="6" w:author="Tashi Alford-Duguid" w:date="2020-06-15T12:17:00Z">
            <w:rPr>
              <w:lang w:val="en-US"/>
            </w:rPr>
          </w:rPrChange>
        </w:rPr>
      </w:pPr>
      <w:r w:rsidRPr="00132652">
        <w:rPr>
          <w:rPrChange w:id="7" w:author="Tashi Alford-Duguid" w:date="2020-06-15T12:17:00Z">
            <w:rPr>
              <w:lang w:val="en-US"/>
            </w:rPr>
          </w:rPrChange>
        </w:rPr>
        <w:t>CCLA’</w:t>
      </w:r>
      <w:r w:rsidR="003D0F67" w:rsidRPr="00132652">
        <w:rPr>
          <w:rPrChange w:id="8" w:author="Tashi Alford-Duguid" w:date="2020-06-15T12:17:00Z">
            <w:rPr>
              <w:lang w:val="en-US"/>
            </w:rPr>
          </w:rPrChange>
        </w:rPr>
        <w:t>s</w:t>
      </w:r>
      <w:r w:rsidRPr="00132652">
        <w:rPr>
          <w:rPrChange w:id="9" w:author="Tashi Alford-Duguid" w:date="2020-06-15T12:17:00Z">
            <w:rPr>
              <w:lang w:val="en-US"/>
            </w:rPr>
          </w:rPrChange>
        </w:rPr>
        <w:t xml:space="preserve"> </w:t>
      </w:r>
      <w:r w:rsidR="00202CF7" w:rsidRPr="00132652">
        <w:rPr>
          <w:rPrChange w:id="10" w:author="Tashi Alford-Duguid" w:date="2020-06-15T12:17:00Z">
            <w:rPr>
              <w:lang w:val="en-US"/>
            </w:rPr>
          </w:rPrChange>
        </w:rPr>
        <w:t>Interim Report</w:t>
      </w:r>
      <w:r w:rsidRPr="00132652">
        <w:rPr>
          <w:rPrChange w:id="11" w:author="Tashi Alford-Duguid" w:date="2020-06-15T12:17:00Z">
            <w:rPr>
              <w:lang w:val="en-US"/>
            </w:rPr>
          </w:rPrChange>
        </w:rPr>
        <w:t xml:space="preserve"> on COVID’s First Wave</w:t>
      </w:r>
      <w:r w:rsidR="00484392" w:rsidRPr="00132652">
        <w:rPr>
          <w:rPrChange w:id="12" w:author="Tashi Alford-Duguid" w:date="2020-06-15T12:17:00Z">
            <w:rPr>
              <w:lang w:val="en-US"/>
            </w:rPr>
          </w:rPrChange>
        </w:rPr>
        <w:t xml:space="preserve"> (June, 2020)</w:t>
      </w:r>
    </w:p>
    <w:p w14:paraId="75C75FFC" w14:textId="3F2AFE59" w:rsidR="006A5FD5" w:rsidRPr="00132652" w:rsidRDefault="006A5FD5" w:rsidP="006A5FD5">
      <w:pPr>
        <w:rPr>
          <w:rPrChange w:id="13" w:author="Tashi Alford-Duguid" w:date="2020-06-15T12:17:00Z">
            <w:rPr>
              <w:lang w:val="en-US"/>
            </w:rPr>
          </w:rPrChange>
        </w:rPr>
      </w:pPr>
    </w:p>
    <w:p w14:paraId="4D4846B6" w14:textId="66EE5A5A" w:rsidR="00356D85" w:rsidRPr="00132652" w:rsidRDefault="00BA296E">
      <w:pPr>
        <w:rPr>
          <w:b/>
          <w:bCs/>
          <w:sz w:val="24"/>
          <w:szCs w:val="24"/>
          <w:rPrChange w:id="14" w:author="Tashi Alford-Duguid" w:date="2020-06-15T12:17:00Z">
            <w:rPr>
              <w:b/>
              <w:bCs/>
              <w:sz w:val="24"/>
              <w:szCs w:val="24"/>
              <w:lang w:val="en-US"/>
            </w:rPr>
          </w:rPrChange>
        </w:rPr>
        <w:pPrChange w:id="15" w:author="Tashi Alford-Duguid" w:date="2020-06-11T13:32:00Z">
          <w:pPr>
            <w:jc w:val="both"/>
          </w:pPr>
        </w:pPrChange>
      </w:pPr>
      <w:r w:rsidRPr="00132652">
        <w:rPr>
          <w:b/>
          <w:bCs/>
          <w:noProof/>
          <w:sz w:val="24"/>
          <w:szCs w:val="24"/>
          <w:rPrChange w:id="16" w:author="Tashi Alford-Duguid" w:date="2020-06-15T12:17:00Z">
            <w:rPr>
              <w:b/>
              <w:bCs/>
              <w:noProof/>
              <w:sz w:val="24"/>
              <w:szCs w:val="24"/>
              <w:lang w:val="en-US"/>
            </w:rPr>
          </w:rPrChange>
        </w:rPr>
        <mc:AlternateContent>
          <mc:Choice Requires="wpg">
            <w:drawing>
              <wp:anchor distT="0" distB="0" distL="114300" distR="114300" simplePos="0" relativeHeight="251658240" behindDoc="0" locked="0" layoutInCell="1" allowOverlap="1" wp14:anchorId="610D1C77" wp14:editId="096DD531">
                <wp:simplePos x="0" y="0"/>
                <wp:positionH relativeFrom="column">
                  <wp:posOffset>0</wp:posOffset>
                </wp:positionH>
                <wp:positionV relativeFrom="paragraph">
                  <wp:posOffset>91145</wp:posOffset>
                </wp:positionV>
                <wp:extent cx="6040755" cy="4853350"/>
                <wp:effectExtent l="0" t="0" r="4445" b="0"/>
                <wp:wrapNone/>
                <wp:docPr id="7" name="Group 7"/>
                <wp:cNvGraphicFramePr/>
                <a:graphic xmlns:a="http://schemas.openxmlformats.org/drawingml/2006/main">
                  <a:graphicData uri="http://schemas.microsoft.com/office/word/2010/wordprocessingGroup">
                    <wpg:wgp>
                      <wpg:cNvGrpSpPr/>
                      <wpg:grpSpPr>
                        <a:xfrm>
                          <a:off x="0" y="0"/>
                          <a:ext cx="6040755" cy="4853350"/>
                          <a:chOff x="0" y="0"/>
                          <a:chExt cx="6040755" cy="4853350"/>
                        </a:xfrm>
                      </wpg:grpSpPr>
                      <pic:pic xmlns:pic="http://schemas.openxmlformats.org/drawingml/2006/picture">
                        <pic:nvPicPr>
                          <pic:cNvPr id="1" name="Picture 1"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6675" cy="2238375"/>
                          </a:xfrm>
                          <a:prstGeom prst="rect">
                            <a:avLst/>
                          </a:prstGeom>
                        </pic:spPr>
                      </pic:pic>
                      <pic:pic xmlns:pic="http://schemas.openxmlformats.org/drawingml/2006/picture">
                        <pic:nvPicPr>
                          <pic:cNvPr id="2" name="Picture 2"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62885" y="109470"/>
                            <a:ext cx="1746885" cy="497205"/>
                          </a:xfrm>
                          <a:prstGeom prst="rect">
                            <a:avLst/>
                          </a:prstGeom>
                        </pic:spPr>
                      </pic:pic>
                      <pic:pic xmlns:pic="http://schemas.openxmlformats.org/drawingml/2006/picture">
                        <pic:nvPicPr>
                          <pic:cNvPr id="3" name="Picture 3"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200400" y="0"/>
                            <a:ext cx="2840355" cy="2348230"/>
                          </a:xfrm>
                          <a:prstGeom prst="rect">
                            <a:avLst/>
                          </a:prstGeom>
                        </pic:spPr>
                      </pic:pic>
                      <pic:pic xmlns:pic="http://schemas.openxmlformats.org/drawingml/2006/picture">
                        <pic:nvPicPr>
                          <pic:cNvPr id="4" name="Picture 4"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498501"/>
                            <a:ext cx="2840355" cy="2338070"/>
                          </a:xfrm>
                          <a:prstGeom prst="rect">
                            <a:avLst/>
                          </a:prstGeom>
                        </pic:spPr>
                      </pic:pic>
                      <pic:pic xmlns:pic="http://schemas.openxmlformats.org/drawingml/2006/picture">
                        <pic:nvPicPr>
                          <pic:cNvPr id="6" name="Picture 6"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55324" y="2517820"/>
                            <a:ext cx="2840355" cy="2335530"/>
                          </a:xfrm>
                          <a:prstGeom prst="rect">
                            <a:avLst/>
                          </a:prstGeom>
                        </pic:spPr>
                      </pic:pic>
                    </wpg:wgp>
                  </a:graphicData>
                </a:graphic>
              </wp:anchor>
            </w:drawing>
          </mc:Choice>
          <mc:Fallback>
            <w:pict>
              <v:group w14:anchorId="1C90B9E2" id="Group 7" o:spid="_x0000_s1026" style="position:absolute;margin-left:0;margin-top:7.2pt;width:475.65pt;height:382.15pt;z-index:251658240" coordsize="60407,48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 up of a map&#10;&#10;Description automatically generated" style="position:absolute;width:26066;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">
                  <v:imagedata r:id="rId17" o:title="A close up of a map&#10;&#10;Description automatically generated"/>
                </v:shape>
                <v:shape id="Picture 2" o:spid="_x0000_s1028" type="#_x0000_t75" alt="A screenshot of a cell phone&#10;&#10;Description automatically generated" style="position:absolute;left:8628;top:1094;width:17469;height:4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">
                  <v:imagedata r:id="rId18" o:title="A screenshot of a cell phone&#10;&#10;Description automatically generated"/>
                </v:shape>
                <v:shape id="Picture 3" o:spid="_x0000_s1029" type="#_x0000_t75" alt="A close up of a map&#10;&#10;Description automatically generated" style="position:absolute;left:32004;width:28403;height:2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">
                  <v:imagedata r:id="rId19" o:title="A close up of a map&#10;&#10;Description automatically generated"/>
                </v:shape>
                <v:shape id="Picture 4" o:spid="_x0000_s1030" type="#_x0000_t75" alt="A close up of a map&#10;&#10;Description automatically generated" style="position:absolute;top:24985;width:28403;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">
                  <v:imagedata r:id="rId20" o:title="A close up of a map&#10;&#10;Description automatically generated"/>
                </v:shape>
                <v:shape id="Picture 6" o:spid="_x0000_s1031" type="#_x0000_t75" alt="A close up of a map&#10;&#10;Description automatically generated" style="position:absolute;left:31553;top:25178;width:28403;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">
                  <v:imagedata r:id="rId21" o:title="A close up of a map&#10;&#10;Description automatically generated"/>
                </v:shape>
              </v:group>
            </w:pict>
          </mc:Fallback>
        </mc:AlternateContent>
      </w:r>
    </w:p>
    <w:p w14:paraId="32B74B90" w14:textId="11E2B2FD" w:rsidR="00356D85" w:rsidRPr="00132652" w:rsidRDefault="00356D85">
      <w:pPr>
        <w:rPr>
          <w:b/>
          <w:bCs/>
          <w:sz w:val="24"/>
          <w:szCs w:val="24"/>
          <w:rPrChange w:id="17" w:author="Tashi Alford-Duguid" w:date="2020-06-15T12:17:00Z">
            <w:rPr>
              <w:b/>
              <w:bCs/>
              <w:sz w:val="24"/>
              <w:szCs w:val="24"/>
              <w:lang w:val="en-US"/>
            </w:rPr>
          </w:rPrChange>
        </w:rPr>
        <w:pPrChange w:id="18" w:author="Tashi Alford-Duguid" w:date="2020-06-11T13:32:00Z">
          <w:pPr>
            <w:jc w:val="both"/>
          </w:pPr>
        </w:pPrChange>
      </w:pPr>
    </w:p>
    <w:p w14:paraId="2A00FC0F" w14:textId="63F61265" w:rsidR="00356D85" w:rsidRPr="00132652" w:rsidRDefault="00356D85">
      <w:pPr>
        <w:rPr>
          <w:b/>
          <w:bCs/>
          <w:sz w:val="24"/>
          <w:szCs w:val="24"/>
          <w:rPrChange w:id="19" w:author="Tashi Alford-Duguid" w:date="2020-06-15T12:17:00Z">
            <w:rPr>
              <w:b/>
              <w:bCs/>
              <w:sz w:val="24"/>
              <w:szCs w:val="24"/>
              <w:lang w:val="en-US"/>
            </w:rPr>
          </w:rPrChange>
        </w:rPr>
        <w:pPrChange w:id="20" w:author="Tashi Alford-Duguid" w:date="2020-06-11T13:32:00Z">
          <w:pPr>
            <w:jc w:val="both"/>
          </w:pPr>
        </w:pPrChange>
      </w:pPr>
    </w:p>
    <w:p w14:paraId="65BCFDD2" w14:textId="12A685C0" w:rsidR="00356D85" w:rsidRPr="00132652" w:rsidRDefault="00356D85">
      <w:pPr>
        <w:rPr>
          <w:b/>
          <w:bCs/>
          <w:sz w:val="24"/>
          <w:szCs w:val="24"/>
          <w:rPrChange w:id="21" w:author="Tashi Alford-Duguid" w:date="2020-06-15T12:17:00Z">
            <w:rPr>
              <w:b/>
              <w:bCs/>
              <w:sz w:val="24"/>
              <w:szCs w:val="24"/>
              <w:lang w:val="en-US"/>
            </w:rPr>
          </w:rPrChange>
        </w:rPr>
        <w:pPrChange w:id="22" w:author="Tashi Alford-Duguid" w:date="2020-06-11T13:32:00Z">
          <w:pPr>
            <w:jc w:val="both"/>
          </w:pPr>
        </w:pPrChange>
      </w:pPr>
    </w:p>
    <w:p w14:paraId="637C2785" w14:textId="6ED9F822" w:rsidR="00AD2933" w:rsidRPr="00132652" w:rsidRDefault="00AD2933">
      <w:pPr>
        <w:rPr>
          <w:b/>
          <w:bCs/>
          <w:sz w:val="24"/>
          <w:szCs w:val="24"/>
          <w:rPrChange w:id="23" w:author="Tashi Alford-Duguid" w:date="2020-06-15T12:17:00Z">
            <w:rPr>
              <w:b/>
              <w:bCs/>
              <w:sz w:val="24"/>
              <w:szCs w:val="24"/>
              <w:lang w:val="en-US"/>
            </w:rPr>
          </w:rPrChange>
        </w:rPr>
        <w:pPrChange w:id="24" w:author="Tashi Alford-Duguid" w:date="2020-06-11T13:32:00Z">
          <w:pPr>
            <w:jc w:val="both"/>
          </w:pPr>
        </w:pPrChange>
      </w:pPr>
    </w:p>
    <w:p w14:paraId="6EC0BB9D" w14:textId="0EE8277A" w:rsidR="00AD2933" w:rsidRPr="00132652" w:rsidRDefault="00AD2933">
      <w:pPr>
        <w:rPr>
          <w:b/>
          <w:bCs/>
          <w:sz w:val="24"/>
          <w:szCs w:val="24"/>
          <w:rPrChange w:id="25" w:author="Tashi Alford-Duguid" w:date="2020-06-15T12:17:00Z">
            <w:rPr>
              <w:b/>
              <w:bCs/>
              <w:sz w:val="24"/>
              <w:szCs w:val="24"/>
              <w:lang w:val="en-US"/>
            </w:rPr>
          </w:rPrChange>
        </w:rPr>
        <w:pPrChange w:id="26" w:author="Tashi Alford-Duguid" w:date="2020-06-11T13:32:00Z">
          <w:pPr>
            <w:jc w:val="both"/>
          </w:pPr>
        </w:pPrChange>
      </w:pPr>
    </w:p>
    <w:p w14:paraId="3C94065C" w14:textId="50ED6622" w:rsidR="00356D85" w:rsidRPr="00132652" w:rsidRDefault="00356D85">
      <w:pPr>
        <w:rPr>
          <w:b/>
          <w:bCs/>
          <w:sz w:val="24"/>
          <w:szCs w:val="24"/>
          <w:rPrChange w:id="27" w:author="Tashi Alford-Duguid" w:date="2020-06-15T12:17:00Z">
            <w:rPr>
              <w:b/>
              <w:bCs/>
              <w:sz w:val="24"/>
              <w:szCs w:val="24"/>
              <w:lang w:val="en-US"/>
            </w:rPr>
          </w:rPrChange>
        </w:rPr>
        <w:pPrChange w:id="28" w:author="Tashi Alford-Duguid" w:date="2020-06-11T13:32:00Z">
          <w:pPr>
            <w:jc w:val="both"/>
          </w:pPr>
        </w:pPrChange>
      </w:pPr>
    </w:p>
    <w:p w14:paraId="374FAF09" w14:textId="4E9BC53F" w:rsidR="00356D85" w:rsidRPr="00132652" w:rsidRDefault="00356D85">
      <w:pPr>
        <w:rPr>
          <w:b/>
          <w:bCs/>
          <w:sz w:val="24"/>
          <w:szCs w:val="24"/>
          <w:rPrChange w:id="29" w:author="Tashi Alford-Duguid" w:date="2020-06-15T12:17:00Z">
            <w:rPr>
              <w:b/>
              <w:bCs/>
              <w:sz w:val="24"/>
              <w:szCs w:val="24"/>
              <w:lang w:val="en-US"/>
            </w:rPr>
          </w:rPrChange>
        </w:rPr>
        <w:pPrChange w:id="30" w:author="Tashi Alford-Duguid" w:date="2020-06-11T13:32:00Z">
          <w:pPr>
            <w:jc w:val="both"/>
          </w:pPr>
        </w:pPrChange>
      </w:pPr>
    </w:p>
    <w:p w14:paraId="4E0402B3" w14:textId="0F4EA24D" w:rsidR="180474AC" w:rsidRPr="00132652" w:rsidRDefault="180474AC">
      <w:pPr>
        <w:rPr>
          <w:sz w:val="24"/>
          <w:szCs w:val="24"/>
          <w:rPrChange w:id="31" w:author="Tashi Alford-Duguid" w:date="2020-06-15T12:17:00Z">
            <w:rPr>
              <w:sz w:val="24"/>
              <w:szCs w:val="24"/>
              <w:lang w:val="en-US"/>
            </w:rPr>
          </w:rPrChange>
        </w:rPr>
        <w:pPrChange w:id="32" w:author="Tashi Alford-Duguid" w:date="2020-06-11T13:32:00Z">
          <w:pPr>
            <w:jc w:val="both"/>
          </w:pPr>
        </w:pPrChange>
      </w:pPr>
    </w:p>
    <w:p w14:paraId="5B6BCAC1" w14:textId="1EF926C4" w:rsidR="180474AC" w:rsidRPr="00132652" w:rsidRDefault="180474AC">
      <w:pPr>
        <w:rPr>
          <w:sz w:val="24"/>
          <w:szCs w:val="24"/>
          <w:rPrChange w:id="33" w:author="Tashi Alford-Duguid" w:date="2020-06-15T12:17:00Z">
            <w:rPr>
              <w:sz w:val="24"/>
              <w:szCs w:val="24"/>
              <w:lang w:val="en-US"/>
            </w:rPr>
          </w:rPrChange>
        </w:rPr>
        <w:pPrChange w:id="34" w:author="Tashi Alford-Duguid" w:date="2020-06-11T13:32:00Z">
          <w:pPr>
            <w:jc w:val="both"/>
          </w:pPr>
        </w:pPrChange>
      </w:pPr>
    </w:p>
    <w:p w14:paraId="4053FB45" w14:textId="447AEA65" w:rsidR="180474AC" w:rsidRPr="00132652" w:rsidRDefault="180474AC">
      <w:pPr>
        <w:rPr>
          <w:sz w:val="24"/>
          <w:szCs w:val="24"/>
          <w:rPrChange w:id="35" w:author="Tashi Alford-Duguid" w:date="2020-06-15T12:17:00Z">
            <w:rPr>
              <w:sz w:val="24"/>
              <w:szCs w:val="24"/>
              <w:lang w:val="en-US"/>
            </w:rPr>
          </w:rPrChange>
        </w:rPr>
        <w:pPrChange w:id="36" w:author="Tashi Alford-Duguid" w:date="2020-06-11T13:32:00Z">
          <w:pPr>
            <w:jc w:val="both"/>
          </w:pPr>
        </w:pPrChange>
      </w:pPr>
    </w:p>
    <w:p w14:paraId="644E4FED" w14:textId="4BE8746E" w:rsidR="180474AC" w:rsidRPr="00132652" w:rsidRDefault="180474AC">
      <w:pPr>
        <w:rPr>
          <w:sz w:val="24"/>
          <w:szCs w:val="24"/>
          <w:rPrChange w:id="37" w:author="Tashi Alford-Duguid" w:date="2020-06-15T12:17:00Z">
            <w:rPr>
              <w:sz w:val="24"/>
              <w:szCs w:val="24"/>
              <w:lang w:val="en-US"/>
            </w:rPr>
          </w:rPrChange>
        </w:rPr>
        <w:pPrChange w:id="38" w:author="Tashi Alford-Duguid" w:date="2020-06-11T13:32:00Z">
          <w:pPr>
            <w:jc w:val="both"/>
          </w:pPr>
        </w:pPrChange>
      </w:pPr>
    </w:p>
    <w:p w14:paraId="59A3EAFE" w14:textId="726700E7" w:rsidR="180474AC" w:rsidRPr="00132652" w:rsidRDefault="180474AC">
      <w:pPr>
        <w:rPr>
          <w:sz w:val="24"/>
          <w:szCs w:val="24"/>
          <w:rPrChange w:id="39" w:author="Tashi Alford-Duguid" w:date="2020-06-15T12:17:00Z">
            <w:rPr>
              <w:sz w:val="24"/>
              <w:szCs w:val="24"/>
              <w:lang w:val="en-US"/>
            </w:rPr>
          </w:rPrChange>
        </w:rPr>
        <w:pPrChange w:id="40" w:author="Tashi Alford-Duguid" w:date="2020-06-11T13:32:00Z">
          <w:pPr>
            <w:jc w:val="both"/>
          </w:pPr>
        </w:pPrChange>
      </w:pPr>
    </w:p>
    <w:p w14:paraId="1252FB6F" w14:textId="50F70E73" w:rsidR="180474AC" w:rsidRPr="00132652" w:rsidRDefault="180474AC">
      <w:pPr>
        <w:rPr>
          <w:sz w:val="24"/>
          <w:szCs w:val="24"/>
          <w:rPrChange w:id="41" w:author="Tashi Alford-Duguid" w:date="2020-06-15T12:17:00Z">
            <w:rPr>
              <w:sz w:val="24"/>
              <w:szCs w:val="24"/>
              <w:lang w:val="en-US"/>
            </w:rPr>
          </w:rPrChange>
        </w:rPr>
        <w:pPrChange w:id="42" w:author="Tashi Alford-Duguid" w:date="2020-06-11T13:32:00Z">
          <w:pPr>
            <w:jc w:val="both"/>
          </w:pPr>
        </w:pPrChange>
      </w:pPr>
    </w:p>
    <w:p w14:paraId="79EB5303" w14:textId="5AFA2219" w:rsidR="180474AC" w:rsidRPr="00132652" w:rsidRDefault="180474AC">
      <w:pPr>
        <w:rPr>
          <w:sz w:val="24"/>
          <w:szCs w:val="24"/>
          <w:rPrChange w:id="43" w:author="Tashi Alford-Duguid" w:date="2020-06-15T12:17:00Z">
            <w:rPr>
              <w:sz w:val="24"/>
              <w:szCs w:val="24"/>
              <w:lang w:val="en-US"/>
            </w:rPr>
          </w:rPrChange>
        </w:rPr>
        <w:pPrChange w:id="44" w:author="Tashi Alford-Duguid" w:date="2020-06-11T13:32:00Z">
          <w:pPr>
            <w:jc w:val="both"/>
          </w:pPr>
        </w:pPrChange>
      </w:pPr>
    </w:p>
    <w:p w14:paraId="54BAE984" w14:textId="77777777" w:rsidR="0016173E" w:rsidRPr="00132652" w:rsidRDefault="0016173E">
      <w:pPr>
        <w:rPr>
          <w:sz w:val="24"/>
          <w:szCs w:val="24"/>
          <w:rPrChange w:id="45" w:author="Tashi Alford-Duguid" w:date="2020-06-15T12:17:00Z">
            <w:rPr>
              <w:sz w:val="24"/>
              <w:szCs w:val="24"/>
              <w:lang w:val="en-US"/>
            </w:rPr>
          </w:rPrChange>
        </w:rPr>
        <w:pPrChange w:id="46" w:author="Tashi Alford-Duguid" w:date="2020-06-11T13:32:00Z">
          <w:pPr>
            <w:jc w:val="both"/>
          </w:pPr>
        </w:pPrChange>
      </w:pPr>
    </w:p>
    <w:p w14:paraId="2A0DAB0A" w14:textId="77777777" w:rsidR="0083140D" w:rsidRPr="00132652" w:rsidRDefault="0083140D">
      <w:pPr>
        <w:pStyle w:val="Heading1"/>
      </w:pPr>
    </w:p>
    <w:p w14:paraId="4EB45685" w14:textId="17270734" w:rsidR="004E2039" w:rsidRPr="00132652" w:rsidRDefault="71336364" w:rsidP="009A5E7B">
      <w:pPr>
        <w:pStyle w:val="Heading1"/>
        <w:rPr>
          <w:rFonts w:ascii="Times New Roman" w:hAnsi="Times New Roman" w:cs="Times New Roman"/>
          <w:color w:val="000000" w:themeColor="text1"/>
          <w:sz w:val="24"/>
          <w:szCs w:val="24"/>
        </w:rPr>
      </w:pPr>
      <w:r w:rsidRPr="598EE54B">
        <w:rPr>
          <w:rFonts w:ascii="Times New Roman" w:hAnsi="Times New Roman" w:cs="Times New Roman"/>
          <w:color w:val="000000" w:themeColor="text1"/>
          <w:sz w:val="24"/>
          <w:szCs w:val="24"/>
        </w:rPr>
        <w:t>The C</w:t>
      </w:r>
      <w:r w:rsidR="5C6444A1" w:rsidRPr="598EE54B">
        <w:rPr>
          <w:rFonts w:ascii="Times New Roman" w:hAnsi="Times New Roman" w:cs="Times New Roman"/>
          <w:color w:val="000000" w:themeColor="text1"/>
          <w:sz w:val="24"/>
          <w:szCs w:val="24"/>
        </w:rPr>
        <w:t xml:space="preserve">anadian </w:t>
      </w:r>
      <w:r w:rsidRPr="598EE54B">
        <w:rPr>
          <w:rFonts w:ascii="Times New Roman" w:hAnsi="Times New Roman" w:cs="Times New Roman"/>
          <w:color w:val="000000" w:themeColor="text1"/>
          <w:sz w:val="24"/>
          <w:szCs w:val="24"/>
        </w:rPr>
        <w:t>C</w:t>
      </w:r>
      <w:r w:rsidR="4AFE014E" w:rsidRPr="598EE54B">
        <w:rPr>
          <w:rFonts w:ascii="Times New Roman" w:hAnsi="Times New Roman" w:cs="Times New Roman"/>
          <w:color w:val="000000" w:themeColor="text1"/>
          <w:sz w:val="24"/>
          <w:szCs w:val="24"/>
        </w:rPr>
        <w:t xml:space="preserve">ivil </w:t>
      </w:r>
      <w:r w:rsidRPr="598EE54B">
        <w:rPr>
          <w:rFonts w:ascii="Times New Roman" w:hAnsi="Times New Roman" w:cs="Times New Roman"/>
          <w:color w:val="000000" w:themeColor="text1"/>
          <w:sz w:val="24"/>
          <w:szCs w:val="24"/>
        </w:rPr>
        <w:t>L</w:t>
      </w:r>
      <w:r w:rsidR="6F31D973" w:rsidRPr="598EE54B">
        <w:rPr>
          <w:rFonts w:ascii="Times New Roman" w:hAnsi="Times New Roman" w:cs="Times New Roman"/>
          <w:color w:val="000000" w:themeColor="text1"/>
          <w:sz w:val="24"/>
          <w:szCs w:val="24"/>
        </w:rPr>
        <w:t xml:space="preserve">iberties </w:t>
      </w:r>
      <w:r w:rsidRPr="598EE54B">
        <w:rPr>
          <w:rFonts w:ascii="Times New Roman" w:hAnsi="Times New Roman" w:cs="Times New Roman"/>
          <w:color w:val="000000" w:themeColor="text1"/>
          <w:sz w:val="24"/>
          <w:szCs w:val="24"/>
        </w:rPr>
        <w:t>A</w:t>
      </w:r>
      <w:r w:rsidR="7F5C183E" w:rsidRPr="598EE54B">
        <w:rPr>
          <w:rFonts w:ascii="Times New Roman" w:hAnsi="Times New Roman" w:cs="Times New Roman"/>
          <w:color w:val="000000" w:themeColor="text1"/>
          <w:sz w:val="24"/>
          <w:szCs w:val="24"/>
        </w:rPr>
        <w:t>ssociation</w:t>
      </w:r>
      <w:r w:rsidR="00DD6D41" w:rsidRPr="00132652">
        <w:rPr>
          <w:rFonts w:ascii="Times New Roman" w:hAnsi="Times New Roman" w:cs="Times New Roman"/>
          <w:color w:val="000000" w:themeColor="text1"/>
          <w:sz w:val="24"/>
          <w:szCs w:val="24"/>
        </w:rPr>
        <w:t xml:space="preserve"> </w:t>
      </w:r>
      <w:r w:rsidR="00DD6D41" w:rsidRPr="00B90074">
        <w:rPr>
          <w:rFonts w:ascii="Times New Roman" w:hAnsi="Times New Roman" w:cs="Times New Roman"/>
          <w:color w:val="000000" w:themeColor="text1"/>
          <w:sz w:val="24"/>
          <w:szCs w:val="24"/>
        </w:rPr>
        <w:t>was constituted</w:t>
      </w:r>
      <w:r w:rsidR="00DD6D41" w:rsidRPr="00132652">
        <w:rPr>
          <w:rFonts w:ascii="Times New Roman" w:hAnsi="Times New Roman" w:cs="Times New Roman"/>
          <w:color w:val="000000" w:themeColor="text1"/>
          <w:sz w:val="24"/>
          <w:szCs w:val="24"/>
        </w:rPr>
        <w:t xml:space="preserve"> </w:t>
      </w:r>
      <w:r w:rsidR="0052762F" w:rsidRPr="00132652">
        <w:rPr>
          <w:rFonts w:ascii="Times New Roman" w:hAnsi="Times New Roman" w:cs="Times New Roman"/>
          <w:color w:val="000000" w:themeColor="text1"/>
          <w:sz w:val="24"/>
          <w:szCs w:val="24"/>
        </w:rPr>
        <w:t>in 1964</w:t>
      </w:r>
      <w:r w:rsidR="00DD6D41" w:rsidRPr="00B90074">
        <w:rPr>
          <w:rFonts w:ascii="Times New Roman" w:hAnsi="Times New Roman" w:cs="Times New Roman"/>
          <w:color w:val="000000" w:themeColor="text1"/>
          <w:sz w:val="24"/>
          <w:szCs w:val="24"/>
        </w:rPr>
        <w:t xml:space="preserve"> to promote respect for and observance of fundamental human rights and civil liberties, and to defend and foster the recognition of those rights and liberties. </w:t>
      </w:r>
      <w:r w:rsidR="59043188" w:rsidRPr="46005C17">
        <w:rPr>
          <w:rFonts w:ascii="Times New Roman" w:hAnsi="Times New Roman" w:cs="Times New Roman"/>
          <w:color w:val="000000" w:themeColor="text1"/>
          <w:sz w:val="24"/>
          <w:szCs w:val="24"/>
        </w:rPr>
        <w:t>We are</w:t>
      </w:r>
      <w:r w:rsidR="0067228E">
        <w:rPr>
          <w:rFonts w:ascii="Times New Roman" w:hAnsi="Times New Roman" w:cs="Times New Roman"/>
          <w:color w:val="000000" w:themeColor="text1"/>
          <w:sz w:val="24"/>
          <w:szCs w:val="24"/>
        </w:rPr>
        <w:t xml:space="preserve"> a</w:t>
      </w:r>
      <w:r w:rsidR="59043188" w:rsidRPr="46005C17">
        <w:rPr>
          <w:rFonts w:ascii="Times New Roman" w:hAnsi="Times New Roman" w:cs="Times New Roman"/>
          <w:color w:val="000000" w:themeColor="text1"/>
          <w:sz w:val="24"/>
          <w:szCs w:val="24"/>
        </w:rPr>
        <w:t xml:space="preserve"> national, </w:t>
      </w:r>
      <w:r w:rsidR="59043188" w:rsidRPr="0A40B565">
        <w:rPr>
          <w:rFonts w:ascii="Times New Roman" w:hAnsi="Times New Roman" w:cs="Times New Roman"/>
          <w:color w:val="000000" w:themeColor="text1"/>
          <w:sz w:val="24"/>
          <w:szCs w:val="24"/>
        </w:rPr>
        <w:t>independent</w:t>
      </w:r>
      <w:r w:rsidR="00685973">
        <w:rPr>
          <w:rFonts w:ascii="Times New Roman" w:hAnsi="Times New Roman" w:cs="Times New Roman"/>
          <w:color w:val="000000" w:themeColor="text1"/>
          <w:sz w:val="24"/>
          <w:szCs w:val="24"/>
        </w:rPr>
        <w:t>, non-governmental charity</w:t>
      </w:r>
      <w:r w:rsidR="59043188" w:rsidRPr="0A40B565">
        <w:rPr>
          <w:rFonts w:ascii="Times New Roman" w:hAnsi="Times New Roman" w:cs="Times New Roman"/>
          <w:color w:val="000000" w:themeColor="text1"/>
          <w:sz w:val="24"/>
          <w:szCs w:val="24"/>
        </w:rPr>
        <w:t xml:space="preserve">. </w:t>
      </w:r>
      <w:r w:rsidR="0052762F">
        <w:rPr>
          <w:rFonts w:ascii="Times New Roman" w:hAnsi="Times New Roman" w:cs="Times New Roman"/>
          <w:color w:val="000000" w:themeColor="text1"/>
          <w:sz w:val="24"/>
          <w:szCs w:val="24"/>
        </w:rPr>
        <w:t xml:space="preserve">Since </w:t>
      </w:r>
      <w:r w:rsidR="44F82BC0" w:rsidRPr="0A40B565">
        <w:rPr>
          <w:rFonts w:ascii="Times New Roman" w:hAnsi="Times New Roman" w:cs="Times New Roman"/>
          <w:color w:val="000000" w:themeColor="text1"/>
          <w:sz w:val="24"/>
          <w:szCs w:val="24"/>
        </w:rPr>
        <w:t>our founding</w:t>
      </w:r>
      <w:r w:rsidR="0052762F">
        <w:rPr>
          <w:rFonts w:ascii="Times New Roman" w:hAnsi="Times New Roman" w:cs="Times New Roman"/>
          <w:color w:val="000000" w:themeColor="text1"/>
          <w:sz w:val="24"/>
          <w:szCs w:val="24"/>
        </w:rPr>
        <w:t>,</w:t>
      </w:r>
      <w:r w:rsidR="00DD6D41" w:rsidRPr="007121B5">
        <w:rPr>
          <w:rFonts w:ascii="Times New Roman" w:hAnsi="Times New Roman" w:cs="Times New Roman"/>
          <w:color w:val="000000" w:themeColor="text1"/>
          <w:sz w:val="24"/>
          <w:szCs w:val="24"/>
        </w:rPr>
        <w:t xml:space="preserve"> CCLA has been at the forefront of protecting fundamental freedoms and democratic life in Canada. A wide variety of people, occupations and interests are represented in </w:t>
      </w:r>
      <w:r w:rsidR="06053788" w:rsidRPr="400C799A">
        <w:rPr>
          <w:rFonts w:ascii="Times New Roman" w:hAnsi="Times New Roman" w:cs="Times New Roman"/>
          <w:color w:val="000000" w:themeColor="text1"/>
          <w:sz w:val="24"/>
          <w:szCs w:val="24"/>
        </w:rPr>
        <w:t>our</w:t>
      </w:r>
      <w:r w:rsidR="00DD6D41" w:rsidRPr="007121B5">
        <w:rPr>
          <w:rFonts w:ascii="Times New Roman" w:hAnsi="Times New Roman" w:cs="Times New Roman"/>
          <w:color w:val="000000" w:themeColor="text1"/>
          <w:sz w:val="24"/>
          <w:szCs w:val="24"/>
        </w:rPr>
        <w:t xml:space="preserve"> membership. The Canadian Civil Liberties Education Trust, </w:t>
      </w:r>
      <w:r w:rsidR="00EE0BA4" w:rsidRPr="00132652">
        <w:rPr>
          <w:rFonts w:ascii="Times New Roman" w:hAnsi="Times New Roman" w:cs="Times New Roman"/>
          <w:color w:val="000000" w:themeColor="text1"/>
          <w:sz w:val="24"/>
          <w:szCs w:val="24"/>
        </w:rPr>
        <w:t>the</w:t>
      </w:r>
      <w:r w:rsidR="00DD6D41" w:rsidRPr="00132652">
        <w:rPr>
          <w:rFonts w:ascii="Times New Roman" w:hAnsi="Times New Roman" w:cs="Times New Roman"/>
          <w:color w:val="000000" w:themeColor="text1"/>
          <w:sz w:val="24"/>
          <w:szCs w:val="24"/>
        </w:rPr>
        <w:t xml:space="preserve"> </w:t>
      </w:r>
      <w:r w:rsidR="00DD6D41" w:rsidRPr="007121B5">
        <w:rPr>
          <w:rFonts w:ascii="Times New Roman" w:hAnsi="Times New Roman" w:cs="Times New Roman"/>
          <w:color w:val="000000" w:themeColor="text1"/>
          <w:sz w:val="24"/>
          <w:szCs w:val="24"/>
        </w:rPr>
        <w:t>CCLA’s education arm, has been engaged in public education since its inception in 1968.</w:t>
      </w:r>
    </w:p>
    <w:p w14:paraId="1C40F7AE" w14:textId="77777777" w:rsidR="004E2039" w:rsidRPr="00132652" w:rsidRDefault="004E2039" w:rsidP="009A5E7B"/>
    <w:p w14:paraId="2A3CF4BF" w14:textId="77777777" w:rsidR="004E2039" w:rsidRPr="00132652" w:rsidRDefault="004E2039" w:rsidP="009A5E7B"/>
    <w:p w14:paraId="5441EC97" w14:textId="77777777" w:rsidR="004E2039" w:rsidRPr="00DE5269" w:rsidRDefault="004E2039" w:rsidP="00E77163"/>
    <w:p w14:paraId="04BC2095" w14:textId="77777777" w:rsidR="0083140D" w:rsidRPr="00132652" w:rsidRDefault="0083140D" w:rsidP="009A5E7B">
      <w:pPr>
        <w:pStyle w:val="Heading1"/>
      </w:pPr>
    </w:p>
    <w:p w14:paraId="2373E28D" w14:textId="77777777" w:rsidR="00D14D23" w:rsidRPr="00132652" w:rsidRDefault="00D14D23" w:rsidP="009A5E7B"/>
    <w:p w14:paraId="0077BB68" w14:textId="77777777" w:rsidR="00D14D23" w:rsidRPr="00132652" w:rsidRDefault="00D14D23" w:rsidP="009A5E7B"/>
    <w:p w14:paraId="6F388E2A" w14:textId="77777777" w:rsidR="00D14D23" w:rsidRPr="00132652" w:rsidRDefault="00D14D23" w:rsidP="009A5E7B"/>
    <w:p w14:paraId="52E0E057" w14:textId="77777777" w:rsidR="00D14D23" w:rsidRPr="00132652" w:rsidRDefault="00D14D23" w:rsidP="009A5E7B"/>
    <w:p w14:paraId="01E82C72" w14:textId="77777777" w:rsidR="00D14D23" w:rsidRPr="00132652" w:rsidRDefault="00D14D23" w:rsidP="009A5E7B"/>
    <w:p w14:paraId="1BF5D653" w14:textId="77777777" w:rsidR="00D14D23" w:rsidRPr="00132652" w:rsidRDefault="00D14D23" w:rsidP="009A5E7B"/>
    <w:p w14:paraId="4DE8933A" w14:textId="77777777" w:rsidR="00D14D23" w:rsidRPr="00132652" w:rsidRDefault="00D14D23" w:rsidP="009A5E7B"/>
    <w:p w14:paraId="3065178B" w14:textId="77777777" w:rsidR="00D14D23" w:rsidRPr="00132652" w:rsidRDefault="00D14D23" w:rsidP="009A5E7B"/>
    <w:p w14:paraId="3F6486D9" w14:textId="77777777" w:rsidR="00D14D23" w:rsidRPr="00132652" w:rsidRDefault="00D14D23" w:rsidP="009A5E7B"/>
    <w:p w14:paraId="2BE44601" w14:textId="77777777" w:rsidR="00D14D23" w:rsidRPr="00132652" w:rsidRDefault="00D14D23" w:rsidP="009A5E7B"/>
    <w:p w14:paraId="13A29EFB" w14:textId="77777777" w:rsidR="00D14D23" w:rsidRPr="00132652" w:rsidRDefault="00D14D23" w:rsidP="009A5E7B"/>
    <w:p w14:paraId="5161AEE4" w14:textId="77777777" w:rsidR="00D14D23" w:rsidRPr="00132652" w:rsidRDefault="00D14D23" w:rsidP="009A5E7B"/>
    <w:p w14:paraId="4C4DB488" w14:textId="77777777" w:rsidR="00D14D23" w:rsidRPr="00132652" w:rsidRDefault="00D14D23" w:rsidP="009A5E7B"/>
    <w:p w14:paraId="799CF0DD" w14:textId="77777777" w:rsidR="00D14D23" w:rsidRPr="00132652" w:rsidRDefault="00D14D23" w:rsidP="009A5E7B"/>
    <w:p w14:paraId="3B97B059" w14:textId="77777777" w:rsidR="00D14D23" w:rsidRPr="00132652" w:rsidRDefault="00D14D23" w:rsidP="009A5E7B"/>
    <w:p w14:paraId="6E7AE13F" w14:textId="77777777" w:rsidR="00D14D23" w:rsidRPr="00132652" w:rsidRDefault="00D14D23" w:rsidP="009A5E7B"/>
    <w:p w14:paraId="1C9D99CB" w14:textId="77777777" w:rsidR="00D14D23" w:rsidRPr="00DE5269" w:rsidRDefault="00D14D23" w:rsidP="00E77163"/>
    <w:p w14:paraId="2650AA91" w14:textId="4BA65C1B" w:rsidR="0083140D" w:rsidRPr="00132652" w:rsidRDefault="0083140D" w:rsidP="009A5E7B">
      <w:pPr>
        <w:pStyle w:val="Heading1"/>
      </w:pPr>
      <w:r w:rsidRPr="00132652">
        <w:lastRenderedPageBreak/>
        <w:t>Acknowledgments</w:t>
      </w:r>
    </w:p>
    <w:p w14:paraId="197CB9C7" w14:textId="63FA5955" w:rsidR="003A3623" w:rsidRPr="00132652" w:rsidRDefault="00F12352" w:rsidP="009A5E7B">
      <w:pPr>
        <w:pStyle w:val="Heading1"/>
        <w:rPr>
          <w:rFonts w:ascii="Times New Roman" w:hAnsi="Times New Roman" w:cs="Times New Roman"/>
          <w:color w:val="000000" w:themeColor="text1"/>
          <w:sz w:val="24"/>
          <w:szCs w:val="24"/>
        </w:rPr>
      </w:pPr>
      <w:r w:rsidRPr="00132652">
        <w:rPr>
          <w:rFonts w:ascii="Times New Roman" w:hAnsi="Times New Roman" w:cs="Times New Roman"/>
          <w:color w:val="000000" w:themeColor="text1"/>
          <w:sz w:val="24"/>
          <w:szCs w:val="24"/>
        </w:rPr>
        <w:t xml:space="preserve">CCLA </w:t>
      </w:r>
      <w:r>
        <w:rPr>
          <w:rFonts w:ascii="Times New Roman" w:hAnsi="Times New Roman" w:cs="Times New Roman"/>
          <w:color w:val="000000" w:themeColor="text1"/>
          <w:sz w:val="24"/>
          <w:szCs w:val="24"/>
        </w:rPr>
        <w:t>exten</w:t>
      </w:r>
      <w:r w:rsidR="001538B8">
        <w:rPr>
          <w:rFonts w:ascii="Times New Roman" w:hAnsi="Times New Roman" w:cs="Times New Roman"/>
          <w:color w:val="000000" w:themeColor="text1"/>
          <w:sz w:val="24"/>
          <w:szCs w:val="24"/>
        </w:rPr>
        <w:t>ds</w:t>
      </w:r>
      <w:r w:rsidRPr="00132652">
        <w:rPr>
          <w:rFonts w:ascii="Times New Roman" w:hAnsi="Times New Roman" w:cs="Times New Roman"/>
          <w:color w:val="000000" w:themeColor="text1"/>
          <w:sz w:val="24"/>
          <w:szCs w:val="24"/>
        </w:rPr>
        <w:t xml:space="preserve"> its heartfelt gratitude to all essential service workers</w:t>
      </w:r>
      <w:r w:rsidR="28959A3C" w:rsidRPr="400C799A">
        <w:rPr>
          <w:rFonts w:ascii="Times New Roman" w:hAnsi="Times New Roman" w:cs="Times New Roman"/>
          <w:color w:val="000000" w:themeColor="text1"/>
          <w:sz w:val="24"/>
          <w:szCs w:val="24"/>
        </w:rPr>
        <w:t xml:space="preserve">, </w:t>
      </w:r>
      <w:r w:rsidR="0034778F" w:rsidRPr="400C799A">
        <w:rPr>
          <w:rFonts w:ascii="Times New Roman" w:hAnsi="Times New Roman" w:cs="Times New Roman"/>
          <w:color w:val="000000" w:themeColor="text1"/>
          <w:sz w:val="24"/>
          <w:szCs w:val="24"/>
        </w:rPr>
        <w:t>including</w:t>
      </w:r>
      <w:r w:rsidRPr="00132652">
        <w:rPr>
          <w:rFonts w:ascii="Times New Roman" w:hAnsi="Times New Roman" w:cs="Times New Roman"/>
          <w:color w:val="000000" w:themeColor="text1"/>
          <w:sz w:val="24"/>
          <w:szCs w:val="24"/>
        </w:rPr>
        <w:t xml:space="preserve"> healthcare sector </w:t>
      </w:r>
      <w:r w:rsidR="005E52CF" w:rsidRPr="00132652">
        <w:rPr>
          <w:rFonts w:ascii="Times New Roman" w:hAnsi="Times New Roman" w:cs="Times New Roman"/>
          <w:color w:val="000000" w:themeColor="text1"/>
          <w:sz w:val="24"/>
          <w:szCs w:val="24"/>
        </w:rPr>
        <w:t>professionals</w:t>
      </w:r>
      <w:r w:rsidRPr="00132652">
        <w:rPr>
          <w:rFonts w:ascii="Times New Roman" w:hAnsi="Times New Roman" w:cs="Times New Roman"/>
          <w:color w:val="000000" w:themeColor="text1"/>
          <w:sz w:val="24"/>
          <w:szCs w:val="24"/>
        </w:rPr>
        <w:t xml:space="preserve">, workers in restaurants and grocery stores, first responders, </w:t>
      </w:r>
      <w:r w:rsidR="01519767" w:rsidRPr="400C799A">
        <w:rPr>
          <w:rFonts w:ascii="Times New Roman" w:hAnsi="Times New Roman" w:cs="Times New Roman"/>
          <w:color w:val="000000" w:themeColor="text1"/>
          <w:sz w:val="24"/>
          <w:szCs w:val="24"/>
        </w:rPr>
        <w:t xml:space="preserve">farm workers and food producers, </w:t>
      </w:r>
      <w:r w:rsidR="000F0E01" w:rsidRPr="00132652">
        <w:rPr>
          <w:rFonts w:ascii="Times New Roman" w:hAnsi="Times New Roman" w:cs="Times New Roman"/>
          <w:color w:val="000000" w:themeColor="text1"/>
          <w:sz w:val="24"/>
          <w:szCs w:val="24"/>
        </w:rPr>
        <w:t xml:space="preserve">and </w:t>
      </w:r>
      <w:r w:rsidR="00896FA7" w:rsidRPr="00132652">
        <w:rPr>
          <w:rFonts w:ascii="Times New Roman" w:hAnsi="Times New Roman" w:cs="Times New Roman"/>
          <w:color w:val="000000" w:themeColor="text1"/>
          <w:sz w:val="24"/>
          <w:szCs w:val="24"/>
        </w:rPr>
        <w:t>everyone else</w:t>
      </w:r>
      <w:r w:rsidR="00FD190F" w:rsidRPr="00132652">
        <w:rPr>
          <w:rFonts w:ascii="Times New Roman" w:hAnsi="Times New Roman" w:cs="Times New Roman"/>
          <w:color w:val="000000" w:themeColor="text1"/>
          <w:sz w:val="24"/>
          <w:szCs w:val="24"/>
        </w:rPr>
        <w:t xml:space="preserve"> who </w:t>
      </w:r>
      <w:r w:rsidR="00896FA7" w:rsidRPr="00132652">
        <w:rPr>
          <w:rFonts w:ascii="Times New Roman" w:hAnsi="Times New Roman" w:cs="Times New Roman"/>
          <w:color w:val="000000" w:themeColor="text1"/>
          <w:sz w:val="24"/>
          <w:szCs w:val="24"/>
        </w:rPr>
        <w:t>has</w:t>
      </w:r>
      <w:r w:rsidR="00FD190F" w:rsidRPr="00132652">
        <w:rPr>
          <w:rFonts w:ascii="Times New Roman" w:hAnsi="Times New Roman" w:cs="Times New Roman"/>
          <w:color w:val="000000" w:themeColor="text1"/>
          <w:sz w:val="24"/>
          <w:szCs w:val="24"/>
        </w:rPr>
        <w:t xml:space="preserve"> </w:t>
      </w:r>
      <w:r w:rsidR="008074ED">
        <w:rPr>
          <w:rFonts w:ascii="Times New Roman" w:hAnsi="Times New Roman" w:cs="Times New Roman"/>
          <w:color w:val="000000" w:themeColor="text1"/>
          <w:sz w:val="24"/>
          <w:szCs w:val="24"/>
        </w:rPr>
        <w:t>kept</w:t>
      </w:r>
      <w:r w:rsidR="00FD190F" w:rsidRPr="00132652">
        <w:rPr>
          <w:rFonts w:ascii="Times New Roman" w:hAnsi="Times New Roman" w:cs="Times New Roman"/>
          <w:color w:val="000000" w:themeColor="text1"/>
          <w:sz w:val="24"/>
          <w:szCs w:val="24"/>
        </w:rPr>
        <w:t xml:space="preserve"> Canada </w:t>
      </w:r>
      <w:r w:rsidR="00896FA7" w:rsidRPr="00132652">
        <w:rPr>
          <w:rFonts w:ascii="Times New Roman" w:hAnsi="Times New Roman" w:cs="Times New Roman"/>
          <w:color w:val="000000" w:themeColor="text1"/>
          <w:sz w:val="24"/>
          <w:szCs w:val="24"/>
        </w:rPr>
        <w:t>running during this unprecedented time.</w:t>
      </w:r>
      <w:r w:rsidR="00E847CE" w:rsidRPr="00132652">
        <w:rPr>
          <w:rFonts w:ascii="Times New Roman" w:hAnsi="Times New Roman" w:cs="Times New Roman"/>
          <w:color w:val="000000" w:themeColor="text1"/>
          <w:sz w:val="24"/>
          <w:szCs w:val="24"/>
        </w:rPr>
        <w:t xml:space="preserve"> We</w:t>
      </w:r>
      <w:r w:rsidR="00E847CE" w:rsidRPr="00132652" w:rsidDel="000C7E04">
        <w:rPr>
          <w:rFonts w:ascii="Times New Roman" w:hAnsi="Times New Roman" w:cs="Times New Roman"/>
          <w:color w:val="000000" w:themeColor="text1"/>
          <w:sz w:val="24"/>
          <w:szCs w:val="24"/>
        </w:rPr>
        <w:t xml:space="preserve"> </w:t>
      </w:r>
      <w:r w:rsidR="00E847CE" w:rsidRPr="00132652">
        <w:rPr>
          <w:rFonts w:ascii="Times New Roman" w:hAnsi="Times New Roman" w:cs="Times New Roman"/>
          <w:color w:val="000000" w:themeColor="text1"/>
          <w:sz w:val="24"/>
          <w:szCs w:val="24"/>
        </w:rPr>
        <w:t>also acknowledge that</w:t>
      </w:r>
      <w:r w:rsidR="00CF5393" w:rsidRPr="00132652">
        <w:rPr>
          <w:rFonts w:ascii="Times New Roman" w:hAnsi="Times New Roman" w:cs="Times New Roman"/>
          <w:color w:val="000000" w:themeColor="text1"/>
          <w:sz w:val="24"/>
          <w:szCs w:val="24"/>
        </w:rPr>
        <w:t xml:space="preserve"> </w:t>
      </w:r>
      <w:r w:rsidR="002D06FC" w:rsidRPr="00132652">
        <w:rPr>
          <w:rFonts w:ascii="Times New Roman" w:hAnsi="Times New Roman" w:cs="Times New Roman"/>
          <w:color w:val="000000" w:themeColor="text1"/>
          <w:sz w:val="24"/>
          <w:szCs w:val="24"/>
        </w:rPr>
        <w:t>elected officials</w:t>
      </w:r>
      <w:r w:rsidR="00CF5393" w:rsidRPr="00132652">
        <w:rPr>
          <w:rFonts w:ascii="Times New Roman" w:hAnsi="Times New Roman" w:cs="Times New Roman"/>
          <w:color w:val="000000" w:themeColor="text1"/>
          <w:sz w:val="24"/>
          <w:szCs w:val="24"/>
        </w:rPr>
        <w:t>—</w:t>
      </w:r>
      <w:r w:rsidR="002D06FC" w:rsidRPr="00132652">
        <w:rPr>
          <w:rFonts w:ascii="Times New Roman" w:hAnsi="Times New Roman" w:cs="Times New Roman"/>
          <w:color w:val="000000" w:themeColor="text1"/>
          <w:sz w:val="24"/>
          <w:szCs w:val="24"/>
        </w:rPr>
        <w:t xml:space="preserve">who </w:t>
      </w:r>
      <w:r w:rsidR="0010429F" w:rsidRPr="00132652">
        <w:rPr>
          <w:rFonts w:ascii="Times New Roman" w:hAnsi="Times New Roman" w:cs="Times New Roman"/>
          <w:color w:val="000000" w:themeColor="text1"/>
          <w:sz w:val="24"/>
          <w:szCs w:val="24"/>
        </w:rPr>
        <w:t xml:space="preserve">here </w:t>
      </w:r>
      <w:r w:rsidR="002D06FC" w:rsidRPr="00132652">
        <w:rPr>
          <w:rFonts w:ascii="Times New Roman" w:hAnsi="Times New Roman" w:cs="Times New Roman"/>
          <w:color w:val="000000" w:themeColor="text1"/>
          <w:sz w:val="24"/>
          <w:szCs w:val="24"/>
        </w:rPr>
        <w:t xml:space="preserve">bear the brunt of </w:t>
      </w:r>
      <w:r w:rsidR="00EE12C7" w:rsidRPr="00132652">
        <w:rPr>
          <w:rFonts w:ascii="Times New Roman" w:hAnsi="Times New Roman" w:cs="Times New Roman"/>
          <w:color w:val="000000" w:themeColor="text1"/>
          <w:sz w:val="24"/>
          <w:szCs w:val="24"/>
        </w:rPr>
        <w:t xml:space="preserve">our </w:t>
      </w:r>
      <w:r w:rsidR="002D06FC" w:rsidRPr="00132652">
        <w:rPr>
          <w:rFonts w:ascii="Times New Roman" w:hAnsi="Times New Roman" w:cs="Times New Roman"/>
          <w:color w:val="000000" w:themeColor="text1"/>
          <w:sz w:val="24"/>
          <w:szCs w:val="24"/>
        </w:rPr>
        <w:t>criticisms</w:t>
      </w:r>
      <w:r w:rsidR="00CF5393" w:rsidRPr="00132652">
        <w:rPr>
          <w:rFonts w:ascii="Times New Roman" w:hAnsi="Times New Roman" w:cs="Times New Roman"/>
          <w:color w:val="000000" w:themeColor="text1"/>
          <w:sz w:val="24"/>
          <w:szCs w:val="24"/>
        </w:rPr>
        <w:t>—</w:t>
      </w:r>
      <w:r w:rsidR="00F0230F" w:rsidRPr="00132652">
        <w:rPr>
          <w:rFonts w:ascii="Times New Roman" w:hAnsi="Times New Roman" w:cs="Times New Roman"/>
          <w:color w:val="000000" w:themeColor="text1"/>
          <w:sz w:val="24"/>
          <w:szCs w:val="24"/>
        </w:rPr>
        <w:t>had</w:t>
      </w:r>
      <w:r w:rsidR="00EE12C7" w:rsidRPr="00132652">
        <w:rPr>
          <w:rFonts w:ascii="Times New Roman" w:hAnsi="Times New Roman" w:cs="Times New Roman"/>
          <w:color w:val="000000" w:themeColor="text1"/>
          <w:sz w:val="24"/>
          <w:szCs w:val="24"/>
        </w:rPr>
        <w:t xml:space="preserve"> </w:t>
      </w:r>
      <w:r w:rsidR="0010429F" w:rsidRPr="00132652">
        <w:rPr>
          <w:rFonts w:ascii="Times New Roman" w:hAnsi="Times New Roman" w:cs="Times New Roman"/>
          <w:color w:val="000000" w:themeColor="text1"/>
          <w:sz w:val="24"/>
          <w:szCs w:val="24"/>
        </w:rPr>
        <w:t xml:space="preserve">extremely </w:t>
      </w:r>
      <w:r w:rsidR="00EE12C7" w:rsidRPr="00132652">
        <w:rPr>
          <w:rFonts w:ascii="Times New Roman" w:hAnsi="Times New Roman" w:cs="Times New Roman"/>
          <w:color w:val="000000" w:themeColor="text1"/>
          <w:sz w:val="24"/>
          <w:szCs w:val="24"/>
        </w:rPr>
        <w:t>difficult and demanding jobs</w:t>
      </w:r>
      <w:r w:rsidR="00F0230F" w:rsidRPr="00132652">
        <w:rPr>
          <w:rFonts w:ascii="Times New Roman" w:hAnsi="Times New Roman" w:cs="Times New Roman"/>
          <w:color w:val="000000" w:themeColor="text1"/>
          <w:sz w:val="24"/>
          <w:szCs w:val="24"/>
        </w:rPr>
        <w:t xml:space="preserve"> in 2020</w:t>
      </w:r>
      <w:r w:rsidR="00EE12C7" w:rsidRPr="00132652">
        <w:rPr>
          <w:rFonts w:ascii="Times New Roman" w:hAnsi="Times New Roman" w:cs="Times New Roman"/>
          <w:color w:val="000000" w:themeColor="text1"/>
          <w:sz w:val="24"/>
          <w:szCs w:val="24"/>
        </w:rPr>
        <w:t>.</w:t>
      </w:r>
    </w:p>
    <w:p w14:paraId="0FA2AD19" w14:textId="5AD31C60" w:rsidR="0083140D" w:rsidRPr="00132652" w:rsidRDefault="7009C8BB" w:rsidP="009A5E7B">
      <w:pPr>
        <w:pStyle w:val="Heading1"/>
        <w:rPr>
          <w:rFonts w:ascii="Times New Roman" w:hAnsi="Times New Roman" w:cs="Times New Roman"/>
          <w:color w:val="000000" w:themeColor="text1"/>
          <w:sz w:val="24"/>
          <w:szCs w:val="24"/>
        </w:rPr>
      </w:pPr>
      <w:r w:rsidRPr="00E72331">
        <w:rPr>
          <w:rFonts w:ascii="Times New Roman" w:hAnsi="Times New Roman" w:cs="Times New Roman"/>
          <w:color w:val="000000" w:themeColor="text1"/>
          <w:sz w:val="24"/>
          <w:szCs w:val="24"/>
        </w:rPr>
        <w:t>The CCLA would</w:t>
      </w:r>
      <w:r w:rsidRPr="724042B1">
        <w:rPr>
          <w:rFonts w:ascii="Times New Roman" w:hAnsi="Times New Roman" w:cs="Times New Roman"/>
          <w:color w:val="000000" w:themeColor="text1"/>
          <w:sz w:val="24"/>
          <w:szCs w:val="24"/>
        </w:rPr>
        <w:t xml:space="preserve"> </w:t>
      </w:r>
      <w:r w:rsidR="450123D4" w:rsidRPr="724042B1">
        <w:rPr>
          <w:rFonts w:ascii="Times New Roman" w:hAnsi="Times New Roman" w:cs="Times New Roman"/>
          <w:color w:val="000000" w:themeColor="text1"/>
          <w:sz w:val="24"/>
          <w:szCs w:val="24"/>
        </w:rPr>
        <w:t>also</w:t>
      </w:r>
      <w:r w:rsidRPr="001538B8">
        <w:rPr>
          <w:rFonts w:ascii="Times New Roman" w:hAnsi="Times New Roman" w:cs="Times New Roman"/>
          <w:color w:val="000000" w:themeColor="text1"/>
          <w:sz w:val="24"/>
          <w:szCs w:val="24"/>
        </w:rPr>
        <w:t xml:space="preserve"> like to thank </w:t>
      </w:r>
      <w:r w:rsidR="6F8ED447" w:rsidRPr="724042B1">
        <w:rPr>
          <w:rFonts w:ascii="Times New Roman" w:hAnsi="Times New Roman" w:cs="Times New Roman"/>
          <w:color w:val="000000" w:themeColor="text1"/>
          <w:sz w:val="24"/>
          <w:szCs w:val="24"/>
        </w:rPr>
        <w:t xml:space="preserve">all </w:t>
      </w:r>
      <w:r w:rsidR="450123D4" w:rsidRPr="724042B1">
        <w:rPr>
          <w:rFonts w:ascii="Times New Roman" w:hAnsi="Times New Roman" w:cs="Times New Roman"/>
          <w:color w:val="000000" w:themeColor="text1"/>
          <w:sz w:val="24"/>
          <w:szCs w:val="24"/>
        </w:rPr>
        <w:t>of</w:t>
      </w:r>
      <w:r w:rsidR="6F8ED447" w:rsidRPr="724042B1">
        <w:rPr>
          <w:rFonts w:ascii="Times New Roman" w:hAnsi="Times New Roman" w:cs="Times New Roman"/>
          <w:color w:val="000000" w:themeColor="text1"/>
          <w:sz w:val="24"/>
          <w:szCs w:val="24"/>
        </w:rPr>
        <w:t xml:space="preserve"> </w:t>
      </w:r>
      <w:r w:rsidR="471F7DD6" w:rsidRPr="724042B1">
        <w:rPr>
          <w:rFonts w:ascii="Times New Roman" w:hAnsi="Times New Roman" w:cs="Times New Roman"/>
          <w:color w:val="000000" w:themeColor="text1"/>
          <w:sz w:val="24"/>
          <w:szCs w:val="24"/>
        </w:rPr>
        <w:t>the</w:t>
      </w:r>
      <w:r w:rsidR="6E2B5C1C" w:rsidRPr="724042B1">
        <w:rPr>
          <w:rFonts w:ascii="Times New Roman" w:hAnsi="Times New Roman" w:cs="Times New Roman"/>
          <w:color w:val="000000" w:themeColor="text1"/>
          <w:sz w:val="24"/>
          <w:szCs w:val="24"/>
        </w:rPr>
        <w:t xml:space="preserve"> </w:t>
      </w:r>
      <w:r w:rsidR="6F8ED447" w:rsidRPr="724042B1">
        <w:rPr>
          <w:rFonts w:ascii="Times New Roman" w:hAnsi="Times New Roman" w:cs="Times New Roman"/>
          <w:color w:val="000000" w:themeColor="text1"/>
          <w:sz w:val="24"/>
          <w:szCs w:val="24"/>
        </w:rPr>
        <w:t xml:space="preserve">summer students and </w:t>
      </w:r>
      <w:r w:rsidR="56F2FB3C" w:rsidRPr="724042B1">
        <w:rPr>
          <w:rFonts w:ascii="Times New Roman" w:hAnsi="Times New Roman" w:cs="Times New Roman"/>
          <w:color w:val="000000" w:themeColor="text1"/>
          <w:sz w:val="24"/>
          <w:szCs w:val="24"/>
        </w:rPr>
        <w:t xml:space="preserve">volunteers </w:t>
      </w:r>
      <w:r w:rsidR="006C738A">
        <w:rPr>
          <w:rFonts w:ascii="Times New Roman" w:hAnsi="Times New Roman" w:cs="Times New Roman"/>
          <w:color w:val="000000" w:themeColor="text1"/>
          <w:sz w:val="24"/>
          <w:szCs w:val="24"/>
        </w:rPr>
        <w:t>who</w:t>
      </w:r>
      <w:r w:rsidRPr="724042B1" w:rsidDel="56F2FB3C">
        <w:rPr>
          <w:rFonts w:ascii="Times New Roman" w:hAnsi="Times New Roman" w:cs="Times New Roman"/>
          <w:color w:val="000000" w:themeColor="text1"/>
          <w:sz w:val="24"/>
          <w:szCs w:val="24"/>
        </w:rPr>
        <w:t xml:space="preserve"> </w:t>
      </w:r>
      <w:r w:rsidR="56F2FB3C" w:rsidRPr="724042B1">
        <w:rPr>
          <w:rFonts w:ascii="Times New Roman" w:hAnsi="Times New Roman" w:cs="Times New Roman"/>
          <w:color w:val="000000" w:themeColor="text1"/>
          <w:sz w:val="24"/>
          <w:szCs w:val="24"/>
        </w:rPr>
        <w:t xml:space="preserve">contributed to </w:t>
      </w:r>
      <w:r w:rsidR="56F2FB3C" w:rsidRPr="00896DE0">
        <w:rPr>
          <w:rFonts w:ascii="Times New Roman" w:hAnsi="Times New Roman" w:cs="Times New Roman"/>
          <w:color w:val="000000" w:themeColor="text1"/>
          <w:sz w:val="24"/>
          <w:szCs w:val="24"/>
        </w:rPr>
        <w:t xml:space="preserve">this </w:t>
      </w:r>
      <w:r w:rsidR="29E5B1FA" w:rsidRPr="00896DE0">
        <w:rPr>
          <w:rFonts w:ascii="Times New Roman" w:hAnsi="Times New Roman" w:cs="Times New Roman"/>
          <w:color w:val="000000" w:themeColor="text1"/>
          <w:sz w:val="24"/>
          <w:szCs w:val="24"/>
        </w:rPr>
        <w:t>report</w:t>
      </w:r>
      <w:r w:rsidR="56F2FB3C" w:rsidRPr="00896DE0">
        <w:rPr>
          <w:rFonts w:ascii="Times New Roman" w:hAnsi="Times New Roman" w:cs="Times New Roman"/>
          <w:color w:val="000000" w:themeColor="text1"/>
          <w:sz w:val="24"/>
          <w:szCs w:val="24"/>
        </w:rPr>
        <w:t>:</w:t>
      </w:r>
      <w:r w:rsidR="56F2FB3C" w:rsidRPr="724042B1">
        <w:rPr>
          <w:rFonts w:ascii="Times New Roman" w:hAnsi="Times New Roman" w:cs="Times New Roman"/>
          <w:color w:val="000000" w:themeColor="text1"/>
          <w:sz w:val="24"/>
          <w:szCs w:val="24"/>
        </w:rPr>
        <w:t xml:space="preserve"> </w:t>
      </w:r>
      <w:r w:rsidR="76F34933" w:rsidRPr="724042B1">
        <w:rPr>
          <w:rFonts w:ascii="Times New Roman" w:hAnsi="Times New Roman" w:cs="Times New Roman"/>
          <w:color w:val="000000" w:themeColor="text1"/>
          <w:sz w:val="24"/>
          <w:szCs w:val="24"/>
        </w:rPr>
        <w:t>Jasmine Law,</w:t>
      </w:r>
      <w:r w:rsidR="00040BFF">
        <w:rPr>
          <w:rFonts w:ascii="Times New Roman" w:hAnsi="Times New Roman" w:cs="Times New Roman"/>
          <w:color w:val="000000" w:themeColor="text1"/>
          <w:sz w:val="24"/>
          <w:szCs w:val="24"/>
        </w:rPr>
        <w:t xml:space="preserve"> Mahgol Taghivand,</w:t>
      </w:r>
      <w:r w:rsidR="76F34933" w:rsidRPr="724042B1">
        <w:rPr>
          <w:rFonts w:ascii="Times New Roman" w:hAnsi="Times New Roman" w:cs="Times New Roman"/>
          <w:color w:val="000000" w:themeColor="text1"/>
          <w:sz w:val="24"/>
          <w:szCs w:val="24"/>
        </w:rPr>
        <w:t xml:space="preserve"> </w:t>
      </w:r>
      <w:r w:rsidR="00040BFF">
        <w:rPr>
          <w:rFonts w:ascii="Times New Roman" w:hAnsi="Times New Roman" w:cs="Times New Roman"/>
          <w:color w:val="000000" w:themeColor="text1"/>
          <w:sz w:val="24"/>
          <w:szCs w:val="24"/>
        </w:rPr>
        <w:t xml:space="preserve">Nathaniel Reilly, </w:t>
      </w:r>
      <w:r w:rsidR="76F34933" w:rsidRPr="724042B1">
        <w:rPr>
          <w:rFonts w:ascii="Times New Roman" w:hAnsi="Times New Roman" w:cs="Times New Roman"/>
          <w:color w:val="000000" w:themeColor="text1"/>
          <w:sz w:val="24"/>
          <w:szCs w:val="24"/>
        </w:rPr>
        <w:t>Noah Benson</w:t>
      </w:r>
      <w:r w:rsidR="76F34933" w:rsidRPr="724042B1" w:rsidDel="00040BFF">
        <w:rPr>
          <w:rFonts w:ascii="Times New Roman" w:hAnsi="Times New Roman" w:cs="Times New Roman"/>
          <w:color w:val="000000" w:themeColor="text1"/>
          <w:sz w:val="24"/>
          <w:szCs w:val="24"/>
        </w:rPr>
        <w:t xml:space="preserve">, </w:t>
      </w:r>
      <w:r w:rsidR="76F34933" w:rsidRPr="724042B1">
        <w:rPr>
          <w:rFonts w:ascii="Times New Roman" w:hAnsi="Times New Roman" w:cs="Times New Roman"/>
          <w:color w:val="000000" w:themeColor="text1"/>
          <w:sz w:val="24"/>
          <w:szCs w:val="24"/>
        </w:rPr>
        <w:t>Rebecca Steele,</w:t>
      </w:r>
      <w:r w:rsidR="63C6BD2C" w:rsidRPr="724042B1">
        <w:rPr>
          <w:rFonts w:ascii="Times New Roman" w:hAnsi="Times New Roman" w:cs="Times New Roman"/>
          <w:color w:val="000000" w:themeColor="text1"/>
          <w:sz w:val="24"/>
          <w:szCs w:val="24"/>
        </w:rPr>
        <w:t xml:space="preserve"> Samuel Mazzuca, and</w:t>
      </w:r>
      <w:r w:rsidR="76F34933" w:rsidRPr="724042B1">
        <w:rPr>
          <w:rFonts w:ascii="Times New Roman" w:hAnsi="Times New Roman" w:cs="Times New Roman"/>
          <w:color w:val="000000" w:themeColor="text1"/>
          <w:sz w:val="24"/>
          <w:szCs w:val="24"/>
        </w:rPr>
        <w:t xml:space="preserve"> Sebastian Becker</w:t>
      </w:r>
      <w:r w:rsidR="68CFBD6C" w:rsidRPr="724042B1">
        <w:rPr>
          <w:rFonts w:ascii="Times New Roman" w:hAnsi="Times New Roman" w:cs="Times New Roman"/>
          <w:color w:val="000000" w:themeColor="text1"/>
          <w:sz w:val="24"/>
          <w:szCs w:val="24"/>
        </w:rPr>
        <w:t>.</w:t>
      </w:r>
      <w:r w:rsidR="76F34933" w:rsidRPr="724042B1">
        <w:rPr>
          <w:rFonts w:ascii="Times New Roman" w:hAnsi="Times New Roman" w:cs="Times New Roman"/>
          <w:color w:val="000000" w:themeColor="text1"/>
          <w:sz w:val="24"/>
          <w:szCs w:val="24"/>
        </w:rPr>
        <w:t xml:space="preserve"> </w:t>
      </w:r>
    </w:p>
    <w:p w14:paraId="3ECA6AC5" w14:textId="0E9F3942" w:rsidR="00665994" w:rsidRPr="00DA7FE4" w:rsidRDefault="0045022D">
      <w:pPr>
        <w:pStyle w:val="Heading1"/>
        <w:rPr>
          <w:color w:val="000000" w:themeColor="text1"/>
          <w:sz w:val="24"/>
          <w:szCs w:val="24"/>
          <w:rPrChange w:id="47" w:author="Tashi Alford-Duguid" w:date="2020-06-16T17:36:00Z">
            <w:rPr>
              <w:sz w:val="24"/>
              <w:szCs w:val="24"/>
            </w:rPr>
          </w:rPrChange>
        </w:rPr>
        <w:pPrChange w:id="48" w:author="Tashi Alford-Duguid" w:date="2020-06-16T17:36:00Z">
          <w:pPr/>
        </w:pPrChange>
      </w:pPr>
      <w:r w:rsidRPr="00DA7FE4">
        <w:rPr>
          <w:rFonts w:ascii="Times New Roman" w:hAnsi="Times New Roman" w:cs="Times New Roman"/>
          <w:color w:val="000000" w:themeColor="text1"/>
          <w:sz w:val="24"/>
          <w:szCs w:val="24"/>
          <w:rPrChange w:id="49" w:author="Tashi Alford-Duguid" w:date="2020-06-16T17:36:00Z">
            <w:rPr>
              <w:sz w:val="24"/>
              <w:szCs w:val="24"/>
            </w:rPr>
          </w:rPrChange>
        </w:rPr>
        <w:t xml:space="preserve">We would also like to thank all the members of the public who </w:t>
      </w:r>
      <w:r w:rsidR="003E26BB" w:rsidRPr="00DA7FE4">
        <w:rPr>
          <w:rFonts w:ascii="Times New Roman" w:hAnsi="Times New Roman" w:cs="Times New Roman"/>
          <w:color w:val="000000" w:themeColor="text1"/>
          <w:sz w:val="24"/>
          <w:szCs w:val="24"/>
          <w:rPrChange w:id="50" w:author="Tashi Alford-Duguid" w:date="2020-06-16T17:36:00Z">
            <w:rPr>
              <w:sz w:val="24"/>
              <w:szCs w:val="24"/>
            </w:rPr>
          </w:rPrChange>
        </w:rPr>
        <w:t>report</w:t>
      </w:r>
      <w:r w:rsidR="00B30166" w:rsidRPr="00DA7FE4">
        <w:rPr>
          <w:rFonts w:ascii="Times New Roman" w:hAnsi="Times New Roman" w:cs="Times New Roman"/>
          <w:color w:val="000000" w:themeColor="text1"/>
          <w:sz w:val="24"/>
          <w:szCs w:val="24"/>
          <w:rPrChange w:id="51" w:author="Tashi Alford-Duguid" w:date="2020-06-16T17:36:00Z">
            <w:rPr>
              <w:sz w:val="24"/>
              <w:szCs w:val="24"/>
            </w:rPr>
          </w:rPrChange>
        </w:rPr>
        <w:t>ed</w:t>
      </w:r>
      <w:r w:rsidR="003E26BB" w:rsidRPr="00DA7FE4">
        <w:rPr>
          <w:rFonts w:ascii="Times New Roman" w:hAnsi="Times New Roman" w:cs="Times New Roman"/>
          <w:color w:val="000000" w:themeColor="text1"/>
          <w:sz w:val="24"/>
          <w:szCs w:val="24"/>
          <w:rPrChange w:id="52" w:author="Tashi Alford-Duguid" w:date="2020-06-16T17:36:00Z">
            <w:rPr>
              <w:sz w:val="24"/>
              <w:szCs w:val="24"/>
            </w:rPr>
          </w:rPrChange>
        </w:rPr>
        <w:t xml:space="preserve"> their unfair experiences with ticketing to the CCLA. Their stories were instrumental to </w:t>
      </w:r>
      <w:r w:rsidR="00665994" w:rsidRPr="00DA7FE4">
        <w:rPr>
          <w:rFonts w:ascii="Times New Roman" w:hAnsi="Times New Roman" w:cs="Times New Roman"/>
          <w:color w:val="000000" w:themeColor="text1"/>
          <w:sz w:val="24"/>
          <w:szCs w:val="24"/>
          <w:rPrChange w:id="53" w:author="Tashi Alford-Duguid" w:date="2020-06-16T17:36:00Z">
            <w:rPr>
              <w:sz w:val="24"/>
              <w:szCs w:val="24"/>
            </w:rPr>
          </w:rPrChange>
        </w:rPr>
        <w:t xml:space="preserve">our advocacy </w:t>
      </w:r>
      <w:r w:rsidR="00542F04" w:rsidRPr="00DA7FE4">
        <w:rPr>
          <w:rFonts w:ascii="Times New Roman" w:hAnsi="Times New Roman" w:cs="Times New Roman"/>
          <w:color w:val="000000" w:themeColor="text1"/>
          <w:sz w:val="24"/>
          <w:szCs w:val="24"/>
          <w:rPrChange w:id="54" w:author="Tashi Alford-Duguid" w:date="2020-06-16T17:36:00Z">
            <w:rPr>
              <w:sz w:val="24"/>
              <w:szCs w:val="24"/>
            </w:rPr>
          </w:rPrChange>
        </w:rPr>
        <w:t>efforts, both within this report and elsewhere</w:t>
      </w:r>
      <w:r w:rsidR="00665994" w:rsidRPr="00DA7FE4">
        <w:rPr>
          <w:rFonts w:ascii="Times New Roman" w:hAnsi="Times New Roman" w:cs="Times New Roman"/>
          <w:color w:val="000000" w:themeColor="text1"/>
          <w:sz w:val="24"/>
          <w:szCs w:val="24"/>
          <w:rPrChange w:id="55" w:author="Tashi Alford-Duguid" w:date="2020-06-16T17:36:00Z">
            <w:rPr>
              <w:sz w:val="24"/>
              <w:szCs w:val="24"/>
            </w:rPr>
          </w:rPrChange>
        </w:rPr>
        <w:t>.</w:t>
      </w:r>
    </w:p>
    <w:p w14:paraId="53720A85" w14:textId="77777777" w:rsidR="0083140D" w:rsidRPr="00E72331" w:rsidRDefault="0083140D" w:rsidP="009A5E7B">
      <w:pPr>
        <w:pStyle w:val="Heading1"/>
        <w:rPr>
          <w:rFonts w:ascii="Times New Roman" w:hAnsi="Times New Roman" w:cs="Times New Roman"/>
          <w:sz w:val="24"/>
          <w:szCs w:val="24"/>
        </w:rPr>
      </w:pPr>
    </w:p>
    <w:p w14:paraId="7EDF5A7A" w14:textId="77777777" w:rsidR="0083140D" w:rsidRPr="00132652" w:rsidRDefault="0083140D" w:rsidP="009A5E7B">
      <w:pPr>
        <w:pStyle w:val="Heading1"/>
      </w:pPr>
    </w:p>
    <w:p w14:paraId="4234817B" w14:textId="77777777" w:rsidR="0083140D" w:rsidRPr="00132652" w:rsidRDefault="0083140D" w:rsidP="009A5E7B">
      <w:pPr>
        <w:pStyle w:val="Heading1"/>
      </w:pPr>
    </w:p>
    <w:p w14:paraId="15DB4BEB" w14:textId="77777777" w:rsidR="0083140D" w:rsidRPr="00132652" w:rsidRDefault="0083140D" w:rsidP="009A5E7B">
      <w:pPr>
        <w:pStyle w:val="Heading1"/>
      </w:pPr>
    </w:p>
    <w:p w14:paraId="1D45B6DA" w14:textId="77777777" w:rsidR="0083140D" w:rsidRPr="00132652" w:rsidRDefault="0083140D" w:rsidP="009A5E7B">
      <w:pPr>
        <w:pStyle w:val="Heading1"/>
      </w:pPr>
    </w:p>
    <w:p w14:paraId="7461DC23" w14:textId="77777777" w:rsidR="0083140D" w:rsidRPr="00132652" w:rsidRDefault="0083140D" w:rsidP="009A5E7B">
      <w:pPr>
        <w:pStyle w:val="Heading1"/>
      </w:pPr>
    </w:p>
    <w:p w14:paraId="6669779B" w14:textId="77777777" w:rsidR="0083140D" w:rsidRPr="00132652" w:rsidRDefault="0083140D" w:rsidP="009A5E7B">
      <w:pPr>
        <w:pStyle w:val="Heading1"/>
      </w:pPr>
    </w:p>
    <w:p w14:paraId="61844E54" w14:textId="77777777" w:rsidR="0083140D" w:rsidRPr="00132652" w:rsidRDefault="0083140D" w:rsidP="009A5E7B">
      <w:pPr>
        <w:pStyle w:val="Heading1"/>
      </w:pPr>
    </w:p>
    <w:p w14:paraId="2BB713FD" w14:textId="77777777" w:rsidR="0083140D" w:rsidRPr="00132652" w:rsidRDefault="0083140D" w:rsidP="009A5E7B">
      <w:pPr>
        <w:pStyle w:val="Heading1"/>
      </w:pPr>
    </w:p>
    <w:p w14:paraId="773DB48E" w14:textId="77777777" w:rsidR="008355C9" w:rsidRPr="00132652" w:rsidRDefault="008355C9" w:rsidP="009A5E7B"/>
    <w:p w14:paraId="543F52BF" w14:textId="77777777" w:rsidR="0083140D" w:rsidRPr="00132652" w:rsidRDefault="0083140D" w:rsidP="009A5E7B">
      <w:pPr>
        <w:pStyle w:val="Heading1"/>
      </w:pPr>
    </w:p>
    <w:p w14:paraId="1ADBD872" w14:textId="77777777" w:rsidR="00F175BD" w:rsidRPr="00132652" w:rsidRDefault="00F175BD" w:rsidP="009A5E7B">
      <w:pPr>
        <w:rPr>
          <w:rFonts w:asciiTheme="majorHAnsi" w:eastAsiaTheme="majorEastAsia" w:hAnsiTheme="majorHAnsi" w:cstheme="majorBidi"/>
          <w:color w:val="365F91" w:themeColor="accent1" w:themeShade="BF"/>
          <w:sz w:val="32"/>
          <w:szCs w:val="32"/>
        </w:rPr>
      </w:pPr>
      <w:r w:rsidRPr="00132652">
        <w:br w:type="page"/>
      </w:r>
    </w:p>
    <w:p w14:paraId="7900351A" w14:textId="3A09890F" w:rsidR="00356D85" w:rsidRPr="00132652" w:rsidRDefault="00356D85" w:rsidP="009A5E7B">
      <w:pPr>
        <w:pStyle w:val="Heading1"/>
      </w:pPr>
      <w:r w:rsidRPr="00132652">
        <w:lastRenderedPageBreak/>
        <w:t>Foreword by Executive Director and General Counsel</w:t>
      </w:r>
    </w:p>
    <w:p w14:paraId="1911B7CA" w14:textId="77777777" w:rsidR="00FE4E5D" w:rsidRPr="00132652" w:rsidRDefault="00FE4E5D" w:rsidP="009A5E7B"/>
    <w:p w14:paraId="4B530EEE" w14:textId="0CD5CB29" w:rsidR="00BD759F" w:rsidRPr="00E72331" w:rsidRDefault="00BD759F" w:rsidP="009A5E7B">
      <w:pPr>
        <w:spacing w:after="20" w:line="240" w:lineRule="auto"/>
        <w:ind w:left="720"/>
        <w:rPr>
          <w:sz w:val="24"/>
          <w:szCs w:val="24"/>
        </w:rPr>
      </w:pPr>
      <w:r w:rsidRPr="00E72331">
        <w:rPr>
          <w:sz w:val="24"/>
          <w:szCs w:val="24"/>
        </w:rPr>
        <w:t>“A nation is a body of people who have done great things together in the past and who hope to do great things together in the future.”</w:t>
      </w:r>
      <w:r w:rsidR="00CB3705" w:rsidRPr="00E72331">
        <w:rPr>
          <w:sz w:val="24"/>
          <w:szCs w:val="24"/>
        </w:rPr>
        <w:t xml:space="preserve"> </w:t>
      </w:r>
      <w:r w:rsidRPr="00E72331">
        <w:rPr>
          <w:sz w:val="24"/>
          <w:szCs w:val="24"/>
        </w:rPr>
        <w:t xml:space="preserve">F.H. Underhill, </w:t>
      </w:r>
      <w:r w:rsidRPr="00E72331">
        <w:rPr>
          <w:i/>
          <w:sz w:val="24"/>
          <w:szCs w:val="24"/>
        </w:rPr>
        <w:t>The Image of Confederation: Massey Lectures 1963</w:t>
      </w:r>
      <w:r w:rsidRPr="00E72331">
        <w:rPr>
          <w:sz w:val="24"/>
          <w:szCs w:val="24"/>
        </w:rPr>
        <w:t xml:space="preserve"> (CBC, 1964) at 2, 70.</w:t>
      </w:r>
    </w:p>
    <w:p w14:paraId="77FBBB2A" w14:textId="77777777" w:rsidR="00AE754E" w:rsidRPr="00E72331" w:rsidRDefault="00AE754E" w:rsidP="009A5E7B">
      <w:pPr>
        <w:spacing w:after="20" w:line="240" w:lineRule="auto"/>
        <w:ind w:left="720"/>
        <w:rPr>
          <w:sz w:val="24"/>
          <w:szCs w:val="24"/>
        </w:rPr>
      </w:pPr>
    </w:p>
    <w:p w14:paraId="08841CF8" w14:textId="5846DB5C" w:rsidR="006239DB" w:rsidRPr="00E72331" w:rsidRDefault="006239DB" w:rsidP="009A5E7B">
      <w:pPr>
        <w:spacing w:after="20" w:line="240" w:lineRule="auto"/>
        <w:ind w:left="720"/>
        <w:rPr>
          <w:sz w:val="24"/>
          <w:szCs w:val="24"/>
        </w:rPr>
      </w:pPr>
      <w:r w:rsidRPr="00E72331">
        <w:rPr>
          <w:sz w:val="24"/>
          <w:szCs w:val="24"/>
        </w:rPr>
        <w:t>“You can’t legislate good will,” Malcolm X</w:t>
      </w:r>
      <w:r w:rsidR="00AE754E" w:rsidRPr="00E72331">
        <w:rPr>
          <w:sz w:val="24"/>
          <w:szCs w:val="24"/>
        </w:rPr>
        <w:t>, 1964.</w:t>
      </w:r>
      <w:r w:rsidR="00AE754E" w:rsidRPr="00E72331">
        <w:rPr>
          <w:rStyle w:val="FootnoteReference"/>
          <w:sz w:val="24"/>
          <w:szCs w:val="24"/>
        </w:rPr>
        <w:footnoteReference w:id="2"/>
      </w:r>
    </w:p>
    <w:p w14:paraId="5A723820" w14:textId="77777777" w:rsidR="00450A3C" w:rsidRPr="00E72331" w:rsidRDefault="00450A3C" w:rsidP="009A5E7B">
      <w:pPr>
        <w:spacing w:after="20" w:line="240" w:lineRule="auto"/>
        <w:ind w:left="720"/>
        <w:rPr>
          <w:sz w:val="24"/>
          <w:szCs w:val="24"/>
        </w:rPr>
      </w:pPr>
    </w:p>
    <w:p w14:paraId="15B30414" w14:textId="58DF8D7A" w:rsidR="00B42556" w:rsidRPr="009A481A" w:rsidRDefault="6761D533" w:rsidP="009907AC">
      <w:pPr>
        <w:pStyle w:val="NormalWeb"/>
        <w:spacing w:line="23" w:lineRule="atLeast"/>
      </w:pPr>
      <w:r w:rsidRPr="00E72331">
        <w:t xml:space="preserve">In Canada, every year, about 80,000 people die of cancer, 13,000 die from accidents, </w:t>
      </w:r>
      <w:r w:rsidRPr="006B246B">
        <w:t>7,000 from diabetes, same for Alzheimer</w:t>
      </w:r>
      <w:r w:rsidR="56DB59CE">
        <w:t>’</w:t>
      </w:r>
      <w:r w:rsidRPr="009A097F">
        <w:t>s,</w:t>
      </w:r>
      <w:r w:rsidR="00F43536" w:rsidRPr="009A097F">
        <w:rPr>
          <w:rStyle w:val="FootnoteReference"/>
        </w:rPr>
        <w:footnoteReference w:id="3"/>
      </w:r>
      <w:r w:rsidRPr="009A097F">
        <w:t xml:space="preserve"> and </w:t>
      </w:r>
      <w:r w:rsidR="0257CCDE" w:rsidRPr="009A097F">
        <w:t xml:space="preserve">by </w:t>
      </w:r>
      <w:r w:rsidR="7869B214" w:rsidRPr="009A097F">
        <w:t>mid-</w:t>
      </w:r>
      <w:r w:rsidR="0257CCDE" w:rsidRPr="009A097F">
        <w:t>June</w:t>
      </w:r>
      <w:r w:rsidRPr="009A097F">
        <w:t xml:space="preserve"> 2020, 8,000 </w:t>
      </w:r>
      <w:r w:rsidR="6F7C7611" w:rsidRPr="009A097F">
        <w:t>people</w:t>
      </w:r>
      <w:r w:rsidR="2C428136" w:rsidRPr="009A097F">
        <w:t>, tragically, had</w:t>
      </w:r>
      <w:r w:rsidRPr="009A097F">
        <w:t xml:space="preserve"> died in Canada from COVID-19</w:t>
      </w:r>
      <w:r w:rsidR="1EB3EA31" w:rsidRPr="009A097F">
        <w:t>,</w:t>
      </w:r>
      <w:r w:rsidR="6815B047" w:rsidRPr="009A097F">
        <w:t xml:space="preserve"> </w:t>
      </w:r>
      <w:r w:rsidR="0CD21703">
        <w:t>a respiratory illness caused by a</w:t>
      </w:r>
      <w:r w:rsidR="6815B047">
        <w:t xml:space="preserve"> virus</w:t>
      </w:r>
      <w:r w:rsidR="0CD21703">
        <w:t xml:space="preserve"> transmitted chiefly by </w:t>
      </w:r>
      <w:r w:rsidR="61828E8D">
        <w:t>breathing</w:t>
      </w:r>
      <w:r w:rsidR="61828E8D">
        <w:t xml:space="preserve"> </w:t>
      </w:r>
      <w:r w:rsidR="61828E8D">
        <w:t>or touching</w:t>
      </w:r>
      <w:r w:rsidR="0CD21703">
        <w:t xml:space="preserve"> </w:t>
      </w:r>
      <w:r w:rsidR="3939BD42">
        <w:t>material</w:t>
      </w:r>
      <w:r w:rsidDel="3939BD42">
        <w:t xml:space="preserve"> </w:t>
      </w:r>
      <w:r w:rsidR="0CD21703">
        <w:t xml:space="preserve"> </w:t>
      </w:r>
      <w:r w:rsidR="60D153F8">
        <w:t>on contaminated</w:t>
      </w:r>
      <w:r w:rsidR="0CD21703">
        <w:t xml:space="preserve"> surfaces</w:t>
      </w:r>
      <w:r w:rsidR="1ED47613">
        <w:t>.</w:t>
      </w:r>
      <w:r w:rsidR="3939BD42">
        <w:t xml:space="preserve"> C</w:t>
      </w:r>
      <w:r w:rsidRPr="006B246B">
        <w:t xml:space="preserve">ountless more would have died, but for </w:t>
      </w:r>
      <w:r w:rsidR="6F7C7611" w:rsidRPr="006B246B">
        <w:t xml:space="preserve">Canada’s emergency management, which amounted to </w:t>
      </w:r>
      <w:r w:rsidRPr="006B246B">
        <w:t xml:space="preserve">mass behavioural restrictions and </w:t>
      </w:r>
      <w:r w:rsidR="2AE96270" w:rsidRPr="006B246B">
        <w:t xml:space="preserve">herculean </w:t>
      </w:r>
      <w:r w:rsidRPr="006B246B">
        <w:t xml:space="preserve">health care interventions, </w:t>
      </w:r>
      <w:r w:rsidR="2AE96270" w:rsidRPr="006B246B">
        <w:t xml:space="preserve">all </w:t>
      </w:r>
      <w:r w:rsidRPr="006B246B">
        <w:t>to prevent the spread of the virus to more people.</w:t>
      </w:r>
      <w:r>
        <w:t xml:space="preserve"> </w:t>
      </w:r>
      <w:r w:rsidR="65AC6A75" w:rsidRPr="00235F20">
        <w:t>Without</w:t>
      </w:r>
      <w:r w:rsidR="2AE96270" w:rsidRPr="00235F20">
        <w:t xml:space="preserve"> </w:t>
      </w:r>
      <w:r w:rsidR="371ACF04" w:rsidRPr="00235F20">
        <w:t>an antidote</w:t>
      </w:r>
      <w:r w:rsidR="2AE96270" w:rsidRPr="00235F20">
        <w:t xml:space="preserve"> </w:t>
      </w:r>
      <w:r w:rsidR="65AC6A75" w:rsidRPr="00235F20">
        <w:t xml:space="preserve">or </w:t>
      </w:r>
      <w:r w:rsidR="2AE96270" w:rsidRPr="00235F20">
        <w:t>vaccine on the horizon</w:t>
      </w:r>
      <w:r w:rsidR="371ACF04" w:rsidRPr="00235F20">
        <w:t xml:space="preserve">, the public health strategy is </w:t>
      </w:r>
      <w:r w:rsidR="2145F401" w:rsidRPr="00235F20">
        <w:t>focused on infection prevention, and making every effort to treat those in critical condition.</w:t>
      </w:r>
      <w:r w:rsidR="00BC4732" w:rsidRPr="724042B1">
        <w:rPr>
          <w:rStyle w:val="FootnoteReference"/>
        </w:rPr>
        <w:footnoteReference w:id="4"/>
      </w:r>
    </w:p>
    <w:p w14:paraId="4FCADE45" w14:textId="64479163" w:rsidR="009907AC" w:rsidRPr="00A05343" w:rsidRDefault="6761D533" w:rsidP="009907AC">
      <w:pPr>
        <w:pStyle w:val="NormalWeb"/>
        <w:spacing w:line="23" w:lineRule="atLeast"/>
      </w:pPr>
      <w:r w:rsidRPr="009A481A">
        <w:t>The world over, people were asked and then ordered by law to isolate and undertake public health precautions.</w:t>
      </w:r>
      <w:r>
        <w:t xml:space="preserve"> </w:t>
      </w:r>
      <w:r w:rsidRPr="009A481A">
        <w:t>In Canada, at first, there was advocacy</w:t>
      </w:r>
      <w:r w:rsidR="2695A8B1" w:rsidRPr="009A481A">
        <w:t xml:space="preserve"> by government officials</w:t>
      </w:r>
      <w:r w:rsidRPr="009A481A">
        <w:t xml:space="preserve">, then many laws were passed, and then more laws, all </w:t>
      </w:r>
      <w:r w:rsidR="5A8C302D" w:rsidRPr="009A481A">
        <w:t xml:space="preserve">seeking to modify </w:t>
      </w:r>
      <w:r w:rsidR="2E2EBD65" w:rsidRPr="009A481A">
        <w:t>our behaviour</w:t>
      </w:r>
      <w:r w:rsidRPr="009A481A">
        <w:t>, in order to better isolate, and better avoid the spread of the virus.</w:t>
      </w:r>
      <w:r>
        <w:t xml:space="preserve"> </w:t>
      </w:r>
      <w:r w:rsidR="7440186D" w:rsidRPr="009A481A">
        <w:t xml:space="preserve">The laws </w:t>
      </w:r>
      <w:r w:rsidR="44CC2E9E" w:rsidRPr="009A481A">
        <w:t>amounted to official direction</w:t>
      </w:r>
      <w:r w:rsidR="7D79BD0E" w:rsidRPr="009A481A">
        <w:t>s</w:t>
      </w:r>
      <w:r w:rsidR="26EB1161" w:rsidRPr="009A481A">
        <w:t xml:space="preserve"> with penalties</w:t>
      </w:r>
      <w:r w:rsidR="7B72B258" w:rsidRPr="009A481A">
        <w:t xml:space="preserve"> for non-compliance, </w:t>
      </w:r>
      <w:r w:rsidR="78C8F30F" w:rsidRPr="009A481A">
        <w:t>often without any</w:t>
      </w:r>
      <w:r w:rsidR="7EE399DE" w:rsidRPr="009A481A">
        <w:t xml:space="preserve"> </w:t>
      </w:r>
      <w:r w:rsidR="235C8197" w:rsidRPr="009A481A">
        <w:t xml:space="preserve">evidence of </w:t>
      </w:r>
      <w:r w:rsidR="78C8F30F" w:rsidRPr="009A481A">
        <w:t xml:space="preserve">actual </w:t>
      </w:r>
      <w:r w:rsidR="5249E00D">
        <w:t>harm to public</w:t>
      </w:r>
      <w:r>
        <w:t xml:space="preserve"> </w:t>
      </w:r>
      <w:r w:rsidR="5249E00D">
        <w:t>health.</w:t>
      </w:r>
      <w:r w:rsidR="78C8F30F" w:rsidRPr="009A481A">
        <w:t xml:space="preserve"> </w:t>
      </w:r>
      <w:r w:rsidR="761A3735" w:rsidRPr="009A481A">
        <w:t>Some official directions, like hand-washing, were not the subject of legal orders, for the general public.</w:t>
      </w:r>
      <w:r w:rsidR="761A3735">
        <w:t xml:space="preserve"> </w:t>
      </w:r>
      <w:r w:rsidR="348D4A25">
        <w:t>In most jurisdictions p</w:t>
      </w:r>
      <w:r w:rsidR="006E4520" w:rsidRPr="002631F2">
        <w:t>eace</w:t>
      </w:r>
      <w:r w:rsidR="0A3726D3" w:rsidRPr="002631F2">
        <w:t xml:space="preserve"> officers</w:t>
      </w:r>
      <w:r w:rsidR="71CE3FBD" w:rsidRPr="002631F2">
        <w:t xml:space="preserve"> – police and municipal bylaw officers and transit police </w:t>
      </w:r>
      <w:r w:rsidR="6FE8F4B7" w:rsidRPr="002631F2">
        <w:t>–</w:t>
      </w:r>
      <w:r w:rsidR="71CE3FBD" w:rsidRPr="002631F2">
        <w:t xml:space="preserve"> </w:t>
      </w:r>
      <w:r w:rsidR="6FE8F4B7" w:rsidRPr="002631F2">
        <w:t>were dispatched to enforce the orders, and many people were charged with offences</w:t>
      </w:r>
      <w:r w:rsidR="5447D718" w:rsidRPr="002631F2">
        <w:t xml:space="preserve">, like driving into the North West Territories from Alberta, </w:t>
      </w:r>
      <w:r w:rsidR="5AB52892" w:rsidRPr="002631F2">
        <w:t xml:space="preserve">standing in a </w:t>
      </w:r>
      <w:r w:rsidR="073CDDAF" w:rsidRPr="002631F2">
        <w:t>playground</w:t>
      </w:r>
      <w:r w:rsidR="5AB52892" w:rsidRPr="002631F2">
        <w:t xml:space="preserve">, </w:t>
      </w:r>
      <w:r w:rsidR="1F303450" w:rsidRPr="002631F2">
        <w:t xml:space="preserve">congregating </w:t>
      </w:r>
      <w:r w:rsidR="3EA8FD9E" w:rsidRPr="002631F2">
        <w:t xml:space="preserve">for a birthday party, </w:t>
      </w:r>
      <w:r w:rsidR="6404E0A2" w:rsidRPr="002631F2">
        <w:t>violating physical distancing rules</w:t>
      </w:r>
      <w:r w:rsidR="346989A5" w:rsidRPr="002631F2">
        <w:t xml:space="preserve"> or </w:t>
      </w:r>
      <w:r w:rsidR="04D930A3" w:rsidRPr="002631F2">
        <w:t>sneezing near someone.</w:t>
      </w:r>
      <w:r w:rsidR="2AB032DB">
        <w:t xml:space="preserve"> </w:t>
      </w:r>
      <w:r w:rsidR="761A3735" w:rsidRPr="005136FE">
        <w:t>This</w:t>
      </w:r>
      <w:r w:rsidR="2AB032DB" w:rsidRPr="005136FE">
        <w:t xml:space="preserve"> extraordinary governmental effort at mass behavioural modification, for public health reasons, had the effect of limiting our civil liberties.</w:t>
      </w:r>
      <w:r w:rsidR="2AB032DB">
        <w:t xml:space="preserve"> </w:t>
      </w:r>
    </w:p>
    <w:p w14:paraId="5BB9C502" w14:textId="5524CE7A" w:rsidR="009907AC" w:rsidRPr="002631F2" w:rsidRDefault="7A71296B" w:rsidP="009907AC">
      <w:pPr>
        <w:pStyle w:val="NormalWeb"/>
        <w:spacing w:line="23" w:lineRule="atLeast"/>
      </w:pPr>
      <w:r>
        <w:t xml:space="preserve">In Canada, many laws met the twin tests of necessity and proportionality. </w:t>
      </w:r>
      <w:r w:rsidR="405FAEAA">
        <w:t>Nevertheless, m</w:t>
      </w:r>
      <w:r w:rsidR="009907AC" w:rsidRPr="00660E73">
        <w:t>ixed</w:t>
      </w:r>
      <w:r w:rsidR="6761D533" w:rsidRPr="00660E73">
        <w:t xml:space="preserve"> motives intruded upon some laws, which may have satisfied those seeking stricter isolation measures, but were nevertheless unnecessary and disproportionate in terms of their impact upon our civil liberties.</w:t>
      </w:r>
      <w:r w:rsidR="6761D533">
        <w:t xml:space="preserve"> </w:t>
      </w:r>
      <w:r w:rsidR="10EA266E">
        <w:t>Some of the</w:t>
      </w:r>
      <w:r w:rsidR="007566AA">
        <w:t xml:space="preserve"> </w:t>
      </w:r>
      <w:r w:rsidR="6761D533" w:rsidRPr="00660E73">
        <w:t>laws limited our freedom, in exchange for speculative but unlikely public health benefit</w:t>
      </w:r>
      <w:r w:rsidR="421AFF16">
        <w:t>s</w:t>
      </w:r>
      <w:r w:rsidR="6761D533" w:rsidRPr="00660E73">
        <w:t>.</w:t>
      </w:r>
      <w:r w:rsidDel="7A71296B">
        <w:t xml:space="preserve"> </w:t>
      </w:r>
      <w:r w:rsidR="7EB9676F">
        <w:t xml:space="preserve"> </w:t>
      </w:r>
      <w:r w:rsidR="36034C9B" w:rsidRPr="00660E73">
        <w:t xml:space="preserve">The balance of this report addresses </w:t>
      </w:r>
      <w:r w:rsidR="6493E48D" w:rsidRPr="00660E73">
        <w:t>these unjusti</w:t>
      </w:r>
      <w:r w:rsidR="56DB59CE">
        <w:t>fi</w:t>
      </w:r>
      <w:r w:rsidR="6493E48D" w:rsidRPr="00660E73">
        <w:t>ed rights limitations.</w:t>
      </w:r>
      <w:r w:rsidR="6493E48D">
        <w:t xml:space="preserve"> </w:t>
      </w:r>
    </w:p>
    <w:p w14:paraId="2B7CF6C5" w14:textId="609273C5" w:rsidR="00664BC3" w:rsidRPr="00132652" w:rsidRDefault="4BC281E8" w:rsidP="724042B1">
      <w:pPr>
        <w:pStyle w:val="NormalWeb"/>
        <w:spacing w:after="200" w:afterAutospacing="0" w:line="23" w:lineRule="atLeast"/>
      </w:pPr>
      <w:r>
        <w:lastRenderedPageBreak/>
        <w:t>COVID19 has brought out the best of times and the worst of times, in Canada, when it comes to our civil liberties.</w:t>
      </w:r>
      <w:r w:rsidR="4E3964A3">
        <w:t xml:space="preserve"> </w:t>
      </w:r>
      <w:r w:rsidR="1D2DAF6D">
        <w:t xml:space="preserve">As </w:t>
      </w:r>
      <w:r w:rsidR="6087AB2C">
        <w:t xml:space="preserve">we write this, </w:t>
      </w:r>
      <w:r w:rsidR="1C8CD5B2">
        <w:t xml:space="preserve">Canada </w:t>
      </w:r>
      <w:r w:rsidR="0C1CB032">
        <w:t>is having a reckoning with racism and polic</w:t>
      </w:r>
      <w:r w:rsidR="20B2EF7D">
        <w:t>ing</w:t>
      </w:r>
      <w:r w:rsidR="441E1541">
        <w:t>, and with the policing of protests.</w:t>
      </w:r>
      <w:r w:rsidR="4E3964A3">
        <w:t xml:space="preserve"> </w:t>
      </w:r>
      <w:r w:rsidR="69EB316C">
        <w:t xml:space="preserve">This is not simply a spillover from </w:t>
      </w:r>
      <w:r w:rsidR="16C90B81">
        <w:t xml:space="preserve">US events after the death of George Floyd, </w:t>
      </w:r>
      <w:r w:rsidR="1FC7DCCD">
        <w:t xml:space="preserve">but </w:t>
      </w:r>
      <w:r w:rsidR="031C497D">
        <w:t>about our own past and present.</w:t>
      </w:r>
      <w:r w:rsidR="4E3964A3">
        <w:t xml:space="preserve"> </w:t>
      </w:r>
      <w:r w:rsidR="6B6B9E6A">
        <w:t xml:space="preserve">It unfolds </w:t>
      </w:r>
      <w:r w:rsidR="4EDF7277">
        <w:t xml:space="preserve">during the </w:t>
      </w:r>
      <w:r w:rsidR="2AF35D42">
        <w:t xml:space="preserve">2020 spring of </w:t>
      </w:r>
      <w:r w:rsidR="4EDF7277">
        <w:t xml:space="preserve">COVID19 but </w:t>
      </w:r>
      <w:r w:rsidR="2AF35D42">
        <w:t xml:space="preserve">racism kills </w:t>
      </w:r>
      <w:r w:rsidR="0119F5B8">
        <w:t>too</w:t>
      </w:r>
      <w:r w:rsidR="6B6B9E6A">
        <w:t xml:space="preserve">, </w:t>
      </w:r>
      <w:r w:rsidR="76F6EC57">
        <w:t>as</w:t>
      </w:r>
      <w:r w:rsidR="6B6B9E6A">
        <w:t xml:space="preserve"> the protests of urgent pain </w:t>
      </w:r>
      <w:r w:rsidR="5802158D">
        <w:t xml:space="preserve">convey </w:t>
      </w:r>
      <w:r w:rsidR="7FE871F5">
        <w:t>again and again.</w:t>
      </w:r>
      <w:r w:rsidR="4E3964A3">
        <w:t xml:space="preserve"> </w:t>
      </w:r>
      <w:r w:rsidR="189563C8">
        <w:t>Esi Edugyan</w:t>
      </w:r>
      <w:r w:rsidR="73121AA5">
        <w:t xml:space="preserve">’s truth that </w:t>
      </w:r>
      <w:r w:rsidR="189563C8">
        <w:t>“the weight of change should not rest on the shoulders of Black people</w:t>
      </w:r>
      <w:r w:rsidR="73121AA5">
        <w:t xml:space="preserve">” means that CCLA’s 50+ years </w:t>
      </w:r>
      <w:r w:rsidR="48731864">
        <w:t>fighting for</w:t>
      </w:r>
      <w:r w:rsidR="73121AA5">
        <w:t xml:space="preserve"> equality </w:t>
      </w:r>
      <w:r w:rsidR="008931EB">
        <w:t>must</w:t>
      </w:r>
      <w:r w:rsidR="70544BC4">
        <w:t xml:space="preserve"> scale fifty-fold.</w:t>
      </w:r>
      <w:r w:rsidR="4E3964A3">
        <w:t xml:space="preserve"> </w:t>
      </w:r>
    </w:p>
    <w:p w14:paraId="550CCA01" w14:textId="6EA2E94E" w:rsidR="0086461F" w:rsidRPr="00132652" w:rsidRDefault="7DE9C932" w:rsidP="724042B1">
      <w:pPr>
        <w:pStyle w:val="NormalWeb"/>
        <w:spacing w:after="200" w:afterAutospacing="0" w:line="23" w:lineRule="atLeast"/>
      </w:pPr>
      <w:r>
        <w:t xml:space="preserve">Even within the context of the COVID pandemic, </w:t>
      </w:r>
      <w:r w:rsidR="1463DD64">
        <w:t xml:space="preserve">it has been the best and worst of </w:t>
      </w:r>
      <w:r w:rsidR="43C96712">
        <w:t>us</w:t>
      </w:r>
      <w:r w:rsidR="1463DD64">
        <w:t>.</w:t>
      </w:r>
      <w:r w:rsidR="4E3964A3">
        <w:t xml:space="preserve"> </w:t>
      </w:r>
      <w:r w:rsidR="4BC281E8">
        <w:t xml:space="preserve">On the one hand, </w:t>
      </w:r>
      <w:r w:rsidR="50A15419">
        <w:t xml:space="preserve">the decentralization of emergency management in Canada allowed </w:t>
      </w:r>
      <w:r w:rsidR="06B4BCB0">
        <w:t>a city like Winnipeg</w:t>
      </w:r>
      <w:r w:rsidR="706CA068">
        <w:t xml:space="preserve">, despite its terrible record of police brutality and over-incarceration of </w:t>
      </w:r>
      <w:r w:rsidR="09B7E3D0">
        <w:t>I</w:t>
      </w:r>
      <w:r w:rsidR="53389160">
        <w:t>ndigenous peoples,</w:t>
      </w:r>
      <w:r w:rsidR="06B4BCB0">
        <w:t xml:space="preserve"> to </w:t>
      </w:r>
      <w:r w:rsidR="29E194DF">
        <w:t xml:space="preserve">show the country how </w:t>
      </w:r>
      <w:r w:rsidR="0C187E01">
        <w:t xml:space="preserve">compliance with public health recommendations can be done without </w:t>
      </w:r>
      <w:r w:rsidR="1064AAE7">
        <w:t>charging people with provincial offences</w:t>
      </w:r>
      <w:r w:rsidR="62E0B7DA">
        <w:t>.</w:t>
      </w:r>
      <w:r w:rsidR="4E3964A3">
        <w:t xml:space="preserve"> </w:t>
      </w:r>
      <w:r w:rsidR="2498DC09">
        <w:t xml:space="preserve">It allowed Ontario to decarcerate its provincial prison population by </w:t>
      </w:r>
      <w:r w:rsidR="55EF8576">
        <w:t>nearly a quarter</w:t>
      </w:r>
      <w:r w:rsidR="00515EA2" w:rsidRPr="001A4227">
        <w:t>,</w:t>
      </w:r>
      <w:r w:rsidR="2498DC09">
        <w:t xml:space="preserve"> after which no </w:t>
      </w:r>
      <w:r w:rsidR="5749C347">
        <w:t xml:space="preserve">crime pandemic followed, demonstrating just how overpopulated our prisons </w:t>
      </w:r>
      <w:r w:rsidR="00810431">
        <w:t>have been.</w:t>
      </w:r>
      <w:r w:rsidR="4E3964A3">
        <w:t xml:space="preserve"> </w:t>
      </w:r>
      <w:r w:rsidR="6464B2A3">
        <w:t xml:space="preserve"> </w:t>
      </w:r>
      <w:r w:rsidR="5D3CF2BD">
        <w:t>Federalism also</w:t>
      </w:r>
      <w:r w:rsidR="5E505912">
        <w:t xml:space="preserve"> allowed </w:t>
      </w:r>
      <w:r w:rsidR="553D773B">
        <w:t>health care workers to innovate in one jurisdiction, then share with another.</w:t>
      </w:r>
      <w:r w:rsidR="4E3964A3">
        <w:t xml:space="preserve"> </w:t>
      </w:r>
      <w:r w:rsidR="553D773B">
        <w:t xml:space="preserve">It allowed </w:t>
      </w:r>
      <w:r w:rsidR="777535CC">
        <w:t xml:space="preserve">a Liberal Deputy Prime Minister to publicly declare </w:t>
      </w:r>
      <w:r w:rsidR="75C2E7F5">
        <w:t xml:space="preserve">a Conservative Premier as her personal therapist, as they collaborated to fend off one of many </w:t>
      </w:r>
      <w:r w:rsidR="7FFDA5CF">
        <w:t>diplomatic crises with the United States.</w:t>
      </w:r>
      <w:r w:rsidR="4E3964A3">
        <w:t xml:space="preserve"> </w:t>
      </w:r>
      <w:r w:rsidR="7FFDA5CF">
        <w:t xml:space="preserve">It allowed </w:t>
      </w:r>
      <w:r w:rsidR="74A1A7A9">
        <w:t xml:space="preserve">some systems </w:t>
      </w:r>
      <w:r w:rsidR="50F9BC56">
        <w:t xml:space="preserve">and technologies </w:t>
      </w:r>
      <w:r w:rsidR="74A1A7A9">
        <w:t xml:space="preserve">to thrive </w:t>
      </w:r>
      <w:r w:rsidR="50F9BC56">
        <w:t>or become unstuck.</w:t>
      </w:r>
      <w:r w:rsidR="4E3964A3">
        <w:t xml:space="preserve"> </w:t>
      </w:r>
      <w:r w:rsidR="6CA2F32D">
        <w:t>Telephone and online a</w:t>
      </w:r>
      <w:r w:rsidR="4518CE42">
        <w:t>ppellate court hearings and b</w:t>
      </w:r>
      <w:r w:rsidR="696AF342">
        <w:t xml:space="preserve">ail </w:t>
      </w:r>
      <w:r w:rsidR="4518CE42">
        <w:t>applications</w:t>
      </w:r>
      <w:r w:rsidR="696AF342">
        <w:t xml:space="preserve"> </w:t>
      </w:r>
      <w:r w:rsidR="3526B9B6">
        <w:t xml:space="preserve">became common </w:t>
      </w:r>
      <w:r w:rsidR="4647EBB2">
        <w:t xml:space="preserve">in </w:t>
      </w:r>
      <w:r w:rsidR="2C889FB8">
        <w:t>some</w:t>
      </w:r>
      <w:r w:rsidR="4647EBB2">
        <w:t xml:space="preserve"> jurisdictions</w:t>
      </w:r>
      <w:r w:rsidR="68389799">
        <w:t>,</w:t>
      </w:r>
      <w:r w:rsidR="00286E36">
        <w:rPr>
          <w:rStyle w:val="FootnoteReference"/>
        </w:rPr>
        <w:footnoteReference w:id="5"/>
      </w:r>
      <w:r w:rsidR="68389799">
        <w:t xml:space="preserve"> bringing our justice system at least into the 20</w:t>
      </w:r>
      <w:r w:rsidR="68389799" w:rsidRPr="005872BD">
        <w:rPr>
          <w:vertAlign w:val="superscript"/>
        </w:rPr>
        <w:t>th</w:t>
      </w:r>
      <w:r w:rsidR="68389799">
        <w:t xml:space="preserve"> Century.</w:t>
      </w:r>
      <w:r w:rsidR="2C889FB8">
        <w:t xml:space="preserve"> </w:t>
      </w:r>
    </w:p>
    <w:p w14:paraId="54F67EDA" w14:textId="2E5D1F78" w:rsidR="00AF4064" w:rsidRPr="00132652" w:rsidRDefault="10DEC584" w:rsidP="724042B1">
      <w:pPr>
        <w:pStyle w:val="NormalWeb"/>
        <w:spacing w:after="200" w:afterAutospacing="0" w:line="23" w:lineRule="atLeast"/>
      </w:pPr>
      <w:r>
        <w:t xml:space="preserve">Moreover, one of the advantages of 14 different </w:t>
      </w:r>
      <w:r w:rsidR="786125A9">
        <w:t xml:space="preserve">governments managing </w:t>
      </w:r>
      <w:r w:rsidR="0AD7D49E">
        <w:t xml:space="preserve">one emergency is that </w:t>
      </w:r>
      <w:r w:rsidR="22A2ED7F">
        <w:t xml:space="preserve">whatever seemed to work in one province could be copied by another. </w:t>
      </w:r>
      <w:r w:rsidR="55133C4C">
        <w:t xml:space="preserve">Plus some provinces </w:t>
      </w:r>
      <w:r w:rsidR="0206F3FC">
        <w:t xml:space="preserve">that balked at </w:t>
      </w:r>
      <w:r w:rsidR="20EFD310">
        <w:t xml:space="preserve">graver restrictions on liberty </w:t>
      </w:r>
      <w:r w:rsidR="5715D741">
        <w:t xml:space="preserve">turned out not to regret it. </w:t>
      </w:r>
      <w:r w:rsidR="4D2F219D">
        <w:t>There was not a lot of innovation</w:t>
      </w:r>
      <w:r w:rsidR="002001A6">
        <w:t>.</w:t>
      </w:r>
    </w:p>
    <w:p w14:paraId="2F09D9FB" w14:textId="7082A1BF" w:rsidR="00B360BD" w:rsidRPr="00132652" w:rsidRDefault="74204D91" w:rsidP="009A5E7B">
      <w:pPr>
        <w:spacing w:line="23" w:lineRule="atLeast"/>
        <w:rPr>
          <w:sz w:val="24"/>
          <w:szCs w:val="24"/>
        </w:rPr>
      </w:pPr>
      <w:r w:rsidRPr="3F6D08B8">
        <w:rPr>
          <w:sz w:val="24"/>
          <w:szCs w:val="24"/>
        </w:rPr>
        <w:t xml:space="preserve">On the other hand, </w:t>
      </w:r>
      <w:r w:rsidR="3F04C0EA" w:rsidRPr="3F6D08B8">
        <w:rPr>
          <w:sz w:val="24"/>
          <w:szCs w:val="24"/>
        </w:rPr>
        <w:t xml:space="preserve">the authoritarian impulses </w:t>
      </w:r>
      <w:r w:rsidR="4FA42675" w:rsidRPr="3F6D08B8">
        <w:rPr>
          <w:sz w:val="24"/>
          <w:szCs w:val="24"/>
        </w:rPr>
        <w:t xml:space="preserve">expected from the </w:t>
      </w:r>
      <w:r w:rsidR="368A1658" w:rsidRPr="3F6D08B8">
        <w:rPr>
          <w:sz w:val="24"/>
          <w:szCs w:val="24"/>
        </w:rPr>
        <w:t xml:space="preserve">State Council of the People’s Republic of China </w:t>
      </w:r>
      <w:r w:rsidR="72293D62" w:rsidRPr="3F6D08B8">
        <w:rPr>
          <w:sz w:val="24"/>
          <w:szCs w:val="24"/>
        </w:rPr>
        <w:t xml:space="preserve">too quickly </w:t>
      </w:r>
      <w:r w:rsidR="75F8D2B6" w:rsidRPr="3F6D08B8">
        <w:rPr>
          <w:sz w:val="24"/>
          <w:szCs w:val="24"/>
        </w:rPr>
        <w:t>infected</w:t>
      </w:r>
      <w:r w:rsidR="4FA42675" w:rsidRPr="3F6D08B8">
        <w:rPr>
          <w:sz w:val="24"/>
          <w:szCs w:val="24"/>
        </w:rPr>
        <w:t xml:space="preserve"> </w:t>
      </w:r>
      <w:r w:rsidR="235074A8" w:rsidRPr="3F6D08B8">
        <w:rPr>
          <w:sz w:val="24"/>
          <w:szCs w:val="24"/>
        </w:rPr>
        <w:t>the elected in</w:t>
      </w:r>
      <w:r w:rsidR="4FA42675" w:rsidRPr="3F6D08B8">
        <w:rPr>
          <w:sz w:val="24"/>
          <w:szCs w:val="24"/>
        </w:rPr>
        <w:t xml:space="preserve"> </w:t>
      </w:r>
      <w:r w:rsidR="5607BFB6" w:rsidRPr="3F6D08B8">
        <w:rPr>
          <w:sz w:val="24"/>
          <w:szCs w:val="24"/>
        </w:rPr>
        <w:t>federal, provincial and municipal governments of Canada</w:t>
      </w:r>
      <w:r w:rsidR="142981A9" w:rsidRPr="3F6D08B8">
        <w:rPr>
          <w:sz w:val="24"/>
          <w:szCs w:val="24"/>
        </w:rPr>
        <w:t>.</w:t>
      </w:r>
      <w:r w:rsidR="4E3964A3" w:rsidRPr="3F6D08B8">
        <w:rPr>
          <w:sz w:val="24"/>
          <w:szCs w:val="24"/>
        </w:rPr>
        <w:t xml:space="preserve"> </w:t>
      </w:r>
      <w:r w:rsidR="142981A9" w:rsidRPr="3F6D08B8">
        <w:rPr>
          <w:sz w:val="24"/>
          <w:szCs w:val="24"/>
        </w:rPr>
        <w:t xml:space="preserve">These authoritarian impulses can be boiled down to </w:t>
      </w:r>
      <w:r w:rsidR="7F56209A" w:rsidRPr="3F6D08B8">
        <w:rPr>
          <w:sz w:val="24"/>
          <w:szCs w:val="24"/>
        </w:rPr>
        <w:t>this:</w:t>
      </w:r>
      <w:r w:rsidR="4E3964A3" w:rsidRPr="3F6D08B8">
        <w:rPr>
          <w:sz w:val="24"/>
          <w:szCs w:val="24"/>
        </w:rPr>
        <w:t xml:space="preserve"> </w:t>
      </w:r>
      <w:r w:rsidR="4DFBA691" w:rsidRPr="3F6D08B8">
        <w:rPr>
          <w:sz w:val="24"/>
          <w:szCs w:val="24"/>
        </w:rPr>
        <w:t xml:space="preserve">people </w:t>
      </w:r>
      <w:r w:rsidR="635F1656" w:rsidRPr="3F6D08B8">
        <w:rPr>
          <w:sz w:val="24"/>
          <w:szCs w:val="24"/>
        </w:rPr>
        <w:t>em</w:t>
      </w:r>
      <w:r w:rsidR="4DFBA691" w:rsidRPr="3F6D08B8">
        <w:rPr>
          <w:sz w:val="24"/>
          <w:szCs w:val="24"/>
        </w:rPr>
        <w:t>power</w:t>
      </w:r>
      <w:r w:rsidR="635F1656" w:rsidRPr="3F6D08B8">
        <w:rPr>
          <w:sz w:val="24"/>
          <w:szCs w:val="24"/>
        </w:rPr>
        <w:t xml:space="preserve">ed to serve </w:t>
      </w:r>
      <w:r w:rsidR="4E05F0D6" w:rsidRPr="3F6D08B8">
        <w:rPr>
          <w:sz w:val="24"/>
          <w:szCs w:val="24"/>
        </w:rPr>
        <w:t xml:space="preserve">a </w:t>
      </w:r>
      <w:r w:rsidR="0005715B">
        <w:rPr>
          <w:sz w:val="24"/>
          <w:szCs w:val="24"/>
        </w:rPr>
        <w:t>constituency</w:t>
      </w:r>
      <w:r w:rsidR="4DFBA691" w:rsidRPr="3F6D08B8">
        <w:rPr>
          <w:sz w:val="24"/>
          <w:szCs w:val="24"/>
        </w:rPr>
        <w:t xml:space="preserve">, under pressure from an anxious </w:t>
      </w:r>
      <w:r w:rsidR="635F1656" w:rsidRPr="3F6D08B8">
        <w:rPr>
          <w:sz w:val="24"/>
          <w:szCs w:val="24"/>
        </w:rPr>
        <w:t>electorate</w:t>
      </w:r>
      <w:r w:rsidR="4DFBA691" w:rsidRPr="3F6D08B8">
        <w:rPr>
          <w:sz w:val="24"/>
          <w:szCs w:val="24"/>
        </w:rPr>
        <w:t xml:space="preserve">, </w:t>
      </w:r>
      <w:r w:rsidR="6C31BE67" w:rsidRPr="3F6D08B8">
        <w:rPr>
          <w:sz w:val="24"/>
          <w:szCs w:val="24"/>
        </w:rPr>
        <w:t xml:space="preserve">wrongly </w:t>
      </w:r>
      <w:r w:rsidR="2A3235B3" w:rsidRPr="3F6D08B8">
        <w:rPr>
          <w:sz w:val="24"/>
          <w:szCs w:val="24"/>
        </w:rPr>
        <w:t xml:space="preserve">concluded </w:t>
      </w:r>
      <w:r w:rsidR="2916DE92" w:rsidRPr="3F6D08B8">
        <w:rPr>
          <w:sz w:val="24"/>
          <w:szCs w:val="24"/>
        </w:rPr>
        <w:t xml:space="preserve">that the best way to manage a pandemic is </w:t>
      </w:r>
      <w:r w:rsidR="1E94D463" w:rsidRPr="3F6D08B8">
        <w:rPr>
          <w:sz w:val="24"/>
          <w:szCs w:val="24"/>
        </w:rPr>
        <w:t>to publicly demonstrate</w:t>
      </w:r>
      <w:r w:rsidR="3054570D" w:rsidRPr="3F6D08B8">
        <w:rPr>
          <w:sz w:val="24"/>
          <w:szCs w:val="24"/>
        </w:rPr>
        <w:t xml:space="preserve"> </w:t>
      </w:r>
      <w:r w:rsidR="24B39E7C" w:rsidRPr="3F6D08B8">
        <w:rPr>
          <w:sz w:val="24"/>
          <w:szCs w:val="24"/>
        </w:rPr>
        <w:t>dominion over others</w:t>
      </w:r>
      <w:r w:rsidR="17D4269D" w:rsidRPr="3F6D08B8">
        <w:rPr>
          <w:sz w:val="24"/>
          <w:szCs w:val="24"/>
        </w:rPr>
        <w:t>:</w:t>
      </w:r>
      <w:r w:rsidR="4E3964A3" w:rsidRPr="3F6D08B8">
        <w:rPr>
          <w:sz w:val="24"/>
          <w:szCs w:val="24"/>
        </w:rPr>
        <w:t xml:space="preserve"> </w:t>
      </w:r>
      <w:r w:rsidR="17D4269D" w:rsidRPr="3F6D08B8">
        <w:rPr>
          <w:sz w:val="24"/>
          <w:szCs w:val="24"/>
        </w:rPr>
        <w:t xml:space="preserve">in a word, a power grab – not </w:t>
      </w:r>
      <w:r w:rsidR="0B1D1609" w:rsidRPr="3F6D08B8">
        <w:rPr>
          <w:sz w:val="24"/>
          <w:szCs w:val="24"/>
        </w:rPr>
        <w:t xml:space="preserve">necessarily </w:t>
      </w:r>
      <w:r w:rsidR="17D4269D" w:rsidRPr="3F6D08B8">
        <w:rPr>
          <w:sz w:val="24"/>
          <w:szCs w:val="24"/>
        </w:rPr>
        <w:t xml:space="preserve">in the sense of grabbing power for personal gain, but grabbing power </w:t>
      </w:r>
      <w:r w:rsidR="27D2691D" w:rsidRPr="3F6D08B8">
        <w:rPr>
          <w:sz w:val="24"/>
          <w:szCs w:val="24"/>
        </w:rPr>
        <w:t xml:space="preserve">to exert </w:t>
      </w:r>
      <w:r w:rsidR="0AEFB15F" w:rsidRPr="3F6D08B8">
        <w:rPr>
          <w:sz w:val="24"/>
          <w:szCs w:val="24"/>
        </w:rPr>
        <w:t>righteous authority over others</w:t>
      </w:r>
      <w:r w:rsidR="3AA5B265" w:rsidRPr="3F6D08B8">
        <w:rPr>
          <w:sz w:val="24"/>
          <w:szCs w:val="24"/>
        </w:rPr>
        <w:t>.</w:t>
      </w:r>
      <w:r w:rsidR="4E3964A3" w:rsidRPr="3F6D08B8">
        <w:rPr>
          <w:sz w:val="24"/>
          <w:szCs w:val="24"/>
        </w:rPr>
        <w:t xml:space="preserve"> </w:t>
      </w:r>
    </w:p>
    <w:p w14:paraId="3B711A28" w14:textId="5F0492CA" w:rsidR="00501CC4" w:rsidRPr="00132652" w:rsidRDefault="43FC77B7" w:rsidP="009A5E7B">
      <w:pPr>
        <w:spacing w:line="23" w:lineRule="atLeast"/>
        <w:rPr>
          <w:sz w:val="24"/>
          <w:szCs w:val="24"/>
        </w:rPr>
      </w:pPr>
      <w:r w:rsidRPr="3F6D08B8">
        <w:rPr>
          <w:sz w:val="24"/>
          <w:szCs w:val="24"/>
        </w:rPr>
        <w:t xml:space="preserve">How quickly </w:t>
      </w:r>
      <w:r w:rsidR="2C428136" w:rsidRPr="3F6D08B8">
        <w:rPr>
          <w:sz w:val="24"/>
          <w:szCs w:val="24"/>
        </w:rPr>
        <w:t>our</w:t>
      </w:r>
      <w:r w:rsidRPr="3F6D08B8">
        <w:rPr>
          <w:sz w:val="24"/>
          <w:szCs w:val="24"/>
        </w:rPr>
        <w:t xml:space="preserve"> country went from coming together</w:t>
      </w:r>
      <w:r w:rsidR="5AC6CE7F" w:rsidRPr="3F6D08B8">
        <w:rPr>
          <w:sz w:val="24"/>
          <w:szCs w:val="24"/>
        </w:rPr>
        <w:t xml:space="preserve"> in peace, caring for each other</w:t>
      </w:r>
      <w:r w:rsidRPr="3F6D08B8">
        <w:rPr>
          <w:sz w:val="24"/>
          <w:szCs w:val="24"/>
        </w:rPr>
        <w:t xml:space="preserve">, to </w:t>
      </w:r>
      <w:r w:rsidR="00863F88" w:rsidRPr="3F6D08B8">
        <w:rPr>
          <w:sz w:val="24"/>
          <w:szCs w:val="24"/>
        </w:rPr>
        <w:t xml:space="preserve">fearful, </w:t>
      </w:r>
      <w:r w:rsidR="27CCA371" w:rsidRPr="3F6D08B8">
        <w:rPr>
          <w:sz w:val="24"/>
          <w:szCs w:val="24"/>
        </w:rPr>
        <w:t>righteous</w:t>
      </w:r>
      <w:r w:rsidR="16845902" w:rsidRPr="3F6D08B8">
        <w:rPr>
          <w:sz w:val="24"/>
          <w:szCs w:val="24"/>
        </w:rPr>
        <w:t xml:space="preserve">, divisive, </w:t>
      </w:r>
      <w:r w:rsidR="00863F88" w:rsidRPr="3F6D08B8">
        <w:rPr>
          <w:sz w:val="24"/>
          <w:szCs w:val="24"/>
        </w:rPr>
        <w:t xml:space="preserve">and </w:t>
      </w:r>
      <w:r w:rsidR="16845902" w:rsidRPr="3F6D08B8">
        <w:rPr>
          <w:sz w:val="24"/>
          <w:szCs w:val="24"/>
        </w:rPr>
        <w:t>indignant</w:t>
      </w:r>
      <w:r w:rsidR="5AC6CE7F" w:rsidRPr="3F6D08B8">
        <w:rPr>
          <w:sz w:val="24"/>
          <w:szCs w:val="24"/>
        </w:rPr>
        <w:t xml:space="preserve"> </w:t>
      </w:r>
      <w:r w:rsidR="3CC8CB3B" w:rsidRPr="3F6D08B8">
        <w:rPr>
          <w:sz w:val="24"/>
          <w:szCs w:val="24"/>
        </w:rPr>
        <w:t xml:space="preserve">aggression against perceived enemies of </w:t>
      </w:r>
      <w:r w:rsidR="246D7E16" w:rsidRPr="3F6D08B8">
        <w:rPr>
          <w:sz w:val="24"/>
          <w:szCs w:val="24"/>
        </w:rPr>
        <w:t xml:space="preserve">disorder – </w:t>
      </w:r>
      <w:r w:rsidR="00705311">
        <w:rPr>
          <w:sz w:val="24"/>
          <w:szCs w:val="24"/>
        </w:rPr>
        <w:t xml:space="preserve">deemed </w:t>
      </w:r>
      <w:r w:rsidR="246D7E16" w:rsidRPr="3F6D08B8">
        <w:rPr>
          <w:sz w:val="24"/>
          <w:szCs w:val="24"/>
        </w:rPr>
        <w:t>COVIDiots</w:t>
      </w:r>
      <w:r w:rsidR="246D7E16" w:rsidRPr="12AC059F">
        <w:rPr>
          <w:sz w:val="24"/>
          <w:szCs w:val="24"/>
        </w:rPr>
        <w:t>.</w:t>
      </w:r>
      <w:r w:rsidR="4E3964A3" w:rsidRPr="3F6D08B8">
        <w:rPr>
          <w:sz w:val="24"/>
          <w:szCs w:val="24"/>
        </w:rPr>
        <w:t xml:space="preserve"> </w:t>
      </w:r>
      <w:r w:rsidR="235074A8" w:rsidRPr="3F6D08B8">
        <w:rPr>
          <w:sz w:val="24"/>
          <w:szCs w:val="24"/>
        </w:rPr>
        <w:t xml:space="preserve">A public health pandemic </w:t>
      </w:r>
      <w:r w:rsidR="38D3DADE" w:rsidRPr="3F6D08B8">
        <w:rPr>
          <w:sz w:val="24"/>
          <w:szCs w:val="24"/>
        </w:rPr>
        <w:t xml:space="preserve">became </w:t>
      </w:r>
      <w:r w:rsidR="2BB271E7" w:rsidRPr="3F6D08B8">
        <w:rPr>
          <w:sz w:val="24"/>
          <w:szCs w:val="24"/>
        </w:rPr>
        <w:t xml:space="preserve">mischaracterized by governments as a </w:t>
      </w:r>
      <w:r w:rsidR="38D3DADE" w:rsidRPr="3F6D08B8">
        <w:rPr>
          <w:sz w:val="24"/>
          <w:szCs w:val="24"/>
        </w:rPr>
        <w:t>public order crisis, thanks to public anxiety, anger and fear.</w:t>
      </w:r>
      <w:r w:rsidR="4E3964A3" w:rsidRPr="3F6D08B8">
        <w:rPr>
          <w:sz w:val="24"/>
          <w:szCs w:val="24"/>
        </w:rPr>
        <w:t xml:space="preserve"> </w:t>
      </w:r>
      <w:r w:rsidR="246D7E16" w:rsidRPr="3F6D08B8">
        <w:rPr>
          <w:i/>
          <w:iCs/>
          <w:sz w:val="24"/>
          <w:szCs w:val="24"/>
        </w:rPr>
        <w:t xml:space="preserve">C’mon people! </w:t>
      </w:r>
      <w:r w:rsidR="246D7E16" w:rsidRPr="3F6D08B8">
        <w:rPr>
          <w:sz w:val="24"/>
          <w:szCs w:val="24"/>
        </w:rPr>
        <w:t xml:space="preserve">was the paternalistic </w:t>
      </w:r>
      <w:r w:rsidR="724F968A" w:rsidRPr="3F6D08B8">
        <w:rPr>
          <w:i/>
          <w:iCs/>
          <w:sz w:val="24"/>
          <w:szCs w:val="24"/>
        </w:rPr>
        <w:t>crie de coe</w:t>
      </w:r>
      <w:r w:rsidR="6A2F9E26" w:rsidRPr="3F6D08B8">
        <w:rPr>
          <w:i/>
          <w:iCs/>
          <w:sz w:val="24"/>
          <w:szCs w:val="24"/>
        </w:rPr>
        <w:t>u</w:t>
      </w:r>
      <w:r w:rsidR="724F968A" w:rsidRPr="3F6D08B8">
        <w:rPr>
          <w:i/>
          <w:iCs/>
          <w:sz w:val="24"/>
          <w:szCs w:val="24"/>
        </w:rPr>
        <w:t>r</w:t>
      </w:r>
      <w:r w:rsidR="724F968A" w:rsidRPr="3F6D08B8">
        <w:rPr>
          <w:sz w:val="24"/>
          <w:szCs w:val="24"/>
        </w:rPr>
        <w:t xml:space="preserve"> of </w:t>
      </w:r>
      <w:r w:rsidR="5D227995" w:rsidRPr="3F6D08B8">
        <w:rPr>
          <w:sz w:val="24"/>
          <w:szCs w:val="24"/>
        </w:rPr>
        <w:t>Toronto</w:t>
      </w:r>
      <w:r w:rsidR="2506A026" w:rsidRPr="3F6D08B8">
        <w:rPr>
          <w:sz w:val="24"/>
          <w:szCs w:val="24"/>
        </w:rPr>
        <w:t>’s</w:t>
      </w:r>
      <w:r w:rsidR="5D227995" w:rsidRPr="3F6D08B8">
        <w:rPr>
          <w:sz w:val="24"/>
          <w:szCs w:val="24"/>
        </w:rPr>
        <w:t xml:space="preserve"> Mayor</w:t>
      </w:r>
      <w:r w:rsidR="58409BEF" w:rsidRPr="3F6D08B8">
        <w:rPr>
          <w:sz w:val="24"/>
          <w:szCs w:val="24"/>
        </w:rPr>
        <w:t xml:space="preserve">, on behalf of </w:t>
      </w:r>
      <w:r w:rsidR="023BFFFF" w:rsidRPr="3F6D08B8">
        <w:rPr>
          <w:sz w:val="24"/>
          <w:szCs w:val="24"/>
        </w:rPr>
        <w:t xml:space="preserve">all those </w:t>
      </w:r>
      <w:r w:rsidR="25F4803C" w:rsidRPr="3F6D08B8">
        <w:rPr>
          <w:sz w:val="24"/>
          <w:szCs w:val="24"/>
        </w:rPr>
        <w:t xml:space="preserve">filling up the snitch lines with their </w:t>
      </w:r>
      <w:r w:rsidR="4E8DD7CA" w:rsidRPr="3F6D08B8">
        <w:rPr>
          <w:sz w:val="24"/>
          <w:szCs w:val="24"/>
        </w:rPr>
        <w:t>in</w:t>
      </w:r>
      <w:r w:rsidR="25F4803C" w:rsidRPr="3F6D08B8">
        <w:rPr>
          <w:sz w:val="24"/>
          <w:szCs w:val="24"/>
        </w:rPr>
        <w:t>vective for others</w:t>
      </w:r>
      <w:r w:rsidR="67EC9CDF" w:rsidRPr="3F6D08B8">
        <w:rPr>
          <w:sz w:val="24"/>
          <w:szCs w:val="24"/>
        </w:rPr>
        <w:t xml:space="preserve"> presumed to be guilty of one form of </w:t>
      </w:r>
      <w:r w:rsidR="56C8B674" w:rsidRPr="3F6D08B8">
        <w:rPr>
          <w:sz w:val="24"/>
          <w:szCs w:val="24"/>
        </w:rPr>
        <w:t>“</w:t>
      </w:r>
      <w:r w:rsidR="67EC9CDF" w:rsidRPr="3F6D08B8">
        <w:rPr>
          <w:sz w:val="24"/>
          <w:szCs w:val="24"/>
        </w:rPr>
        <w:t>COVIDiot</w:t>
      </w:r>
      <w:r w:rsidR="553ABE4E" w:rsidRPr="3F6D08B8">
        <w:rPr>
          <w:sz w:val="24"/>
          <w:szCs w:val="24"/>
        </w:rPr>
        <w:t>”</w:t>
      </w:r>
      <w:r w:rsidR="67EC9CDF" w:rsidRPr="3F6D08B8">
        <w:rPr>
          <w:sz w:val="24"/>
          <w:szCs w:val="24"/>
        </w:rPr>
        <w:t xml:space="preserve"> misbehaviour or another.</w:t>
      </w:r>
      <w:r w:rsidR="4E3964A3" w:rsidRPr="3F6D08B8">
        <w:rPr>
          <w:sz w:val="24"/>
          <w:szCs w:val="24"/>
        </w:rPr>
        <w:t xml:space="preserve"> </w:t>
      </w:r>
    </w:p>
    <w:p w14:paraId="799F31AB" w14:textId="4C7CDF35" w:rsidR="00A14FDC" w:rsidRPr="00132652" w:rsidRDefault="3B10DEDA" w:rsidP="009A5E7B">
      <w:pPr>
        <w:spacing w:line="23" w:lineRule="atLeast"/>
        <w:rPr>
          <w:rFonts w:eastAsia="Times New Roman"/>
          <w:sz w:val="24"/>
          <w:szCs w:val="24"/>
        </w:rPr>
      </w:pPr>
      <w:r w:rsidRPr="12AC059F">
        <w:rPr>
          <w:sz w:val="24"/>
          <w:szCs w:val="24"/>
        </w:rPr>
        <w:lastRenderedPageBreak/>
        <w:t>As spring</w:t>
      </w:r>
      <w:r w:rsidR="53CE007B" w:rsidRPr="12AC059F">
        <w:rPr>
          <w:sz w:val="24"/>
          <w:szCs w:val="24"/>
        </w:rPr>
        <w:t xml:space="preserve"> </w:t>
      </w:r>
      <w:r w:rsidR="757F7500" w:rsidRPr="12AC059F">
        <w:rPr>
          <w:sz w:val="24"/>
          <w:szCs w:val="24"/>
        </w:rPr>
        <w:t xml:space="preserve">thawed </w:t>
      </w:r>
      <w:r w:rsidR="2EF3AD21" w:rsidRPr="12AC059F">
        <w:rPr>
          <w:sz w:val="24"/>
          <w:szCs w:val="24"/>
        </w:rPr>
        <w:t>another long winter</w:t>
      </w:r>
      <w:r w:rsidR="17582F54" w:rsidRPr="12AC059F">
        <w:rPr>
          <w:sz w:val="24"/>
          <w:szCs w:val="24"/>
        </w:rPr>
        <w:t xml:space="preserve">, </w:t>
      </w:r>
      <w:r w:rsidR="2AE33DC0" w:rsidRPr="12AC059F">
        <w:rPr>
          <w:sz w:val="24"/>
          <w:szCs w:val="24"/>
        </w:rPr>
        <w:t xml:space="preserve">a step outside entailed a presumption of guilt, </w:t>
      </w:r>
      <w:r w:rsidR="0079E941" w:rsidRPr="12AC059F">
        <w:rPr>
          <w:sz w:val="24"/>
          <w:szCs w:val="24"/>
        </w:rPr>
        <w:t xml:space="preserve">so perceived </w:t>
      </w:r>
      <w:r w:rsidR="2AE33DC0" w:rsidRPr="12AC059F">
        <w:rPr>
          <w:sz w:val="24"/>
          <w:szCs w:val="24"/>
        </w:rPr>
        <w:t xml:space="preserve">by too many civilians, too many bylaw officers, </w:t>
      </w:r>
      <w:r w:rsidR="3BF92933" w:rsidRPr="12AC059F">
        <w:rPr>
          <w:sz w:val="24"/>
          <w:szCs w:val="24"/>
        </w:rPr>
        <w:t xml:space="preserve">too many people in power, </w:t>
      </w:r>
      <w:r w:rsidR="2AE33DC0" w:rsidRPr="12AC059F">
        <w:rPr>
          <w:sz w:val="24"/>
          <w:szCs w:val="24"/>
        </w:rPr>
        <w:t>and even too many police, who are trained to know better.</w:t>
      </w:r>
      <w:r w:rsidR="4E3964A3" w:rsidRPr="12AC059F">
        <w:rPr>
          <w:sz w:val="24"/>
          <w:szCs w:val="24"/>
        </w:rPr>
        <w:t xml:space="preserve"> </w:t>
      </w:r>
      <w:r w:rsidR="795D0409" w:rsidRPr="12AC059F">
        <w:rPr>
          <w:sz w:val="24"/>
          <w:szCs w:val="24"/>
        </w:rPr>
        <w:t>I believe</w:t>
      </w:r>
      <w:r w:rsidR="0079E941" w:rsidRPr="12AC059F">
        <w:rPr>
          <w:sz w:val="24"/>
          <w:szCs w:val="24"/>
        </w:rPr>
        <w:t xml:space="preserve"> that our collective dignity </w:t>
      </w:r>
      <w:r w:rsidR="08E4337E" w:rsidRPr="12AC059F">
        <w:rPr>
          <w:sz w:val="24"/>
          <w:szCs w:val="24"/>
        </w:rPr>
        <w:t>suffered,</w:t>
      </w:r>
      <w:r w:rsidR="75D7BC78" w:rsidRPr="12AC059F">
        <w:rPr>
          <w:sz w:val="24"/>
          <w:szCs w:val="24"/>
        </w:rPr>
        <w:t xml:space="preserve"> </w:t>
      </w:r>
      <w:r w:rsidR="418F6D0F" w:rsidRPr="12AC059F">
        <w:rPr>
          <w:sz w:val="24"/>
          <w:szCs w:val="24"/>
        </w:rPr>
        <w:t>until</w:t>
      </w:r>
      <w:r w:rsidR="75D7BC78" w:rsidRPr="12AC059F">
        <w:rPr>
          <w:sz w:val="24"/>
          <w:szCs w:val="24"/>
        </w:rPr>
        <w:t xml:space="preserve"> we all started to </w:t>
      </w:r>
      <w:r w:rsidR="6599369B" w:rsidRPr="12AC059F">
        <w:rPr>
          <w:sz w:val="24"/>
          <w:szCs w:val="24"/>
        </w:rPr>
        <w:t xml:space="preserve">internalize </w:t>
      </w:r>
      <w:r w:rsidR="5381112C" w:rsidRPr="12AC059F">
        <w:rPr>
          <w:sz w:val="24"/>
          <w:szCs w:val="24"/>
        </w:rPr>
        <w:t>culpability</w:t>
      </w:r>
      <w:r w:rsidR="6599369B" w:rsidRPr="12AC059F">
        <w:rPr>
          <w:sz w:val="24"/>
          <w:szCs w:val="24"/>
        </w:rPr>
        <w:t xml:space="preserve">, </w:t>
      </w:r>
      <w:r w:rsidR="75D7BC78" w:rsidRPr="12AC059F">
        <w:rPr>
          <w:sz w:val="24"/>
          <w:szCs w:val="24"/>
        </w:rPr>
        <w:t xml:space="preserve">as if we were doing something wrong, for the mere reason that we were exercising </w:t>
      </w:r>
      <w:r w:rsidR="5381112C" w:rsidRPr="12AC059F">
        <w:rPr>
          <w:sz w:val="24"/>
          <w:szCs w:val="24"/>
        </w:rPr>
        <w:t>a little</w:t>
      </w:r>
      <w:r w:rsidR="75D7BC78" w:rsidRPr="12AC059F">
        <w:rPr>
          <w:sz w:val="24"/>
          <w:szCs w:val="24"/>
        </w:rPr>
        <w:t xml:space="preserve"> freedom.</w:t>
      </w:r>
    </w:p>
    <w:p w14:paraId="1368C4C1" w14:textId="53E9E27D" w:rsidR="00126204" w:rsidRPr="00132652" w:rsidRDefault="661A40F1" w:rsidP="724042B1">
      <w:pPr>
        <w:pStyle w:val="NormalWeb"/>
        <w:spacing w:after="200" w:afterAutospacing="0" w:line="23" w:lineRule="atLeast"/>
      </w:pPr>
      <w:r>
        <w:t>The most vul</w:t>
      </w:r>
      <w:r w:rsidR="6A2F9E26">
        <w:t>n</w:t>
      </w:r>
      <w:r>
        <w:t xml:space="preserve">erable </w:t>
      </w:r>
      <w:r w:rsidR="5AE0C8CA">
        <w:t xml:space="preserve">in our society </w:t>
      </w:r>
      <w:r w:rsidR="75D7BC78">
        <w:t>got the worst of it, of course.</w:t>
      </w:r>
      <w:r w:rsidR="4E3964A3">
        <w:t xml:space="preserve"> </w:t>
      </w:r>
      <w:r w:rsidR="75D7BC78">
        <w:t xml:space="preserve">They </w:t>
      </w:r>
      <w:r w:rsidR="2A151484">
        <w:t xml:space="preserve">were always an afterthought for </w:t>
      </w:r>
      <w:r w:rsidR="48FBE974">
        <w:t>leadership</w:t>
      </w:r>
      <w:r w:rsidR="004D0137" w:rsidRPr="001A4227">
        <w:t>, at best.</w:t>
      </w:r>
      <w:r w:rsidR="4E3964A3">
        <w:t xml:space="preserve"> </w:t>
      </w:r>
      <w:r w:rsidR="08B5A08D">
        <w:t>People experiencing homelessness</w:t>
      </w:r>
      <w:r w:rsidR="00AE2AC4">
        <w:t xml:space="preserve"> </w:t>
      </w:r>
      <w:r w:rsidR="01CF231F">
        <w:t xml:space="preserve">faced a </w:t>
      </w:r>
      <w:r w:rsidR="000531A7">
        <w:t>dilemma</w:t>
      </w:r>
      <w:r w:rsidR="2A151484">
        <w:t>:</w:t>
      </w:r>
      <w:r w:rsidR="4E3964A3">
        <w:t xml:space="preserve"> </w:t>
      </w:r>
      <w:r w:rsidR="2A151484">
        <w:t xml:space="preserve">put their lives at risk by entering </w:t>
      </w:r>
      <w:r w:rsidR="264C5EBE">
        <w:t>shelter</w:t>
      </w:r>
      <w:r w:rsidR="76185E09">
        <w:t>s</w:t>
      </w:r>
      <w:r w:rsidR="264C5EBE">
        <w:t xml:space="preserve"> dangerous to their health, or </w:t>
      </w:r>
      <w:r w:rsidR="177D2C93">
        <w:t>remain outside where</w:t>
      </w:r>
      <w:r w:rsidR="7216594C">
        <w:t xml:space="preserve"> </w:t>
      </w:r>
      <w:r w:rsidR="177D2C93">
        <w:t xml:space="preserve">it was cold, wet, </w:t>
      </w:r>
      <w:r w:rsidR="2BCFF231">
        <w:t>often illegal, and basic human needs like food and sanitation were unavailable.</w:t>
      </w:r>
      <w:r w:rsidR="4E3964A3">
        <w:t xml:space="preserve"> </w:t>
      </w:r>
      <w:r w:rsidR="2498DC09">
        <w:t>For federal inmates, there wasn’t even a choice at all, and they just got sick and sicker.</w:t>
      </w:r>
    </w:p>
    <w:p w14:paraId="480286E4" w14:textId="46F205DE" w:rsidR="0072679A" w:rsidRPr="00132652" w:rsidRDefault="675B9DC2" w:rsidP="724042B1">
      <w:pPr>
        <w:pStyle w:val="NormalWeb"/>
        <w:spacing w:after="200" w:afterAutospacing="0" w:line="23" w:lineRule="atLeast"/>
      </w:pPr>
      <w:r>
        <w:t xml:space="preserve">The need to control the uncontrollable </w:t>
      </w:r>
      <w:r w:rsidR="4E015BF5">
        <w:t>translated into</w:t>
      </w:r>
      <w:r>
        <w:t xml:space="preserve"> </w:t>
      </w:r>
      <w:r w:rsidR="4E015BF5">
        <w:t>a</w:t>
      </w:r>
      <w:r>
        <w:t xml:space="preserve"> ticketing pandemic</w:t>
      </w:r>
      <w:r w:rsidR="4E015BF5">
        <w:t>:</w:t>
      </w:r>
      <w:r w:rsidR="4E3964A3">
        <w:t xml:space="preserve"> </w:t>
      </w:r>
      <w:r>
        <w:t>over-</w:t>
      </w:r>
      <w:r w:rsidR="5381112C">
        <w:t>policing, primarily by bylaw officers but also relished by the Surete du Quebec and</w:t>
      </w:r>
      <w:r w:rsidR="5BE04BB4">
        <w:t xml:space="preserve"> other police forces, contrary to </w:t>
      </w:r>
      <w:r>
        <w:t xml:space="preserve">the wisdom of the Canadian Association of Chiefs of </w:t>
      </w:r>
      <w:r w:rsidR="6DFD5DD0">
        <w:t>P</w:t>
      </w:r>
      <w:r>
        <w:t>olice.</w:t>
      </w:r>
      <w:r w:rsidR="4E3964A3">
        <w:t xml:space="preserve"> </w:t>
      </w:r>
      <w:r w:rsidR="2AE5B75C">
        <w:t>A</w:t>
      </w:r>
      <w:r w:rsidR="5D29F900">
        <w:t>n Aurora</w:t>
      </w:r>
      <w:r w:rsidDel="675B9DC2">
        <w:t xml:space="preserve"> </w:t>
      </w:r>
      <w:r w:rsidR="2AE5B75C">
        <w:t xml:space="preserve">mom with </w:t>
      </w:r>
      <w:r w:rsidR="00A51DA6">
        <w:t xml:space="preserve">her </w:t>
      </w:r>
      <w:r w:rsidR="2AE5B75C">
        <w:t>baby was ticketed for standing still, alone, for too long, outdoors.</w:t>
      </w:r>
      <w:r w:rsidR="4E3964A3">
        <w:t xml:space="preserve"> </w:t>
      </w:r>
      <w:r w:rsidR="2AE5B75C">
        <w:t>The bylaw officer charged her in his vehicle, like a scene from COPS.</w:t>
      </w:r>
      <w:r w:rsidR="4E3964A3">
        <w:t xml:space="preserve"> </w:t>
      </w:r>
      <w:r w:rsidR="1395495B">
        <w:t xml:space="preserve">A Nigerian-Canadian was assaulted by another by-law officer in Ottawa, it was admitted by the City, </w:t>
      </w:r>
      <w:r w:rsidR="3C475C57">
        <w:t xml:space="preserve">but only after he’d been carded – </w:t>
      </w:r>
      <w:r w:rsidR="5672ABDB">
        <w:t>not long after</w:t>
      </w:r>
      <w:r w:rsidR="5672ABDB" w:rsidDel="00852023">
        <w:t xml:space="preserve"> </w:t>
      </w:r>
      <w:r w:rsidR="3C475C57">
        <w:t>Ontario Government</w:t>
      </w:r>
      <w:r w:rsidR="2C24BC52">
        <w:t xml:space="preserve"> tried to</w:t>
      </w:r>
      <w:r w:rsidR="3C475C57">
        <w:t xml:space="preserve"> </w:t>
      </w:r>
      <w:r w:rsidR="46C14307">
        <w:t>legalize th</w:t>
      </w:r>
      <w:r w:rsidR="64C8A407">
        <w:t xml:space="preserve">is discriminatory and invasive </w:t>
      </w:r>
      <w:r w:rsidR="46C14307">
        <w:t>tactic</w:t>
      </w:r>
      <w:r w:rsidR="4B3C18C4">
        <w:t xml:space="preserve"> infamous for racial profiling.</w:t>
      </w:r>
    </w:p>
    <w:p w14:paraId="09012A28" w14:textId="4210B0DB" w:rsidR="001B0718" w:rsidRPr="00132652" w:rsidRDefault="00BA61FA" w:rsidP="009A5E7B">
      <w:pPr>
        <w:pStyle w:val="NormalWeb"/>
        <w:spacing w:after="200" w:afterAutospacing="0" w:line="23" w:lineRule="atLeast"/>
      </w:pPr>
      <w:r w:rsidRPr="00132652">
        <w:t xml:space="preserve">The need to control </w:t>
      </w:r>
      <w:r w:rsidR="00FE1587" w:rsidRPr="00132652">
        <w:t xml:space="preserve">soon </w:t>
      </w:r>
      <w:r w:rsidR="00B84C63" w:rsidRPr="00132652">
        <w:t xml:space="preserve">wrought the </w:t>
      </w:r>
      <w:r w:rsidR="00645BC7" w:rsidRPr="00132652">
        <w:t>unimaginable:</w:t>
      </w:r>
      <w:r w:rsidR="00CB3705" w:rsidRPr="00132652">
        <w:t xml:space="preserve"> </w:t>
      </w:r>
      <w:r w:rsidR="00645BC7" w:rsidRPr="00132652">
        <w:t>the Come From Away province</w:t>
      </w:r>
      <w:r w:rsidR="00AE7F44" w:rsidRPr="00132652">
        <w:t xml:space="preserve"> told Canadians who’d come from away</w:t>
      </w:r>
      <w:r w:rsidR="00696AED" w:rsidRPr="00132652">
        <w:t xml:space="preserve"> to </w:t>
      </w:r>
      <w:r w:rsidR="00F85E60" w:rsidRPr="00132652">
        <w:t xml:space="preserve">bloody well </w:t>
      </w:r>
      <w:r w:rsidR="00F01188" w:rsidRPr="00132652">
        <w:t>stay away.</w:t>
      </w:r>
      <w:r w:rsidR="00CB3705" w:rsidRPr="00132652">
        <w:t xml:space="preserve"> </w:t>
      </w:r>
      <w:r w:rsidR="00D403C5" w:rsidRPr="00132652">
        <w:t xml:space="preserve">Contrary to our </w:t>
      </w:r>
      <w:r w:rsidR="00CB783B" w:rsidRPr="00132652">
        <w:t xml:space="preserve">constitutionally protected </w:t>
      </w:r>
      <w:r w:rsidR="00D403C5" w:rsidRPr="00132652">
        <w:t xml:space="preserve">mobility rights, and contrary to </w:t>
      </w:r>
      <w:r w:rsidR="005E32E8" w:rsidRPr="00132652">
        <w:t>Canada’s</w:t>
      </w:r>
      <w:r w:rsidR="00D403C5" w:rsidRPr="00132652">
        <w:t xml:space="preserve"> </w:t>
      </w:r>
      <w:r w:rsidR="00D403C5" w:rsidRPr="00132652">
        <w:rPr>
          <w:i/>
        </w:rPr>
        <w:t>raison d’etre</w:t>
      </w:r>
      <w:r w:rsidR="005E32E8" w:rsidRPr="00132652">
        <w:t xml:space="preserve">, we </w:t>
      </w:r>
      <w:r w:rsidR="003D367D" w:rsidRPr="00132652">
        <w:t>unsti</w:t>
      </w:r>
      <w:r w:rsidR="00373CAF" w:rsidRPr="00132652">
        <w:t>t</w:t>
      </w:r>
      <w:r w:rsidR="003D367D" w:rsidRPr="00132652">
        <w:t>ched our confederation</w:t>
      </w:r>
      <w:r w:rsidR="003C169E" w:rsidRPr="00132652">
        <w:t xml:space="preserve">, </w:t>
      </w:r>
      <w:r w:rsidR="00D22009" w:rsidRPr="00132652">
        <w:t>in a panic.</w:t>
      </w:r>
      <w:r w:rsidR="00CB3705" w:rsidRPr="00132652">
        <w:t xml:space="preserve"> </w:t>
      </w:r>
      <w:r w:rsidR="00D22009" w:rsidRPr="00132652">
        <w:t>A collection of</w:t>
      </w:r>
      <w:r w:rsidR="00AA4C46" w:rsidRPr="00132652">
        <w:t xml:space="preserve"> </w:t>
      </w:r>
      <w:r w:rsidR="00F46C8A" w:rsidRPr="00132652">
        <w:t xml:space="preserve">provinces, territories and colonies spread across </w:t>
      </w:r>
      <w:r w:rsidR="00670686" w:rsidRPr="00132652">
        <w:t>the continent</w:t>
      </w:r>
      <w:r w:rsidR="00DA21A5" w:rsidRPr="00132652">
        <w:t xml:space="preserve"> came</w:t>
      </w:r>
      <w:r w:rsidR="00670686" w:rsidRPr="00132652">
        <w:t xml:space="preserve"> </w:t>
      </w:r>
      <w:r w:rsidR="00D22009" w:rsidRPr="00132652">
        <w:t xml:space="preserve">together in 1867 to </w:t>
      </w:r>
      <w:r w:rsidR="00705C46" w:rsidRPr="00132652">
        <w:t>constitute the Dominion of Canada</w:t>
      </w:r>
      <w:r w:rsidR="00DA21A5" w:rsidRPr="00132652">
        <w:t xml:space="preserve">, in order to </w:t>
      </w:r>
      <w:r w:rsidR="00D3014B" w:rsidRPr="00132652">
        <w:t>do great things.</w:t>
      </w:r>
      <w:r w:rsidR="00CB3705" w:rsidRPr="00132652">
        <w:t xml:space="preserve"> </w:t>
      </w:r>
      <w:r w:rsidR="00D3014B" w:rsidRPr="00132652">
        <w:t>To do great things together that we could not do apart.</w:t>
      </w:r>
      <w:r w:rsidR="00CB3705" w:rsidRPr="00132652">
        <w:t xml:space="preserve"> </w:t>
      </w:r>
      <w:r w:rsidR="00D3014B" w:rsidRPr="00132652">
        <w:t xml:space="preserve">Until 2020, when we all came apart – Nunavut, </w:t>
      </w:r>
      <w:r w:rsidR="00DB6E75" w:rsidRPr="00132652">
        <w:t>Yukon, NW Territories, Quebec, PEI, Newfoundland and New Brunswick.</w:t>
      </w:r>
      <w:r w:rsidR="00CB3705" w:rsidRPr="00132652">
        <w:t xml:space="preserve"> </w:t>
      </w:r>
      <w:r w:rsidR="002A69F0" w:rsidRPr="00132652">
        <w:t xml:space="preserve">All </w:t>
      </w:r>
      <w:r w:rsidR="002916B8" w:rsidRPr="00132652">
        <w:t>declared themselves, at least for a time, apart.</w:t>
      </w:r>
      <w:r w:rsidR="00CB3705" w:rsidRPr="00132652">
        <w:t xml:space="preserve"> </w:t>
      </w:r>
      <w:r w:rsidR="00E26AE4" w:rsidRPr="00132652">
        <w:t xml:space="preserve">All </w:t>
      </w:r>
      <w:r w:rsidR="002A69F0" w:rsidRPr="00132652">
        <w:t xml:space="preserve">declared that their imagined borders </w:t>
      </w:r>
      <w:r w:rsidR="00265E65" w:rsidRPr="00132652">
        <w:t xml:space="preserve">were </w:t>
      </w:r>
      <w:r w:rsidR="00314061" w:rsidRPr="00132652">
        <w:t xml:space="preserve">not a remembrance of our history and geography but a </w:t>
      </w:r>
      <w:r w:rsidR="00457346" w:rsidRPr="00132652">
        <w:t xml:space="preserve">line in the </w:t>
      </w:r>
      <w:r w:rsidR="00C672EB" w:rsidRPr="00132652">
        <w:t>COVID</w:t>
      </w:r>
      <w:r w:rsidR="009D7F1D" w:rsidRPr="00132652">
        <w:t xml:space="preserve"> sand</w:t>
      </w:r>
      <w:r w:rsidR="00457346" w:rsidRPr="00132652">
        <w:t xml:space="preserve">, over which </w:t>
      </w:r>
      <w:r w:rsidR="00DA540D" w:rsidRPr="00132652">
        <w:t xml:space="preserve">one Canadian could </w:t>
      </w:r>
      <w:r w:rsidR="008B3698" w:rsidRPr="00132652">
        <w:t>exile</w:t>
      </w:r>
      <w:r w:rsidR="00DA540D" w:rsidRPr="00132652">
        <w:t xml:space="preserve"> another.</w:t>
      </w:r>
      <w:r w:rsidR="00CB3705" w:rsidRPr="00132652">
        <w:t xml:space="preserve"> </w:t>
      </w:r>
      <w:r w:rsidR="004F69C6" w:rsidRPr="00132652">
        <w:t xml:space="preserve">No offers </w:t>
      </w:r>
      <w:r w:rsidR="0085319C" w:rsidRPr="00132652">
        <w:t>to aid other</w:t>
      </w:r>
      <w:r w:rsidR="00BC6F68" w:rsidRPr="00132652">
        <w:t xml:space="preserve"> jurisdictions</w:t>
      </w:r>
      <w:r w:rsidR="0085319C" w:rsidRPr="00132652">
        <w:t xml:space="preserve"> with higher infection rates.</w:t>
      </w:r>
      <w:r w:rsidR="00CB3705" w:rsidRPr="00132652">
        <w:t xml:space="preserve"> </w:t>
      </w:r>
      <w:r w:rsidR="00BC6F68" w:rsidRPr="00132652">
        <w:t>They just pulled up the ladder</w:t>
      </w:r>
      <w:r w:rsidR="001418D3" w:rsidRPr="00132652">
        <w:t xml:space="preserve"> – the </w:t>
      </w:r>
      <w:r w:rsidR="00FC78C4" w:rsidRPr="00132652">
        <w:t xml:space="preserve">True North Strong and Free, </w:t>
      </w:r>
      <w:r w:rsidR="00B545F7" w:rsidRPr="00132652">
        <w:t>in a flash</w:t>
      </w:r>
      <w:r w:rsidR="00FC78C4" w:rsidRPr="00132652">
        <w:t xml:space="preserve">, </w:t>
      </w:r>
      <w:r w:rsidR="003C3973" w:rsidRPr="00132652">
        <w:t>sprung</w:t>
      </w:r>
      <w:r w:rsidR="00FC78C4" w:rsidRPr="00132652">
        <w:t xml:space="preserve"> </w:t>
      </w:r>
      <w:r w:rsidR="00D16405" w:rsidRPr="00132652">
        <w:t>parasitic</w:t>
      </w:r>
      <w:r w:rsidR="00FC78C4" w:rsidRPr="00132652">
        <w:t>.</w:t>
      </w:r>
      <w:r w:rsidR="00CB3705" w:rsidRPr="00132652">
        <w:t xml:space="preserve"> </w:t>
      </w:r>
      <w:r w:rsidR="00613825" w:rsidRPr="00132652">
        <w:t>Although</w:t>
      </w:r>
      <w:r w:rsidR="00BF1645" w:rsidRPr="00132652">
        <w:t xml:space="preserve"> I’m not sure what’s </w:t>
      </w:r>
      <w:r w:rsidR="00E17A0B" w:rsidRPr="00132652">
        <w:t>worse:</w:t>
      </w:r>
      <w:r w:rsidR="00CB3705" w:rsidRPr="00132652">
        <w:t xml:space="preserve"> </w:t>
      </w:r>
      <w:r w:rsidR="00E17A0B" w:rsidRPr="00132652">
        <w:t xml:space="preserve">that they did it, </w:t>
      </w:r>
      <w:r w:rsidR="00162750" w:rsidRPr="00132652">
        <w:t xml:space="preserve">or that the national government and its legislators </w:t>
      </w:r>
      <w:r w:rsidR="007B32A5" w:rsidRPr="00132652">
        <w:t>fell silent</w:t>
      </w:r>
      <w:r w:rsidR="00FD640D" w:rsidRPr="00132652">
        <w:t>, when they did.</w:t>
      </w:r>
      <w:r w:rsidR="00CB3705" w:rsidRPr="00132652">
        <w:t xml:space="preserve"> </w:t>
      </w:r>
    </w:p>
    <w:p w14:paraId="083EF367" w14:textId="2B4D94C8" w:rsidR="00356D85" w:rsidRPr="00132652" w:rsidRDefault="078388FA" w:rsidP="724042B1">
      <w:pPr>
        <w:pStyle w:val="NormalWeb"/>
        <w:spacing w:after="200" w:afterAutospacing="0" w:line="23" w:lineRule="atLeast"/>
      </w:pPr>
      <w:r>
        <w:t>So no, this was not the best of times</w:t>
      </w:r>
      <w:r w:rsidR="54DE7827">
        <w:t>, mostly.</w:t>
      </w:r>
      <w:r w:rsidR="4E3964A3">
        <w:t xml:space="preserve"> </w:t>
      </w:r>
      <w:r w:rsidR="3A80BEB3">
        <w:t>How bad was it?</w:t>
      </w:r>
      <w:r w:rsidR="4E3964A3">
        <w:t xml:space="preserve"> </w:t>
      </w:r>
      <w:r w:rsidR="5625D1FE">
        <w:t>This report tries to</w:t>
      </w:r>
      <w:r w:rsidR="0E0A148B">
        <w:t xml:space="preserve"> share some of those stories</w:t>
      </w:r>
      <w:r w:rsidR="00CD17E7">
        <w:t xml:space="preserve"> </w:t>
      </w:r>
      <w:r w:rsidR="002F2223" w:rsidRPr="001A4227">
        <w:t>without</w:t>
      </w:r>
      <w:r w:rsidR="2898A8FE">
        <w:t xml:space="preserve"> the </w:t>
      </w:r>
      <w:r w:rsidR="4AE537A5">
        <w:t xml:space="preserve">passion </w:t>
      </w:r>
      <w:r w:rsidR="2BC20649">
        <w:t>of the foregoing.</w:t>
      </w:r>
      <w:r w:rsidR="4E3964A3">
        <w:t xml:space="preserve"> </w:t>
      </w:r>
      <w:r w:rsidR="3DC94468">
        <w:t xml:space="preserve">We try to honour the </w:t>
      </w:r>
      <w:r w:rsidR="7611D6EB">
        <w:t xml:space="preserve">history of this organization, </w:t>
      </w:r>
      <w:r w:rsidR="63FEC919">
        <w:t>the Canadian Civil Liberties Associati</w:t>
      </w:r>
      <w:r w:rsidR="6A2F9E26">
        <w:t>o</w:t>
      </w:r>
      <w:r w:rsidR="63FEC919">
        <w:t>n.</w:t>
      </w:r>
      <w:r w:rsidR="4E3964A3">
        <w:t xml:space="preserve"> </w:t>
      </w:r>
      <w:r w:rsidR="006633B3" w:rsidRPr="001A4227">
        <w:t xml:space="preserve">We </w:t>
      </w:r>
      <w:r w:rsidR="56DB59CE">
        <w:t>marshal</w:t>
      </w:r>
      <w:r w:rsidR="63FEC919">
        <w:t xml:space="preserve"> evidence, the law and </w:t>
      </w:r>
      <w:r w:rsidR="6BC78FBF">
        <w:t xml:space="preserve">our best efforts at </w:t>
      </w:r>
      <w:r w:rsidR="2363AA3C">
        <w:t>an objective analysis</w:t>
      </w:r>
      <w:r w:rsidR="27588C3F">
        <w:t xml:space="preserve">, as to what has happened to Canadian civil liberties during </w:t>
      </w:r>
      <w:r w:rsidR="05D8AB6D">
        <w:t xml:space="preserve">what appears to have been the first wave of </w:t>
      </w:r>
      <w:r w:rsidR="27588C3F">
        <w:t xml:space="preserve">COVID19, during the </w:t>
      </w:r>
      <w:r w:rsidR="5B7C2ED2">
        <w:t>winter and spring of 2020.</w:t>
      </w:r>
      <w:r w:rsidR="4E3964A3">
        <w:t xml:space="preserve"> </w:t>
      </w:r>
      <w:r w:rsidR="5B7C2ED2">
        <w:t>As such, this is a</w:t>
      </w:r>
      <w:r w:rsidR="69CDA881">
        <w:t>n</w:t>
      </w:r>
      <w:r w:rsidR="5B7C2ED2">
        <w:t xml:space="preserve"> </w:t>
      </w:r>
      <w:r w:rsidR="69CDA881">
        <w:t>interim</w:t>
      </w:r>
      <w:r w:rsidR="5B7C2ED2">
        <w:t xml:space="preserve"> report, with all the caveats that come with that.</w:t>
      </w:r>
      <w:r w:rsidR="4E3964A3">
        <w:t xml:space="preserve"> </w:t>
      </w:r>
      <w:r w:rsidR="5B7C2ED2">
        <w:t>Facts will no doubt need updating and correcting</w:t>
      </w:r>
      <w:r w:rsidR="456B5490">
        <w:t xml:space="preserve">, and new </w:t>
      </w:r>
      <w:r w:rsidR="5C776E60">
        <w:t>executive orders and legislation will follow.</w:t>
      </w:r>
      <w:r w:rsidR="4E3964A3">
        <w:t xml:space="preserve"> </w:t>
      </w:r>
      <w:r w:rsidR="3A7382E9">
        <w:t xml:space="preserve">We hope against hope that the </w:t>
      </w:r>
      <w:r w:rsidR="4E58098D">
        <w:t>worst</w:t>
      </w:r>
      <w:r w:rsidR="3A7382E9">
        <w:t xml:space="preserve"> of it is behind us all:</w:t>
      </w:r>
      <w:r w:rsidR="4E3964A3">
        <w:t xml:space="preserve"> </w:t>
      </w:r>
      <w:r w:rsidR="3A7382E9">
        <w:t xml:space="preserve">the worst of the </w:t>
      </w:r>
      <w:r w:rsidR="0A000900">
        <w:t xml:space="preserve">viral </w:t>
      </w:r>
      <w:r w:rsidR="3A7382E9">
        <w:t>pandemic, and the worst of its emergency management</w:t>
      </w:r>
      <w:r w:rsidR="1E2DCAFA">
        <w:t xml:space="preserve"> by </w:t>
      </w:r>
      <w:r w:rsidR="3D189C2E">
        <w:t>governments</w:t>
      </w:r>
      <w:r w:rsidR="3A7382E9">
        <w:t xml:space="preserve"> </w:t>
      </w:r>
      <w:r w:rsidR="64376DA3">
        <w:t>in Canada, to date.</w:t>
      </w:r>
    </w:p>
    <w:p w14:paraId="23278131" w14:textId="56751401" w:rsidR="005E4239" w:rsidRPr="00132652" w:rsidRDefault="005E4239" w:rsidP="00271B03">
      <w:pPr>
        <w:spacing w:after="0" w:line="240" w:lineRule="auto"/>
        <w:rPr>
          <w:rFonts w:eastAsia="Times New Roman"/>
          <w:sz w:val="24"/>
          <w:szCs w:val="24"/>
        </w:rPr>
      </w:pPr>
      <w:r>
        <w:rPr>
          <w:rFonts w:eastAsia="Times New Roman"/>
          <w:sz w:val="24"/>
          <w:szCs w:val="24"/>
        </w:rPr>
        <w:t>Michael J. Bryant</w:t>
      </w:r>
    </w:p>
    <w:p w14:paraId="364D9965" w14:textId="2944EB6A" w:rsidR="006619CF" w:rsidRDefault="006619CF" w:rsidP="00271B03">
      <w:pPr>
        <w:spacing w:after="0" w:line="240" w:lineRule="auto"/>
        <w:rPr>
          <w:rFonts w:eastAsia="Times New Roman"/>
          <w:sz w:val="24"/>
          <w:szCs w:val="24"/>
        </w:rPr>
      </w:pPr>
      <w:r>
        <w:rPr>
          <w:rFonts w:eastAsia="Times New Roman"/>
          <w:sz w:val="24"/>
          <w:szCs w:val="24"/>
        </w:rPr>
        <w:t>Executive Director and General Counsel</w:t>
      </w:r>
    </w:p>
    <w:p w14:paraId="5F4C3D7C" w14:textId="7D9ED15A" w:rsidR="006619CF" w:rsidRDefault="006619CF" w:rsidP="009A5E7B">
      <w:pPr>
        <w:rPr>
          <w:del w:id="56" w:author="Michael Bryant" w:date="2020-06-16T16:51:00Z"/>
          <w:rFonts w:eastAsia="Times New Roman"/>
          <w:sz w:val="24"/>
          <w:szCs w:val="24"/>
        </w:rPr>
      </w:pPr>
      <w:del w:id="57" w:author="Michael Bryant" w:date="2020-06-16T16:52:00Z">
        <w:r>
          <w:rPr>
            <w:rFonts w:eastAsia="Times New Roman"/>
            <w:sz w:val="24"/>
            <w:szCs w:val="24"/>
          </w:rPr>
          <w:lastRenderedPageBreak/>
          <w:delText>Michael J. Bryant</w:delText>
        </w:r>
      </w:del>
    </w:p>
    <w:p w14:paraId="665AEA92" w14:textId="7362A2B3" w:rsidR="00271B03" w:rsidRDefault="00422CA2">
      <w:pPr>
        <w:rPr>
          <w:ins w:id="58" w:author="Michael Bryant" w:date="2020-06-16T16:51:00Z"/>
          <w:rFonts w:eastAsia="Times New Roman"/>
          <w:sz w:val="24"/>
          <w:szCs w:val="24"/>
        </w:rPr>
      </w:pPr>
      <w:del w:id="59" w:author="Michael Bryant" w:date="2020-06-16T16:51:00Z">
        <w:r w:rsidDel="00271B03">
          <w:rPr>
            <w:rFonts w:eastAsia="Times New Roman"/>
            <w:sz w:val="24"/>
            <w:szCs w:val="24"/>
          </w:rPr>
          <w:delText>Toronto, Ontario, Canada</w:delText>
        </w:r>
      </w:del>
    </w:p>
    <w:p w14:paraId="510310EA" w14:textId="77777777" w:rsidR="00422CA2" w:rsidDel="005E4239" w:rsidRDefault="00422CA2" w:rsidP="009A5E7B">
      <w:pPr>
        <w:rPr>
          <w:del w:id="60" w:author="Michael Bryant" w:date="2020-06-16T16:11:00Z"/>
          <w:rFonts w:eastAsia="Times New Roman"/>
          <w:sz w:val="24"/>
          <w:szCs w:val="24"/>
        </w:rPr>
      </w:pPr>
    </w:p>
    <w:p w14:paraId="0A7EE94E" w14:textId="74AC9278" w:rsidR="00422CA2" w:rsidRDefault="00422CA2" w:rsidP="009A5E7B">
      <w:pPr>
        <w:rPr>
          <w:del w:id="61" w:author="Michael Bryant" w:date="2020-06-16T16:11:00Z"/>
          <w:rFonts w:eastAsia="Times New Roman"/>
          <w:sz w:val="24"/>
          <w:szCs w:val="24"/>
        </w:rPr>
      </w:pPr>
    </w:p>
    <w:p w14:paraId="44253939" w14:textId="1B7BFD42" w:rsidR="00422CA2" w:rsidRDefault="00422CA2" w:rsidP="009A5E7B">
      <w:pPr>
        <w:rPr>
          <w:del w:id="62" w:author="Michael Bryant" w:date="2020-06-16T16:11:00Z"/>
          <w:rFonts w:eastAsia="Times New Roman"/>
          <w:sz w:val="24"/>
          <w:szCs w:val="24"/>
        </w:rPr>
      </w:pPr>
    </w:p>
    <w:p w14:paraId="0DF3317B" w14:textId="026C007A" w:rsidR="00422CA2" w:rsidRDefault="00422CA2" w:rsidP="009A5E7B">
      <w:pPr>
        <w:rPr>
          <w:del w:id="63" w:author="Michael Bryant" w:date="2020-06-16T16:11:00Z"/>
          <w:rFonts w:eastAsia="Times New Roman"/>
          <w:sz w:val="24"/>
          <w:szCs w:val="24"/>
        </w:rPr>
      </w:pPr>
    </w:p>
    <w:p w14:paraId="7D811900" w14:textId="045AF7D4" w:rsidR="00422CA2" w:rsidRDefault="00422CA2" w:rsidP="009A5E7B">
      <w:pPr>
        <w:rPr>
          <w:del w:id="64" w:author="Michael Bryant" w:date="2020-06-16T16:11:00Z"/>
          <w:rFonts w:eastAsia="Times New Roman"/>
          <w:sz w:val="24"/>
          <w:szCs w:val="24"/>
        </w:rPr>
      </w:pPr>
    </w:p>
    <w:p w14:paraId="32405F25" w14:textId="30E239A4" w:rsidR="00422CA2" w:rsidRDefault="00422CA2" w:rsidP="009A5E7B">
      <w:pPr>
        <w:rPr>
          <w:del w:id="65" w:author="Michael Bryant" w:date="2020-06-16T16:11:00Z"/>
          <w:rFonts w:eastAsia="Times New Roman"/>
          <w:sz w:val="24"/>
          <w:szCs w:val="24"/>
        </w:rPr>
      </w:pPr>
    </w:p>
    <w:p w14:paraId="6CA96C71" w14:textId="71CA06D5" w:rsidR="00422CA2" w:rsidRDefault="00422CA2" w:rsidP="009A5E7B">
      <w:pPr>
        <w:rPr>
          <w:del w:id="66" w:author="Michael Bryant" w:date="2020-06-16T16:11:00Z"/>
          <w:rFonts w:eastAsia="Times New Roman"/>
          <w:sz w:val="24"/>
          <w:szCs w:val="24"/>
        </w:rPr>
      </w:pPr>
    </w:p>
    <w:p w14:paraId="488AA398" w14:textId="6E750828" w:rsidR="00422CA2" w:rsidRDefault="00422CA2" w:rsidP="009A5E7B">
      <w:pPr>
        <w:rPr>
          <w:del w:id="67" w:author="Michael Bryant" w:date="2020-06-16T16:11:00Z"/>
          <w:rFonts w:eastAsia="Times New Roman"/>
          <w:sz w:val="24"/>
          <w:szCs w:val="24"/>
        </w:rPr>
      </w:pPr>
    </w:p>
    <w:p w14:paraId="7C8DFFF4" w14:textId="1AC6E8FC" w:rsidR="00422CA2" w:rsidRDefault="00422CA2" w:rsidP="009A5E7B">
      <w:pPr>
        <w:rPr>
          <w:del w:id="68" w:author="Michael Bryant" w:date="2020-06-16T16:11:00Z"/>
          <w:rFonts w:eastAsia="Times New Roman"/>
          <w:sz w:val="24"/>
          <w:szCs w:val="24"/>
        </w:rPr>
      </w:pPr>
    </w:p>
    <w:p w14:paraId="28D584DB" w14:textId="5BE4C82A" w:rsidR="00422CA2" w:rsidRDefault="00422CA2" w:rsidP="009A5E7B">
      <w:pPr>
        <w:rPr>
          <w:del w:id="69" w:author="Michael Bryant" w:date="2020-06-16T16:11:00Z"/>
          <w:rFonts w:eastAsia="Times New Roman"/>
          <w:sz w:val="24"/>
          <w:szCs w:val="24"/>
        </w:rPr>
      </w:pPr>
    </w:p>
    <w:p w14:paraId="1896DFB3" w14:textId="72DFCB12" w:rsidR="00422CA2" w:rsidRDefault="00422CA2" w:rsidP="009A5E7B">
      <w:pPr>
        <w:rPr>
          <w:del w:id="70" w:author="Michael Bryant" w:date="2020-06-16T16:11:00Z"/>
          <w:rFonts w:eastAsia="Times New Roman"/>
          <w:sz w:val="24"/>
          <w:szCs w:val="24"/>
        </w:rPr>
      </w:pPr>
    </w:p>
    <w:p w14:paraId="6D97AA3A" w14:textId="0E7E6D40" w:rsidR="00422CA2" w:rsidRDefault="00422CA2" w:rsidP="009A5E7B">
      <w:pPr>
        <w:rPr>
          <w:del w:id="71" w:author="Michael Bryant" w:date="2020-06-16T16:11:00Z"/>
          <w:rFonts w:eastAsia="Times New Roman"/>
          <w:sz w:val="24"/>
          <w:szCs w:val="24"/>
        </w:rPr>
      </w:pPr>
    </w:p>
    <w:p w14:paraId="4C943DE5" w14:textId="2331DF88" w:rsidR="00422CA2" w:rsidRDefault="00422CA2" w:rsidP="009A5E7B">
      <w:pPr>
        <w:rPr>
          <w:del w:id="72" w:author="Michael Bryant" w:date="2020-06-16T16:11:00Z"/>
          <w:rFonts w:eastAsia="Times New Roman"/>
          <w:sz w:val="24"/>
          <w:szCs w:val="24"/>
        </w:rPr>
      </w:pPr>
    </w:p>
    <w:p w14:paraId="6F5251A7" w14:textId="4B592F7C" w:rsidR="00422CA2" w:rsidRDefault="00422CA2" w:rsidP="009A5E7B">
      <w:pPr>
        <w:rPr>
          <w:del w:id="73" w:author="Michael Bryant" w:date="2020-06-16T16:11:00Z"/>
          <w:rFonts w:eastAsia="Times New Roman"/>
          <w:sz w:val="24"/>
          <w:szCs w:val="24"/>
        </w:rPr>
      </w:pPr>
    </w:p>
    <w:p w14:paraId="3937B214" w14:textId="377F8209" w:rsidR="00422CA2" w:rsidRDefault="00422CA2" w:rsidP="009A5E7B">
      <w:pPr>
        <w:rPr>
          <w:del w:id="74" w:author="Michael Bryant" w:date="2020-06-16T16:11:00Z"/>
          <w:rFonts w:eastAsia="Times New Roman"/>
          <w:sz w:val="24"/>
          <w:szCs w:val="24"/>
        </w:rPr>
      </w:pPr>
    </w:p>
    <w:p w14:paraId="41A249CE" w14:textId="7EAF8399" w:rsidR="00422CA2" w:rsidRDefault="00422CA2" w:rsidP="009A5E7B">
      <w:pPr>
        <w:rPr>
          <w:del w:id="75" w:author="Michael Bryant" w:date="2020-06-16T16:11:00Z"/>
          <w:rFonts w:eastAsia="Times New Roman"/>
          <w:sz w:val="24"/>
          <w:szCs w:val="24"/>
        </w:rPr>
      </w:pPr>
    </w:p>
    <w:p w14:paraId="4E827A8C" w14:textId="2E586E62" w:rsidR="00422CA2" w:rsidRDefault="00422CA2" w:rsidP="009A5E7B">
      <w:pPr>
        <w:rPr>
          <w:del w:id="76" w:author="Michael Bryant" w:date="2020-06-16T16:11:00Z"/>
          <w:rFonts w:eastAsia="Times New Roman"/>
          <w:sz w:val="24"/>
          <w:szCs w:val="24"/>
        </w:rPr>
      </w:pPr>
    </w:p>
    <w:p w14:paraId="60823F6C" w14:textId="118F6B5D" w:rsidR="00422CA2" w:rsidRDefault="00422CA2" w:rsidP="009A5E7B">
      <w:pPr>
        <w:rPr>
          <w:del w:id="77" w:author="Michael Bryant" w:date="2020-06-16T16:11:00Z"/>
          <w:rFonts w:eastAsia="Times New Roman"/>
          <w:sz w:val="24"/>
          <w:szCs w:val="24"/>
        </w:rPr>
      </w:pPr>
    </w:p>
    <w:p w14:paraId="284C3691" w14:textId="46168662" w:rsidR="00422CA2" w:rsidRDefault="00422CA2" w:rsidP="009A5E7B">
      <w:pPr>
        <w:rPr>
          <w:del w:id="78" w:author="Michael Bryant" w:date="2020-06-16T16:11:00Z"/>
          <w:rFonts w:eastAsia="Times New Roman"/>
          <w:sz w:val="24"/>
          <w:szCs w:val="24"/>
        </w:rPr>
      </w:pPr>
    </w:p>
    <w:p w14:paraId="1EF818CD" w14:textId="692E2EE6" w:rsidR="00422CA2" w:rsidRDefault="00422CA2" w:rsidP="009A5E7B">
      <w:pPr>
        <w:rPr>
          <w:del w:id="79" w:author="Michael Bryant" w:date="2020-06-16T16:11:00Z"/>
          <w:rFonts w:eastAsia="Times New Roman"/>
          <w:sz w:val="24"/>
          <w:szCs w:val="24"/>
        </w:rPr>
      </w:pPr>
    </w:p>
    <w:p w14:paraId="4EE4CF62" w14:textId="2BCA0A78" w:rsidR="00422CA2" w:rsidRDefault="00422CA2" w:rsidP="009A5E7B">
      <w:pPr>
        <w:rPr>
          <w:del w:id="80" w:author="Michael Bryant" w:date="2020-06-16T16:11:00Z"/>
          <w:rFonts w:eastAsia="Times New Roman"/>
          <w:sz w:val="24"/>
          <w:szCs w:val="24"/>
        </w:rPr>
      </w:pPr>
    </w:p>
    <w:p w14:paraId="40063976" w14:textId="01005A11" w:rsidR="00422CA2" w:rsidRDefault="00422CA2" w:rsidP="009A5E7B">
      <w:pPr>
        <w:rPr>
          <w:del w:id="81" w:author="Michael Bryant" w:date="2020-06-16T16:11:00Z"/>
          <w:rFonts w:eastAsia="Times New Roman"/>
          <w:sz w:val="24"/>
          <w:szCs w:val="24"/>
        </w:rPr>
      </w:pPr>
    </w:p>
    <w:p w14:paraId="13C74069" w14:textId="77777777" w:rsidR="00422CA2" w:rsidRPr="00132652" w:rsidRDefault="00422CA2" w:rsidP="009A5E7B">
      <w:pPr>
        <w:rPr>
          <w:rFonts w:eastAsia="Times New Roman"/>
          <w:sz w:val="24"/>
          <w:szCs w:val="24"/>
        </w:rPr>
      </w:pPr>
    </w:p>
    <w:tbl>
      <w:tblPr>
        <w:tblStyle w:val="TableGrid"/>
        <w:tblW w:w="0" w:type="auto"/>
        <w:jc w:val="center"/>
        <w:tblLook w:val="04A0" w:firstRow="1" w:lastRow="0" w:firstColumn="1" w:lastColumn="0" w:noHBand="0" w:noVBand="1"/>
      </w:tblPr>
      <w:tblGrid>
        <w:gridCol w:w="8697"/>
        <w:gridCol w:w="879"/>
      </w:tblGrid>
      <w:tr w:rsidR="53D1A2CF" w:rsidRPr="00132652" w14:paraId="6A0D4EB8" w14:textId="77777777" w:rsidTr="001C441C">
        <w:trPr>
          <w:jc w:val="center"/>
        </w:trPr>
        <w:tc>
          <w:tcPr>
            <w:tcW w:w="8697" w:type="dxa"/>
          </w:tcPr>
          <w:p w14:paraId="4B63AD92" w14:textId="77777777" w:rsidR="00641E32" w:rsidRPr="001C441C" w:rsidRDefault="00641E32" w:rsidP="001C441C">
            <w:pPr>
              <w:rPr>
                <w:b/>
                <w:bCs/>
                <w:sz w:val="24"/>
                <w:szCs w:val="24"/>
              </w:rPr>
            </w:pPr>
            <w:r w:rsidRPr="001C441C">
              <w:rPr>
                <w:b/>
                <w:bCs/>
                <w:sz w:val="24"/>
                <w:szCs w:val="24"/>
              </w:rPr>
              <w:lastRenderedPageBreak/>
              <w:t>TABLE OF CONTENTS</w:t>
            </w:r>
          </w:p>
        </w:tc>
        <w:tc>
          <w:tcPr>
            <w:tcW w:w="879" w:type="dxa"/>
          </w:tcPr>
          <w:p w14:paraId="1B266DF9" w14:textId="5595D0FD" w:rsidR="53D1A2CF" w:rsidRPr="001C441C" w:rsidRDefault="00641E32" w:rsidP="001C441C">
            <w:pPr>
              <w:rPr>
                <w:b/>
                <w:bCs/>
                <w:sz w:val="24"/>
                <w:szCs w:val="24"/>
              </w:rPr>
            </w:pPr>
            <w:commentRangeStart w:id="82"/>
            <w:r w:rsidRPr="001C441C">
              <w:rPr>
                <w:b/>
                <w:bCs/>
                <w:sz w:val="24"/>
                <w:szCs w:val="24"/>
              </w:rPr>
              <w:t>PG</w:t>
            </w:r>
            <w:commentRangeEnd w:id="82"/>
            <w:r w:rsidR="00B03562" w:rsidRPr="00132652">
              <w:rPr>
                <w:rStyle w:val="CommentReference"/>
              </w:rPr>
              <w:commentReference w:id="82"/>
            </w:r>
          </w:p>
        </w:tc>
      </w:tr>
      <w:tr w:rsidR="001C441C" w:rsidRPr="00132652" w14:paraId="60A887BF" w14:textId="77777777" w:rsidTr="001C441C">
        <w:trPr>
          <w:jc w:val="center"/>
        </w:trPr>
        <w:tc>
          <w:tcPr>
            <w:tcW w:w="8697" w:type="dxa"/>
          </w:tcPr>
          <w:p w14:paraId="6D7A16B3" w14:textId="46DAEE57" w:rsidR="001C441C" w:rsidRPr="001C441C" w:rsidRDefault="001C441C" w:rsidP="001C441C">
            <w:pPr>
              <w:rPr>
                <w:sz w:val="24"/>
                <w:szCs w:val="24"/>
              </w:rPr>
            </w:pPr>
            <w:r>
              <w:rPr>
                <w:sz w:val="24"/>
                <w:szCs w:val="24"/>
              </w:rPr>
              <w:t>Executive Summary</w:t>
            </w:r>
          </w:p>
        </w:tc>
        <w:tc>
          <w:tcPr>
            <w:tcW w:w="879" w:type="dxa"/>
          </w:tcPr>
          <w:p w14:paraId="7FC5C1CB" w14:textId="77777777" w:rsidR="001C441C" w:rsidRPr="00AC11F7" w:rsidRDefault="001C441C" w:rsidP="001C441C">
            <w:pPr>
              <w:rPr>
                <w:sz w:val="24"/>
                <w:szCs w:val="24"/>
                <w:highlight w:val="yellow"/>
              </w:rPr>
            </w:pPr>
          </w:p>
        </w:tc>
      </w:tr>
      <w:tr w:rsidR="53D1A2CF" w:rsidRPr="00132652" w14:paraId="621D3661" w14:textId="77777777" w:rsidTr="001C441C">
        <w:trPr>
          <w:jc w:val="center"/>
        </w:trPr>
        <w:tc>
          <w:tcPr>
            <w:tcW w:w="8697" w:type="dxa"/>
          </w:tcPr>
          <w:p w14:paraId="0CBC0DA7" w14:textId="7AD98DC1" w:rsidR="67FEBE50" w:rsidRPr="00AC11F7" w:rsidRDefault="6CFFE041" w:rsidP="001C441C">
            <w:pPr>
              <w:rPr>
                <w:b/>
                <w:bCs/>
                <w:sz w:val="24"/>
                <w:szCs w:val="24"/>
              </w:rPr>
            </w:pPr>
            <w:r w:rsidRPr="00AC11F7">
              <w:rPr>
                <w:b/>
                <w:bCs/>
                <w:sz w:val="24"/>
                <w:szCs w:val="24"/>
              </w:rPr>
              <w:t>Introduction</w:t>
            </w:r>
            <w:r w:rsidR="00103978" w:rsidRPr="00AC11F7">
              <w:rPr>
                <w:b/>
                <w:bCs/>
                <w:sz w:val="24"/>
                <w:szCs w:val="24"/>
              </w:rPr>
              <w:t xml:space="preserve"> and Civil Liberties Grading Methodology</w:t>
            </w:r>
          </w:p>
        </w:tc>
        <w:tc>
          <w:tcPr>
            <w:tcW w:w="879" w:type="dxa"/>
          </w:tcPr>
          <w:p w14:paraId="0026630E" w14:textId="5349E2F2" w:rsidR="53D1A2CF" w:rsidRPr="00AC11F7" w:rsidRDefault="00FE67AC" w:rsidP="001C441C">
            <w:pPr>
              <w:rPr>
                <w:sz w:val="24"/>
                <w:szCs w:val="24"/>
                <w:highlight w:val="yellow"/>
              </w:rPr>
            </w:pPr>
            <w:r w:rsidRPr="00AC11F7">
              <w:rPr>
                <w:sz w:val="24"/>
                <w:szCs w:val="24"/>
                <w:highlight w:val="yellow"/>
              </w:rPr>
              <w:t>5</w:t>
            </w:r>
          </w:p>
        </w:tc>
      </w:tr>
      <w:tr w:rsidR="53D1A2CF" w:rsidRPr="00132652" w14:paraId="6D834700" w14:textId="77777777" w:rsidTr="001C441C">
        <w:trPr>
          <w:jc w:val="center"/>
        </w:trPr>
        <w:tc>
          <w:tcPr>
            <w:tcW w:w="8697" w:type="dxa"/>
          </w:tcPr>
          <w:p w14:paraId="6E47C793" w14:textId="180BF67E" w:rsidR="4880010A" w:rsidRPr="001C441C" w:rsidRDefault="001C441C" w:rsidP="001C441C">
            <w:pPr>
              <w:rPr>
                <w:b/>
                <w:bCs/>
                <w:sz w:val="24"/>
                <w:szCs w:val="24"/>
              </w:rPr>
            </w:pPr>
            <w:r w:rsidRPr="001C441C">
              <w:rPr>
                <w:b/>
                <w:bCs/>
                <w:sz w:val="24"/>
                <w:szCs w:val="24"/>
              </w:rPr>
              <w:t>Legislative Framework: Decentralized Emergency Management</w:t>
            </w:r>
          </w:p>
        </w:tc>
        <w:tc>
          <w:tcPr>
            <w:tcW w:w="879" w:type="dxa"/>
          </w:tcPr>
          <w:p w14:paraId="5614E5D3" w14:textId="54944DC8" w:rsidR="53D1A2CF" w:rsidRPr="00AC11F7" w:rsidRDefault="00FE67AC" w:rsidP="001C441C">
            <w:pPr>
              <w:rPr>
                <w:sz w:val="24"/>
                <w:szCs w:val="24"/>
                <w:highlight w:val="yellow"/>
              </w:rPr>
            </w:pPr>
            <w:r w:rsidRPr="00AC11F7">
              <w:rPr>
                <w:sz w:val="24"/>
                <w:szCs w:val="24"/>
                <w:highlight w:val="yellow"/>
              </w:rPr>
              <w:t>7</w:t>
            </w:r>
          </w:p>
        </w:tc>
      </w:tr>
      <w:tr w:rsidR="53D1A2CF" w:rsidRPr="00132652" w14:paraId="6F02D010" w14:textId="77777777" w:rsidTr="001C441C">
        <w:trPr>
          <w:jc w:val="center"/>
        </w:trPr>
        <w:tc>
          <w:tcPr>
            <w:tcW w:w="8697" w:type="dxa"/>
          </w:tcPr>
          <w:p w14:paraId="2B78A765" w14:textId="196C4D8C" w:rsidR="71D7A76A" w:rsidRPr="001C441C" w:rsidRDefault="001C441C" w:rsidP="001C441C">
            <w:pPr>
              <w:pStyle w:val="ListParagraph"/>
              <w:numPr>
                <w:ilvl w:val="0"/>
                <w:numId w:val="3"/>
              </w:numPr>
              <w:rPr>
                <w:sz w:val="24"/>
                <w:szCs w:val="24"/>
              </w:rPr>
            </w:pPr>
            <w:r>
              <w:rPr>
                <w:sz w:val="24"/>
                <w:szCs w:val="24"/>
              </w:rPr>
              <w:t>Quarantine power</w:t>
            </w:r>
          </w:p>
        </w:tc>
        <w:tc>
          <w:tcPr>
            <w:tcW w:w="879" w:type="dxa"/>
          </w:tcPr>
          <w:p w14:paraId="502CD577" w14:textId="2E3A6C44" w:rsidR="53D1A2CF" w:rsidRPr="00AC11F7" w:rsidRDefault="00FE67AC" w:rsidP="001C441C">
            <w:pPr>
              <w:rPr>
                <w:sz w:val="24"/>
                <w:szCs w:val="24"/>
                <w:highlight w:val="yellow"/>
              </w:rPr>
            </w:pPr>
            <w:r w:rsidRPr="00AC11F7">
              <w:rPr>
                <w:sz w:val="24"/>
                <w:szCs w:val="24"/>
                <w:highlight w:val="yellow"/>
              </w:rPr>
              <w:t>8</w:t>
            </w:r>
          </w:p>
        </w:tc>
      </w:tr>
      <w:tr w:rsidR="001C441C" w:rsidRPr="00132652" w14:paraId="5EF229F1" w14:textId="77777777" w:rsidTr="001C441C">
        <w:trPr>
          <w:jc w:val="center"/>
        </w:trPr>
        <w:tc>
          <w:tcPr>
            <w:tcW w:w="8697" w:type="dxa"/>
          </w:tcPr>
          <w:p w14:paraId="2658985E" w14:textId="5A9F1230" w:rsidR="001C441C" w:rsidRDefault="001C441C" w:rsidP="001C441C">
            <w:pPr>
              <w:pStyle w:val="ListParagraph"/>
              <w:numPr>
                <w:ilvl w:val="0"/>
                <w:numId w:val="3"/>
              </w:numPr>
              <w:rPr>
                <w:sz w:val="24"/>
                <w:szCs w:val="24"/>
              </w:rPr>
            </w:pPr>
            <w:r>
              <w:rPr>
                <w:sz w:val="24"/>
                <w:szCs w:val="24"/>
              </w:rPr>
              <w:t xml:space="preserve">The federal </w:t>
            </w:r>
            <w:r>
              <w:rPr>
                <w:i/>
                <w:iCs/>
                <w:sz w:val="24"/>
                <w:szCs w:val="24"/>
              </w:rPr>
              <w:t>Quarantine Act</w:t>
            </w:r>
          </w:p>
        </w:tc>
        <w:tc>
          <w:tcPr>
            <w:tcW w:w="879" w:type="dxa"/>
          </w:tcPr>
          <w:p w14:paraId="2FDA260A" w14:textId="77777777" w:rsidR="001C441C" w:rsidRPr="00AC11F7" w:rsidRDefault="001C441C" w:rsidP="001C441C">
            <w:pPr>
              <w:rPr>
                <w:sz w:val="24"/>
                <w:szCs w:val="24"/>
                <w:highlight w:val="yellow"/>
              </w:rPr>
            </w:pPr>
          </w:p>
        </w:tc>
      </w:tr>
      <w:tr w:rsidR="00D14577" w:rsidRPr="00132652" w14:paraId="062079C6" w14:textId="77777777" w:rsidTr="001C441C">
        <w:trPr>
          <w:jc w:val="center"/>
        </w:trPr>
        <w:tc>
          <w:tcPr>
            <w:tcW w:w="8697" w:type="dxa"/>
          </w:tcPr>
          <w:p w14:paraId="33412938" w14:textId="22A24F1F" w:rsidR="00D14577" w:rsidRPr="001C441C" w:rsidRDefault="00D14577" w:rsidP="001C441C">
            <w:pPr>
              <w:pStyle w:val="ListParagraph"/>
              <w:numPr>
                <w:ilvl w:val="1"/>
                <w:numId w:val="3"/>
              </w:numPr>
              <w:rPr>
                <w:sz w:val="24"/>
                <w:szCs w:val="24"/>
              </w:rPr>
            </w:pPr>
            <w:r w:rsidRPr="001C441C">
              <w:rPr>
                <w:sz w:val="24"/>
                <w:szCs w:val="24"/>
              </w:rPr>
              <w:t>The CFB Trenton quarantine</w:t>
            </w:r>
            <w:r w:rsidR="006F19C6" w:rsidRPr="001C441C">
              <w:rPr>
                <w:sz w:val="24"/>
                <w:szCs w:val="24"/>
              </w:rPr>
              <w:t xml:space="preserve">: </w:t>
            </w:r>
            <w:r w:rsidR="006F19C6" w:rsidRPr="001C441C">
              <w:rPr>
                <w:sz w:val="24"/>
                <w:szCs w:val="24"/>
                <w:u w:val="single"/>
              </w:rPr>
              <w:t>B+</w:t>
            </w:r>
          </w:p>
        </w:tc>
        <w:tc>
          <w:tcPr>
            <w:tcW w:w="879" w:type="dxa"/>
          </w:tcPr>
          <w:p w14:paraId="65D70D27" w14:textId="5878D2C3" w:rsidR="00D14577" w:rsidRPr="00AC11F7" w:rsidRDefault="00FE67AC" w:rsidP="001C441C">
            <w:pPr>
              <w:rPr>
                <w:sz w:val="24"/>
                <w:szCs w:val="24"/>
                <w:highlight w:val="yellow"/>
              </w:rPr>
            </w:pPr>
            <w:r w:rsidRPr="00AC11F7">
              <w:rPr>
                <w:sz w:val="24"/>
                <w:szCs w:val="24"/>
                <w:highlight w:val="yellow"/>
              </w:rPr>
              <w:t>8</w:t>
            </w:r>
          </w:p>
        </w:tc>
      </w:tr>
      <w:tr w:rsidR="53D1A2CF" w:rsidRPr="00132652" w14:paraId="7F438823" w14:textId="77777777" w:rsidTr="001C441C">
        <w:trPr>
          <w:jc w:val="center"/>
        </w:trPr>
        <w:tc>
          <w:tcPr>
            <w:tcW w:w="8697" w:type="dxa"/>
          </w:tcPr>
          <w:p w14:paraId="2A92A483" w14:textId="7178E7FD" w:rsidR="71D7A76A" w:rsidRPr="001C441C" w:rsidRDefault="00394C10" w:rsidP="001C441C">
            <w:pPr>
              <w:pStyle w:val="ListParagraph"/>
              <w:numPr>
                <w:ilvl w:val="0"/>
                <w:numId w:val="3"/>
              </w:numPr>
              <w:rPr>
                <w:rFonts w:eastAsia="Times New Roman"/>
                <w:sz w:val="24"/>
                <w:szCs w:val="24"/>
              </w:rPr>
            </w:pPr>
            <w:r w:rsidRPr="001C441C">
              <w:rPr>
                <w:sz w:val="24"/>
                <w:szCs w:val="24"/>
              </w:rPr>
              <w:t>Emergency legislation and power grabs</w:t>
            </w:r>
          </w:p>
        </w:tc>
        <w:tc>
          <w:tcPr>
            <w:tcW w:w="879" w:type="dxa"/>
          </w:tcPr>
          <w:p w14:paraId="70D8F4FF" w14:textId="5D1BD0BF" w:rsidR="53D1A2CF" w:rsidRPr="00AC11F7" w:rsidRDefault="00FE67AC" w:rsidP="001C441C">
            <w:pPr>
              <w:rPr>
                <w:sz w:val="24"/>
                <w:szCs w:val="24"/>
                <w:highlight w:val="yellow"/>
              </w:rPr>
            </w:pPr>
            <w:r w:rsidRPr="00AC11F7">
              <w:rPr>
                <w:sz w:val="24"/>
                <w:szCs w:val="24"/>
                <w:highlight w:val="yellow"/>
              </w:rPr>
              <w:t>10</w:t>
            </w:r>
          </w:p>
        </w:tc>
      </w:tr>
      <w:tr w:rsidR="00D14577" w:rsidRPr="00132652" w14:paraId="08B9099E" w14:textId="77777777" w:rsidTr="001C441C">
        <w:trPr>
          <w:jc w:val="center"/>
        </w:trPr>
        <w:tc>
          <w:tcPr>
            <w:tcW w:w="8697" w:type="dxa"/>
          </w:tcPr>
          <w:p w14:paraId="78CC9210" w14:textId="5AFA554D" w:rsidR="00D14577" w:rsidRPr="001C441C" w:rsidRDefault="00D14577" w:rsidP="001C441C">
            <w:pPr>
              <w:pStyle w:val="ListParagraph"/>
              <w:numPr>
                <w:ilvl w:val="1"/>
                <w:numId w:val="3"/>
              </w:numPr>
              <w:rPr>
                <w:sz w:val="24"/>
                <w:szCs w:val="24"/>
              </w:rPr>
            </w:pPr>
            <w:r w:rsidRPr="001C441C">
              <w:rPr>
                <w:sz w:val="24"/>
                <w:szCs w:val="24"/>
              </w:rPr>
              <w:t>Alberta’s Bill 10</w:t>
            </w:r>
            <w:r w:rsidR="006F19C6" w:rsidRPr="001C441C">
              <w:rPr>
                <w:sz w:val="24"/>
                <w:szCs w:val="24"/>
              </w:rPr>
              <w:t xml:space="preserve">: </w:t>
            </w:r>
            <w:r w:rsidR="006F19C6" w:rsidRPr="001C441C">
              <w:rPr>
                <w:sz w:val="24"/>
                <w:szCs w:val="24"/>
                <w:u w:val="single"/>
              </w:rPr>
              <w:t>F</w:t>
            </w:r>
          </w:p>
        </w:tc>
        <w:tc>
          <w:tcPr>
            <w:tcW w:w="879" w:type="dxa"/>
          </w:tcPr>
          <w:p w14:paraId="5B0C7A34" w14:textId="78B2F780" w:rsidR="00D14577" w:rsidRPr="00AC11F7" w:rsidRDefault="00FE67AC" w:rsidP="001C441C">
            <w:pPr>
              <w:rPr>
                <w:sz w:val="24"/>
                <w:szCs w:val="24"/>
                <w:highlight w:val="yellow"/>
              </w:rPr>
            </w:pPr>
            <w:r w:rsidRPr="00AC11F7">
              <w:rPr>
                <w:sz w:val="24"/>
                <w:szCs w:val="24"/>
                <w:highlight w:val="yellow"/>
              </w:rPr>
              <w:t>11</w:t>
            </w:r>
          </w:p>
        </w:tc>
      </w:tr>
      <w:tr w:rsidR="00FE7356" w:rsidRPr="00132652" w14:paraId="0750C322" w14:textId="77777777" w:rsidTr="001C441C">
        <w:trPr>
          <w:jc w:val="center"/>
        </w:trPr>
        <w:tc>
          <w:tcPr>
            <w:tcW w:w="8697" w:type="dxa"/>
          </w:tcPr>
          <w:p w14:paraId="5F7D506F" w14:textId="0DA8F3C6" w:rsidR="00FE7356" w:rsidRPr="001C441C" w:rsidRDefault="00FE7356" w:rsidP="001C441C">
            <w:pPr>
              <w:rPr>
                <w:b/>
                <w:sz w:val="24"/>
                <w:szCs w:val="24"/>
              </w:rPr>
            </w:pPr>
            <w:r w:rsidRPr="001C441C">
              <w:rPr>
                <w:b/>
                <w:sz w:val="24"/>
                <w:szCs w:val="24"/>
              </w:rPr>
              <w:t>Mass Behavioural Modification and the Erosion of the Presumption of Liberty</w:t>
            </w:r>
          </w:p>
        </w:tc>
        <w:tc>
          <w:tcPr>
            <w:tcW w:w="879" w:type="dxa"/>
          </w:tcPr>
          <w:p w14:paraId="6583AB55" w14:textId="21991A39" w:rsidR="00FE7356" w:rsidRPr="00AC11F7" w:rsidRDefault="00146C57" w:rsidP="001C441C">
            <w:pPr>
              <w:rPr>
                <w:sz w:val="24"/>
                <w:szCs w:val="24"/>
                <w:highlight w:val="yellow"/>
              </w:rPr>
            </w:pPr>
            <w:r w:rsidRPr="00AC11F7">
              <w:rPr>
                <w:sz w:val="24"/>
                <w:szCs w:val="24"/>
                <w:highlight w:val="yellow"/>
              </w:rPr>
              <w:t>12</w:t>
            </w:r>
          </w:p>
        </w:tc>
      </w:tr>
      <w:tr w:rsidR="00FE7356" w:rsidRPr="00132652" w14:paraId="6ED98867" w14:textId="77777777" w:rsidTr="001C441C">
        <w:trPr>
          <w:jc w:val="center"/>
        </w:trPr>
        <w:tc>
          <w:tcPr>
            <w:tcW w:w="8697" w:type="dxa"/>
          </w:tcPr>
          <w:p w14:paraId="1C61BD1D" w14:textId="1A53676C" w:rsidR="00FE7356" w:rsidRPr="001C441C" w:rsidRDefault="00394C10" w:rsidP="001C441C">
            <w:pPr>
              <w:pStyle w:val="ListParagraph"/>
              <w:numPr>
                <w:ilvl w:val="0"/>
                <w:numId w:val="3"/>
              </w:numPr>
              <w:rPr>
                <w:sz w:val="24"/>
                <w:szCs w:val="24"/>
              </w:rPr>
            </w:pPr>
            <w:r w:rsidRPr="001C441C">
              <w:rPr>
                <w:sz w:val="24"/>
                <w:szCs w:val="24"/>
              </w:rPr>
              <w:t xml:space="preserve">“Policing the pandemic” </w:t>
            </w:r>
            <w:ins w:id="83" w:author="Tashi Alford-Duguid" w:date="2020-06-16T11:52:00Z">
              <w:r w:rsidR="003C3C84" w:rsidRPr="00532EAD">
                <w:rPr>
                  <w:sz w:val="24"/>
                  <w:szCs w:val="24"/>
                  <w:lang w:eastAsia="zh-CN"/>
                  <w:rPrChange w:id="84" w:author="Tashi Alford-Duguid" w:date="2020-06-16T11:57:00Z">
                    <w:rPr>
                      <w:i/>
                      <w:iCs/>
                      <w:sz w:val="24"/>
                      <w:szCs w:val="24"/>
                      <w:lang w:eastAsia="zh-CN"/>
                    </w:rPr>
                  </w:rPrChange>
                </w:rPr>
                <w:t>—</w:t>
              </w:r>
            </w:ins>
            <w:r w:rsidRPr="001C441C">
              <w:rPr>
                <w:sz w:val="24"/>
                <w:szCs w:val="24"/>
              </w:rPr>
              <w:t xml:space="preserve"> </w:t>
            </w:r>
            <w:r w:rsidR="00FE7356" w:rsidRPr="001C441C">
              <w:rPr>
                <w:sz w:val="24"/>
                <w:szCs w:val="24"/>
              </w:rPr>
              <w:t>Parks, public squares, and physical distancing</w:t>
            </w:r>
          </w:p>
        </w:tc>
        <w:tc>
          <w:tcPr>
            <w:tcW w:w="879" w:type="dxa"/>
          </w:tcPr>
          <w:p w14:paraId="6CA0C604" w14:textId="3043D78C" w:rsidR="00FE7356" w:rsidRPr="00AC11F7" w:rsidRDefault="004611CA" w:rsidP="001C441C">
            <w:pPr>
              <w:rPr>
                <w:sz w:val="24"/>
                <w:szCs w:val="24"/>
                <w:highlight w:val="yellow"/>
              </w:rPr>
            </w:pPr>
            <w:r w:rsidRPr="00AC11F7">
              <w:rPr>
                <w:sz w:val="24"/>
                <w:szCs w:val="24"/>
                <w:highlight w:val="yellow"/>
              </w:rPr>
              <w:t>12</w:t>
            </w:r>
          </w:p>
        </w:tc>
      </w:tr>
      <w:tr w:rsidR="006F19C6" w:rsidRPr="00132652" w14:paraId="135D6B2A" w14:textId="77777777" w:rsidTr="001C441C">
        <w:trPr>
          <w:jc w:val="center"/>
        </w:trPr>
        <w:tc>
          <w:tcPr>
            <w:tcW w:w="8697" w:type="dxa"/>
          </w:tcPr>
          <w:p w14:paraId="74DB4C26" w14:textId="4725AA9A" w:rsidR="006F19C6" w:rsidRPr="001C441C" w:rsidRDefault="006F19C6" w:rsidP="001C441C">
            <w:pPr>
              <w:pStyle w:val="ListParagraph"/>
              <w:numPr>
                <w:ilvl w:val="1"/>
                <w:numId w:val="3"/>
              </w:numPr>
              <w:rPr>
                <w:sz w:val="24"/>
                <w:szCs w:val="24"/>
              </w:rPr>
            </w:pPr>
            <w:r w:rsidRPr="001C441C">
              <w:rPr>
                <w:sz w:val="24"/>
                <w:szCs w:val="24"/>
              </w:rPr>
              <w:t xml:space="preserve">Nunavut’s physical distancing laws: from a </w:t>
            </w:r>
            <w:r w:rsidR="003367B2" w:rsidRPr="001C441C">
              <w:rPr>
                <w:sz w:val="24"/>
                <w:szCs w:val="24"/>
                <w:u w:val="single"/>
              </w:rPr>
              <w:t>D</w:t>
            </w:r>
            <w:r w:rsidRPr="001C441C">
              <w:rPr>
                <w:sz w:val="24"/>
                <w:szCs w:val="24"/>
              </w:rPr>
              <w:t xml:space="preserve"> to a </w:t>
            </w:r>
            <w:r w:rsidRPr="001C441C">
              <w:rPr>
                <w:sz w:val="24"/>
                <w:szCs w:val="24"/>
                <w:u w:val="single"/>
              </w:rPr>
              <w:t>B+</w:t>
            </w:r>
          </w:p>
        </w:tc>
        <w:tc>
          <w:tcPr>
            <w:tcW w:w="879" w:type="dxa"/>
          </w:tcPr>
          <w:p w14:paraId="1C055368" w14:textId="3A2E4642" w:rsidR="006F19C6" w:rsidRPr="00AC11F7" w:rsidRDefault="004611CA" w:rsidP="001C441C">
            <w:pPr>
              <w:rPr>
                <w:sz w:val="24"/>
                <w:szCs w:val="24"/>
                <w:highlight w:val="yellow"/>
              </w:rPr>
            </w:pPr>
            <w:r w:rsidRPr="00AC11F7">
              <w:rPr>
                <w:sz w:val="24"/>
                <w:szCs w:val="24"/>
                <w:highlight w:val="yellow"/>
              </w:rPr>
              <w:t>18</w:t>
            </w:r>
          </w:p>
        </w:tc>
      </w:tr>
      <w:tr w:rsidR="00FE7356" w:rsidRPr="00132652" w14:paraId="7679B02B" w14:textId="77777777" w:rsidTr="001C441C">
        <w:trPr>
          <w:jc w:val="center"/>
        </w:trPr>
        <w:tc>
          <w:tcPr>
            <w:tcW w:w="8697" w:type="dxa"/>
          </w:tcPr>
          <w:p w14:paraId="31248DAC" w14:textId="384BA063" w:rsidR="00FE7356" w:rsidRPr="001C441C" w:rsidRDefault="00FE7356" w:rsidP="001C441C">
            <w:pPr>
              <w:pStyle w:val="ListParagraph"/>
              <w:numPr>
                <w:ilvl w:val="0"/>
                <w:numId w:val="3"/>
              </w:numPr>
              <w:rPr>
                <w:sz w:val="24"/>
                <w:szCs w:val="24"/>
              </w:rPr>
            </w:pPr>
            <w:r w:rsidRPr="001C441C">
              <w:rPr>
                <w:sz w:val="24"/>
                <w:szCs w:val="24"/>
              </w:rPr>
              <w:t xml:space="preserve">International and interprovincial borders </w:t>
            </w:r>
          </w:p>
        </w:tc>
        <w:tc>
          <w:tcPr>
            <w:tcW w:w="879" w:type="dxa"/>
          </w:tcPr>
          <w:p w14:paraId="625BCAA3" w14:textId="42690143" w:rsidR="00FE7356" w:rsidRPr="00AC11F7" w:rsidRDefault="004611CA" w:rsidP="001C441C">
            <w:pPr>
              <w:rPr>
                <w:sz w:val="24"/>
                <w:szCs w:val="24"/>
                <w:highlight w:val="yellow"/>
              </w:rPr>
            </w:pPr>
            <w:r w:rsidRPr="00AC11F7">
              <w:rPr>
                <w:sz w:val="24"/>
                <w:szCs w:val="24"/>
                <w:highlight w:val="yellow"/>
              </w:rPr>
              <w:t>20</w:t>
            </w:r>
          </w:p>
        </w:tc>
      </w:tr>
      <w:tr w:rsidR="007C4347" w:rsidRPr="00132652" w14:paraId="27F3B5C0" w14:textId="77777777" w:rsidTr="001C441C">
        <w:trPr>
          <w:jc w:val="center"/>
        </w:trPr>
        <w:tc>
          <w:tcPr>
            <w:tcW w:w="8697" w:type="dxa"/>
          </w:tcPr>
          <w:p w14:paraId="6DF09109" w14:textId="39A0F52D" w:rsidR="007C4347" w:rsidRPr="001C441C" w:rsidRDefault="007C4347" w:rsidP="001C441C">
            <w:pPr>
              <w:pStyle w:val="ListParagraph"/>
              <w:numPr>
                <w:ilvl w:val="1"/>
                <w:numId w:val="3"/>
              </w:numPr>
              <w:rPr>
                <w:sz w:val="24"/>
                <w:szCs w:val="24"/>
              </w:rPr>
            </w:pPr>
            <w:r w:rsidRPr="001C441C">
              <w:rPr>
                <w:sz w:val="24"/>
                <w:szCs w:val="24"/>
              </w:rPr>
              <w:t>Closure of international border</w:t>
            </w:r>
            <w:r w:rsidR="003B07C8" w:rsidRPr="001C441C">
              <w:rPr>
                <w:sz w:val="24"/>
                <w:szCs w:val="24"/>
              </w:rPr>
              <w:t xml:space="preserve">: </w:t>
            </w:r>
            <w:r w:rsidR="003B07C8" w:rsidRPr="001C441C">
              <w:rPr>
                <w:sz w:val="24"/>
                <w:szCs w:val="24"/>
                <w:u w:val="single"/>
              </w:rPr>
              <w:t>C+</w:t>
            </w:r>
          </w:p>
        </w:tc>
        <w:tc>
          <w:tcPr>
            <w:tcW w:w="879" w:type="dxa"/>
          </w:tcPr>
          <w:p w14:paraId="40F8E847" w14:textId="3E6EB5C9" w:rsidR="007C4347" w:rsidRPr="00AC11F7" w:rsidRDefault="004611CA" w:rsidP="001C441C">
            <w:pPr>
              <w:rPr>
                <w:sz w:val="24"/>
                <w:szCs w:val="24"/>
                <w:highlight w:val="yellow"/>
              </w:rPr>
            </w:pPr>
            <w:r w:rsidRPr="00AC11F7">
              <w:rPr>
                <w:sz w:val="24"/>
                <w:szCs w:val="24"/>
                <w:highlight w:val="yellow"/>
              </w:rPr>
              <w:t>20</w:t>
            </w:r>
          </w:p>
        </w:tc>
      </w:tr>
      <w:tr w:rsidR="00FE7356" w:rsidRPr="00132652" w14:paraId="3AE6EEBF" w14:textId="77777777" w:rsidTr="001C441C">
        <w:trPr>
          <w:jc w:val="center"/>
        </w:trPr>
        <w:tc>
          <w:tcPr>
            <w:tcW w:w="8697" w:type="dxa"/>
          </w:tcPr>
          <w:p w14:paraId="6A7F1C01" w14:textId="3A818DD0" w:rsidR="00FE7356" w:rsidRPr="001C441C" w:rsidRDefault="00D14577" w:rsidP="001C441C">
            <w:pPr>
              <w:pStyle w:val="ListParagraph"/>
              <w:numPr>
                <w:ilvl w:val="1"/>
                <w:numId w:val="3"/>
              </w:numPr>
              <w:rPr>
                <w:sz w:val="24"/>
                <w:szCs w:val="24"/>
              </w:rPr>
            </w:pPr>
            <w:r w:rsidRPr="001C441C">
              <w:rPr>
                <w:sz w:val="24"/>
                <w:szCs w:val="24"/>
              </w:rPr>
              <w:t>Newfoundland</w:t>
            </w:r>
            <w:r w:rsidR="006D2C60" w:rsidRPr="001C441C">
              <w:rPr>
                <w:sz w:val="24"/>
                <w:szCs w:val="24"/>
              </w:rPr>
              <w:t xml:space="preserve"> and Labrador</w:t>
            </w:r>
            <w:r w:rsidRPr="001C441C">
              <w:rPr>
                <w:sz w:val="24"/>
                <w:szCs w:val="24"/>
              </w:rPr>
              <w:t xml:space="preserve">’s </w:t>
            </w:r>
            <w:r w:rsidR="006F19C6" w:rsidRPr="001C441C">
              <w:rPr>
                <w:sz w:val="24"/>
                <w:szCs w:val="24"/>
              </w:rPr>
              <w:t>travel ban</w:t>
            </w:r>
            <w:r w:rsidR="006D2C60" w:rsidRPr="001C441C">
              <w:rPr>
                <w:sz w:val="24"/>
                <w:szCs w:val="24"/>
              </w:rPr>
              <w:t xml:space="preserve">: </w:t>
            </w:r>
            <w:r w:rsidR="003B07C8" w:rsidRPr="001C441C">
              <w:rPr>
                <w:sz w:val="24"/>
                <w:szCs w:val="24"/>
                <w:u w:val="single"/>
              </w:rPr>
              <w:t>F</w:t>
            </w:r>
          </w:p>
        </w:tc>
        <w:tc>
          <w:tcPr>
            <w:tcW w:w="879" w:type="dxa"/>
          </w:tcPr>
          <w:p w14:paraId="29624B13" w14:textId="23A31B91" w:rsidR="00FE7356" w:rsidRPr="00AC11F7" w:rsidRDefault="004611CA" w:rsidP="001C441C">
            <w:pPr>
              <w:rPr>
                <w:sz w:val="24"/>
                <w:szCs w:val="24"/>
                <w:highlight w:val="yellow"/>
              </w:rPr>
            </w:pPr>
            <w:r w:rsidRPr="00AC11F7">
              <w:rPr>
                <w:sz w:val="24"/>
                <w:szCs w:val="24"/>
                <w:highlight w:val="yellow"/>
              </w:rPr>
              <w:t>21</w:t>
            </w:r>
          </w:p>
        </w:tc>
      </w:tr>
      <w:tr w:rsidR="00FE7356" w:rsidRPr="00132652" w14:paraId="3BDAD5A5" w14:textId="77777777" w:rsidTr="001C441C">
        <w:trPr>
          <w:jc w:val="center"/>
        </w:trPr>
        <w:tc>
          <w:tcPr>
            <w:tcW w:w="8697" w:type="dxa"/>
          </w:tcPr>
          <w:p w14:paraId="0D39DC34" w14:textId="3ABCE2BF" w:rsidR="00FE7356" w:rsidRPr="001C441C" w:rsidRDefault="00FE7356" w:rsidP="001C441C">
            <w:pPr>
              <w:pStyle w:val="ListParagraph"/>
              <w:numPr>
                <w:ilvl w:val="0"/>
                <w:numId w:val="3"/>
              </w:numPr>
              <w:rPr>
                <w:sz w:val="24"/>
                <w:szCs w:val="24"/>
              </w:rPr>
            </w:pPr>
            <w:r w:rsidRPr="001C441C">
              <w:rPr>
                <w:sz w:val="24"/>
                <w:szCs w:val="24"/>
              </w:rPr>
              <w:t xml:space="preserve">Contact tracing and </w:t>
            </w:r>
            <w:r w:rsidR="00695B65">
              <w:rPr>
                <w:sz w:val="24"/>
                <w:szCs w:val="24"/>
              </w:rPr>
              <w:t>privacy</w:t>
            </w:r>
          </w:p>
        </w:tc>
        <w:tc>
          <w:tcPr>
            <w:tcW w:w="879" w:type="dxa"/>
          </w:tcPr>
          <w:p w14:paraId="7FC1760D" w14:textId="726286F8" w:rsidR="00FE7356" w:rsidRPr="00AC11F7" w:rsidRDefault="00641E32" w:rsidP="001C441C">
            <w:pPr>
              <w:rPr>
                <w:sz w:val="24"/>
                <w:szCs w:val="24"/>
                <w:highlight w:val="yellow"/>
              </w:rPr>
            </w:pPr>
            <w:r w:rsidRPr="00AC11F7">
              <w:rPr>
                <w:sz w:val="24"/>
                <w:szCs w:val="24"/>
                <w:highlight w:val="yellow"/>
              </w:rPr>
              <w:t>24</w:t>
            </w:r>
          </w:p>
        </w:tc>
      </w:tr>
      <w:tr w:rsidR="006D2C60" w:rsidRPr="00132652" w14:paraId="0F44A5A7" w14:textId="77777777" w:rsidTr="001C441C">
        <w:trPr>
          <w:jc w:val="center"/>
        </w:trPr>
        <w:tc>
          <w:tcPr>
            <w:tcW w:w="8697" w:type="dxa"/>
          </w:tcPr>
          <w:p w14:paraId="06FB166E" w14:textId="707CB3E6" w:rsidR="006D2C60" w:rsidRPr="001C441C" w:rsidRDefault="007C4347" w:rsidP="001C441C">
            <w:pPr>
              <w:pStyle w:val="ListParagraph"/>
              <w:numPr>
                <w:ilvl w:val="1"/>
                <w:numId w:val="3"/>
              </w:numPr>
              <w:rPr>
                <w:sz w:val="24"/>
                <w:szCs w:val="24"/>
              </w:rPr>
            </w:pPr>
            <w:r w:rsidRPr="001C441C">
              <w:rPr>
                <w:sz w:val="24"/>
                <w:szCs w:val="24"/>
              </w:rPr>
              <w:t>Alberta’s ABTraceTogether contact tracing app</w:t>
            </w:r>
            <w:r w:rsidR="00CA2285" w:rsidRPr="001C441C">
              <w:rPr>
                <w:sz w:val="24"/>
                <w:szCs w:val="24"/>
              </w:rPr>
              <w:t>:</w:t>
            </w:r>
            <w:r w:rsidR="00AD63E9" w:rsidRPr="001C441C">
              <w:rPr>
                <w:sz w:val="24"/>
                <w:szCs w:val="24"/>
              </w:rPr>
              <w:t xml:space="preserve"> </w:t>
            </w:r>
            <w:r w:rsidR="003B07C8" w:rsidRPr="001C441C">
              <w:rPr>
                <w:sz w:val="24"/>
                <w:szCs w:val="24"/>
                <w:u w:val="single"/>
              </w:rPr>
              <w:t>C</w:t>
            </w:r>
          </w:p>
        </w:tc>
        <w:tc>
          <w:tcPr>
            <w:tcW w:w="879" w:type="dxa"/>
          </w:tcPr>
          <w:p w14:paraId="69983560" w14:textId="1134CAAF" w:rsidR="006D2C60" w:rsidRPr="00AC11F7" w:rsidRDefault="00641E32" w:rsidP="001C441C">
            <w:pPr>
              <w:rPr>
                <w:sz w:val="24"/>
                <w:szCs w:val="24"/>
                <w:highlight w:val="yellow"/>
              </w:rPr>
            </w:pPr>
            <w:r w:rsidRPr="00AC11F7">
              <w:rPr>
                <w:sz w:val="24"/>
                <w:szCs w:val="24"/>
                <w:highlight w:val="yellow"/>
              </w:rPr>
              <w:t>26</w:t>
            </w:r>
          </w:p>
        </w:tc>
      </w:tr>
      <w:tr w:rsidR="007C4347" w:rsidRPr="00132652" w14:paraId="0BABADB6" w14:textId="77777777" w:rsidTr="001C441C">
        <w:trPr>
          <w:jc w:val="center"/>
        </w:trPr>
        <w:tc>
          <w:tcPr>
            <w:tcW w:w="8697" w:type="dxa"/>
          </w:tcPr>
          <w:p w14:paraId="5E3160E6" w14:textId="14C1F911" w:rsidR="007C4347" w:rsidRPr="001C441C" w:rsidRDefault="007C4347" w:rsidP="001C441C">
            <w:pPr>
              <w:pStyle w:val="ListParagraph"/>
              <w:numPr>
                <w:ilvl w:val="1"/>
                <w:numId w:val="3"/>
              </w:numPr>
              <w:rPr>
                <w:sz w:val="24"/>
                <w:szCs w:val="24"/>
              </w:rPr>
            </w:pPr>
            <w:r w:rsidRPr="001C441C">
              <w:rPr>
                <w:sz w:val="24"/>
                <w:szCs w:val="24"/>
              </w:rPr>
              <w:t xml:space="preserve">Ontario’s </w:t>
            </w:r>
            <w:r w:rsidR="00F928BB" w:rsidRPr="001C441C">
              <w:rPr>
                <w:sz w:val="24"/>
                <w:szCs w:val="24"/>
              </w:rPr>
              <w:t xml:space="preserve">first responder </w:t>
            </w:r>
            <w:r w:rsidR="00CA2285" w:rsidRPr="001C441C">
              <w:rPr>
                <w:sz w:val="24"/>
                <w:szCs w:val="24"/>
              </w:rPr>
              <w:t xml:space="preserve">bill: </w:t>
            </w:r>
            <w:r w:rsidR="003B07C8" w:rsidRPr="001C441C">
              <w:rPr>
                <w:sz w:val="24"/>
                <w:szCs w:val="24"/>
                <w:u w:val="single"/>
              </w:rPr>
              <w:t>F</w:t>
            </w:r>
          </w:p>
        </w:tc>
        <w:tc>
          <w:tcPr>
            <w:tcW w:w="879" w:type="dxa"/>
          </w:tcPr>
          <w:p w14:paraId="275F3CC9" w14:textId="7153E14E" w:rsidR="007C4347" w:rsidRPr="00AC11F7" w:rsidRDefault="00641E32" w:rsidP="001C441C">
            <w:pPr>
              <w:rPr>
                <w:sz w:val="24"/>
                <w:szCs w:val="24"/>
                <w:highlight w:val="yellow"/>
              </w:rPr>
            </w:pPr>
            <w:r w:rsidRPr="00AC11F7">
              <w:rPr>
                <w:sz w:val="24"/>
                <w:szCs w:val="24"/>
                <w:highlight w:val="yellow"/>
              </w:rPr>
              <w:t>28</w:t>
            </w:r>
          </w:p>
        </w:tc>
      </w:tr>
      <w:tr w:rsidR="53D1A2CF" w:rsidRPr="00132652" w14:paraId="4329C8B8" w14:textId="77777777" w:rsidTr="001C441C">
        <w:trPr>
          <w:jc w:val="center"/>
        </w:trPr>
        <w:tc>
          <w:tcPr>
            <w:tcW w:w="8697" w:type="dxa"/>
          </w:tcPr>
          <w:p w14:paraId="5805292E" w14:textId="6141B299" w:rsidR="58F66098" w:rsidRPr="001C441C" w:rsidRDefault="537775C6" w:rsidP="001C441C">
            <w:pPr>
              <w:rPr>
                <w:b/>
                <w:sz w:val="24"/>
                <w:szCs w:val="24"/>
              </w:rPr>
            </w:pPr>
            <w:r w:rsidRPr="001C441C">
              <w:rPr>
                <w:b/>
                <w:sz w:val="24"/>
                <w:szCs w:val="24"/>
              </w:rPr>
              <w:t xml:space="preserve">Overreaching and Underreaching: Emergency </w:t>
            </w:r>
            <w:r w:rsidR="0052540A" w:rsidRPr="001C441C">
              <w:rPr>
                <w:b/>
                <w:sz w:val="24"/>
                <w:szCs w:val="24"/>
              </w:rPr>
              <w:t>Management</w:t>
            </w:r>
            <w:r w:rsidRPr="001C441C">
              <w:rPr>
                <w:b/>
                <w:sz w:val="24"/>
                <w:szCs w:val="24"/>
              </w:rPr>
              <w:t xml:space="preserve"> and the Vulnerable</w:t>
            </w:r>
          </w:p>
        </w:tc>
        <w:tc>
          <w:tcPr>
            <w:tcW w:w="879" w:type="dxa"/>
          </w:tcPr>
          <w:p w14:paraId="6484245E" w14:textId="333E00EB" w:rsidR="53D1A2CF" w:rsidRPr="00AC11F7" w:rsidRDefault="00641E32" w:rsidP="001C441C">
            <w:pPr>
              <w:rPr>
                <w:sz w:val="24"/>
                <w:szCs w:val="24"/>
                <w:highlight w:val="yellow"/>
              </w:rPr>
            </w:pPr>
            <w:r w:rsidRPr="00AC11F7">
              <w:rPr>
                <w:sz w:val="24"/>
                <w:szCs w:val="24"/>
                <w:highlight w:val="yellow"/>
              </w:rPr>
              <w:t>29</w:t>
            </w:r>
          </w:p>
        </w:tc>
      </w:tr>
      <w:tr w:rsidR="00F51741" w:rsidRPr="00132652" w14:paraId="5FE2F32E" w14:textId="77777777" w:rsidTr="001C441C">
        <w:trPr>
          <w:jc w:val="center"/>
        </w:trPr>
        <w:tc>
          <w:tcPr>
            <w:tcW w:w="8697" w:type="dxa"/>
          </w:tcPr>
          <w:p w14:paraId="1C503788" w14:textId="3C378C26" w:rsidR="00F51741" w:rsidRPr="001C441C" w:rsidRDefault="00F51741" w:rsidP="001C441C">
            <w:pPr>
              <w:pStyle w:val="ListParagraph"/>
              <w:numPr>
                <w:ilvl w:val="0"/>
                <w:numId w:val="8"/>
              </w:numPr>
              <w:rPr>
                <w:sz w:val="24"/>
                <w:szCs w:val="24"/>
              </w:rPr>
            </w:pPr>
            <w:r w:rsidRPr="001C441C">
              <w:rPr>
                <w:sz w:val="24"/>
                <w:szCs w:val="24"/>
              </w:rPr>
              <w:t>Homeless shelters</w:t>
            </w:r>
          </w:p>
        </w:tc>
        <w:tc>
          <w:tcPr>
            <w:tcW w:w="879" w:type="dxa"/>
          </w:tcPr>
          <w:p w14:paraId="4C6F2B75" w14:textId="1F68DA2C" w:rsidR="00F51741" w:rsidRPr="00AC11F7" w:rsidRDefault="00641E32" w:rsidP="001C441C">
            <w:pPr>
              <w:rPr>
                <w:sz w:val="24"/>
                <w:szCs w:val="24"/>
                <w:highlight w:val="yellow"/>
              </w:rPr>
            </w:pPr>
            <w:r w:rsidRPr="00AC11F7">
              <w:rPr>
                <w:sz w:val="24"/>
                <w:szCs w:val="24"/>
                <w:highlight w:val="yellow"/>
              </w:rPr>
              <w:t>30</w:t>
            </w:r>
          </w:p>
        </w:tc>
      </w:tr>
      <w:tr w:rsidR="71B6B55D" w:rsidRPr="00132652" w14:paraId="741B8FF5" w14:textId="77777777" w:rsidTr="001C441C">
        <w:trPr>
          <w:jc w:val="center"/>
        </w:trPr>
        <w:tc>
          <w:tcPr>
            <w:tcW w:w="8697" w:type="dxa"/>
          </w:tcPr>
          <w:p w14:paraId="12458B3F" w14:textId="2FC0FC18" w:rsidR="31F2BB51" w:rsidRPr="001C441C" w:rsidRDefault="31F2BB51" w:rsidP="001C441C">
            <w:pPr>
              <w:pStyle w:val="ListParagraph"/>
              <w:numPr>
                <w:ilvl w:val="0"/>
                <w:numId w:val="8"/>
              </w:numPr>
              <w:spacing w:line="276" w:lineRule="auto"/>
              <w:rPr>
                <w:rFonts w:eastAsia="Times New Roman"/>
                <w:sz w:val="24"/>
                <w:szCs w:val="24"/>
              </w:rPr>
            </w:pPr>
            <w:r w:rsidRPr="001C441C">
              <w:rPr>
                <w:sz w:val="24"/>
                <w:szCs w:val="24"/>
              </w:rPr>
              <w:t xml:space="preserve">Essential </w:t>
            </w:r>
            <w:r w:rsidR="008B11EA" w:rsidRPr="001C441C">
              <w:rPr>
                <w:sz w:val="24"/>
                <w:szCs w:val="24"/>
              </w:rPr>
              <w:t>c</w:t>
            </w:r>
            <w:r w:rsidRPr="001C441C">
              <w:rPr>
                <w:sz w:val="24"/>
                <w:szCs w:val="24"/>
              </w:rPr>
              <w:t xml:space="preserve">are </w:t>
            </w:r>
            <w:r w:rsidR="008B11EA" w:rsidRPr="001C441C">
              <w:rPr>
                <w:sz w:val="24"/>
                <w:szCs w:val="24"/>
              </w:rPr>
              <w:t>w</w:t>
            </w:r>
            <w:r w:rsidRPr="001C441C">
              <w:rPr>
                <w:sz w:val="24"/>
                <w:szCs w:val="24"/>
              </w:rPr>
              <w:t>ork</w:t>
            </w:r>
            <w:r w:rsidR="19019873" w:rsidRPr="001C441C">
              <w:rPr>
                <w:sz w:val="24"/>
                <w:szCs w:val="24"/>
              </w:rPr>
              <w:t xml:space="preserve"> </w:t>
            </w:r>
          </w:p>
        </w:tc>
        <w:tc>
          <w:tcPr>
            <w:tcW w:w="879" w:type="dxa"/>
          </w:tcPr>
          <w:p w14:paraId="565D449D" w14:textId="58773B04" w:rsidR="71B6B55D" w:rsidRPr="00AC11F7" w:rsidRDefault="00047FEE" w:rsidP="001C441C">
            <w:pPr>
              <w:rPr>
                <w:sz w:val="24"/>
                <w:szCs w:val="24"/>
                <w:highlight w:val="yellow"/>
              </w:rPr>
            </w:pPr>
            <w:r w:rsidRPr="00AC11F7">
              <w:rPr>
                <w:sz w:val="24"/>
                <w:szCs w:val="24"/>
                <w:highlight w:val="yellow"/>
              </w:rPr>
              <w:t>31</w:t>
            </w:r>
          </w:p>
        </w:tc>
      </w:tr>
      <w:tr w:rsidR="53D1A2CF" w:rsidRPr="00132652" w14:paraId="46CBBD01" w14:textId="77777777" w:rsidTr="001C441C">
        <w:trPr>
          <w:jc w:val="center"/>
        </w:trPr>
        <w:tc>
          <w:tcPr>
            <w:tcW w:w="8697" w:type="dxa"/>
          </w:tcPr>
          <w:p w14:paraId="4E7F0CBE" w14:textId="5FA3F37D" w:rsidR="58F66098" w:rsidRPr="001C441C" w:rsidRDefault="58F66098" w:rsidP="001C441C">
            <w:pPr>
              <w:pStyle w:val="ListParagraph"/>
              <w:numPr>
                <w:ilvl w:val="1"/>
                <w:numId w:val="3"/>
              </w:numPr>
              <w:rPr>
                <w:sz w:val="24"/>
                <w:szCs w:val="24"/>
              </w:rPr>
            </w:pPr>
            <w:r w:rsidRPr="001C441C">
              <w:rPr>
                <w:sz w:val="24"/>
                <w:szCs w:val="24"/>
              </w:rPr>
              <w:t>Hospitals</w:t>
            </w:r>
            <w:r w:rsidR="00950C12" w:rsidRPr="001C441C">
              <w:rPr>
                <w:sz w:val="24"/>
                <w:szCs w:val="24"/>
              </w:rPr>
              <w:t xml:space="preserve"> </w:t>
            </w:r>
          </w:p>
        </w:tc>
        <w:tc>
          <w:tcPr>
            <w:tcW w:w="879" w:type="dxa"/>
          </w:tcPr>
          <w:p w14:paraId="38738F55" w14:textId="711EF30F" w:rsidR="53D1A2CF" w:rsidRPr="00AC11F7" w:rsidRDefault="00047FEE" w:rsidP="001C441C">
            <w:pPr>
              <w:rPr>
                <w:sz w:val="24"/>
                <w:szCs w:val="24"/>
                <w:highlight w:val="yellow"/>
              </w:rPr>
            </w:pPr>
            <w:r w:rsidRPr="00AC11F7">
              <w:rPr>
                <w:sz w:val="24"/>
                <w:szCs w:val="24"/>
                <w:highlight w:val="yellow"/>
              </w:rPr>
              <w:t>32</w:t>
            </w:r>
          </w:p>
        </w:tc>
      </w:tr>
      <w:tr w:rsidR="71B6B55D" w:rsidRPr="00132652" w14:paraId="407C419A" w14:textId="77777777" w:rsidTr="001C441C">
        <w:trPr>
          <w:jc w:val="center"/>
        </w:trPr>
        <w:tc>
          <w:tcPr>
            <w:tcW w:w="8697" w:type="dxa"/>
          </w:tcPr>
          <w:p w14:paraId="66622DC0" w14:textId="380389BB" w:rsidR="61456750" w:rsidRPr="001C441C" w:rsidRDefault="006721DF" w:rsidP="001C441C">
            <w:pPr>
              <w:pStyle w:val="ListParagraph"/>
              <w:numPr>
                <w:ilvl w:val="1"/>
                <w:numId w:val="3"/>
              </w:numPr>
              <w:spacing w:line="276" w:lineRule="auto"/>
              <w:rPr>
                <w:rFonts w:eastAsia="Times New Roman"/>
                <w:sz w:val="24"/>
                <w:szCs w:val="24"/>
              </w:rPr>
            </w:pPr>
            <w:r w:rsidRPr="001C441C">
              <w:rPr>
                <w:sz w:val="24"/>
                <w:szCs w:val="24"/>
              </w:rPr>
              <w:t xml:space="preserve">Long-term </w:t>
            </w:r>
            <w:r w:rsidR="00AC11F7">
              <w:rPr>
                <w:sz w:val="24"/>
                <w:szCs w:val="24"/>
              </w:rPr>
              <w:t>c</w:t>
            </w:r>
            <w:r w:rsidR="61456750" w:rsidRPr="001C441C">
              <w:rPr>
                <w:sz w:val="24"/>
                <w:szCs w:val="24"/>
              </w:rPr>
              <w:t xml:space="preserve">are </w:t>
            </w:r>
            <w:r w:rsidR="00AC11F7">
              <w:rPr>
                <w:sz w:val="24"/>
                <w:szCs w:val="24"/>
              </w:rPr>
              <w:t>h</w:t>
            </w:r>
            <w:r w:rsidR="61456750" w:rsidRPr="001C441C">
              <w:rPr>
                <w:sz w:val="24"/>
                <w:szCs w:val="24"/>
              </w:rPr>
              <w:t xml:space="preserve">omes </w:t>
            </w:r>
          </w:p>
        </w:tc>
        <w:tc>
          <w:tcPr>
            <w:tcW w:w="879" w:type="dxa"/>
          </w:tcPr>
          <w:p w14:paraId="0CA91470" w14:textId="17691898" w:rsidR="71B6B55D" w:rsidRPr="00AC11F7" w:rsidRDefault="00047FEE" w:rsidP="001C441C">
            <w:pPr>
              <w:rPr>
                <w:sz w:val="24"/>
                <w:szCs w:val="24"/>
                <w:highlight w:val="yellow"/>
              </w:rPr>
            </w:pPr>
            <w:r w:rsidRPr="00AC11F7">
              <w:rPr>
                <w:sz w:val="24"/>
                <w:szCs w:val="24"/>
                <w:highlight w:val="yellow"/>
              </w:rPr>
              <w:t>35</w:t>
            </w:r>
          </w:p>
        </w:tc>
      </w:tr>
      <w:tr w:rsidR="53D1A2CF" w:rsidRPr="00132652" w14:paraId="63382087" w14:textId="77777777" w:rsidTr="001C441C">
        <w:trPr>
          <w:jc w:val="center"/>
        </w:trPr>
        <w:tc>
          <w:tcPr>
            <w:tcW w:w="8697" w:type="dxa"/>
          </w:tcPr>
          <w:p w14:paraId="6FB45D7B" w14:textId="218A85FA" w:rsidR="76140A92" w:rsidRPr="001C441C" w:rsidRDefault="550FD34C" w:rsidP="001C441C">
            <w:pPr>
              <w:pStyle w:val="ListParagraph"/>
              <w:numPr>
                <w:ilvl w:val="0"/>
                <w:numId w:val="3"/>
              </w:numPr>
              <w:spacing w:line="276" w:lineRule="auto"/>
              <w:rPr>
                <w:rFonts w:eastAsia="Times New Roman"/>
                <w:sz w:val="24"/>
                <w:szCs w:val="24"/>
              </w:rPr>
            </w:pPr>
            <w:r w:rsidRPr="001C441C">
              <w:rPr>
                <w:sz w:val="24"/>
                <w:szCs w:val="24"/>
              </w:rPr>
              <w:t>Jails</w:t>
            </w:r>
            <w:r w:rsidR="6455B439" w:rsidRPr="001C441C">
              <w:rPr>
                <w:sz w:val="24"/>
                <w:szCs w:val="24"/>
              </w:rPr>
              <w:t xml:space="preserve">, </w:t>
            </w:r>
            <w:r w:rsidR="008E3C85" w:rsidRPr="001C441C">
              <w:rPr>
                <w:sz w:val="24"/>
                <w:szCs w:val="24"/>
              </w:rPr>
              <w:t>p</w:t>
            </w:r>
            <w:r w:rsidRPr="001C441C">
              <w:rPr>
                <w:sz w:val="24"/>
                <w:szCs w:val="24"/>
              </w:rPr>
              <w:t>risons</w:t>
            </w:r>
            <w:r w:rsidR="783A3E38" w:rsidRPr="001C441C">
              <w:rPr>
                <w:sz w:val="24"/>
                <w:szCs w:val="24"/>
              </w:rPr>
              <w:t xml:space="preserve">, and </w:t>
            </w:r>
            <w:r w:rsidR="008E3C85" w:rsidRPr="001C441C">
              <w:rPr>
                <w:sz w:val="24"/>
                <w:szCs w:val="24"/>
              </w:rPr>
              <w:t>i</w:t>
            </w:r>
            <w:r w:rsidR="783A3E38" w:rsidRPr="001C441C">
              <w:rPr>
                <w:sz w:val="24"/>
                <w:szCs w:val="24"/>
              </w:rPr>
              <w:t xml:space="preserve">mmigration </w:t>
            </w:r>
            <w:r w:rsidR="008E3C85" w:rsidRPr="001C441C">
              <w:rPr>
                <w:sz w:val="24"/>
                <w:szCs w:val="24"/>
              </w:rPr>
              <w:t>d</w:t>
            </w:r>
            <w:r w:rsidR="783A3E38" w:rsidRPr="001C441C">
              <w:rPr>
                <w:sz w:val="24"/>
                <w:szCs w:val="24"/>
              </w:rPr>
              <w:t>etention</w:t>
            </w:r>
            <w:r w:rsidR="008B3AD5" w:rsidRPr="001C441C">
              <w:rPr>
                <w:sz w:val="24"/>
                <w:szCs w:val="24"/>
              </w:rPr>
              <w:t xml:space="preserve"> </w:t>
            </w:r>
            <w:r w:rsidR="008E3C85" w:rsidRPr="001C441C">
              <w:rPr>
                <w:sz w:val="24"/>
                <w:szCs w:val="24"/>
              </w:rPr>
              <w:t>c</w:t>
            </w:r>
            <w:r w:rsidR="008B3AD5" w:rsidRPr="001C441C">
              <w:rPr>
                <w:sz w:val="24"/>
                <w:szCs w:val="24"/>
              </w:rPr>
              <w:t>enters</w:t>
            </w:r>
            <w:r w:rsidR="00950C12" w:rsidRPr="001C441C">
              <w:rPr>
                <w:sz w:val="24"/>
                <w:szCs w:val="24"/>
              </w:rPr>
              <w:t xml:space="preserve"> </w:t>
            </w:r>
          </w:p>
        </w:tc>
        <w:tc>
          <w:tcPr>
            <w:tcW w:w="879" w:type="dxa"/>
          </w:tcPr>
          <w:p w14:paraId="623FE27D" w14:textId="4EFC9EF0" w:rsidR="53D1A2CF" w:rsidRPr="00AC11F7" w:rsidRDefault="00047FEE" w:rsidP="001C441C">
            <w:pPr>
              <w:rPr>
                <w:sz w:val="24"/>
                <w:szCs w:val="24"/>
                <w:highlight w:val="yellow"/>
              </w:rPr>
            </w:pPr>
            <w:r w:rsidRPr="00AC11F7">
              <w:rPr>
                <w:sz w:val="24"/>
                <w:szCs w:val="24"/>
                <w:highlight w:val="yellow"/>
              </w:rPr>
              <w:t>36</w:t>
            </w:r>
          </w:p>
        </w:tc>
      </w:tr>
      <w:tr w:rsidR="4745B18F" w:rsidRPr="00132652" w14:paraId="3E9791FC" w14:textId="77777777" w:rsidTr="001C441C">
        <w:trPr>
          <w:jc w:val="center"/>
        </w:trPr>
        <w:tc>
          <w:tcPr>
            <w:tcW w:w="8697" w:type="dxa"/>
          </w:tcPr>
          <w:p w14:paraId="7C53036A" w14:textId="0075DCBC" w:rsidR="31E31758" w:rsidRPr="001C441C" w:rsidRDefault="20065672" w:rsidP="001C441C">
            <w:pPr>
              <w:pStyle w:val="ListParagraph"/>
              <w:numPr>
                <w:ilvl w:val="0"/>
                <w:numId w:val="3"/>
              </w:numPr>
              <w:spacing w:line="276" w:lineRule="auto"/>
              <w:rPr>
                <w:rFonts w:eastAsia="Times New Roman"/>
                <w:sz w:val="24"/>
                <w:szCs w:val="24"/>
              </w:rPr>
            </w:pPr>
            <w:r w:rsidRPr="001C441C">
              <w:rPr>
                <w:sz w:val="24"/>
                <w:szCs w:val="24"/>
              </w:rPr>
              <w:t>Children’s rights</w:t>
            </w:r>
            <w:r w:rsidR="00950C12" w:rsidRPr="001C441C">
              <w:rPr>
                <w:sz w:val="24"/>
                <w:szCs w:val="24"/>
              </w:rPr>
              <w:t xml:space="preserve"> </w:t>
            </w:r>
            <w:r w:rsidR="01F31883" w:rsidRPr="001C441C">
              <w:rPr>
                <w:sz w:val="24"/>
                <w:szCs w:val="24"/>
              </w:rPr>
              <w:t xml:space="preserve">and </w:t>
            </w:r>
            <w:r w:rsidR="008B11EA" w:rsidRPr="001C441C">
              <w:rPr>
                <w:sz w:val="24"/>
                <w:szCs w:val="24"/>
              </w:rPr>
              <w:t>d</w:t>
            </w:r>
            <w:r w:rsidR="01F31883" w:rsidRPr="001C441C">
              <w:rPr>
                <w:sz w:val="24"/>
                <w:szCs w:val="24"/>
              </w:rPr>
              <w:t xml:space="preserve">omestic </w:t>
            </w:r>
            <w:r w:rsidR="008B11EA" w:rsidRPr="001C441C">
              <w:rPr>
                <w:sz w:val="24"/>
                <w:szCs w:val="24"/>
              </w:rPr>
              <w:t>v</w:t>
            </w:r>
            <w:r w:rsidR="01F31883" w:rsidRPr="001C441C">
              <w:rPr>
                <w:sz w:val="24"/>
                <w:szCs w:val="24"/>
              </w:rPr>
              <w:t>iolence</w:t>
            </w:r>
            <w:r w:rsidR="352860A4" w:rsidRPr="001C441C">
              <w:rPr>
                <w:sz w:val="24"/>
                <w:szCs w:val="24"/>
              </w:rPr>
              <w:t xml:space="preserve"> </w:t>
            </w:r>
          </w:p>
        </w:tc>
        <w:tc>
          <w:tcPr>
            <w:tcW w:w="879" w:type="dxa"/>
          </w:tcPr>
          <w:p w14:paraId="0CD71BD0" w14:textId="0765D5E6" w:rsidR="4745B18F" w:rsidRPr="00AC11F7" w:rsidRDefault="00047FEE" w:rsidP="001C441C">
            <w:pPr>
              <w:rPr>
                <w:sz w:val="24"/>
                <w:szCs w:val="24"/>
                <w:highlight w:val="yellow"/>
              </w:rPr>
            </w:pPr>
            <w:r w:rsidRPr="00AC11F7">
              <w:rPr>
                <w:sz w:val="24"/>
                <w:szCs w:val="24"/>
                <w:highlight w:val="yellow"/>
              </w:rPr>
              <w:t>38</w:t>
            </w:r>
          </w:p>
        </w:tc>
      </w:tr>
      <w:tr w:rsidR="00AC11F7" w:rsidRPr="00132652" w14:paraId="0D9F27DA" w14:textId="77777777" w:rsidTr="001C441C">
        <w:trPr>
          <w:jc w:val="center"/>
        </w:trPr>
        <w:tc>
          <w:tcPr>
            <w:tcW w:w="8697" w:type="dxa"/>
          </w:tcPr>
          <w:p w14:paraId="731646E6" w14:textId="35A29A14" w:rsidR="00AC11F7" w:rsidRPr="00AC11F7" w:rsidRDefault="00AC11F7" w:rsidP="00AC11F7">
            <w:pPr>
              <w:rPr>
                <w:b/>
                <w:bCs/>
                <w:sz w:val="24"/>
                <w:szCs w:val="24"/>
                <w:rPrChange w:id="85" w:author="Jhoh@ccla.org" w:date="2020-06-16T14:32:00Z">
                  <w:rPr/>
                </w:rPrChange>
              </w:rPr>
              <w:pPrChange w:id="86" w:author="Jhoh@ccla.org" w:date="2020-06-16T14:32:00Z">
                <w:pPr>
                  <w:pStyle w:val="ListParagraph"/>
                  <w:numPr>
                    <w:numId w:val="3"/>
                  </w:numPr>
                  <w:ind w:hanging="360"/>
                </w:pPr>
              </w:pPrChange>
            </w:pPr>
            <w:r>
              <w:rPr>
                <w:b/>
                <w:bCs/>
                <w:sz w:val="24"/>
                <w:szCs w:val="24"/>
              </w:rPr>
              <w:t>Canada’s Civil Liberties Forecast for the Pandemic</w:t>
            </w:r>
          </w:p>
        </w:tc>
        <w:tc>
          <w:tcPr>
            <w:tcW w:w="879" w:type="dxa"/>
          </w:tcPr>
          <w:p w14:paraId="38AADAF8" w14:textId="77777777" w:rsidR="00AC11F7" w:rsidRPr="00AC11F7" w:rsidRDefault="00AC11F7" w:rsidP="001C441C">
            <w:pPr>
              <w:rPr>
                <w:sz w:val="24"/>
                <w:szCs w:val="24"/>
                <w:highlight w:val="yellow"/>
              </w:rPr>
            </w:pPr>
          </w:p>
        </w:tc>
      </w:tr>
      <w:tr w:rsidR="00AC11F7" w:rsidRPr="00132652" w14:paraId="001618C3" w14:textId="77777777" w:rsidTr="001C441C">
        <w:trPr>
          <w:jc w:val="center"/>
        </w:trPr>
        <w:tc>
          <w:tcPr>
            <w:tcW w:w="8697" w:type="dxa"/>
          </w:tcPr>
          <w:p w14:paraId="5C3866C9" w14:textId="3756E575" w:rsidR="00AC11F7" w:rsidRPr="00AC11F7" w:rsidRDefault="00AC11F7" w:rsidP="00AC11F7">
            <w:pPr>
              <w:pStyle w:val="ListParagraph"/>
              <w:numPr>
                <w:ilvl w:val="0"/>
                <w:numId w:val="3"/>
              </w:numPr>
              <w:rPr>
                <w:b/>
                <w:bCs/>
                <w:sz w:val="24"/>
                <w:szCs w:val="24"/>
              </w:rPr>
            </w:pPr>
            <w:r>
              <w:rPr>
                <w:sz w:val="24"/>
                <w:szCs w:val="24"/>
              </w:rPr>
              <w:t>The death of civil liberties by a thousand cuts</w:t>
            </w:r>
          </w:p>
        </w:tc>
        <w:tc>
          <w:tcPr>
            <w:tcW w:w="879" w:type="dxa"/>
          </w:tcPr>
          <w:p w14:paraId="7ACC062E" w14:textId="77777777" w:rsidR="00AC11F7" w:rsidRPr="00AC11F7" w:rsidRDefault="00AC11F7" w:rsidP="001C441C">
            <w:pPr>
              <w:rPr>
                <w:sz w:val="24"/>
                <w:szCs w:val="24"/>
                <w:highlight w:val="yellow"/>
              </w:rPr>
            </w:pPr>
          </w:p>
        </w:tc>
      </w:tr>
      <w:tr w:rsidR="00AC11F7" w:rsidRPr="00132652" w14:paraId="471A0822" w14:textId="77777777" w:rsidTr="001C441C">
        <w:trPr>
          <w:jc w:val="center"/>
        </w:trPr>
        <w:tc>
          <w:tcPr>
            <w:tcW w:w="8697" w:type="dxa"/>
          </w:tcPr>
          <w:p w14:paraId="7DACE62C" w14:textId="4700B004" w:rsidR="00AC11F7" w:rsidRPr="00AC11F7" w:rsidRDefault="00AC11F7" w:rsidP="00AC11F7">
            <w:pPr>
              <w:pStyle w:val="ListParagraph"/>
              <w:numPr>
                <w:ilvl w:val="0"/>
                <w:numId w:val="3"/>
              </w:numPr>
              <w:rPr>
                <w:sz w:val="24"/>
                <w:szCs w:val="24"/>
              </w:rPr>
            </w:pPr>
            <w:r w:rsidRPr="00AC11F7">
              <w:rPr>
                <w:sz w:val="24"/>
                <w:szCs w:val="24"/>
              </w:rPr>
              <w:t>Refugees</w:t>
            </w:r>
            <w:r>
              <w:rPr>
                <w:sz w:val="24"/>
                <w:szCs w:val="24"/>
              </w:rPr>
              <w:t xml:space="preserve"> in a global pandemic</w:t>
            </w:r>
          </w:p>
        </w:tc>
        <w:tc>
          <w:tcPr>
            <w:tcW w:w="879" w:type="dxa"/>
          </w:tcPr>
          <w:p w14:paraId="6D072B6E" w14:textId="77777777" w:rsidR="00AC11F7" w:rsidRPr="00AC11F7" w:rsidRDefault="00AC11F7" w:rsidP="001C441C">
            <w:pPr>
              <w:rPr>
                <w:sz w:val="24"/>
                <w:szCs w:val="24"/>
                <w:highlight w:val="yellow"/>
              </w:rPr>
            </w:pPr>
          </w:p>
        </w:tc>
      </w:tr>
      <w:tr w:rsidR="00B47EBC" w:rsidRPr="00132652" w14:paraId="690BFE5E" w14:textId="77777777" w:rsidTr="001C441C">
        <w:trPr>
          <w:jc w:val="center"/>
        </w:trPr>
        <w:tc>
          <w:tcPr>
            <w:tcW w:w="8697" w:type="dxa"/>
          </w:tcPr>
          <w:p w14:paraId="0ED8AD97" w14:textId="484E5D40" w:rsidR="00B47EBC" w:rsidRPr="001C441C" w:rsidRDefault="000D6A62" w:rsidP="001C441C">
            <w:pPr>
              <w:rPr>
                <w:b/>
                <w:sz w:val="24"/>
                <w:szCs w:val="24"/>
              </w:rPr>
            </w:pPr>
            <w:r w:rsidRPr="001C441C">
              <w:rPr>
                <w:b/>
                <w:sz w:val="24"/>
                <w:szCs w:val="24"/>
              </w:rPr>
              <w:t xml:space="preserve">Conclusion: Preventing </w:t>
            </w:r>
            <w:r w:rsidR="00B4786F" w:rsidRPr="001C441C">
              <w:rPr>
                <w:b/>
                <w:sz w:val="24"/>
                <w:szCs w:val="24"/>
              </w:rPr>
              <w:t xml:space="preserve">a </w:t>
            </w:r>
            <w:r w:rsidRPr="001C441C">
              <w:rPr>
                <w:b/>
                <w:sz w:val="24"/>
                <w:szCs w:val="24"/>
              </w:rPr>
              <w:t xml:space="preserve">Second Wave of Civil </w:t>
            </w:r>
            <w:r w:rsidR="00071D7F" w:rsidRPr="001C441C">
              <w:rPr>
                <w:b/>
                <w:sz w:val="24"/>
                <w:szCs w:val="24"/>
              </w:rPr>
              <w:t>Rights</w:t>
            </w:r>
            <w:r w:rsidRPr="001C441C">
              <w:rPr>
                <w:b/>
                <w:sz w:val="24"/>
                <w:szCs w:val="24"/>
              </w:rPr>
              <w:t xml:space="preserve"> Violations</w:t>
            </w:r>
          </w:p>
        </w:tc>
        <w:tc>
          <w:tcPr>
            <w:tcW w:w="879" w:type="dxa"/>
          </w:tcPr>
          <w:p w14:paraId="298832A7" w14:textId="42E72F18" w:rsidR="00B47EBC" w:rsidRPr="00AC11F7" w:rsidRDefault="00047FEE" w:rsidP="001C441C">
            <w:pPr>
              <w:rPr>
                <w:sz w:val="24"/>
                <w:szCs w:val="24"/>
                <w:highlight w:val="yellow"/>
              </w:rPr>
            </w:pPr>
            <w:r w:rsidRPr="00AC11F7">
              <w:rPr>
                <w:sz w:val="24"/>
                <w:szCs w:val="24"/>
                <w:highlight w:val="yellow"/>
              </w:rPr>
              <w:t>3</w:t>
            </w:r>
            <w:r w:rsidR="003E6B6C" w:rsidRPr="00AC11F7">
              <w:rPr>
                <w:sz w:val="24"/>
                <w:szCs w:val="24"/>
                <w:highlight w:val="yellow"/>
              </w:rPr>
              <w:t>8</w:t>
            </w:r>
          </w:p>
        </w:tc>
      </w:tr>
      <w:tr w:rsidR="00FD7548" w:rsidRPr="00132652" w14:paraId="6A4C326F" w14:textId="77777777" w:rsidTr="001C441C">
        <w:trPr>
          <w:jc w:val="center"/>
        </w:trPr>
        <w:tc>
          <w:tcPr>
            <w:tcW w:w="8697" w:type="dxa"/>
          </w:tcPr>
          <w:p w14:paraId="714F03C9" w14:textId="29DF7691" w:rsidR="00FD7548" w:rsidRPr="001C441C" w:rsidRDefault="00FD7548" w:rsidP="001C441C">
            <w:pPr>
              <w:rPr>
                <w:b/>
                <w:sz w:val="24"/>
                <w:szCs w:val="24"/>
              </w:rPr>
            </w:pPr>
            <w:r w:rsidRPr="00132652">
              <w:rPr>
                <w:b/>
                <w:sz w:val="24"/>
                <w:szCs w:val="24"/>
                <w:rPrChange w:id="87" w:author="Tashi Alford-Duguid" w:date="2020-06-15T12:17:00Z">
                  <w:rPr>
                    <w:b/>
                    <w:sz w:val="24"/>
                    <w:szCs w:val="24"/>
                    <w:lang w:val="en-US"/>
                  </w:rPr>
                </w:rPrChange>
              </w:rPr>
              <w:t>Appendix – Emergency Measures by Province and Territory as of June 12, 2020</w:t>
            </w:r>
          </w:p>
        </w:tc>
        <w:tc>
          <w:tcPr>
            <w:tcW w:w="879" w:type="dxa"/>
          </w:tcPr>
          <w:p w14:paraId="7F513ADD" w14:textId="77777777" w:rsidR="00FD7548" w:rsidRPr="00AC11F7" w:rsidRDefault="00FD7548" w:rsidP="001C441C">
            <w:pPr>
              <w:rPr>
                <w:sz w:val="24"/>
                <w:szCs w:val="24"/>
                <w:highlight w:val="yellow"/>
              </w:rPr>
            </w:pPr>
          </w:p>
        </w:tc>
      </w:tr>
    </w:tbl>
    <w:p w14:paraId="2B111937" w14:textId="77777777" w:rsidR="008B0138" w:rsidRPr="00132652" w:rsidRDefault="008B0138">
      <w:pPr>
        <w:rPr>
          <w:b/>
          <w:bCs/>
          <w:sz w:val="24"/>
          <w:szCs w:val="24"/>
          <w:rPrChange w:id="88" w:author="Tashi Alford-Duguid" w:date="2020-06-15T12:17:00Z">
            <w:rPr>
              <w:b/>
              <w:bCs/>
              <w:sz w:val="24"/>
              <w:szCs w:val="24"/>
              <w:lang w:val="en-US"/>
            </w:rPr>
          </w:rPrChange>
        </w:rPr>
        <w:pPrChange w:id="89" w:author="Tashi Alford-Duguid" w:date="2020-06-11T13:32:00Z">
          <w:pPr>
            <w:jc w:val="both"/>
          </w:pPr>
        </w:pPrChange>
      </w:pPr>
    </w:p>
    <w:p w14:paraId="27B461E6" w14:textId="77777777" w:rsidR="008B0138" w:rsidRPr="00132652" w:rsidRDefault="008B0138">
      <w:pPr>
        <w:rPr>
          <w:b/>
          <w:bCs/>
          <w:sz w:val="24"/>
          <w:szCs w:val="24"/>
          <w:rPrChange w:id="90" w:author="Tashi Alford-Duguid" w:date="2020-06-15T12:17:00Z">
            <w:rPr>
              <w:b/>
              <w:bCs/>
              <w:sz w:val="24"/>
              <w:szCs w:val="24"/>
              <w:lang w:val="en-US"/>
            </w:rPr>
          </w:rPrChange>
        </w:rPr>
        <w:pPrChange w:id="91" w:author="Tashi Alford-Duguid" w:date="2020-06-11T13:32:00Z">
          <w:pPr>
            <w:jc w:val="both"/>
          </w:pPr>
        </w:pPrChange>
      </w:pPr>
    </w:p>
    <w:p w14:paraId="33E97FE8" w14:textId="77777777" w:rsidR="008B0138" w:rsidRPr="00132652" w:rsidRDefault="008B0138">
      <w:pPr>
        <w:rPr>
          <w:b/>
          <w:bCs/>
          <w:sz w:val="24"/>
          <w:szCs w:val="24"/>
          <w:rPrChange w:id="92" w:author="Tashi Alford-Duguid" w:date="2020-06-15T12:17:00Z">
            <w:rPr>
              <w:b/>
              <w:bCs/>
              <w:sz w:val="24"/>
              <w:szCs w:val="24"/>
              <w:lang w:val="en-US"/>
            </w:rPr>
          </w:rPrChange>
        </w:rPr>
        <w:pPrChange w:id="93" w:author="Tashi Alford-Duguid" w:date="2020-06-11T13:32:00Z">
          <w:pPr>
            <w:jc w:val="both"/>
          </w:pPr>
        </w:pPrChange>
      </w:pPr>
    </w:p>
    <w:p w14:paraId="6FD037A0" w14:textId="77777777" w:rsidR="008B0138" w:rsidRPr="00132652" w:rsidRDefault="008B0138">
      <w:pPr>
        <w:rPr>
          <w:b/>
          <w:bCs/>
          <w:sz w:val="24"/>
          <w:szCs w:val="24"/>
          <w:rPrChange w:id="94" w:author="Tashi Alford-Duguid" w:date="2020-06-15T12:17:00Z">
            <w:rPr>
              <w:b/>
              <w:bCs/>
              <w:sz w:val="24"/>
              <w:szCs w:val="24"/>
              <w:lang w:val="en-US"/>
            </w:rPr>
          </w:rPrChange>
        </w:rPr>
        <w:pPrChange w:id="95" w:author="Tashi Alford-Duguid" w:date="2020-06-11T13:32:00Z">
          <w:pPr>
            <w:jc w:val="both"/>
          </w:pPr>
        </w:pPrChange>
      </w:pPr>
    </w:p>
    <w:p w14:paraId="7EA3C150" w14:textId="77777777" w:rsidR="008B0138" w:rsidRPr="00132652" w:rsidRDefault="008B0138">
      <w:pPr>
        <w:rPr>
          <w:b/>
          <w:bCs/>
          <w:sz w:val="24"/>
          <w:szCs w:val="24"/>
          <w:rPrChange w:id="96" w:author="Tashi Alford-Duguid" w:date="2020-06-15T12:17:00Z">
            <w:rPr>
              <w:b/>
              <w:bCs/>
              <w:sz w:val="24"/>
              <w:szCs w:val="24"/>
              <w:lang w:val="en-US"/>
            </w:rPr>
          </w:rPrChange>
        </w:rPr>
        <w:pPrChange w:id="97" w:author="Tashi Alford-Duguid" w:date="2020-06-11T13:32:00Z">
          <w:pPr>
            <w:jc w:val="both"/>
          </w:pPr>
        </w:pPrChange>
      </w:pPr>
    </w:p>
    <w:p w14:paraId="7CA5CA6A" w14:textId="77777777" w:rsidR="008B0138" w:rsidRPr="00132652" w:rsidRDefault="008B0138">
      <w:pPr>
        <w:rPr>
          <w:del w:id="98" w:author="Michael Bryant" w:date="2020-06-16T17:33:00Z"/>
          <w:b/>
          <w:bCs/>
          <w:sz w:val="24"/>
          <w:szCs w:val="24"/>
          <w:rPrChange w:id="99" w:author="Tashi Alford-Duguid" w:date="2020-06-15T12:17:00Z">
            <w:rPr>
              <w:del w:id="100" w:author="Michael Bryant" w:date="2020-06-16T17:33:00Z"/>
              <w:b/>
              <w:bCs/>
              <w:sz w:val="24"/>
              <w:szCs w:val="24"/>
              <w:lang w:val="en-US"/>
            </w:rPr>
          </w:rPrChange>
        </w:rPr>
        <w:pPrChange w:id="101" w:author="Tashi Alford-Duguid" w:date="2020-06-11T13:32:00Z">
          <w:pPr>
            <w:jc w:val="both"/>
          </w:pPr>
        </w:pPrChange>
      </w:pPr>
    </w:p>
    <w:p w14:paraId="36E1DE7D" w14:textId="77777777" w:rsidR="008B0138" w:rsidRPr="00132652" w:rsidRDefault="008B0138">
      <w:pPr>
        <w:rPr>
          <w:del w:id="102" w:author="Michael Bryant" w:date="2020-06-16T17:33:00Z"/>
          <w:b/>
          <w:bCs/>
          <w:sz w:val="24"/>
          <w:szCs w:val="24"/>
          <w:rPrChange w:id="103" w:author="Tashi Alford-Duguid" w:date="2020-06-15T12:17:00Z">
            <w:rPr>
              <w:del w:id="104" w:author="Michael Bryant" w:date="2020-06-16T17:33:00Z"/>
              <w:b/>
              <w:bCs/>
              <w:sz w:val="24"/>
              <w:szCs w:val="24"/>
              <w:lang w:val="en-US"/>
            </w:rPr>
          </w:rPrChange>
        </w:rPr>
        <w:pPrChange w:id="105" w:author="Tashi Alford-Duguid" w:date="2020-06-11T13:32:00Z">
          <w:pPr>
            <w:jc w:val="both"/>
          </w:pPr>
        </w:pPrChange>
      </w:pPr>
    </w:p>
    <w:p w14:paraId="5E72AC04" w14:textId="28D9187B" w:rsidR="00F36350" w:rsidRPr="00132652" w:rsidRDefault="00E26397" w:rsidP="0074394D">
      <w:pPr>
        <w:pStyle w:val="Heading1"/>
      </w:pPr>
      <w:r w:rsidRPr="00132652">
        <w:lastRenderedPageBreak/>
        <w:t>Executive Summary</w:t>
      </w:r>
    </w:p>
    <w:p w14:paraId="56550029" w14:textId="30357EA7" w:rsidR="00ED2D87" w:rsidRPr="00271B03" w:rsidRDefault="0079708E" w:rsidP="009A5E7B">
      <w:pPr>
        <w:rPr>
          <w:sz w:val="24"/>
          <w:szCs w:val="24"/>
        </w:rPr>
      </w:pPr>
      <w:r w:rsidRPr="00132652">
        <w:rPr>
          <w:rStyle w:val="CommentReference"/>
        </w:rPr>
        <w:commentReference w:id="106"/>
      </w:r>
      <w:commentRangeStart w:id="106"/>
    </w:p>
    <w:p w14:paraId="5B8765B0" w14:textId="6E8B2AEF" w:rsidR="0030677A" w:rsidRPr="00133E45" w:rsidRDefault="043A0191" w:rsidP="0030677A">
      <w:r w:rsidRPr="00271B03">
        <w:rPr>
          <w:sz w:val="24"/>
          <w:szCs w:val="24"/>
        </w:rPr>
        <w:t xml:space="preserve">Canada is </w:t>
      </w:r>
      <w:r w:rsidR="0C8ECCA9" w:rsidRPr="00271B03">
        <w:rPr>
          <w:sz w:val="24"/>
          <w:szCs w:val="24"/>
        </w:rPr>
        <w:t xml:space="preserve">the second largest country in the world, </w:t>
      </w:r>
      <w:r w:rsidR="005E4239">
        <w:rPr>
          <w:sz w:val="24"/>
          <w:szCs w:val="24"/>
        </w:rPr>
        <w:t xml:space="preserve">geographically, </w:t>
      </w:r>
      <w:r w:rsidR="3F8EA398" w:rsidRPr="00271B03">
        <w:rPr>
          <w:sz w:val="24"/>
          <w:szCs w:val="24"/>
        </w:rPr>
        <w:t>with varying COVID19 infection rates</w:t>
      </w:r>
      <w:r w:rsidR="0C8ECCA9" w:rsidRPr="00271B03">
        <w:rPr>
          <w:sz w:val="24"/>
          <w:szCs w:val="24"/>
        </w:rPr>
        <w:t xml:space="preserve">, </w:t>
      </w:r>
      <w:r w:rsidR="5BF715D8" w:rsidRPr="00271B03">
        <w:rPr>
          <w:sz w:val="24"/>
          <w:szCs w:val="24"/>
        </w:rPr>
        <w:t>being tackled by</w:t>
      </w:r>
      <w:r w:rsidR="772F5F79" w:rsidRPr="00271B03">
        <w:rPr>
          <w:sz w:val="24"/>
          <w:szCs w:val="24"/>
        </w:rPr>
        <w:t xml:space="preserve"> </w:t>
      </w:r>
      <w:r w:rsidR="0EC38AC2" w:rsidRPr="00271B03">
        <w:rPr>
          <w:sz w:val="24"/>
          <w:szCs w:val="24"/>
        </w:rPr>
        <w:t xml:space="preserve">14 different </w:t>
      </w:r>
      <w:r w:rsidR="00236E40">
        <w:rPr>
          <w:sz w:val="24"/>
          <w:szCs w:val="24"/>
        </w:rPr>
        <w:t xml:space="preserve">settler </w:t>
      </w:r>
      <w:r w:rsidR="0EC38AC2" w:rsidRPr="00133E45">
        <w:rPr>
          <w:sz w:val="24"/>
          <w:szCs w:val="24"/>
        </w:rPr>
        <w:t>governments</w:t>
      </w:r>
      <w:r w:rsidR="4D84A01C" w:rsidRPr="3F6D08B8">
        <w:rPr>
          <w:sz w:val="24"/>
          <w:szCs w:val="24"/>
        </w:rPr>
        <w:t xml:space="preserve"> (federal, provincial and territorial)</w:t>
      </w:r>
      <w:r w:rsidR="1D7775BD" w:rsidRPr="00133E45">
        <w:rPr>
          <w:sz w:val="24"/>
          <w:szCs w:val="24"/>
        </w:rPr>
        <w:t xml:space="preserve"> plus </w:t>
      </w:r>
      <w:r w:rsidR="00C5130C">
        <w:rPr>
          <w:sz w:val="24"/>
          <w:szCs w:val="24"/>
        </w:rPr>
        <w:t>hundred</w:t>
      </w:r>
      <w:r w:rsidR="6CB42E54" w:rsidRPr="00133E45">
        <w:rPr>
          <w:sz w:val="24"/>
          <w:szCs w:val="24"/>
        </w:rPr>
        <w:t xml:space="preserve">s of </w:t>
      </w:r>
      <w:r w:rsidR="596FDEC2" w:rsidRPr="3F6D08B8">
        <w:rPr>
          <w:sz w:val="24"/>
          <w:szCs w:val="24"/>
        </w:rPr>
        <w:t>I</w:t>
      </w:r>
      <w:r w:rsidR="1977EF2B" w:rsidRPr="00133E45">
        <w:rPr>
          <w:sz w:val="24"/>
          <w:szCs w:val="24"/>
        </w:rPr>
        <w:t>ndigenous governments</w:t>
      </w:r>
      <w:r w:rsidR="4B2B22E7" w:rsidRPr="00133E45">
        <w:rPr>
          <w:sz w:val="24"/>
          <w:szCs w:val="24"/>
        </w:rPr>
        <w:t>.</w:t>
      </w:r>
      <w:r w:rsidR="61AEC177">
        <w:rPr>
          <w:sz w:val="24"/>
          <w:szCs w:val="24"/>
        </w:rPr>
        <w:t xml:space="preserve"> </w:t>
      </w:r>
      <w:r w:rsidR="0030677A">
        <w:rPr>
          <w:sz w:val="24"/>
          <w:szCs w:val="24"/>
          <w:lang w:val="en-US"/>
        </w:rPr>
        <w:t>As of June 2020, the response to COVID19 within Canada is more mangrove shrub than maple tree.  Many branches, tangled, no trunk to elevate the whole.  The constitutional response was therefore more binary than multi</w:t>
      </w:r>
      <w:r w:rsidR="0030677A">
        <w:rPr>
          <w:sz w:val="24"/>
          <w:szCs w:val="24"/>
          <w:lang w:val="en-US"/>
        </w:rPr>
        <w:t xml:space="preserve">faceted. </w:t>
      </w:r>
      <w:r w:rsidR="0030677A">
        <w:rPr>
          <w:sz w:val="24"/>
          <w:szCs w:val="24"/>
          <w:lang w:val="en-US"/>
        </w:rPr>
        <w:t xml:space="preserve"> </w:t>
      </w:r>
      <w:r w:rsidR="000C7AEC">
        <w:rPr>
          <w:sz w:val="24"/>
          <w:szCs w:val="24"/>
          <w:lang w:val="en-US"/>
        </w:rPr>
        <w:t xml:space="preserve">Different levels of governments </w:t>
      </w:r>
      <w:r w:rsidR="008A759B">
        <w:rPr>
          <w:sz w:val="24"/>
          <w:szCs w:val="24"/>
          <w:lang w:val="en-US"/>
        </w:rPr>
        <w:t>(federal, provincial, territorial (‘FPT’) responded to the emergency</w:t>
      </w:r>
      <w:r w:rsidR="00393A44">
        <w:rPr>
          <w:sz w:val="24"/>
          <w:szCs w:val="24"/>
          <w:lang w:val="en-US"/>
        </w:rPr>
        <w:t>, based on the</w:t>
      </w:r>
      <w:r w:rsidR="0030677A">
        <w:rPr>
          <w:sz w:val="24"/>
          <w:szCs w:val="24"/>
          <w:lang w:val="en-US"/>
        </w:rPr>
        <w:t xml:space="preserve"> </w:t>
      </w:r>
      <w:r w:rsidR="0030677A">
        <w:rPr>
          <w:sz w:val="24"/>
          <w:szCs w:val="24"/>
          <w:lang w:val="en-US"/>
        </w:rPr>
        <w:t xml:space="preserve">division of powers under the </w:t>
      </w:r>
      <w:r w:rsidR="0030677A" w:rsidRPr="00133E45">
        <w:rPr>
          <w:i/>
          <w:sz w:val="24"/>
          <w:szCs w:val="24"/>
          <w:lang w:val="en-US"/>
        </w:rPr>
        <w:t xml:space="preserve">Constitution Act, </w:t>
      </w:r>
      <w:r w:rsidR="0030677A">
        <w:rPr>
          <w:i/>
          <w:sz w:val="24"/>
          <w:szCs w:val="24"/>
          <w:lang w:val="en-US"/>
        </w:rPr>
        <w:t>1867</w:t>
      </w:r>
      <w:r w:rsidR="0030677A">
        <w:rPr>
          <w:sz w:val="24"/>
          <w:szCs w:val="24"/>
          <w:lang w:val="en-US"/>
        </w:rPr>
        <w:t>.</w:t>
      </w:r>
      <w:r w:rsidR="0030677A">
        <w:rPr>
          <w:rStyle w:val="FootnoteReference"/>
          <w:sz w:val="24"/>
          <w:szCs w:val="24"/>
          <w:lang w:val="en-US"/>
        </w:rPr>
        <w:footnoteReference w:id="6"/>
      </w:r>
      <w:r w:rsidR="0030677A">
        <w:t xml:space="preserve">  </w:t>
      </w:r>
      <w:r w:rsidR="0030677A">
        <w:rPr>
          <w:sz w:val="24"/>
          <w:szCs w:val="24"/>
          <w:lang w:val="en-US"/>
        </w:rPr>
        <w:t xml:space="preserve">The emergency was a pandemic, so primarily a health care response, plus an effort to restrict activity in public places, more often than not being provincial or municipal lands.  Accordingly, to date the emergency management of COVID19 has been overwhelmingly administered by provincial and territorial governments.  </w:t>
      </w:r>
    </w:p>
    <w:p w14:paraId="72FF5D13" w14:textId="57A8AE54" w:rsidR="005158FE" w:rsidRPr="00132652" w:rsidRDefault="00091FF7" w:rsidP="00133E45">
      <w:pPr>
        <w:rPr>
          <w:sz w:val="24"/>
          <w:szCs w:val="24"/>
        </w:rPr>
      </w:pPr>
      <w:r w:rsidRPr="00132652">
        <w:rPr>
          <w:sz w:val="24"/>
          <w:szCs w:val="24"/>
        </w:rPr>
        <w:t xml:space="preserve">This report </w:t>
      </w:r>
      <w:r w:rsidR="00D44011" w:rsidRPr="00132652">
        <w:rPr>
          <w:sz w:val="24"/>
          <w:szCs w:val="24"/>
        </w:rPr>
        <w:t>reviews</w:t>
      </w:r>
      <w:r w:rsidRPr="00132652">
        <w:rPr>
          <w:sz w:val="24"/>
          <w:szCs w:val="24"/>
        </w:rPr>
        <w:t xml:space="preserve"> </w:t>
      </w:r>
      <w:r w:rsidR="00D44011" w:rsidRPr="00132652">
        <w:rPr>
          <w:sz w:val="24"/>
          <w:szCs w:val="24"/>
        </w:rPr>
        <w:t xml:space="preserve">the </w:t>
      </w:r>
      <w:r w:rsidR="003031CE" w:rsidRPr="00132652">
        <w:rPr>
          <w:sz w:val="24"/>
          <w:szCs w:val="24"/>
        </w:rPr>
        <w:t xml:space="preserve">COVID-19 pandemic’s impact on civil liberties in Canada. </w:t>
      </w:r>
      <w:r w:rsidR="00F1181F" w:rsidRPr="00132652">
        <w:rPr>
          <w:sz w:val="24"/>
          <w:szCs w:val="24"/>
        </w:rPr>
        <w:t xml:space="preserve">The </w:t>
      </w:r>
      <w:r w:rsidR="00727525" w:rsidRPr="00132652">
        <w:rPr>
          <w:sz w:val="24"/>
          <w:szCs w:val="24"/>
        </w:rPr>
        <w:t>review is not exhaustive</w:t>
      </w:r>
      <w:r w:rsidR="00D44011" w:rsidRPr="00132652">
        <w:rPr>
          <w:sz w:val="24"/>
          <w:szCs w:val="24"/>
        </w:rPr>
        <w:t>.</w:t>
      </w:r>
      <w:r w:rsidR="00727525" w:rsidRPr="00132652">
        <w:rPr>
          <w:sz w:val="24"/>
          <w:szCs w:val="24"/>
        </w:rPr>
        <w:t xml:space="preserve"> </w:t>
      </w:r>
      <w:r w:rsidR="00D44011" w:rsidRPr="00132652">
        <w:rPr>
          <w:sz w:val="24"/>
          <w:szCs w:val="24"/>
        </w:rPr>
        <w:t>W</w:t>
      </w:r>
      <w:r w:rsidR="000E430C" w:rsidRPr="00132652">
        <w:rPr>
          <w:sz w:val="24"/>
          <w:szCs w:val="24"/>
        </w:rPr>
        <w:t xml:space="preserve">hereas other </w:t>
      </w:r>
      <w:r w:rsidR="000F142D" w:rsidRPr="00132652">
        <w:rPr>
          <w:sz w:val="24"/>
          <w:szCs w:val="24"/>
        </w:rPr>
        <w:t xml:space="preserve">organisations </w:t>
      </w:r>
      <w:r w:rsidR="00601AF1" w:rsidRPr="00132652">
        <w:rPr>
          <w:sz w:val="24"/>
          <w:szCs w:val="24"/>
        </w:rPr>
        <w:t xml:space="preserve">have studied </w:t>
      </w:r>
      <w:r w:rsidR="00FE7B6D" w:rsidRPr="00132652">
        <w:rPr>
          <w:sz w:val="24"/>
          <w:szCs w:val="24"/>
        </w:rPr>
        <w:t xml:space="preserve">COVID’s impact </w:t>
      </w:r>
      <w:r w:rsidR="00AF258A" w:rsidRPr="00132652">
        <w:rPr>
          <w:sz w:val="24"/>
          <w:szCs w:val="24"/>
        </w:rPr>
        <w:t>with</w:t>
      </w:r>
      <w:r w:rsidR="00FE7B6D" w:rsidRPr="00132652">
        <w:rPr>
          <w:sz w:val="24"/>
          <w:szCs w:val="24"/>
        </w:rPr>
        <w:t xml:space="preserve"> quantitative </w:t>
      </w:r>
      <w:r w:rsidR="00AF258A" w:rsidRPr="00132652">
        <w:rPr>
          <w:sz w:val="24"/>
          <w:szCs w:val="24"/>
        </w:rPr>
        <w:t>metrics</w:t>
      </w:r>
      <w:r w:rsidR="00FE7B6D" w:rsidRPr="00132652">
        <w:rPr>
          <w:sz w:val="24"/>
          <w:szCs w:val="24"/>
        </w:rPr>
        <w:t xml:space="preserve">, </w:t>
      </w:r>
      <w:r w:rsidR="00644EA5" w:rsidRPr="00132652">
        <w:rPr>
          <w:sz w:val="24"/>
          <w:szCs w:val="24"/>
        </w:rPr>
        <w:t xml:space="preserve">this </w:t>
      </w:r>
      <w:r w:rsidR="006F7850" w:rsidRPr="00132652">
        <w:rPr>
          <w:sz w:val="24"/>
          <w:szCs w:val="24"/>
        </w:rPr>
        <w:t>document</w:t>
      </w:r>
      <w:r w:rsidR="00C40439" w:rsidRPr="00132652">
        <w:rPr>
          <w:sz w:val="24"/>
          <w:szCs w:val="24"/>
        </w:rPr>
        <w:t xml:space="preserve"> builds on that</w:t>
      </w:r>
      <w:r w:rsidR="005511E9" w:rsidRPr="00132652">
        <w:rPr>
          <w:sz w:val="24"/>
          <w:szCs w:val="24"/>
        </w:rPr>
        <w:t xml:space="preserve"> quantitative</w:t>
      </w:r>
      <w:r w:rsidR="00C40439" w:rsidRPr="00132652">
        <w:rPr>
          <w:sz w:val="24"/>
          <w:szCs w:val="24"/>
        </w:rPr>
        <w:t xml:space="preserve"> </w:t>
      </w:r>
      <w:r w:rsidR="00C00CC9" w:rsidRPr="00132652">
        <w:rPr>
          <w:sz w:val="24"/>
          <w:szCs w:val="24"/>
        </w:rPr>
        <w:t xml:space="preserve">research </w:t>
      </w:r>
      <w:r w:rsidR="00C40439" w:rsidRPr="00132652">
        <w:rPr>
          <w:sz w:val="24"/>
          <w:szCs w:val="24"/>
        </w:rPr>
        <w:t xml:space="preserve">to provide </w:t>
      </w:r>
      <w:r w:rsidR="00293364" w:rsidRPr="00132652">
        <w:rPr>
          <w:sz w:val="24"/>
          <w:szCs w:val="24"/>
        </w:rPr>
        <w:t xml:space="preserve">the first </w:t>
      </w:r>
      <w:r w:rsidR="00954893" w:rsidRPr="00132652">
        <w:rPr>
          <w:sz w:val="24"/>
          <w:szCs w:val="24"/>
        </w:rPr>
        <w:t>large-scale</w:t>
      </w:r>
      <w:r w:rsidR="00293364" w:rsidRPr="00132652">
        <w:rPr>
          <w:sz w:val="24"/>
          <w:szCs w:val="24"/>
        </w:rPr>
        <w:t xml:space="preserve"> qualitative</w:t>
      </w:r>
      <w:r w:rsidR="2F9D8960" w:rsidRPr="3D7EEAB6">
        <w:rPr>
          <w:sz w:val="24"/>
          <w:szCs w:val="24"/>
        </w:rPr>
        <w:t>, descriptive</w:t>
      </w:r>
      <w:r w:rsidR="00293364" w:rsidRPr="00132652">
        <w:rPr>
          <w:sz w:val="24"/>
          <w:szCs w:val="24"/>
        </w:rPr>
        <w:t xml:space="preserve"> analysis of how </w:t>
      </w:r>
      <w:r w:rsidR="005158FE" w:rsidRPr="00132652">
        <w:rPr>
          <w:sz w:val="24"/>
          <w:szCs w:val="24"/>
        </w:rPr>
        <w:t>the pandemic has affected</w:t>
      </w:r>
      <w:r w:rsidR="005511E9" w:rsidRPr="00132652">
        <w:rPr>
          <w:sz w:val="24"/>
          <w:szCs w:val="24"/>
        </w:rPr>
        <w:t xml:space="preserve"> civil liberties in Canada.</w:t>
      </w:r>
      <w:r w:rsidR="00797932" w:rsidRPr="00132652">
        <w:rPr>
          <w:sz w:val="24"/>
          <w:szCs w:val="24"/>
        </w:rPr>
        <w:t xml:space="preserve"> </w:t>
      </w:r>
    </w:p>
    <w:p w14:paraId="1848CF4B" w14:textId="5DBB6139" w:rsidR="00B42FC3" w:rsidRPr="00132652" w:rsidRDefault="001A0B2B" w:rsidP="00133E45">
      <w:pPr>
        <w:rPr>
          <w:sz w:val="24"/>
          <w:szCs w:val="24"/>
        </w:rPr>
      </w:pPr>
      <w:r>
        <w:rPr>
          <w:sz w:val="24"/>
          <w:szCs w:val="24"/>
        </w:rPr>
        <w:t>Th</w:t>
      </w:r>
      <w:r w:rsidR="4716FE11" w:rsidRPr="25405EC5">
        <w:rPr>
          <w:sz w:val="24"/>
          <w:szCs w:val="24"/>
        </w:rPr>
        <w:t>is approach</w:t>
      </w:r>
      <w:r w:rsidRPr="00132652">
        <w:rPr>
          <w:sz w:val="24"/>
          <w:szCs w:val="24"/>
        </w:rPr>
        <w:t xml:space="preserve">, </w:t>
      </w:r>
      <w:r w:rsidR="000516ED" w:rsidRPr="00132652">
        <w:rPr>
          <w:sz w:val="24"/>
          <w:szCs w:val="24"/>
        </w:rPr>
        <w:t>described</w:t>
      </w:r>
      <w:r w:rsidRPr="00132652">
        <w:rPr>
          <w:sz w:val="24"/>
          <w:szCs w:val="24"/>
        </w:rPr>
        <w:t xml:space="preserve"> in ‘Introduction and Civil Liberties Grading Methodology’, </w:t>
      </w:r>
      <w:r w:rsidR="00016E1A">
        <w:rPr>
          <w:sz w:val="24"/>
          <w:szCs w:val="24"/>
        </w:rPr>
        <w:t>reviews</w:t>
      </w:r>
      <w:r w:rsidR="00016E1A" w:rsidRPr="00132652">
        <w:rPr>
          <w:sz w:val="24"/>
          <w:szCs w:val="24"/>
        </w:rPr>
        <w:t xml:space="preserve"> </w:t>
      </w:r>
      <w:r w:rsidR="00C6469A" w:rsidRPr="00132652">
        <w:rPr>
          <w:sz w:val="24"/>
          <w:szCs w:val="24"/>
        </w:rPr>
        <w:t xml:space="preserve">Canada’s </w:t>
      </w:r>
      <w:r w:rsidR="00E8085D" w:rsidRPr="00132652">
        <w:rPr>
          <w:sz w:val="24"/>
          <w:szCs w:val="24"/>
        </w:rPr>
        <w:t xml:space="preserve">emergency measures </w:t>
      </w:r>
      <w:r w:rsidR="00CE74C2" w:rsidRPr="00132652">
        <w:rPr>
          <w:sz w:val="24"/>
          <w:szCs w:val="24"/>
        </w:rPr>
        <w:t>as policy instruments</w:t>
      </w:r>
      <w:r w:rsidR="00B954E2" w:rsidRPr="00132652">
        <w:rPr>
          <w:sz w:val="24"/>
          <w:szCs w:val="24"/>
        </w:rPr>
        <w:t xml:space="preserve">, grading them </w:t>
      </w:r>
      <w:r w:rsidR="00C00CC9" w:rsidRPr="00132652">
        <w:rPr>
          <w:sz w:val="24"/>
          <w:szCs w:val="24"/>
        </w:rPr>
        <w:t xml:space="preserve">for </w:t>
      </w:r>
      <w:r w:rsidR="00B954E2" w:rsidRPr="00132652">
        <w:rPr>
          <w:sz w:val="24"/>
          <w:szCs w:val="24"/>
        </w:rPr>
        <w:t>their rationality</w:t>
      </w:r>
      <w:r w:rsidR="00571B6E" w:rsidRPr="00132652">
        <w:rPr>
          <w:sz w:val="24"/>
          <w:szCs w:val="24"/>
        </w:rPr>
        <w:t xml:space="preserve">, proportionality, and </w:t>
      </w:r>
      <w:r w:rsidR="000145FA" w:rsidRPr="00132652">
        <w:rPr>
          <w:sz w:val="24"/>
          <w:szCs w:val="24"/>
        </w:rPr>
        <w:t xml:space="preserve">on how they might be justified </w:t>
      </w:r>
      <w:r w:rsidR="00F94701" w:rsidRPr="00132652">
        <w:rPr>
          <w:sz w:val="24"/>
          <w:szCs w:val="24"/>
        </w:rPr>
        <w:t xml:space="preserve">in a free and democratic society. </w:t>
      </w:r>
      <w:r w:rsidR="0036213D" w:rsidRPr="00132652">
        <w:rPr>
          <w:sz w:val="24"/>
          <w:szCs w:val="24"/>
        </w:rPr>
        <w:t>This report</w:t>
      </w:r>
      <w:r w:rsidR="004D27CE" w:rsidRPr="00132652">
        <w:rPr>
          <w:sz w:val="24"/>
          <w:szCs w:val="24"/>
        </w:rPr>
        <w:t xml:space="preserve"> therefore</w:t>
      </w:r>
      <w:r w:rsidR="009D616B" w:rsidRPr="00132652">
        <w:rPr>
          <w:sz w:val="24"/>
          <w:szCs w:val="24"/>
        </w:rPr>
        <w:t xml:space="preserve"> assess</w:t>
      </w:r>
      <w:r w:rsidR="00C6469A" w:rsidRPr="00132652">
        <w:rPr>
          <w:sz w:val="24"/>
          <w:szCs w:val="24"/>
        </w:rPr>
        <w:t>e</w:t>
      </w:r>
      <w:r w:rsidR="004D27CE" w:rsidRPr="00132652">
        <w:rPr>
          <w:sz w:val="24"/>
          <w:szCs w:val="24"/>
        </w:rPr>
        <w:t>s</w:t>
      </w:r>
      <w:r w:rsidR="009D616B" w:rsidRPr="00132652">
        <w:rPr>
          <w:sz w:val="24"/>
          <w:szCs w:val="24"/>
        </w:rPr>
        <w:t xml:space="preserve"> </w:t>
      </w:r>
      <w:r w:rsidR="00A7244E" w:rsidRPr="00132652">
        <w:rPr>
          <w:sz w:val="24"/>
          <w:szCs w:val="24"/>
        </w:rPr>
        <w:t>Canada’s</w:t>
      </w:r>
      <w:r w:rsidR="003773FE" w:rsidRPr="00132652">
        <w:rPr>
          <w:sz w:val="24"/>
          <w:szCs w:val="24"/>
        </w:rPr>
        <w:t xml:space="preserve"> </w:t>
      </w:r>
      <w:r w:rsidR="009E18DF" w:rsidRPr="00132652">
        <w:rPr>
          <w:sz w:val="24"/>
          <w:szCs w:val="24"/>
        </w:rPr>
        <w:t xml:space="preserve">principal </w:t>
      </w:r>
      <w:r w:rsidR="00D9358A" w:rsidRPr="00132652">
        <w:rPr>
          <w:sz w:val="24"/>
          <w:szCs w:val="24"/>
        </w:rPr>
        <w:t xml:space="preserve">emergency </w:t>
      </w:r>
      <w:r w:rsidR="00B42FC3" w:rsidRPr="00132652">
        <w:rPr>
          <w:sz w:val="24"/>
          <w:szCs w:val="24"/>
        </w:rPr>
        <w:t>initiatives</w:t>
      </w:r>
      <w:r w:rsidR="009B7C6B" w:rsidRPr="00132652">
        <w:rPr>
          <w:sz w:val="24"/>
          <w:szCs w:val="24"/>
        </w:rPr>
        <w:t xml:space="preserve"> for whether they</w:t>
      </w:r>
      <w:r w:rsidR="00B42FC3" w:rsidRPr="00132652">
        <w:rPr>
          <w:sz w:val="24"/>
          <w:szCs w:val="24"/>
        </w:rPr>
        <w:t xml:space="preserve">: </w:t>
      </w:r>
    </w:p>
    <w:p w14:paraId="09BAB0F6" w14:textId="1F0D74C6" w:rsidR="001A0B2B" w:rsidRPr="00132652" w:rsidRDefault="00A7244E" w:rsidP="00133E45">
      <w:pPr>
        <w:pStyle w:val="ListParagraph"/>
        <w:numPr>
          <w:ilvl w:val="0"/>
          <w:numId w:val="17"/>
        </w:numPr>
        <w:rPr>
          <w:sz w:val="24"/>
          <w:szCs w:val="24"/>
        </w:rPr>
      </w:pPr>
      <w:r w:rsidRPr="00132652">
        <w:rPr>
          <w:sz w:val="24"/>
          <w:szCs w:val="24"/>
        </w:rPr>
        <w:t>Have a</w:t>
      </w:r>
      <w:r w:rsidR="00B42FC3" w:rsidRPr="00132652">
        <w:rPr>
          <w:sz w:val="24"/>
          <w:szCs w:val="24"/>
        </w:rPr>
        <w:t>n important objective</w:t>
      </w:r>
      <w:r w:rsidR="00BB27F5" w:rsidRPr="00132652">
        <w:rPr>
          <w:sz w:val="24"/>
          <w:szCs w:val="24"/>
        </w:rPr>
        <w:t>;</w:t>
      </w:r>
    </w:p>
    <w:p w14:paraId="54EC1EA9" w14:textId="6245A049" w:rsidR="00B42FC3" w:rsidRPr="00132652" w:rsidRDefault="00A7244E" w:rsidP="00133E45">
      <w:pPr>
        <w:pStyle w:val="ListParagraph"/>
        <w:numPr>
          <w:ilvl w:val="0"/>
          <w:numId w:val="17"/>
        </w:numPr>
        <w:rPr>
          <w:sz w:val="24"/>
          <w:szCs w:val="24"/>
        </w:rPr>
      </w:pPr>
      <w:r w:rsidRPr="00132652">
        <w:rPr>
          <w:sz w:val="24"/>
          <w:szCs w:val="24"/>
        </w:rPr>
        <w:t>Are necessary</w:t>
      </w:r>
      <w:r w:rsidR="00BB27F5" w:rsidRPr="00132652">
        <w:rPr>
          <w:sz w:val="24"/>
          <w:szCs w:val="24"/>
        </w:rPr>
        <w:t>;</w:t>
      </w:r>
    </w:p>
    <w:p w14:paraId="64C946DB" w14:textId="33C99F1C" w:rsidR="00A7244E" w:rsidRPr="00132652" w:rsidRDefault="00A7244E" w:rsidP="00133E45">
      <w:pPr>
        <w:pStyle w:val="ListParagraph"/>
        <w:numPr>
          <w:ilvl w:val="0"/>
          <w:numId w:val="17"/>
        </w:numPr>
        <w:rPr>
          <w:sz w:val="24"/>
          <w:szCs w:val="24"/>
        </w:rPr>
      </w:pPr>
      <w:r w:rsidRPr="00132652">
        <w:rPr>
          <w:sz w:val="24"/>
          <w:szCs w:val="24"/>
        </w:rPr>
        <w:t>Proportionate; and</w:t>
      </w:r>
    </w:p>
    <w:p w14:paraId="3929B36A" w14:textId="2D0CD3E1" w:rsidR="00412B7F" w:rsidRPr="00132652" w:rsidRDefault="5A1C69E7" w:rsidP="00133E45">
      <w:pPr>
        <w:pStyle w:val="ListParagraph"/>
        <w:numPr>
          <w:ilvl w:val="0"/>
          <w:numId w:val="17"/>
        </w:numPr>
        <w:rPr>
          <w:sz w:val="24"/>
          <w:szCs w:val="24"/>
        </w:rPr>
      </w:pPr>
      <w:r w:rsidRPr="35D37AC6">
        <w:rPr>
          <w:sz w:val="24"/>
          <w:szCs w:val="24"/>
        </w:rPr>
        <w:t>T</w:t>
      </w:r>
      <w:r w:rsidR="00A7244E" w:rsidRPr="35D37AC6">
        <w:rPr>
          <w:sz w:val="24"/>
          <w:szCs w:val="24"/>
        </w:rPr>
        <w:t>ime</w:t>
      </w:r>
      <w:r w:rsidR="00A7244E" w:rsidRPr="00132652">
        <w:rPr>
          <w:sz w:val="24"/>
          <w:szCs w:val="24"/>
        </w:rPr>
        <w:t>-limited</w:t>
      </w:r>
      <w:r w:rsidR="1E690F2C" w:rsidRPr="35D37AC6">
        <w:rPr>
          <w:sz w:val="24"/>
          <w:szCs w:val="24"/>
        </w:rPr>
        <w:t>.</w:t>
      </w:r>
    </w:p>
    <w:p w14:paraId="7573D002" w14:textId="093EE2E9" w:rsidR="00691A46" w:rsidRPr="00132652" w:rsidRDefault="00173BA2" w:rsidP="00133E45">
      <w:pPr>
        <w:rPr>
          <w:sz w:val="24"/>
          <w:szCs w:val="24"/>
        </w:rPr>
      </w:pPr>
      <w:r w:rsidRPr="00132652">
        <w:rPr>
          <w:sz w:val="24"/>
          <w:szCs w:val="24"/>
        </w:rPr>
        <w:t xml:space="preserve">The initiatives </w:t>
      </w:r>
      <w:r w:rsidR="00F717C1" w:rsidRPr="00132652">
        <w:rPr>
          <w:sz w:val="24"/>
          <w:szCs w:val="24"/>
        </w:rPr>
        <w:t>were</w:t>
      </w:r>
      <w:r w:rsidR="007127E4" w:rsidRPr="00132652">
        <w:rPr>
          <w:sz w:val="24"/>
          <w:szCs w:val="24"/>
        </w:rPr>
        <w:t xml:space="preserve"> then</w:t>
      </w:r>
      <w:r w:rsidRPr="00132652">
        <w:rPr>
          <w:sz w:val="24"/>
          <w:szCs w:val="24"/>
        </w:rPr>
        <w:t xml:space="preserve"> scored on an A to F grade scale</w:t>
      </w:r>
      <w:r w:rsidR="00412B7F" w:rsidRPr="00132652">
        <w:rPr>
          <w:sz w:val="24"/>
          <w:szCs w:val="24"/>
        </w:rPr>
        <w:t>.</w:t>
      </w:r>
      <w:r w:rsidR="00A30580" w:rsidRPr="00132652">
        <w:rPr>
          <w:sz w:val="24"/>
          <w:szCs w:val="24"/>
        </w:rPr>
        <w:t xml:space="preserve"> Notable </w:t>
      </w:r>
      <w:r w:rsidR="00733E4B" w:rsidRPr="00132652">
        <w:rPr>
          <w:sz w:val="24"/>
          <w:szCs w:val="24"/>
        </w:rPr>
        <w:t>initiatives considered in this report are</w:t>
      </w:r>
      <w:r w:rsidR="007740E4" w:rsidRPr="00132652">
        <w:rPr>
          <w:sz w:val="24"/>
          <w:szCs w:val="24"/>
        </w:rPr>
        <w:t xml:space="preserve"> efforts to police public spaces, border closures, and</w:t>
      </w:r>
      <w:r w:rsidR="00932984">
        <w:rPr>
          <w:sz w:val="24"/>
          <w:szCs w:val="24"/>
        </w:rPr>
        <w:t xml:space="preserve"> attempts to</w:t>
      </w:r>
      <w:r w:rsidR="007740E4" w:rsidRPr="00132652">
        <w:rPr>
          <w:sz w:val="24"/>
          <w:szCs w:val="24"/>
        </w:rPr>
        <w:t xml:space="preserve"> </w:t>
      </w:r>
      <w:del w:id="108" w:author="Brenda McPhail" w:date="2020-06-15T20:38:00Z">
        <w:r w:rsidR="002A77CD" w:rsidRPr="00132652">
          <w:rPr>
            <w:sz w:val="24"/>
            <w:szCs w:val="24"/>
          </w:rPr>
          <w:delText xml:space="preserve">that </w:delText>
        </w:r>
        <w:r w:rsidR="00677E30" w:rsidRPr="00132652">
          <w:rPr>
            <w:sz w:val="24"/>
            <w:szCs w:val="24"/>
          </w:rPr>
          <w:delText>bear on individuals’ privacy.</w:delText>
        </w:r>
        <w:r w:rsidR="007C1D20" w:rsidRPr="00132652">
          <w:rPr>
            <w:sz w:val="24"/>
            <w:szCs w:val="24"/>
          </w:rPr>
          <w:delText xml:space="preserve"> </w:delText>
        </w:r>
      </w:del>
      <w:ins w:id="109" w:author="Brenda McPhail" w:date="2020-06-15T20:38:00Z">
        <w:r w:rsidR="46B8A704" w:rsidRPr="24BBF4FA">
          <w:rPr>
            <w:sz w:val="24"/>
            <w:szCs w:val="24"/>
          </w:rPr>
          <w:t>implement tec</w:t>
        </w:r>
      </w:ins>
      <w:ins w:id="110" w:author="Brenda McPhail" w:date="2020-06-15T20:39:00Z">
        <w:r w:rsidR="46B8A704" w:rsidRPr="24BBF4FA">
          <w:rPr>
            <w:sz w:val="24"/>
            <w:szCs w:val="24"/>
          </w:rPr>
          <w:t>hnologically-enhanced contact tracing.</w:t>
        </w:r>
      </w:ins>
    </w:p>
    <w:p w14:paraId="2B4608BB" w14:textId="07657E3C" w:rsidR="00BD238B" w:rsidRPr="00132652" w:rsidRDefault="009822F1" w:rsidP="00133E45">
      <w:pPr>
        <w:rPr>
          <w:sz w:val="24"/>
          <w:szCs w:val="24"/>
        </w:rPr>
      </w:pPr>
      <w:r w:rsidRPr="00132652">
        <w:rPr>
          <w:sz w:val="24"/>
          <w:szCs w:val="24"/>
        </w:rPr>
        <w:t xml:space="preserve">CCLA found that </w:t>
      </w:r>
      <w:r w:rsidR="00713BCF" w:rsidRPr="00132652">
        <w:rPr>
          <w:sz w:val="24"/>
          <w:szCs w:val="24"/>
        </w:rPr>
        <w:t>laws regulating physical distancing</w:t>
      </w:r>
      <w:r w:rsidR="005F758D" w:rsidRPr="00132652">
        <w:rPr>
          <w:sz w:val="24"/>
          <w:szCs w:val="24"/>
        </w:rPr>
        <w:t xml:space="preserve"> in Canada</w:t>
      </w:r>
      <w:r w:rsidR="00713BCF" w:rsidRPr="00132652">
        <w:rPr>
          <w:sz w:val="24"/>
          <w:szCs w:val="24"/>
        </w:rPr>
        <w:t xml:space="preserve"> are </w:t>
      </w:r>
      <w:r w:rsidR="00BC290F" w:rsidRPr="00132652">
        <w:rPr>
          <w:sz w:val="24"/>
          <w:szCs w:val="24"/>
        </w:rPr>
        <w:t xml:space="preserve">often underdeveloped and poorly administered. </w:t>
      </w:r>
      <w:del w:id="111" w:author="Michael Bryant" w:date="2020-06-12T11:43:00Z">
        <w:r w:rsidR="008013F1" w:rsidRPr="00132652" w:rsidDel="0080737E">
          <w:rPr>
            <w:sz w:val="24"/>
            <w:szCs w:val="24"/>
          </w:rPr>
          <w:delText xml:space="preserve">Fines </w:delText>
        </w:r>
      </w:del>
      <w:ins w:id="112" w:author="Michael Bryant" w:date="2020-06-12T11:43:00Z">
        <w:r w:rsidR="0080737E" w:rsidRPr="00132652">
          <w:rPr>
            <w:sz w:val="24"/>
            <w:szCs w:val="24"/>
          </w:rPr>
          <w:t>Penalties</w:t>
        </w:r>
        <w:r w:rsidR="008013F1" w:rsidRPr="00132652">
          <w:rPr>
            <w:sz w:val="24"/>
            <w:szCs w:val="24"/>
          </w:rPr>
          <w:t xml:space="preserve"> </w:t>
        </w:r>
      </w:ins>
      <w:del w:id="113" w:author="Michael Bryant" w:date="2020-06-12T11:43:00Z">
        <w:r w:rsidR="00316B67" w:rsidRPr="00132652">
          <w:rPr>
            <w:sz w:val="24"/>
            <w:szCs w:val="24"/>
          </w:rPr>
          <w:delText>have been both</w:delText>
        </w:r>
      </w:del>
      <w:ins w:id="114" w:author="Michael Bryant" w:date="2020-06-12T11:43:00Z">
        <w:del w:id="115" w:author="Tashi Alford-Duguid" w:date="2020-06-15T15:57:00Z">
          <w:r w:rsidR="0080737E" w:rsidRPr="00132652" w:rsidDel="00016E1A">
            <w:rPr>
              <w:sz w:val="24"/>
              <w:szCs w:val="24"/>
            </w:rPr>
            <w:delText>were</w:delText>
          </w:r>
        </w:del>
      </w:ins>
      <w:ins w:id="116" w:author="Tashi Alford-Duguid" w:date="2020-06-15T15:57:00Z">
        <w:r w:rsidR="00016E1A">
          <w:rPr>
            <w:sz w:val="24"/>
            <w:szCs w:val="24"/>
          </w:rPr>
          <w:t>are</w:t>
        </w:r>
      </w:ins>
      <w:r w:rsidR="00AA2687" w:rsidRPr="00132652">
        <w:rPr>
          <w:sz w:val="24"/>
          <w:szCs w:val="24"/>
        </w:rPr>
        <w:t xml:space="preserve"> disproportionate</w:t>
      </w:r>
      <w:ins w:id="117" w:author="Michael Bryant" w:date="2020-06-12T11:43:00Z">
        <w:del w:id="118" w:author="Tashi Alford-Duguid" w:date="2020-06-15T15:57:00Z">
          <w:r w:rsidR="009073A5" w:rsidRPr="00132652" w:rsidDel="00016E1A">
            <w:rPr>
              <w:sz w:val="24"/>
              <w:szCs w:val="24"/>
            </w:rPr>
            <w:delText>,</w:delText>
          </w:r>
        </w:del>
        <w:r w:rsidR="009073A5" w:rsidRPr="00132652">
          <w:rPr>
            <w:sz w:val="24"/>
            <w:szCs w:val="24"/>
          </w:rPr>
          <w:t xml:space="preserve"> </w:t>
        </w:r>
      </w:ins>
      <w:ins w:id="119" w:author="Michael Bryant" w:date="2020-06-12T11:44:00Z">
        <w:r w:rsidR="00DF490C" w:rsidRPr="00132652">
          <w:rPr>
            <w:sz w:val="24"/>
            <w:szCs w:val="24"/>
          </w:rPr>
          <w:t xml:space="preserve">and </w:t>
        </w:r>
        <w:del w:id="120" w:author="Tashi Alford-Duguid" w:date="2020-06-15T15:57:00Z">
          <w:r w:rsidR="00DF490C" w:rsidRPr="00132652" w:rsidDel="00016E1A">
            <w:rPr>
              <w:sz w:val="24"/>
              <w:szCs w:val="24"/>
            </w:rPr>
            <w:delText>unknown</w:delText>
          </w:r>
        </w:del>
      </w:ins>
      <w:ins w:id="121" w:author="Tashi Alford-Duguid" w:date="2020-06-15T15:57:00Z">
        <w:r w:rsidR="00016E1A">
          <w:rPr>
            <w:sz w:val="24"/>
            <w:szCs w:val="24"/>
          </w:rPr>
          <w:t>not clearly</w:t>
        </w:r>
      </w:ins>
      <w:ins w:id="122" w:author="Michael Bryant" w:date="2020-06-12T11:44:00Z">
        <w:del w:id="123" w:author="Tashi Alford-Duguid" w:date="2020-06-15T15:57:00Z">
          <w:r w:rsidR="00DF490C" w:rsidRPr="00132652" w:rsidDel="00016E1A">
            <w:rPr>
              <w:sz w:val="24"/>
              <w:szCs w:val="24"/>
            </w:rPr>
            <w:delText xml:space="preserve"> to be</w:delText>
          </w:r>
        </w:del>
        <w:r w:rsidR="00DF490C" w:rsidRPr="00132652">
          <w:rPr>
            <w:sz w:val="24"/>
            <w:szCs w:val="24"/>
          </w:rPr>
          <w:t xml:space="preserve"> effective.</w:t>
        </w:r>
      </w:ins>
      <w:r w:rsidR="00DF490C" w:rsidRPr="00132652">
        <w:rPr>
          <w:sz w:val="24"/>
          <w:szCs w:val="24"/>
        </w:rPr>
        <w:t xml:space="preserve"> </w:t>
      </w:r>
      <w:del w:id="124" w:author="Michael Bryant" w:date="2020-06-12T11:43:00Z">
        <w:r w:rsidR="009073A5" w:rsidRPr="00132652">
          <w:rPr>
            <w:sz w:val="24"/>
            <w:szCs w:val="24"/>
          </w:rPr>
          <w:delText xml:space="preserve"> </w:delText>
        </w:r>
        <w:r w:rsidR="00AA2687" w:rsidRPr="00132652">
          <w:rPr>
            <w:sz w:val="24"/>
            <w:szCs w:val="24"/>
          </w:rPr>
          <w:delText xml:space="preserve">and </w:delText>
        </w:r>
      </w:del>
      <w:del w:id="125" w:author="Michael Bryant" w:date="2020-06-12T11:44:00Z">
        <w:r w:rsidR="00AA2687" w:rsidRPr="00132652">
          <w:rPr>
            <w:sz w:val="24"/>
            <w:szCs w:val="24"/>
          </w:rPr>
          <w:delText xml:space="preserve">ineffective. </w:delText>
        </w:r>
      </w:del>
      <w:r w:rsidR="0032048A" w:rsidRPr="00132652">
        <w:rPr>
          <w:sz w:val="24"/>
          <w:szCs w:val="24"/>
        </w:rPr>
        <w:t>Provincial</w:t>
      </w:r>
      <w:r w:rsidR="00730855" w:rsidRPr="00132652">
        <w:rPr>
          <w:sz w:val="24"/>
          <w:szCs w:val="24"/>
        </w:rPr>
        <w:t xml:space="preserve"> and territorials</w:t>
      </w:r>
      <w:r w:rsidR="0032048A" w:rsidRPr="00132652">
        <w:rPr>
          <w:sz w:val="24"/>
          <w:szCs w:val="24"/>
        </w:rPr>
        <w:t xml:space="preserve"> travel bans</w:t>
      </w:r>
      <w:r w:rsidR="00F55EEF" w:rsidRPr="00132652">
        <w:rPr>
          <w:sz w:val="24"/>
          <w:szCs w:val="24"/>
        </w:rPr>
        <w:t xml:space="preserve"> are also </w:t>
      </w:r>
      <w:del w:id="126" w:author="Michael Bryant" w:date="2020-06-12T11:44:00Z">
        <w:r w:rsidR="00F55EEF" w:rsidRPr="00132652">
          <w:rPr>
            <w:sz w:val="24"/>
            <w:szCs w:val="24"/>
          </w:rPr>
          <w:delText xml:space="preserve">generally </w:delText>
        </w:r>
      </w:del>
      <w:r w:rsidR="00F55EEF" w:rsidRPr="00132652">
        <w:rPr>
          <w:sz w:val="24"/>
          <w:szCs w:val="24"/>
        </w:rPr>
        <w:t>disproportionate</w:t>
      </w:r>
      <w:ins w:id="127" w:author="Tashi Alford-Duguid" w:date="2020-06-15T15:58:00Z">
        <w:r w:rsidR="00016E1A">
          <w:rPr>
            <w:sz w:val="24"/>
            <w:szCs w:val="24"/>
          </w:rPr>
          <w:t xml:space="preserve">, </w:t>
        </w:r>
      </w:ins>
      <w:del w:id="128" w:author="Tashi Alford-Duguid" w:date="2020-06-15T15:58:00Z">
        <w:r w:rsidR="00F55EEF" w:rsidRPr="00132652" w:rsidDel="00016E1A">
          <w:rPr>
            <w:sz w:val="24"/>
            <w:szCs w:val="24"/>
          </w:rPr>
          <w:delText xml:space="preserve"> and </w:delText>
        </w:r>
      </w:del>
      <w:r w:rsidR="00F55EEF" w:rsidRPr="00132652">
        <w:rPr>
          <w:sz w:val="24"/>
          <w:szCs w:val="24"/>
        </w:rPr>
        <w:t>irrational</w:t>
      </w:r>
      <w:r w:rsidR="0056166D" w:rsidRPr="00132652">
        <w:rPr>
          <w:sz w:val="24"/>
          <w:szCs w:val="24"/>
        </w:rPr>
        <w:t xml:space="preserve">, </w:t>
      </w:r>
      <w:del w:id="129" w:author="Michael Bryant" w:date="2020-06-12T11:44:00Z">
        <w:r w:rsidR="0056166D" w:rsidRPr="00132652">
          <w:rPr>
            <w:sz w:val="24"/>
            <w:szCs w:val="24"/>
          </w:rPr>
          <w:delText>if not also</w:delText>
        </w:r>
      </w:del>
      <w:ins w:id="130" w:author="Michael Bryant" w:date="2020-06-12T11:44:00Z">
        <w:r w:rsidR="00DF490C" w:rsidRPr="00132652">
          <w:rPr>
            <w:sz w:val="24"/>
            <w:szCs w:val="24"/>
          </w:rPr>
          <w:t>and</w:t>
        </w:r>
        <w:del w:id="131" w:author="Tashi Alford-Duguid" w:date="2020-06-15T15:58:00Z">
          <w:r w:rsidR="00DF490C" w:rsidRPr="00132652" w:rsidDel="00016E1A">
            <w:rPr>
              <w:sz w:val="24"/>
              <w:szCs w:val="24"/>
            </w:rPr>
            <w:delText>, we argue,</w:delText>
          </w:r>
        </w:del>
      </w:ins>
      <w:r w:rsidR="0056166D" w:rsidRPr="00132652">
        <w:rPr>
          <w:sz w:val="24"/>
          <w:szCs w:val="24"/>
        </w:rPr>
        <w:t xml:space="preserve"> unconstitutional.</w:t>
      </w:r>
      <w:r w:rsidR="00BC1BD5" w:rsidRPr="00132652">
        <w:rPr>
          <w:sz w:val="24"/>
          <w:szCs w:val="24"/>
        </w:rPr>
        <w:t xml:space="preserve"> Across Canada, </w:t>
      </w:r>
      <w:r w:rsidR="00BC1BD5" w:rsidRPr="00132652">
        <w:rPr>
          <w:sz w:val="24"/>
          <w:szCs w:val="24"/>
        </w:rPr>
        <w:lastRenderedPageBreak/>
        <w:t xml:space="preserve">emergency policies </w:t>
      </w:r>
      <w:r w:rsidR="004E6A3B" w:rsidRPr="00132652">
        <w:rPr>
          <w:sz w:val="24"/>
          <w:szCs w:val="24"/>
        </w:rPr>
        <w:t xml:space="preserve">have </w:t>
      </w:r>
      <w:ins w:id="132" w:author="Tashi Alford-Duguid" w:date="2020-06-15T15:58:00Z">
        <w:r w:rsidR="00942BAB">
          <w:rPr>
            <w:sz w:val="24"/>
            <w:szCs w:val="24"/>
          </w:rPr>
          <w:t xml:space="preserve">also </w:t>
        </w:r>
      </w:ins>
      <w:r w:rsidR="004E6A3B" w:rsidRPr="00132652">
        <w:rPr>
          <w:sz w:val="24"/>
          <w:szCs w:val="24"/>
        </w:rPr>
        <w:t>had</w:t>
      </w:r>
      <w:r w:rsidR="00BC1BD5" w:rsidRPr="00132652">
        <w:rPr>
          <w:sz w:val="24"/>
          <w:szCs w:val="24"/>
        </w:rPr>
        <w:t xml:space="preserve"> a</w:t>
      </w:r>
      <w:ins w:id="133" w:author="Tashi Alford-Duguid" w:date="2020-06-15T15:58:00Z">
        <w:r w:rsidR="00942BAB">
          <w:rPr>
            <w:sz w:val="24"/>
            <w:szCs w:val="24"/>
          </w:rPr>
          <w:t xml:space="preserve"> </w:t>
        </w:r>
        <w:del w:id="134" w:author="Michael Bryant" w:date="2020-06-16T16:53:00Z">
          <w:r w:rsidR="00942BAB">
            <w:rPr>
              <w:sz w:val="24"/>
              <w:szCs w:val="24"/>
            </w:rPr>
            <w:delText>shockingly</w:delText>
          </w:r>
        </w:del>
      </w:ins>
      <w:ins w:id="135" w:author="Michael Bryant" w:date="2020-06-16T16:53:00Z">
        <w:r w:rsidR="007D3A24">
          <w:rPr>
            <w:sz w:val="24"/>
            <w:szCs w:val="24"/>
          </w:rPr>
          <w:t>severely</w:t>
        </w:r>
      </w:ins>
      <w:r w:rsidR="00BC1BD5" w:rsidRPr="00132652">
        <w:rPr>
          <w:sz w:val="24"/>
          <w:szCs w:val="24"/>
        </w:rPr>
        <w:t xml:space="preserve"> disproportionate impact on marginalised persons.</w:t>
      </w:r>
    </w:p>
    <w:p w14:paraId="6172FA86" w14:textId="5EA7B1F2" w:rsidR="00BD19A5" w:rsidRPr="00132652" w:rsidRDefault="008436D6" w:rsidP="00133E45">
      <w:pPr>
        <w:rPr>
          <w:ins w:id="136" w:author="Michael Bryant" w:date="2020-06-12T11:45:00Z"/>
          <w:sz w:val="24"/>
          <w:szCs w:val="24"/>
        </w:rPr>
      </w:pPr>
      <w:r w:rsidRPr="00132652">
        <w:rPr>
          <w:sz w:val="24"/>
          <w:szCs w:val="24"/>
        </w:rPr>
        <w:t>The latter section</w:t>
      </w:r>
      <w:r w:rsidR="00694ACA" w:rsidRPr="00132652">
        <w:rPr>
          <w:sz w:val="24"/>
          <w:szCs w:val="24"/>
        </w:rPr>
        <w:t>s</w:t>
      </w:r>
      <w:r w:rsidRPr="00132652">
        <w:rPr>
          <w:sz w:val="24"/>
          <w:szCs w:val="24"/>
        </w:rPr>
        <w:t xml:space="preserve"> of the report </w:t>
      </w:r>
      <w:del w:id="137" w:author="Tashi Alford-Duguid" w:date="2020-06-15T15:58:00Z">
        <w:r w:rsidR="00112395" w:rsidRPr="00132652" w:rsidDel="00942BAB">
          <w:rPr>
            <w:sz w:val="24"/>
            <w:szCs w:val="24"/>
          </w:rPr>
          <w:delText xml:space="preserve">consider </w:delText>
        </w:r>
      </w:del>
      <w:ins w:id="138" w:author="Tashi Alford-Duguid" w:date="2020-06-15T15:58:00Z">
        <w:r w:rsidR="00942BAB">
          <w:rPr>
            <w:sz w:val="24"/>
            <w:szCs w:val="24"/>
          </w:rPr>
          <w:t>review</w:t>
        </w:r>
        <w:r w:rsidR="00942BAB" w:rsidRPr="00132652">
          <w:rPr>
            <w:sz w:val="24"/>
            <w:szCs w:val="24"/>
          </w:rPr>
          <w:t xml:space="preserve"> </w:t>
        </w:r>
      </w:ins>
      <w:r w:rsidR="00112395" w:rsidRPr="00132652">
        <w:rPr>
          <w:sz w:val="24"/>
          <w:szCs w:val="24"/>
        </w:rPr>
        <w:t>COVID’s impact on</w:t>
      </w:r>
      <w:r w:rsidR="00AD4DCB" w:rsidRPr="00132652">
        <w:rPr>
          <w:sz w:val="24"/>
          <w:szCs w:val="24"/>
        </w:rPr>
        <w:t xml:space="preserve"> the rights of</w:t>
      </w:r>
      <w:r w:rsidR="00112395" w:rsidRPr="00132652">
        <w:rPr>
          <w:sz w:val="24"/>
          <w:szCs w:val="24"/>
        </w:rPr>
        <w:t xml:space="preserve"> </w:t>
      </w:r>
      <w:r w:rsidR="00F65D12" w:rsidRPr="00132652">
        <w:rPr>
          <w:sz w:val="24"/>
          <w:szCs w:val="24"/>
        </w:rPr>
        <w:t xml:space="preserve">marginalised persons and </w:t>
      </w:r>
      <w:r w:rsidR="00364720" w:rsidRPr="00132652">
        <w:rPr>
          <w:sz w:val="24"/>
          <w:szCs w:val="24"/>
        </w:rPr>
        <w:t>persons</w:t>
      </w:r>
      <w:r w:rsidR="002462CD" w:rsidRPr="00132652">
        <w:rPr>
          <w:sz w:val="24"/>
          <w:szCs w:val="24"/>
        </w:rPr>
        <w:t xml:space="preserve"> </w:t>
      </w:r>
      <w:r w:rsidR="00AD4DCB" w:rsidRPr="00132652">
        <w:rPr>
          <w:sz w:val="24"/>
          <w:szCs w:val="24"/>
        </w:rPr>
        <w:t xml:space="preserve">in </w:t>
      </w:r>
      <w:r w:rsidR="00480F89" w:rsidRPr="00132652">
        <w:rPr>
          <w:sz w:val="24"/>
          <w:szCs w:val="24"/>
        </w:rPr>
        <w:t>care</w:t>
      </w:r>
      <w:r w:rsidR="002570BE" w:rsidRPr="00132652">
        <w:rPr>
          <w:sz w:val="24"/>
          <w:szCs w:val="24"/>
        </w:rPr>
        <w:t xml:space="preserve">, </w:t>
      </w:r>
      <w:r w:rsidR="001D3747" w:rsidRPr="00132652">
        <w:rPr>
          <w:sz w:val="24"/>
          <w:szCs w:val="24"/>
        </w:rPr>
        <w:t>such as</w:t>
      </w:r>
      <w:r w:rsidR="00BB27F5" w:rsidRPr="00132652">
        <w:rPr>
          <w:sz w:val="24"/>
          <w:szCs w:val="24"/>
        </w:rPr>
        <w:t xml:space="preserve"> patients in</w:t>
      </w:r>
      <w:r w:rsidR="001D3747" w:rsidRPr="00132652">
        <w:rPr>
          <w:sz w:val="24"/>
          <w:szCs w:val="24"/>
        </w:rPr>
        <w:t xml:space="preserve"> hospitals, </w:t>
      </w:r>
      <w:r w:rsidR="00BB27F5" w:rsidRPr="00132652">
        <w:rPr>
          <w:sz w:val="24"/>
          <w:szCs w:val="24"/>
        </w:rPr>
        <w:t xml:space="preserve">residents of </w:t>
      </w:r>
      <w:r w:rsidR="001D3747" w:rsidRPr="00132652">
        <w:rPr>
          <w:sz w:val="24"/>
          <w:szCs w:val="24"/>
        </w:rPr>
        <w:t>long-term care homes</w:t>
      </w:r>
      <w:r w:rsidR="00BB27F5" w:rsidRPr="00132652">
        <w:rPr>
          <w:sz w:val="24"/>
          <w:szCs w:val="24"/>
        </w:rPr>
        <w:t xml:space="preserve">, and children. </w:t>
      </w:r>
      <w:r w:rsidR="001360BC" w:rsidRPr="00132652">
        <w:rPr>
          <w:sz w:val="24"/>
          <w:szCs w:val="24"/>
        </w:rPr>
        <w:t xml:space="preserve">CCLA’s analysis concludes that </w:t>
      </w:r>
      <w:r w:rsidR="000D71BA" w:rsidRPr="00132652">
        <w:rPr>
          <w:sz w:val="24"/>
          <w:szCs w:val="24"/>
        </w:rPr>
        <w:t xml:space="preserve">these persons are bearing the worst of both </w:t>
      </w:r>
      <w:r w:rsidR="006859F5" w:rsidRPr="00132652">
        <w:rPr>
          <w:sz w:val="24"/>
          <w:szCs w:val="24"/>
        </w:rPr>
        <w:t xml:space="preserve">the </w:t>
      </w:r>
      <w:r w:rsidR="000D71BA" w:rsidRPr="00132652">
        <w:rPr>
          <w:sz w:val="24"/>
          <w:szCs w:val="24"/>
        </w:rPr>
        <w:t>COVID</w:t>
      </w:r>
      <w:r w:rsidR="006859F5" w:rsidRPr="00132652">
        <w:rPr>
          <w:sz w:val="24"/>
          <w:szCs w:val="24"/>
        </w:rPr>
        <w:t xml:space="preserve"> virus</w:t>
      </w:r>
      <w:r w:rsidR="00EF00E1" w:rsidRPr="00132652">
        <w:rPr>
          <w:sz w:val="24"/>
          <w:szCs w:val="24"/>
        </w:rPr>
        <w:t xml:space="preserve"> </w:t>
      </w:r>
      <w:r w:rsidR="000D71BA" w:rsidRPr="00132652">
        <w:rPr>
          <w:sz w:val="24"/>
          <w:szCs w:val="24"/>
        </w:rPr>
        <w:t xml:space="preserve">and </w:t>
      </w:r>
      <w:r w:rsidR="005131F1" w:rsidRPr="00132652">
        <w:rPr>
          <w:sz w:val="24"/>
          <w:szCs w:val="24"/>
        </w:rPr>
        <w:t xml:space="preserve">the </w:t>
      </w:r>
      <w:r w:rsidR="00FA1441" w:rsidRPr="00132652">
        <w:rPr>
          <w:sz w:val="24"/>
          <w:szCs w:val="24"/>
        </w:rPr>
        <w:t xml:space="preserve">burden </w:t>
      </w:r>
      <w:r w:rsidR="006859F5" w:rsidRPr="00132652">
        <w:rPr>
          <w:sz w:val="24"/>
          <w:szCs w:val="24"/>
        </w:rPr>
        <w:t xml:space="preserve">the virus </w:t>
      </w:r>
      <w:r w:rsidR="00CD05EA" w:rsidRPr="00132652">
        <w:rPr>
          <w:sz w:val="24"/>
          <w:szCs w:val="24"/>
        </w:rPr>
        <w:t>h</w:t>
      </w:r>
      <w:r w:rsidR="1964CC48" w:rsidRPr="00132652">
        <w:rPr>
          <w:sz w:val="24"/>
          <w:szCs w:val="24"/>
        </w:rPr>
        <w:t>as</w:t>
      </w:r>
      <w:r w:rsidR="006859F5" w:rsidRPr="00132652">
        <w:rPr>
          <w:sz w:val="24"/>
          <w:szCs w:val="24"/>
        </w:rPr>
        <w:t xml:space="preserve"> placed </w:t>
      </w:r>
      <w:r w:rsidR="00FA1441" w:rsidRPr="00132652">
        <w:rPr>
          <w:sz w:val="24"/>
          <w:szCs w:val="24"/>
        </w:rPr>
        <w:t xml:space="preserve">on civil liberties </w:t>
      </w:r>
      <w:r w:rsidR="001139C1" w:rsidRPr="00132652">
        <w:rPr>
          <w:sz w:val="24"/>
          <w:szCs w:val="24"/>
        </w:rPr>
        <w:t xml:space="preserve">in Canada. </w:t>
      </w:r>
      <w:ins w:id="139" w:author="Tashi Alford-Duguid" w:date="2020-06-15T15:59:00Z">
        <w:r w:rsidR="00942BAB">
          <w:rPr>
            <w:sz w:val="24"/>
            <w:szCs w:val="24"/>
          </w:rPr>
          <w:t>Canada’s most marginalised people are suffering the most in this pandemic.</w:t>
        </w:r>
      </w:ins>
    </w:p>
    <w:p w14:paraId="294E16B2" w14:textId="07AC789E" w:rsidR="00DF490C" w:rsidRPr="00132652" w:rsidRDefault="00DF490C">
      <w:pPr>
        <w:rPr>
          <w:sz w:val="24"/>
          <w:szCs w:val="24"/>
        </w:rPr>
        <w:pPrChange w:id="140" w:author="Michael Bryant" w:date="2020-06-11T13:31:00Z">
          <w:pPr>
            <w:jc w:val="both"/>
          </w:pPr>
        </w:pPrChange>
      </w:pPr>
      <w:ins w:id="141" w:author="Michael Bryant" w:date="2020-06-12T11:45:00Z">
        <w:r w:rsidRPr="00132652">
          <w:rPr>
            <w:sz w:val="24"/>
            <w:szCs w:val="24"/>
          </w:rPr>
          <w:t xml:space="preserve">Of all the provincial and territorial jurisdictions, British Columbia </w:t>
        </w:r>
        <w:r w:rsidR="0092508C" w:rsidRPr="00132652">
          <w:rPr>
            <w:sz w:val="24"/>
            <w:szCs w:val="24"/>
          </w:rPr>
          <w:t>had the greatest success</w:t>
        </w:r>
      </w:ins>
      <w:r w:rsidR="0010429F" w:rsidRPr="00132652">
        <w:rPr>
          <w:sz w:val="24"/>
          <w:szCs w:val="24"/>
        </w:rPr>
        <w:t xml:space="preserve"> to date</w:t>
      </w:r>
      <w:ins w:id="142" w:author="Michael Bryant" w:date="2020-06-12T11:45:00Z">
        <w:r w:rsidR="0092508C" w:rsidRPr="00132652">
          <w:rPr>
            <w:sz w:val="24"/>
            <w:szCs w:val="24"/>
          </w:rPr>
          <w:t xml:space="preserve"> in managing the pandemic</w:t>
        </w:r>
      </w:ins>
      <w:ins w:id="143" w:author="Michael Bryant" w:date="2020-06-12T11:47:00Z">
        <w:r w:rsidR="00053CC7" w:rsidRPr="00132652">
          <w:rPr>
            <w:sz w:val="24"/>
            <w:szCs w:val="24"/>
          </w:rPr>
          <w:t>.</w:t>
        </w:r>
      </w:ins>
      <w:r w:rsidR="00053CC7" w:rsidRPr="00132652">
        <w:rPr>
          <w:sz w:val="24"/>
          <w:szCs w:val="24"/>
        </w:rPr>
        <w:t xml:space="preserve"> </w:t>
      </w:r>
      <w:ins w:id="144" w:author="Michael Bryant" w:date="2020-06-12T11:47:00Z">
        <w:r w:rsidR="00053CC7" w:rsidRPr="00132652">
          <w:rPr>
            <w:sz w:val="24"/>
            <w:szCs w:val="24"/>
          </w:rPr>
          <w:t>BC</w:t>
        </w:r>
        <w:r w:rsidR="006B1FE4" w:rsidRPr="00132652">
          <w:rPr>
            <w:sz w:val="24"/>
            <w:szCs w:val="24"/>
          </w:rPr>
          <w:t xml:space="preserve"> </w:t>
        </w:r>
      </w:ins>
      <w:ins w:id="145" w:author="Michael Bryant" w:date="2020-06-12T11:48:00Z">
        <w:r w:rsidR="000A156F" w:rsidRPr="00132652">
          <w:rPr>
            <w:sz w:val="24"/>
            <w:szCs w:val="24"/>
          </w:rPr>
          <w:t xml:space="preserve">lowered </w:t>
        </w:r>
      </w:ins>
      <w:r w:rsidR="0010429F" w:rsidRPr="00132652">
        <w:rPr>
          <w:sz w:val="24"/>
          <w:szCs w:val="24"/>
        </w:rPr>
        <w:t>and</w:t>
      </w:r>
      <w:ins w:id="146" w:author="Michael Bryant" w:date="2020-06-12T11:48:00Z">
        <w:r w:rsidR="006B6755" w:rsidRPr="00132652">
          <w:rPr>
            <w:sz w:val="24"/>
            <w:szCs w:val="24"/>
          </w:rPr>
          <w:t xml:space="preserve"> eradicated</w:t>
        </w:r>
      </w:ins>
      <w:ins w:id="147" w:author="Michael Bryant" w:date="2020-06-12T11:47:00Z">
        <w:r w:rsidR="00AF321C" w:rsidRPr="00132652">
          <w:rPr>
            <w:sz w:val="24"/>
            <w:szCs w:val="24"/>
          </w:rPr>
          <w:t xml:space="preserve"> the </w:t>
        </w:r>
      </w:ins>
      <w:ins w:id="148" w:author="Michael Bryant" w:date="2020-06-12T11:48:00Z">
        <w:r w:rsidR="004453AA" w:rsidRPr="00132652">
          <w:rPr>
            <w:sz w:val="24"/>
            <w:szCs w:val="24"/>
          </w:rPr>
          <w:t>first wave of the COVID</w:t>
        </w:r>
      </w:ins>
      <w:r w:rsidR="0010429F" w:rsidRPr="00132652">
        <w:rPr>
          <w:sz w:val="24"/>
          <w:szCs w:val="24"/>
        </w:rPr>
        <w:t>’s</w:t>
      </w:r>
      <w:ins w:id="149" w:author="Michael Bryant" w:date="2020-06-12T11:48:00Z">
        <w:r w:rsidR="004453AA" w:rsidRPr="00132652">
          <w:rPr>
            <w:sz w:val="24"/>
            <w:szCs w:val="24"/>
          </w:rPr>
          <w:t xml:space="preserve"> spread</w:t>
        </w:r>
      </w:ins>
      <w:r w:rsidR="0010429F" w:rsidRPr="00132652">
        <w:rPr>
          <w:sz w:val="24"/>
          <w:szCs w:val="24"/>
        </w:rPr>
        <w:t xml:space="preserve"> </w:t>
      </w:r>
      <w:ins w:id="150" w:author="Michael Bryant" w:date="2020-06-12T11:45:00Z">
        <w:r w:rsidR="0045748A" w:rsidRPr="00132652">
          <w:rPr>
            <w:sz w:val="24"/>
            <w:szCs w:val="24"/>
          </w:rPr>
          <w:t xml:space="preserve">thanks </w:t>
        </w:r>
      </w:ins>
      <w:ins w:id="151" w:author="Michael Bryant" w:date="2020-06-12T11:46:00Z">
        <w:r w:rsidR="0045748A" w:rsidRPr="00132652">
          <w:rPr>
            <w:sz w:val="24"/>
            <w:szCs w:val="24"/>
          </w:rPr>
          <w:t>primarily to its early response</w:t>
        </w:r>
        <w:r w:rsidR="009F6A79" w:rsidRPr="00132652">
          <w:rPr>
            <w:sz w:val="24"/>
            <w:szCs w:val="24"/>
          </w:rPr>
          <w:t xml:space="preserve"> and leadership</w:t>
        </w:r>
      </w:ins>
      <w:ins w:id="152" w:author="Michael Bryant" w:date="2020-06-12T11:50:00Z">
        <w:r w:rsidR="00ED7475" w:rsidRPr="00132652">
          <w:rPr>
            <w:sz w:val="24"/>
            <w:szCs w:val="24"/>
          </w:rPr>
          <w:t xml:space="preserve">, without </w:t>
        </w:r>
        <w:del w:id="153" w:author="Tashi Alford-Duguid" w:date="2020-06-15T16:00:00Z">
          <w:r w:rsidR="00ED7475" w:rsidRPr="00132652" w:rsidDel="00942BAB">
            <w:rPr>
              <w:sz w:val="24"/>
              <w:szCs w:val="24"/>
            </w:rPr>
            <w:delText xml:space="preserve">having to </w:delText>
          </w:r>
        </w:del>
        <w:r w:rsidR="006A702D" w:rsidRPr="00132652">
          <w:rPr>
            <w:sz w:val="24"/>
            <w:szCs w:val="24"/>
          </w:rPr>
          <w:t>limit</w:t>
        </w:r>
      </w:ins>
      <w:ins w:id="154" w:author="Tashi Alford-Duguid" w:date="2020-06-15T16:00:00Z">
        <w:r w:rsidR="00942BAB">
          <w:rPr>
            <w:sz w:val="24"/>
            <w:szCs w:val="24"/>
          </w:rPr>
          <w:t>ing</w:t>
        </w:r>
      </w:ins>
      <w:ins w:id="155" w:author="Michael Bryant" w:date="2020-06-12T11:50:00Z">
        <w:r w:rsidR="006A702D" w:rsidRPr="00132652">
          <w:rPr>
            <w:sz w:val="24"/>
            <w:szCs w:val="24"/>
          </w:rPr>
          <w:t xml:space="preserve"> civil liberties</w:t>
        </w:r>
        <w:r w:rsidR="00ED7475" w:rsidRPr="00132652">
          <w:rPr>
            <w:sz w:val="24"/>
            <w:szCs w:val="24"/>
          </w:rPr>
          <w:t xml:space="preserve"> to the</w:t>
        </w:r>
      </w:ins>
      <w:ins w:id="156" w:author="Michael Bryant" w:date="2020-06-12T11:46:00Z">
        <w:r w:rsidR="009F6A79" w:rsidRPr="00132652">
          <w:rPr>
            <w:sz w:val="24"/>
            <w:szCs w:val="24"/>
          </w:rPr>
          <w:t xml:space="preserve"> </w:t>
        </w:r>
      </w:ins>
      <w:ins w:id="157" w:author="Michael Bryant" w:date="2020-06-12T11:50:00Z">
        <w:r w:rsidR="00901555" w:rsidRPr="00132652">
          <w:rPr>
            <w:sz w:val="24"/>
            <w:szCs w:val="24"/>
          </w:rPr>
          <w:t>extent seen in other jurisdictions.</w:t>
        </w:r>
      </w:ins>
      <w:r w:rsidR="0045748A" w:rsidRPr="00132652">
        <w:rPr>
          <w:sz w:val="24"/>
          <w:szCs w:val="24"/>
        </w:rPr>
        <w:t xml:space="preserve"> </w:t>
      </w:r>
      <w:ins w:id="158" w:author="Michael Bryant" w:date="2020-06-12T11:51:00Z">
        <w:r w:rsidR="00ED34E7" w:rsidRPr="00132652">
          <w:rPr>
            <w:sz w:val="24"/>
            <w:szCs w:val="24"/>
          </w:rPr>
          <w:t xml:space="preserve">Nevertheless, </w:t>
        </w:r>
      </w:ins>
      <w:ins w:id="159" w:author="Michael Bryant" w:date="2020-06-12T11:52:00Z">
        <w:r w:rsidR="00ED34E7" w:rsidRPr="00132652">
          <w:rPr>
            <w:sz w:val="24"/>
            <w:szCs w:val="24"/>
          </w:rPr>
          <w:t>vulnerable populations in BC</w:t>
        </w:r>
        <w:r w:rsidR="00F519DE" w:rsidRPr="00132652">
          <w:rPr>
            <w:sz w:val="24"/>
            <w:szCs w:val="24"/>
          </w:rPr>
          <w:t xml:space="preserve">, especially inmates and those living on or near the street, </w:t>
        </w:r>
        <w:r w:rsidR="008123C5" w:rsidRPr="00132652">
          <w:rPr>
            <w:sz w:val="24"/>
            <w:szCs w:val="24"/>
          </w:rPr>
          <w:t xml:space="preserve">did not escape </w:t>
        </w:r>
      </w:ins>
      <w:ins w:id="160" w:author="Michael Bryant" w:date="2020-06-12T12:30:00Z">
        <w:r w:rsidR="00C95756" w:rsidRPr="00132652">
          <w:rPr>
            <w:sz w:val="24"/>
            <w:szCs w:val="24"/>
          </w:rPr>
          <w:t>being whipsawed by</w:t>
        </w:r>
      </w:ins>
      <w:ins w:id="161" w:author="Michael Bryant" w:date="2020-06-12T11:52:00Z">
        <w:r w:rsidR="008123C5" w:rsidRPr="00132652">
          <w:rPr>
            <w:sz w:val="24"/>
            <w:szCs w:val="24"/>
          </w:rPr>
          <w:t xml:space="preserve"> </w:t>
        </w:r>
      </w:ins>
      <w:ins w:id="162" w:author="Michael Bryant" w:date="2020-06-12T11:53:00Z">
        <w:r w:rsidR="0006794A" w:rsidRPr="00132652">
          <w:rPr>
            <w:sz w:val="24"/>
            <w:szCs w:val="24"/>
          </w:rPr>
          <w:t>COVID</w:t>
        </w:r>
      </w:ins>
      <w:ins w:id="163" w:author="Michael Bryant" w:date="2020-06-12T12:30:00Z">
        <w:r w:rsidR="00C95756" w:rsidRPr="00132652">
          <w:rPr>
            <w:sz w:val="24"/>
            <w:szCs w:val="24"/>
          </w:rPr>
          <w:t>:</w:t>
        </w:r>
      </w:ins>
      <w:r w:rsidR="00C95756" w:rsidRPr="00132652">
        <w:rPr>
          <w:sz w:val="24"/>
          <w:szCs w:val="24"/>
        </w:rPr>
        <w:t xml:space="preserve"> </w:t>
      </w:r>
      <w:ins w:id="164" w:author="Michael Bryant" w:date="2020-06-12T12:30:00Z">
        <w:r w:rsidR="00C95756" w:rsidRPr="00132652">
          <w:rPr>
            <w:sz w:val="24"/>
            <w:szCs w:val="24"/>
          </w:rPr>
          <w:t>a</w:t>
        </w:r>
      </w:ins>
      <w:ins w:id="165" w:author="Michael Bryant" w:date="2020-06-12T11:54:00Z">
        <w:r w:rsidR="00623177" w:rsidRPr="00132652">
          <w:rPr>
            <w:sz w:val="24"/>
            <w:szCs w:val="24"/>
          </w:rPr>
          <w:t xml:space="preserve"> higher </w:t>
        </w:r>
      </w:ins>
      <w:ins w:id="166" w:author="Michael Bryant" w:date="2020-06-12T11:55:00Z">
        <w:r w:rsidR="00A478EF" w:rsidRPr="00132652">
          <w:rPr>
            <w:sz w:val="24"/>
            <w:szCs w:val="24"/>
          </w:rPr>
          <w:t>rate of infection</w:t>
        </w:r>
        <w:r w:rsidR="00BA1C32" w:rsidRPr="00132652">
          <w:rPr>
            <w:sz w:val="24"/>
            <w:szCs w:val="24"/>
          </w:rPr>
          <w:t xml:space="preserve"> plus greater infringement of liberty</w:t>
        </w:r>
      </w:ins>
      <w:ins w:id="167" w:author="Michael Bryant" w:date="2020-06-12T12:30:00Z">
        <w:r w:rsidR="00C95756" w:rsidRPr="00132652">
          <w:rPr>
            <w:sz w:val="24"/>
            <w:szCs w:val="24"/>
          </w:rPr>
          <w:t>, heaping indignity upon injustice</w:t>
        </w:r>
      </w:ins>
      <w:ins w:id="168" w:author="Michael Bryant" w:date="2020-06-12T11:55:00Z">
        <w:r w:rsidR="00BA1C32" w:rsidRPr="00132652">
          <w:rPr>
            <w:sz w:val="24"/>
            <w:szCs w:val="24"/>
          </w:rPr>
          <w:t>.</w:t>
        </w:r>
      </w:ins>
    </w:p>
    <w:p w14:paraId="43F11471" w14:textId="77777777" w:rsidR="004F312E" w:rsidRPr="00132652" w:rsidRDefault="004F312E">
      <w:pPr>
        <w:rPr>
          <w:sz w:val="24"/>
          <w:szCs w:val="24"/>
        </w:rPr>
        <w:pPrChange w:id="169" w:author="Tashi Alford-Duguid" w:date="2020-06-11T13:32:00Z">
          <w:pPr>
            <w:jc w:val="both"/>
          </w:pPr>
        </w:pPrChange>
      </w:pPr>
    </w:p>
    <w:p w14:paraId="4D528191" w14:textId="6A8D1F7C" w:rsidR="001A4227" w:rsidRPr="00132652" w:rsidRDefault="001A4227" w:rsidP="009A5E7B">
      <w:pPr>
        <w:pStyle w:val="Heading1"/>
      </w:pPr>
      <w:r w:rsidRPr="00132652">
        <w:t>Introduction and Civil Liberties Grading Methodology</w:t>
      </w:r>
    </w:p>
    <w:p w14:paraId="756639E0" w14:textId="77777777" w:rsidR="008F5B38" w:rsidRPr="006F474E" w:rsidRDefault="008F5B38" w:rsidP="006F474E">
      <w:pPr>
        <w:ind w:left="720"/>
        <w:rPr>
          <w:b/>
          <w:bCs/>
          <w:sz w:val="24"/>
          <w:szCs w:val="24"/>
        </w:rPr>
      </w:pPr>
    </w:p>
    <w:p w14:paraId="15058A1D" w14:textId="4086A9C8" w:rsidR="008F71A4" w:rsidRPr="006F474E" w:rsidRDefault="0082213B" w:rsidP="006F474E">
      <w:pPr>
        <w:rPr>
          <w:sz w:val="24"/>
          <w:szCs w:val="24"/>
        </w:rPr>
      </w:pPr>
      <w:r w:rsidRPr="006F474E">
        <w:rPr>
          <w:sz w:val="24"/>
          <w:szCs w:val="24"/>
        </w:rPr>
        <w:t>In December 2019, news reports began to emerge about a mysterious virus that was rapidly spreading through the city of Wuhan in China.</w:t>
      </w:r>
      <w:r w:rsidR="00750BFF" w:rsidRPr="006F474E">
        <w:rPr>
          <w:rStyle w:val="FootnoteReference"/>
          <w:sz w:val="24"/>
          <w:szCs w:val="24"/>
        </w:rPr>
        <w:footnoteReference w:id="7"/>
      </w:r>
      <w:r w:rsidR="00322FCE" w:rsidRPr="006F474E">
        <w:rPr>
          <w:sz w:val="24"/>
          <w:szCs w:val="24"/>
        </w:rPr>
        <w:t xml:space="preserve"> Over the next few months, commercial airliners rapidly dispersed the virus to all corners of the </w:t>
      </w:r>
      <w:r w:rsidR="00D27773" w:rsidRPr="006F474E">
        <w:rPr>
          <w:sz w:val="24"/>
          <w:szCs w:val="24"/>
        </w:rPr>
        <w:t>earth</w:t>
      </w:r>
      <w:r w:rsidR="00322FCE" w:rsidRPr="006F474E">
        <w:rPr>
          <w:sz w:val="24"/>
          <w:szCs w:val="24"/>
        </w:rPr>
        <w:t xml:space="preserve">. By March </w:t>
      </w:r>
      <w:r w:rsidR="00024861" w:rsidRPr="006F474E">
        <w:rPr>
          <w:sz w:val="24"/>
          <w:szCs w:val="24"/>
        </w:rPr>
        <w:t>11,</w:t>
      </w:r>
      <w:r w:rsidR="004D4823" w:rsidRPr="006F474E">
        <w:rPr>
          <w:sz w:val="24"/>
          <w:szCs w:val="24"/>
        </w:rPr>
        <w:t xml:space="preserve"> 2020</w:t>
      </w:r>
      <w:r w:rsidR="005E0CFF" w:rsidRPr="006F474E">
        <w:rPr>
          <w:sz w:val="24"/>
          <w:szCs w:val="24"/>
        </w:rPr>
        <w:t>,</w:t>
      </w:r>
      <w:r w:rsidR="00024861" w:rsidRPr="006F474E">
        <w:rPr>
          <w:sz w:val="24"/>
          <w:szCs w:val="24"/>
        </w:rPr>
        <w:t xml:space="preserve"> the </w:t>
      </w:r>
      <w:r w:rsidR="00992E90" w:rsidRPr="006F474E">
        <w:rPr>
          <w:sz w:val="24"/>
          <w:szCs w:val="24"/>
        </w:rPr>
        <w:t xml:space="preserve">World Health Organisation had declared </w:t>
      </w:r>
      <w:r w:rsidR="000344E4" w:rsidRPr="006F474E">
        <w:rPr>
          <w:sz w:val="24"/>
          <w:szCs w:val="24"/>
        </w:rPr>
        <w:t>a global pandemic.</w:t>
      </w:r>
      <w:r w:rsidR="00750BFF" w:rsidRPr="006F474E">
        <w:rPr>
          <w:rStyle w:val="FootnoteReference"/>
          <w:sz w:val="24"/>
          <w:szCs w:val="24"/>
        </w:rPr>
        <w:footnoteReference w:id="8"/>
      </w:r>
      <w:r w:rsidR="000344E4" w:rsidRPr="006F474E">
        <w:rPr>
          <w:sz w:val="24"/>
          <w:szCs w:val="24"/>
        </w:rPr>
        <w:t xml:space="preserve"> </w:t>
      </w:r>
      <w:r w:rsidR="00942BAB">
        <w:rPr>
          <w:sz w:val="24"/>
          <w:szCs w:val="24"/>
        </w:rPr>
        <w:t>By then</w:t>
      </w:r>
      <w:r w:rsidR="00D470B6" w:rsidRPr="006F474E">
        <w:rPr>
          <w:sz w:val="24"/>
          <w:szCs w:val="24"/>
        </w:rPr>
        <w:t xml:space="preserve">, Canada had 103 </w:t>
      </w:r>
      <w:r w:rsidR="14E2C849" w:rsidRPr="006F474E">
        <w:rPr>
          <w:sz w:val="24"/>
          <w:szCs w:val="24"/>
        </w:rPr>
        <w:t>identified</w:t>
      </w:r>
      <w:r w:rsidR="00D470B6" w:rsidRPr="006F474E">
        <w:rPr>
          <w:sz w:val="24"/>
          <w:szCs w:val="24"/>
        </w:rPr>
        <w:t xml:space="preserve"> cases</w:t>
      </w:r>
      <w:r w:rsidR="005E0CFF" w:rsidRPr="006F474E">
        <w:rPr>
          <w:sz w:val="24"/>
          <w:szCs w:val="24"/>
        </w:rPr>
        <w:t xml:space="preserve"> of the virus</w:t>
      </w:r>
      <w:r w:rsidR="00D470B6" w:rsidRPr="006F474E">
        <w:rPr>
          <w:sz w:val="24"/>
          <w:szCs w:val="24"/>
        </w:rPr>
        <w:t>.</w:t>
      </w:r>
      <w:r w:rsidR="003F6DCB" w:rsidRPr="006F474E">
        <w:rPr>
          <w:rStyle w:val="FootnoteReference"/>
          <w:sz w:val="24"/>
          <w:szCs w:val="24"/>
        </w:rPr>
        <w:footnoteReference w:id="9"/>
      </w:r>
      <w:r w:rsidR="00D470B6" w:rsidRPr="006F474E">
        <w:rPr>
          <w:sz w:val="24"/>
          <w:szCs w:val="24"/>
        </w:rPr>
        <w:t xml:space="preserve"> </w:t>
      </w:r>
      <w:r w:rsidR="004D4823" w:rsidRPr="006F474E">
        <w:rPr>
          <w:sz w:val="24"/>
          <w:szCs w:val="24"/>
        </w:rPr>
        <w:t>T</w:t>
      </w:r>
      <w:r w:rsidR="003F6DCB" w:rsidRPr="006F474E">
        <w:rPr>
          <w:sz w:val="24"/>
          <w:szCs w:val="24"/>
        </w:rPr>
        <w:t>hree</w:t>
      </w:r>
      <w:r w:rsidR="004D4823" w:rsidRPr="006F474E">
        <w:rPr>
          <w:sz w:val="24"/>
          <w:szCs w:val="24"/>
        </w:rPr>
        <w:t xml:space="preserve"> months later, Canada ha</w:t>
      </w:r>
      <w:r w:rsidR="001D40A9" w:rsidRPr="006F474E">
        <w:rPr>
          <w:sz w:val="24"/>
          <w:szCs w:val="24"/>
        </w:rPr>
        <w:t>d</w:t>
      </w:r>
      <w:r w:rsidR="004D4823" w:rsidRPr="006F474E">
        <w:rPr>
          <w:sz w:val="24"/>
          <w:szCs w:val="24"/>
        </w:rPr>
        <w:t xml:space="preserve"> </w:t>
      </w:r>
      <w:r w:rsidR="003F6DCB" w:rsidRPr="006F474E">
        <w:rPr>
          <w:sz w:val="24"/>
          <w:szCs w:val="24"/>
        </w:rPr>
        <w:t>more than 90</w:t>
      </w:r>
      <w:r w:rsidR="004D4823" w:rsidRPr="006F474E">
        <w:rPr>
          <w:sz w:val="24"/>
          <w:szCs w:val="24"/>
        </w:rPr>
        <w:t>,00</w:t>
      </w:r>
      <w:r w:rsidR="003F6DCB" w:rsidRPr="006F474E">
        <w:rPr>
          <w:sz w:val="24"/>
          <w:szCs w:val="24"/>
        </w:rPr>
        <w:t>0</w:t>
      </w:r>
      <w:r w:rsidR="004D4823" w:rsidRPr="006F474E">
        <w:rPr>
          <w:sz w:val="24"/>
          <w:szCs w:val="24"/>
        </w:rPr>
        <w:t xml:space="preserve"> </w:t>
      </w:r>
      <w:r w:rsidR="00942BAB" w:rsidRPr="00CE6A6D">
        <w:rPr>
          <w:sz w:val="24"/>
          <w:szCs w:val="24"/>
        </w:rPr>
        <w:t>reported</w:t>
      </w:r>
      <w:r w:rsidR="00942BAB" w:rsidRPr="00132652">
        <w:rPr>
          <w:sz w:val="24"/>
          <w:szCs w:val="24"/>
        </w:rPr>
        <w:t xml:space="preserve"> </w:t>
      </w:r>
      <w:r w:rsidR="004D4823" w:rsidRPr="006F474E">
        <w:rPr>
          <w:sz w:val="24"/>
          <w:szCs w:val="24"/>
        </w:rPr>
        <w:t>cases.</w:t>
      </w:r>
      <w:r w:rsidR="00750BFF" w:rsidRPr="006F474E">
        <w:rPr>
          <w:rStyle w:val="FootnoteReference"/>
          <w:sz w:val="24"/>
          <w:szCs w:val="24"/>
        </w:rPr>
        <w:footnoteReference w:id="10"/>
      </w:r>
    </w:p>
    <w:p w14:paraId="10223692" w14:textId="4D1DAF12" w:rsidR="008F5B38" w:rsidRPr="006F474E" w:rsidRDefault="0082213B" w:rsidP="006F474E">
      <w:pPr>
        <w:rPr>
          <w:sz w:val="24"/>
          <w:szCs w:val="24"/>
        </w:rPr>
      </w:pPr>
      <w:r w:rsidRPr="006F474E">
        <w:rPr>
          <w:sz w:val="24"/>
          <w:szCs w:val="24"/>
        </w:rPr>
        <w:t xml:space="preserve">The </w:t>
      </w:r>
      <w:r w:rsidR="00DF7397" w:rsidRPr="006F474E">
        <w:rPr>
          <w:sz w:val="24"/>
          <w:szCs w:val="24"/>
        </w:rPr>
        <w:t xml:space="preserve">virus, </w:t>
      </w:r>
      <w:r w:rsidR="006D2F86" w:rsidRPr="006F474E">
        <w:rPr>
          <w:sz w:val="24"/>
          <w:szCs w:val="24"/>
        </w:rPr>
        <w:t xml:space="preserve">known as the </w:t>
      </w:r>
      <w:r w:rsidR="00C260A9">
        <w:rPr>
          <w:sz w:val="24"/>
          <w:szCs w:val="24"/>
        </w:rPr>
        <w:t>“</w:t>
      </w:r>
      <w:r w:rsidR="006D2F86" w:rsidRPr="006F474E">
        <w:rPr>
          <w:sz w:val="24"/>
          <w:szCs w:val="24"/>
        </w:rPr>
        <w:t>2</w:t>
      </w:r>
      <w:r w:rsidR="00792730" w:rsidRPr="006F474E">
        <w:rPr>
          <w:sz w:val="24"/>
          <w:szCs w:val="24"/>
        </w:rPr>
        <w:t>019</w:t>
      </w:r>
      <w:r w:rsidR="006D2F86" w:rsidRPr="006F474E">
        <w:rPr>
          <w:sz w:val="24"/>
          <w:szCs w:val="24"/>
        </w:rPr>
        <w:t xml:space="preserve"> coronavirus</w:t>
      </w:r>
      <w:r w:rsidR="00C260A9">
        <w:rPr>
          <w:sz w:val="24"/>
          <w:szCs w:val="24"/>
        </w:rPr>
        <w:t>”,</w:t>
      </w:r>
      <w:r w:rsidR="006D2F86" w:rsidRPr="006F474E">
        <w:rPr>
          <w:sz w:val="24"/>
          <w:szCs w:val="24"/>
        </w:rPr>
        <w:t xml:space="preserve"> </w:t>
      </w:r>
      <w:r w:rsidR="00C260A9">
        <w:rPr>
          <w:sz w:val="24"/>
          <w:szCs w:val="24"/>
        </w:rPr>
        <w:t>“</w:t>
      </w:r>
      <w:r w:rsidR="006D2F86" w:rsidRPr="006F474E">
        <w:rPr>
          <w:sz w:val="24"/>
          <w:szCs w:val="24"/>
        </w:rPr>
        <w:t>COVID-19</w:t>
      </w:r>
      <w:r w:rsidR="00C260A9">
        <w:rPr>
          <w:sz w:val="24"/>
          <w:szCs w:val="24"/>
        </w:rPr>
        <w:t>”</w:t>
      </w:r>
      <w:r w:rsidR="00942BAB">
        <w:rPr>
          <w:sz w:val="24"/>
          <w:szCs w:val="24"/>
        </w:rPr>
        <w:t xml:space="preserve">, or now just </w:t>
      </w:r>
      <w:r w:rsidR="00C260A9">
        <w:rPr>
          <w:sz w:val="24"/>
          <w:szCs w:val="24"/>
        </w:rPr>
        <w:t>“</w:t>
      </w:r>
      <w:r w:rsidR="00942BAB">
        <w:rPr>
          <w:sz w:val="24"/>
          <w:szCs w:val="24"/>
        </w:rPr>
        <w:t>COVID</w:t>
      </w:r>
      <w:r w:rsidR="00C260A9">
        <w:rPr>
          <w:sz w:val="24"/>
          <w:szCs w:val="24"/>
        </w:rPr>
        <w:t>”</w:t>
      </w:r>
      <w:bookmarkStart w:id="170" w:name="_GoBack"/>
      <w:bookmarkEnd w:id="170"/>
      <w:r w:rsidR="006D2F86" w:rsidRPr="006F474E">
        <w:rPr>
          <w:sz w:val="24"/>
          <w:szCs w:val="24"/>
        </w:rPr>
        <w:t xml:space="preserve">, primarily </w:t>
      </w:r>
      <w:r w:rsidR="00F419EF" w:rsidRPr="006F474E">
        <w:rPr>
          <w:sz w:val="24"/>
          <w:szCs w:val="24"/>
        </w:rPr>
        <w:t xml:space="preserve">spreads between people who come </w:t>
      </w:r>
      <w:r w:rsidR="004F01B9" w:rsidRPr="006F474E">
        <w:rPr>
          <w:sz w:val="24"/>
          <w:szCs w:val="24"/>
        </w:rPr>
        <w:t>within 2 metres of each other.</w:t>
      </w:r>
      <w:r w:rsidR="00750BFF" w:rsidRPr="006F474E">
        <w:rPr>
          <w:rStyle w:val="FootnoteReference"/>
          <w:sz w:val="24"/>
          <w:szCs w:val="24"/>
        </w:rPr>
        <w:footnoteReference w:id="11"/>
      </w:r>
      <w:r w:rsidR="00453AFE" w:rsidRPr="006F474E">
        <w:rPr>
          <w:sz w:val="24"/>
          <w:szCs w:val="24"/>
        </w:rPr>
        <w:t xml:space="preserve"> In response</w:t>
      </w:r>
      <w:r w:rsidR="00942BAB">
        <w:rPr>
          <w:sz w:val="24"/>
          <w:szCs w:val="24"/>
        </w:rPr>
        <w:t xml:space="preserve"> to the virus</w:t>
      </w:r>
      <w:r w:rsidR="00453AFE" w:rsidRPr="006F474E">
        <w:rPr>
          <w:sz w:val="24"/>
          <w:szCs w:val="24"/>
        </w:rPr>
        <w:t>,</w:t>
      </w:r>
      <w:r w:rsidR="004F01B9" w:rsidRPr="006F474E">
        <w:rPr>
          <w:sz w:val="24"/>
          <w:szCs w:val="24"/>
        </w:rPr>
        <w:t xml:space="preserve"> </w:t>
      </w:r>
      <w:r w:rsidR="00453AFE" w:rsidRPr="006F474E">
        <w:rPr>
          <w:sz w:val="24"/>
          <w:szCs w:val="24"/>
        </w:rPr>
        <w:t>g</w:t>
      </w:r>
      <w:r w:rsidR="004F01B9" w:rsidRPr="006F474E">
        <w:rPr>
          <w:sz w:val="24"/>
          <w:szCs w:val="24"/>
        </w:rPr>
        <w:t>overnments</w:t>
      </w:r>
      <w:r w:rsidR="00453AFE" w:rsidRPr="006F474E">
        <w:rPr>
          <w:sz w:val="24"/>
          <w:szCs w:val="24"/>
        </w:rPr>
        <w:t xml:space="preserve"> across the world</w:t>
      </w:r>
      <w:r w:rsidR="00A0390A" w:rsidRPr="006F474E">
        <w:rPr>
          <w:sz w:val="24"/>
          <w:szCs w:val="24"/>
        </w:rPr>
        <w:t xml:space="preserve"> scrambled to </w:t>
      </w:r>
      <w:r w:rsidR="00F268C9" w:rsidRPr="006F474E">
        <w:rPr>
          <w:sz w:val="24"/>
          <w:szCs w:val="24"/>
        </w:rPr>
        <w:t>p</w:t>
      </w:r>
      <w:r w:rsidR="00453AFE" w:rsidRPr="006F474E">
        <w:rPr>
          <w:sz w:val="24"/>
          <w:szCs w:val="24"/>
        </w:rPr>
        <w:t>ass laws to keep people apart.</w:t>
      </w:r>
      <w:r w:rsidR="00D23AF9" w:rsidRPr="006F474E">
        <w:rPr>
          <w:sz w:val="24"/>
          <w:szCs w:val="24"/>
        </w:rPr>
        <w:t xml:space="preserve"> </w:t>
      </w:r>
      <w:r w:rsidR="00C55F4F" w:rsidRPr="006F474E">
        <w:rPr>
          <w:sz w:val="24"/>
          <w:szCs w:val="24"/>
        </w:rPr>
        <w:t>I</w:t>
      </w:r>
      <w:r w:rsidR="00D23AF9" w:rsidRPr="006F474E">
        <w:rPr>
          <w:sz w:val="24"/>
          <w:szCs w:val="24"/>
        </w:rPr>
        <w:t>n February</w:t>
      </w:r>
      <w:r w:rsidR="004D4823" w:rsidRPr="006F474E">
        <w:rPr>
          <w:sz w:val="24"/>
          <w:szCs w:val="24"/>
        </w:rPr>
        <w:t xml:space="preserve"> 2020</w:t>
      </w:r>
      <w:r w:rsidR="00C55F4F" w:rsidRPr="006F474E">
        <w:rPr>
          <w:sz w:val="24"/>
          <w:szCs w:val="24"/>
        </w:rPr>
        <w:t>,</w:t>
      </w:r>
      <w:r w:rsidR="00D23AF9" w:rsidRPr="006F474E">
        <w:rPr>
          <w:sz w:val="24"/>
          <w:szCs w:val="24"/>
        </w:rPr>
        <w:t xml:space="preserve"> </w:t>
      </w:r>
      <w:r w:rsidR="00EF296B" w:rsidRPr="006F474E">
        <w:rPr>
          <w:sz w:val="24"/>
          <w:szCs w:val="24"/>
        </w:rPr>
        <w:t xml:space="preserve">the </w:t>
      </w:r>
      <w:r w:rsidR="006731D5" w:rsidRPr="006F474E">
        <w:rPr>
          <w:sz w:val="24"/>
          <w:szCs w:val="24"/>
        </w:rPr>
        <w:t>Canadian</w:t>
      </w:r>
      <w:r w:rsidR="00EF296B" w:rsidRPr="006F474E">
        <w:rPr>
          <w:sz w:val="24"/>
          <w:szCs w:val="24"/>
        </w:rPr>
        <w:t xml:space="preserve"> government</w:t>
      </w:r>
      <w:r w:rsidR="00D23AF9" w:rsidRPr="006F474E">
        <w:rPr>
          <w:sz w:val="24"/>
          <w:szCs w:val="24"/>
        </w:rPr>
        <w:t xml:space="preserve"> </w:t>
      </w:r>
      <w:r w:rsidR="00EA09F8" w:rsidRPr="006F474E">
        <w:rPr>
          <w:sz w:val="24"/>
          <w:szCs w:val="24"/>
        </w:rPr>
        <w:t xml:space="preserve">chartered planes to rescue Canadians trapped </w:t>
      </w:r>
      <w:r w:rsidR="00A42DC5" w:rsidRPr="006F474E">
        <w:rPr>
          <w:sz w:val="24"/>
          <w:szCs w:val="24"/>
        </w:rPr>
        <w:t>in</w:t>
      </w:r>
      <w:r w:rsidR="00EA09F8" w:rsidRPr="006F474E">
        <w:rPr>
          <w:sz w:val="24"/>
          <w:szCs w:val="24"/>
        </w:rPr>
        <w:t xml:space="preserve"> Wuhan and</w:t>
      </w:r>
      <w:r w:rsidR="00AD1886" w:rsidRPr="006F474E">
        <w:rPr>
          <w:sz w:val="24"/>
          <w:szCs w:val="24"/>
        </w:rPr>
        <w:t xml:space="preserve"> a cruise ship; the passengers were</w:t>
      </w:r>
      <w:r w:rsidR="00EA09F8" w:rsidRPr="006F474E">
        <w:rPr>
          <w:sz w:val="24"/>
          <w:szCs w:val="24"/>
        </w:rPr>
        <w:t xml:space="preserve"> quarantined at an air force base in Ontario upon return.</w:t>
      </w:r>
      <w:r w:rsidR="00750BFF" w:rsidRPr="006F474E">
        <w:rPr>
          <w:rStyle w:val="FootnoteReference"/>
          <w:sz w:val="24"/>
          <w:szCs w:val="24"/>
        </w:rPr>
        <w:footnoteReference w:id="12"/>
      </w:r>
      <w:r w:rsidR="00EA09F8" w:rsidRPr="006F474E">
        <w:rPr>
          <w:sz w:val="24"/>
          <w:szCs w:val="24"/>
        </w:rPr>
        <w:t xml:space="preserve"> </w:t>
      </w:r>
      <w:r w:rsidR="00E706B9" w:rsidRPr="006F474E">
        <w:rPr>
          <w:sz w:val="24"/>
          <w:szCs w:val="24"/>
        </w:rPr>
        <w:t xml:space="preserve">As </w:t>
      </w:r>
      <w:r w:rsidR="00A42DC5" w:rsidRPr="006F474E">
        <w:rPr>
          <w:sz w:val="24"/>
          <w:szCs w:val="24"/>
        </w:rPr>
        <w:t>COVID-19</w:t>
      </w:r>
      <w:r w:rsidR="00323220" w:rsidRPr="006F474E">
        <w:rPr>
          <w:sz w:val="24"/>
          <w:szCs w:val="24"/>
        </w:rPr>
        <w:t xml:space="preserve"> </w:t>
      </w:r>
      <w:r w:rsidR="00A42DC5" w:rsidRPr="006F474E">
        <w:rPr>
          <w:sz w:val="24"/>
          <w:szCs w:val="24"/>
        </w:rPr>
        <w:lastRenderedPageBreak/>
        <w:t xml:space="preserve">spread in Canada, </w:t>
      </w:r>
      <w:r w:rsidR="00B77289" w:rsidRPr="006F474E">
        <w:rPr>
          <w:sz w:val="24"/>
          <w:szCs w:val="24"/>
        </w:rPr>
        <w:t>provincial, territorial, and municipal</w:t>
      </w:r>
      <w:r w:rsidR="00F918EE" w:rsidRPr="006F474E">
        <w:rPr>
          <w:sz w:val="24"/>
          <w:szCs w:val="24"/>
        </w:rPr>
        <w:t xml:space="preserve"> government</w:t>
      </w:r>
      <w:r w:rsidR="00B77289" w:rsidRPr="006F474E">
        <w:rPr>
          <w:sz w:val="24"/>
          <w:szCs w:val="24"/>
        </w:rPr>
        <w:t>s</w:t>
      </w:r>
      <w:r w:rsidR="00EE6E0B" w:rsidRPr="006F474E">
        <w:rPr>
          <w:sz w:val="24"/>
          <w:szCs w:val="24"/>
        </w:rPr>
        <w:t xml:space="preserve"> declared states of emergency. These declarations were followed</w:t>
      </w:r>
      <w:r w:rsidR="00F918EE" w:rsidRPr="006F474E">
        <w:rPr>
          <w:sz w:val="24"/>
          <w:szCs w:val="24"/>
        </w:rPr>
        <w:t xml:space="preserve"> </w:t>
      </w:r>
      <w:r w:rsidR="00EE6E0B" w:rsidRPr="006F474E">
        <w:rPr>
          <w:sz w:val="24"/>
          <w:szCs w:val="24"/>
        </w:rPr>
        <w:t>by</w:t>
      </w:r>
      <w:r w:rsidR="00B91103" w:rsidRPr="006F474E">
        <w:rPr>
          <w:sz w:val="24"/>
          <w:szCs w:val="24"/>
        </w:rPr>
        <w:t xml:space="preserve"> a flurry of laws and orders that </w:t>
      </w:r>
      <w:r w:rsidR="007150DC" w:rsidRPr="006F474E">
        <w:rPr>
          <w:sz w:val="24"/>
          <w:szCs w:val="24"/>
        </w:rPr>
        <w:t xml:space="preserve">constitute </w:t>
      </w:r>
      <w:r w:rsidR="002E41F5" w:rsidRPr="006F474E">
        <w:rPr>
          <w:sz w:val="24"/>
          <w:szCs w:val="24"/>
        </w:rPr>
        <w:t>one of</w:t>
      </w:r>
      <w:r w:rsidR="007150DC" w:rsidRPr="006F474E">
        <w:rPr>
          <w:sz w:val="24"/>
          <w:szCs w:val="24"/>
        </w:rPr>
        <w:t xml:space="preserve"> the</w:t>
      </w:r>
      <w:r w:rsidR="00B91103" w:rsidRPr="006F474E">
        <w:rPr>
          <w:sz w:val="24"/>
          <w:szCs w:val="24"/>
        </w:rPr>
        <w:t xml:space="preserve"> </w:t>
      </w:r>
      <w:r w:rsidR="0010429F" w:rsidRPr="006F474E">
        <w:rPr>
          <w:sz w:val="24"/>
          <w:szCs w:val="24"/>
        </w:rPr>
        <w:t>broadest</w:t>
      </w:r>
      <w:r w:rsidR="00B91103" w:rsidRPr="006F474E">
        <w:rPr>
          <w:sz w:val="24"/>
          <w:szCs w:val="24"/>
        </w:rPr>
        <w:t xml:space="preserve"> restriction</w:t>
      </w:r>
      <w:r w:rsidR="007150DC" w:rsidRPr="006F474E">
        <w:rPr>
          <w:sz w:val="24"/>
          <w:szCs w:val="24"/>
        </w:rPr>
        <w:t>s</w:t>
      </w:r>
      <w:r w:rsidR="00B91103" w:rsidRPr="006F474E">
        <w:rPr>
          <w:sz w:val="24"/>
          <w:szCs w:val="24"/>
        </w:rPr>
        <w:t xml:space="preserve"> on civil liberties</w:t>
      </w:r>
      <w:r w:rsidR="0003015D" w:rsidRPr="006F474E">
        <w:rPr>
          <w:sz w:val="24"/>
          <w:szCs w:val="24"/>
        </w:rPr>
        <w:t xml:space="preserve"> and</w:t>
      </w:r>
      <w:r w:rsidR="00CD5D93" w:rsidRPr="006F474E">
        <w:rPr>
          <w:sz w:val="24"/>
          <w:szCs w:val="24"/>
        </w:rPr>
        <w:t xml:space="preserve"> most dramatic</w:t>
      </w:r>
      <w:r w:rsidR="0003015D" w:rsidRPr="006F474E">
        <w:rPr>
          <w:sz w:val="24"/>
          <w:szCs w:val="24"/>
        </w:rPr>
        <w:t xml:space="preserve"> expansions of </w:t>
      </w:r>
      <w:r w:rsidR="00A44B93" w:rsidRPr="006F474E">
        <w:rPr>
          <w:sz w:val="24"/>
          <w:szCs w:val="24"/>
        </w:rPr>
        <w:t>government</w:t>
      </w:r>
      <w:r w:rsidR="0003015D" w:rsidRPr="006F474E">
        <w:rPr>
          <w:sz w:val="24"/>
          <w:szCs w:val="24"/>
        </w:rPr>
        <w:t xml:space="preserve"> power</w:t>
      </w:r>
      <w:r w:rsidR="00B91103" w:rsidRPr="006F474E">
        <w:rPr>
          <w:sz w:val="24"/>
          <w:szCs w:val="24"/>
        </w:rPr>
        <w:t xml:space="preserve"> in Canadian history.</w:t>
      </w:r>
      <w:r w:rsidR="00CB3705" w:rsidRPr="006F474E">
        <w:rPr>
          <w:sz w:val="24"/>
          <w:szCs w:val="24"/>
        </w:rPr>
        <w:t xml:space="preserve"> </w:t>
      </w:r>
    </w:p>
    <w:p w14:paraId="603CCD58" w14:textId="7FA1DD15" w:rsidR="00210F7F" w:rsidRPr="006F474E" w:rsidRDefault="00FC2E68" w:rsidP="006F474E">
      <w:pPr>
        <w:rPr>
          <w:sz w:val="24"/>
          <w:szCs w:val="24"/>
        </w:rPr>
      </w:pPr>
      <w:r w:rsidRPr="006F474E">
        <w:rPr>
          <w:sz w:val="24"/>
          <w:szCs w:val="24"/>
        </w:rPr>
        <w:t>The state loomed large</w:t>
      </w:r>
      <w:r w:rsidR="00942BAB">
        <w:rPr>
          <w:sz w:val="24"/>
          <w:szCs w:val="24"/>
        </w:rPr>
        <w:t xml:space="preserve"> in this crisis</w:t>
      </w:r>
      <w:r w:rsidRPr="006F474E">
        <w:rPr>
          <w:sz w:val="24"/>
          <w:szCs w:val="24"/>
        </w:rPr>
        <w:t xml:space="preserve"> </w:t>
      </w:r>
      <w:r w:rsidR="00210F7F" w:rsidRPr="006F474E">
        <w:rPr>
          <w:sz w:val="24"/>
          <w:szCs w:val="24"/>
        </w:rPr>
        <w:t xml:space="preserve">from coast to coast to coast. </w:t>
      </w:r>
      <w:r w:rsidR="005F47FB" w:rsidRPr="006F474E">
        <w:rPr>
          <w:sz w:val="24"/>
          <w:szCs w:val="24"/>
        </w:rPr>
        <w:t xml:space="preserve">In </w:t>
      </w:r>
      <w:r w:rsidR="00EE1D5E" w:rsidRPr="006F474E">
        <w:rPr>
          <w:sz w:val="24"/>
          <w:szCs w:val="24"/>
        </w:rPr>
        <w:t>Western Canada,</w:t>
      </w:r>
      <w:r w:rsidR="0003015D" w:rsidRPr="006F474E">
        <w:rPr>
          <w:sz w:val="24"/>
          <w:szCs w:val="24"/>
        </w:rPr>
        <w:t xml:space="preserve"> </w:t>
      </w:r>
      <w:r w:rsidR="00EE1D5E" w:rsidRPr="006F474E">
        <w:rPr>
          <w:sz w:val="24"/>
          <w:szCs w:val="24"/>
        </w:rPr>
        <w:t>t</w:t>
      </w:r>
      <w:r w:rsidR="0003015D" w:rsidRPr="006F474E">
        <w:rPr>
          <w:sz w:val="24"/>
          <w:szCs w:val="24"/>
        </w:rPr>
        <w:t>he Alberta government passed</w:t>
      </w:r>
      <w:r w:rsidR="00F634D9" w:rsidRPr="006F474E">
        <w:rPr>
          <w:sz w:val="24"/>
          <w:szCs w:val="24"/>
        </w:rPr>
        <w:t xml:space="preserve"> Bill 10</w:t>
      </w:r>
      <w:r w:rsidR="00EE6E0B" w:rsidRPr="006F474E">
        <w:rPr>
          <w:sz w:val="24"/>
          <w:szCs w:val="24"/>
        </w:rPr>
        <w:t>, which</w:t>
      </w:r>
      <w:r w:rsidR="00EE1D5E" w:rsidRPr="006F474E">
        <w:rPr>
          <w:sz w:val="24"/>
          <w:szCs w:val="24"/>
        </w:rPr>
        <w:t xml:space="preserve"> </w:t>
      </w:r>
      <w:r w:rsidR="00A44B93" w:rsidRPr="006F474E">
        <w:rPr>
          <w:sz w:val="24"/>
          <w:szCs w:val="24"/>
        </w:rPr>
        <w:t>allows</w:t>
      </w:r>
      <w:r w:rsidR="00F634D9" w:rsidRPr="006F474E">
        <w:rPr>
          <w:sz w:val="24"/>
          <w:szCs w:val="24"/>
        </w:rPr>
        <w:t xml:space="preserve"> a single minister</w:t>
      </w:r>
      <w:r w:rsidR="00A44B93" w:rsidRPr="006F474E">
        <w:rPr>
          <w:sz w:val="24"/>
          <w:szCs w:val="24"/>
        </w:rPr>
        <w:t xml:space="preserve"> to exercise the</w:t>
      </w:r>
      <w:r w:rsidR="00B23118" w:rsidRPr="006F474E">
        <w:rPr>
          <w:sz w:val="24"/>
          <w:szCs w:val="24"/>
        </w:rPr>
        <w:t xml:space="preserve"> awesome</w:t>
      </w:r>
      <w:r w:rsidR="00A44B93" w:rsidRPr="006F474E">
        <w:rPr>
          <w:sz w:val="24"/>
          <w:szCs w:val="24"/>
        </w:rPr>
        <w:t xml:space="preserve"> lawmaking power of a parliamentary majority</w:t>
      </w:r>
      <w:r w:rsidR="00EE6E0B" w:rsidRPr="006F474E">
        <w:rPr>
          <w:sz w:val="24"/>
          <w:szCs w:val="24"/>
        </w:rPr>
        <w:t xml:space="preserve"> for up to 6 months after th</w:t>
      </w:r>
      <w:r w:rsidR="00110FF7" w:rsidRPr="006F474E">
        <w:rPr>
          <w:sz w:val="24"/>
          <w:szCs w:val="24"/>
        </w:rPr>
        <w:t>e end of the emergency.</w:t>
      </w:r>
      <w:r w:rsidR="00750BFF" w:rsidRPr="006F474E">
        <w:rPr>
          <w:rStyle w:val="FootnoteReference"/>
          <w:sz w:val="24"/>
          <w:szCs w:val="24"/>
        </w:rPr>
        <w:footnoteReference w:id="13"/>
      </w:r>
      <w:r w:rsidR="00110FF7" w:rsidRPr="006F474E">
        <w:rPr>
          <w:sz w:val="24"/>
          <w:szCs w:val="24"/>
        </w:rPr>
        <w:t xml:space="preserve"> In </w:t>
      </w:r>
      <w:r w:rsidR="00493C98" w:rsidRPr="006F474E">
        <w:rPr>
          <w:sz w:val="24"/>
          <w:szCs w:val="24"/>
        </w:rPr>
        <w:t>Ontario</w:t>
      </w:r>
      <w:r w:rsidR="00456B9F" w:rsidRPr="006F474E">
        <w:rPr>
          <w:sz w:val="24"/>
          <w:szCs w:val="24"/>
        </w:rPr>
        <w:t xml:space="preserve"> and Quebec, the provinces worst hit by COVID-19, </w:t>
      </w:r>
      <w:r w:rsidR="00A37B8F" w:rsidRPr="006F474E">
        <w:rPr>
          <w:sz w:val="24"/>
          <w:szCs w:val="24"/>
        </w:rPr>
        <w:t xml:space="preserve">governments wove a dragnet of social distancing rules that included </w:t>
      </w:r>
      <w:r w:rsidR="00406F76" w:rsidRPr="006F474E">
        <w:rPr>
          <w:sz w:val="24"/>
          <w:szCs w:val="24"/>
        </w:rPr>
        <w:t>a $750</w:t>
      </w:r>
      <w:r w:rsidR="00B23118" w:rsidRPr="006F474E">
        <w:rPr>
          <w:sz w:val="24"/>
          <w:szCs w:val="24"/>
        </w:rPr>
        <w:t xml:space="preserve"> minimum</w:t>
      </w:r>
      <w:r w:rsidR="00406F76" w:rsidRPr="006F474E">
        <w:rPr>
          <w:sz w:val="24"/>
          <w:szCs w:val="24"/>
        </w:rPr>
        <w:t xml:space="preserve"> fine for</w:t>
      </w:r>
      <w:r w:rsidR="00A37B8F" w:rsidRPr="006F474E">
        <w:rPr>
          <w:sz w:val="24"/>
          <w:szCs w:val="24"/>
        </w:rPr>
        <w:t xml:space="preserve"> sit</w:t>
      </w:r>
      <w:r w:rsidR="00406F76" w:rsidRPr="006F474E">
        <w:rPr>
          <w:sz w:val="24"/>
          <w:szCs w:val="24"/>
        </w:rPr>
        <w:t>ting</w:t>
      </w:r>
      <w:r w:rsidR="00A37B8F" w:rsidRPr="006F474E">
        <w:rPr>
          <w:sz w:val="24"/>
          <w:szCs w:val="24"/>
        </w:rPr>
        <w:t xml:space="preserve"> on a</w:t>
      </w:r>
      <w:r w:rsidR="002C1CEE" w:rsidRPr="006F474E">
        <w:rPr>
          <w:sz w:val="24"/>
          <w:szCs w:val="24"/>
        </w:rPr>
        <w:t>n empty</w:t>
      </w:r>
      <w:r w:rsidR="00A37B8F" w:rsidRPr="006F474E">
        <w:rPr>
          <w:sz w:val="24"/>
          <w:szCs w:val="24"/>
        </w:rPr>
        <w:t xml:space="preserve"> park bench</w:t>
      </w:r>
      <w:r w:rsidR="00406F76" w:rsidRPr="006F474E">
        <w:rPr>
          <w:sz w:val="24"/>
          <w:szCs w:val="24"/>
        </w:rPr>
        <w:t>.</w:t>
      </w:r>
      <w:r w:rsidR="00750BFF" w:rsidRPr="006F474E">
        <w:rPr>
          <w:rStyle w:val="FootnoteReference"/>
          <w:sz w:val="24"/>
          <w:szCs w:val="24"/>
        </w:rPr>
        <w:footnoteReference w:id="14"/>
      </w:r>
      <w:r w:rsidR="00406F76" w:rsidRPr="006F474E">
        <w:rPr>
          <w:sz w:val="24"/>
          <w:szCs w:val="24"/>
        </w:rPr>
        <w:t xml:space="preserve"> The Maritime provinces </w:t>
      </w:r>
      <w:r w:rsidR="0014792A" w:rsidRPr="006F474E">
        <w:rPr>
          <w:sz w:val="24"/>
          <w:szCs w:val="24"/>
        </w:rPr>
        <w:t>turned inward</w:t>
      </w:r>
      <w:r w:rsidR="0055635F" w:rsidRPr="006F474E">
        <w:rPr>
          <w:sz w:val="24"/>
          <w:szCs w:val="24"/>
        </w:rPr>
        <w:t xml:space="preserve">, </w:t>
      </w:r>
      <w:r w:rsidR="009A3028" w:rsidRPr="006F474E">
        <w:rPr>
          <w:sz w:val="24"/>
          <w:szCs w:val="24"/>
        </w:rPr>
        <w:t>sending police officers to patrol and control interprovincial borders.</w:t>
      </w:r>
      <w:r w:rsidR="00C91375" w:rsidRPr="006F474E">
        <w:rPr>
          <w:sz w:val="24"/>
          <w:szCs w:val="24"/>
        </w:rPr>
        <w:t xml:space="preserve"> </w:t>
      </w:r>
      <w:r w:rsidR="009A3028" w:rsidRPr="006F474E">
        <w:rPr>
          <w:sz w:val="24"/>
          <w:szCs w:val="24"/>
        </w:rPr>
        <w:t xml:space="preserve">In the north, the territories </w:t>
      </w:r>
      <w:r w:rsidR="008A7EEB" w:rsidRPr="006F474E">
        <w:rPr>
          <w:sz w:val="24"/>
          <w:szCs w:val="24"/>
        </w:rPr>
        <w:t xml:space="preserve">passed some of the most </w:t>
      </w:r>
      <w:r w:rsidR="000822A1" w:rsidRPr="006F474E">
        <w:rPr>
          <w:sz w:val="24"/>
          <w:szCs w:val="24"/>
        </w:rPr>
        <w:t>severe restrictions on gatherings in the country, with the Northwest Territories</w:t>
      </w:r>
      <w:r w:rsidR="00D43E2C" w:rsidRPr="006F474E">
        <w:rPr>
          <w:sz w:val="24"/>
          <w:szCs w:val="24"/>
        </w:rPr>
        <w:t xml:space="preserve"> </w:t>
      </w:r>
      <w:r w:rsidR="000822A1" w:rsidRPr="006F474E">
        <w:rPr>
          <w:sz w:val="24"/>
          <w:szCs w:val="24"/>
        </w:rPr>
        <w:t xml:space="preserve">banning </w:t>
      </w:r>
      <w:r w:rsidR="00D43E2C" w:rsidRPr="006F474E">
        <w:rPr>
          <w:sz w:val="24"/>
          <w:szCs w:val="24"/>
        </w:rPr>
        <w:t xml:space="preserve">outdoor </w:t>
      </w:r>
      <w:r w:rsidR="000822A1" w:rsidRPr="006F474E">
        <w:rPr>
          <w:sz w:val="24"/>
          <w:szCs w:val="24"/>
        </w:rPr>
        <w:t>public gatherings of any siz</w:t>
      </w:r>
      <w:r w:rsidR="00D43E2C" w:rsidRPr="006F474E">
        <w:rPr>
          <w:sz w:val="24"/>
          <w:szCs w:val="24"/>
        </w:rPr>
        <w:t>e</w:t>
      </w:r>
      <w:r w:rsidR="000822A1" w:rsidRPr="006F474E">
        <w:rPr>
          <w:sz w:val="24"/>
          <w:szCs w:val="24"/>
        </w:rPr>
        <w:t>.</w:t>
      </w:r>
      <w:r w:rsidR="00750BFF" w:rsidRPr="006F474E">
        <w:rPr>
          <w:rStyle w:val="FootnoteReference"/>
          <w:sz w:val="24"/>
          <w:szCs w:val="24"/>
        </w:rPr>
        <w:footnoteReference w:id="15"/>
      </w:r>
      <w:r w:rsidR="000822A1" w:rsidRPr="006F474E">
        <w:rPr>
          <w:sz w:val="24"/>
          <w:szCs w:val="24"/>
        </w:rPr>
        <w:t xml:space="preserve"> </w:t>
      </w:r>
    </w:p>
    <w:p w14:paraId="7C0EBB8A" w14:textId="339C33BA" w:rsidR="005A146F" w:rsidRPr="006F474E" w:rsidRDefault="1889BB2D" w:rsidP="006F474E">
      <w:pPr>
        <w:rPr>
          <w:sz w:val="24"/>
          <w:szCs w:val="24"/>
        </w:rPr>
      </w:pPr>
      <w:r w:rsidRPr="006F474E">
        <w:rPr>
          <w:sz w:val="24"/>
          <w:szCs w:val="24"/>
        </w:rPr>
        <w:t>While the government overreached</w:t>
      </w:r>
      <w:r w:rsidR="6D153549" w:rsidRPr="006F474E">
        <w:rPr>
          <w:sz w:val="24"/>
          <w:szCs w:val="24"/>
        </w:rPr>
        <w:t xml:space="preserve"> in some areas</w:t>
      </w:r>
      <w:r w:rsidRPr="006F474E">
        <w:rPr>
          <w:sz w:val="24"/>
          <w:szCs w:val="24"/>
        </w:rPr>
        <w:t>, it also underreac</w:t>
      </w:r>
      <w:r w:rsidR="6D153549" w:rsidRPr="006F474E">
        <w:rPr>
          <w:sz w:val="24"/>
          <w:szCs w:val="24"/>
        </w:rPr>
        <w:t>ted in others</w:t>
      </w:r>
      <w:r w:rsidRPr="006F474E">
        <w:rPr>
          <w:sz w:val="24"/>
          <w:szCs w:val="24"/>
        </w:rPr>
        <w:t xml:space="preserve">. </w:t>
      </w:r>
      <w:r w:rsidR="30EB5EF5" w:rsidRPr="006F474E">
        <w:rPr>
          <w:sz w:val="24"/>
          <w:szCs w:val="24"/>
        </w:rPr>
        <w:t>The</w:t>
      </w:r>
      <w:r w:rsidR="1B16CADB" w:rsidRPr="006F474E">
        <w:rPr>
          <w:sz w:val="24"/>
          <w:szCs w:val="24"/>
        </w:rPr>
        <w:t xml:space="preserve"> municipal</w:t>
      </w:r>
      <w:r w:rsidR="30EB5EF5" w:rsidRPr="006F474E">
        <w:rPr>
          <w:sz w:val="24"/>
          <w:szCs w:val="24"/>
        </w:rPr>
        <w:t>ity of Toronto</w:t>
      </w:r>
      <w:r w:rsidR="1B16CADB" w:rsidRPr="006F474E">
        <w:rPr>
          <w:sz w:val="24"/>
          <w:szCs w:val="24"/>
        </w:rPr>
        <w:t xml:space="preserve"> </w:t>
      </w:r>
      <w:r w:rsidR="30EB5EF5" w:rsidRPr="006F474E">
        <w:rPr>
          <w:sz w:val="24"/>
          <w:szCs w:val="24"/>
        </w:rPr>
        <w:t>dragged its feet on</w:t>
      </w:r>
      <w:r w:rsidR="1B16CADB" w:rsidRPr="006F474E">
        <w:rPr>
          <w:sz w:val="24"/>
          <w:szCs w:val="24"/>
        </w:rPr>
        <w:t xml:space="preserve"> ensur</w:t>
      </w:r>
      <w:r w:rsidR="30EB5EF5" w:rsidRPr="006F474E">
        <w:rPr>
          <w:sz w:val="24"/>
          <w:szCs w:val="24"/>
        </w:rPr>
        <w:t>ing that there were</w:t>
      </w:r>
      <w:r w:rsidR="1B16CADB" w:rsidRPr="006F474E">
        <w:rPr>
          <w:sz w:val="24"/>
          <w:szCs w:val="24"/>
        </w:rPr>
        <w:t xml:space="preserve"> </w:t>
      </w:r>
      <w:r w:rsidR="5D978F99" w:rsidRPr="006F474E">
        <w:rPr>
          <w:sz w:val="24"/>
          <w:szCs w:val="24"/>
        </w:rPr>
        <w:t>adequate</w:t>
      </w:r>
      <w:r w:rsidR="5DAF7EB8" w:rsidRPr="0E981A37">
        <w:rPr>
          <w:sz w:val="24"/>
          <w:szCs w:val="24"/>
        </w:rPr>
        <w:t xml:space="preserve"> and safe</w:t>
      </w:r>
      <w:r w:rsidR="5D978F99" w:rsidRPr="006F474E">
        <w:rPr>
          <w:sz w:val="24"/>
          <w:szCs w:val="24"/>
        </w:rPr>
        <w:t xml:space="preserve"> housing solutions for people experiencing homelessness</w:t>
      </w:r>
      <w:r w:rsidR="30EB5EF5" w:rsidRPr="006F474E">
        <w:rPr>
          <w:sz w:val="24"/>
          <w:szCs w:val="24"/>
        </w:rPr>
        <w:t>.</w:t>
      </w:r>
      <w:r w:rsidR="00750BFF" w:rsidRPr="00132652">
        <w:rPr>
          <w:rStyle w:val="FootnoteReference"/>
          <w:sz w:val="24"/>
          <w:szCs w:val="24"/>
        </w:rPr>
        <w:footnoteReference w:id="16"/>
      </w:r>
      <w:r w:rsidR="30EB5EF5" w:rsidRPr="006F474E">
        <w:rPr>
          <w:sz w:val="24"/>
          <w:szCs w:val="24"/>
        </w:rPr>
        <w:t xml:space="preserve"> </w:t>
      </w:r>
      <w:r w:rsidR="560EB7F9" w:rsidRPr="00132652">
        <w:rPr>
          <w:sz w:val="24"/>
          <w:szCs w:val="24"/>
        </w:rPr>
        <w:t xml:space="preserve">Even the city’s shelter beds were spaced far too closely together. </w:t>
      </w:r>
      <w:r w:rsidR="6866C33A" w:rsidRPr="006F474E">
        <w:rPr>
          <w:sz w:val="24"/>
          <w:szCs w:val="24"/>
        </w:rPr>
        <w:t>Th</w:t>
      </w:r>
      <w:r w:rsidR="01E67D68" w:rsidRPr="006F474E">
        <w:rPr>
          <w:sz w:val="24"/>
          <w:szCs w:val="24"/>
        </w:rPr>
        <w:t>e city’s delay</w:t>
      </w:r>
      <w:r w:rsidR="6D0097BF" w:rsidRPr="00132652">
        <w:rPr>
          <w:sz w:val="24"/>
          <w:szCs w:val="24"/>
        </w:rPr>
        <w:t>s in creating solutions</w:t>
      </w:r>
      <w:r w:rsidR="687ABC89" w:rsidRPr="0E981A37">
        <w:rPr>
          <w:sz w:val="24"/>
          <w:szCs w:val="24"/>
        </w:rPr>
        <w:t xml:space="preserve"> ha</w:t>
      </w:r>
      <w:r w:rsidR="24D13AE3" w:rsidRPr="0E981A37">
        <w:rPr>
          <w:sz w:val="24"/>
          <w:szCs w:val="24"/>
        </w:rPr>
        <w:t>ve</w:t>
      </w:r>
      <w:r w:rsidR="01E67D68" w:rsidRPr="006F474E">
        <w:rPr>
          <w:sz w:val="24"/>
          <w:szCs w:val="24"/>
        </w:rPr>
        <w:t xml:space="preserve"> exposed a vulnerable and disproportionately </w:t>
      </w:r>
      <w:r w:rsidR="1046ED6D" w:rsidRPr="006F474E">
        <w:rPr>
          <w:sz w:val="24"/>
          <w:szCs w:val="24"/>
        </w:rPr>
        <w:t xml:space="preserve">Black, Indigenous, and otherwise </w:t>
      </w:r>
      <w:r w:rsidR="01E67D68" w:rsidRPr="006F474E">
        <w:rPr>
          <w:sz w:val="24"/>
          <w:szCs w:val="24"/>
        </w:rPr>
        <w:t xml:space="preserve">racialized </w:t>
      </w:r>
      <w:r w:rsidR="759CB963" w:rsidRPr="006F474E">
        <w:rPr>
          <w:sz w:val="24"/>
          <w:szCs w:val="24"/>
        </w:rPr>
        <w:t xml:space="preserve">and </w:t>
      </w:r>
      <w:r w:rsidR="72C3C727" w:rsidRPr="006F474E">
        <w:rPr>
          <w:sz w:val="24"/>
          <w:szCs w:val="24"/>
        </w:rPr>
        <w:t>marginali</w:t>
      </w:r>
      <w:r w:rsidR="2B5DBF52" w:rsidRPr="0E981A37">
        <w:rPr>
          <w:sz w:val="24"/>
          <w:szCs w:val="24"/>
        </w:rPr>
        <w:t>s</w:t>
      </w:r>
      <w:r w:rsidR="72C3C727" w:rsidRPr="006F474E">
        <w:rPr>
          <w:sz w:val="24"/>
          <w:szCs w:val="24"/>
        </w:rPr>
        <w:t>ed</w:t>
      </w:r>
      <w:r w:rsidR="759CB963" w:rsidRPr="006F474E">
        <w:rPr>
          <w:sz w:val="24"/>
          <w:szCs w:val="24"/>
        </w:rPr>
        <w:t xml:space="preserve"> </w:t>
      </w:r>
      <w:r w:rsidR="01E67D68" w:rsidRPr="006F474E">
        <w:rPr>
          <w:sz w:val="24"/>
          <w:szCs w:val="24"/>
        </w:rPr>
        <w:t xml:space="preserve">community to considerable risk, while thousands of hotel rooms </w:t>
      </w:r>
      <w:r w:rsidR="579B8597" w:rsidRPr="006F474E">
        <w:rPr>
          <w:sz w:val="24"/>
          <w:szCs w:val="24"/>
        </w:rPr>
        <w:t>remain vacant despite their availability as safe shelter.</w:t>
      </w:r>
      <w:r w:rsidR="00750BFF" w:rsidRPr="00132652">
        <w:rPr>
          <w:rStyle w:val="FootnoteReference"/>
          <w:sz w:val="24"/>
          <w:szCs w:val="24"/>
        </w:rPr>
        <w:footnoteReference w:id="17"/>
      </w:r>
      <w:r w:rsidR="579B8597" w:rsidRPr="006F474E">
        <w:rPr>
          <w:sz w:val="24"/>
          <w:szCs w:val="24"/>
        </w:rPr>
        <w:t xml:space="preserve"> </w:t>
      </w:r>
      <w:r w:rsidR="598845B5" w:rsidRPr="006F474E">
        <w:rPr>
          <w:sz w:val="24"/>
          <w:szCs w:val="24"/>
        </w:rPr>
        <w:t>Failures to act in essential care spaces</w:t>
      </w:r>
      <w:r w:rsidR="2B5DBF52" w:rsidRPr="0E981A37">
        <w:rPr>
          <w:sz w:val="24"/>
          <w:szCs w:val="24"/>
        </w:rPr>
        <w:t>,</w:t>
      </w:r>
      <w:r w:rsidR="598845B5" w:rsidRPr="006F474E">
        <w:rPr>
          <w:sz w:val="24"/>
          <w:szCs w:val="24"/>
        </w:rPr>
        <w:t xml:space="preserve"> such as hospitals or long-term care homes</w:t>
      </w:r>
      <w:r w:rsidR="2B5DBF52" w:rsidRPr="0E981A37">
        <w:rPr>
          <w:sz w:val="24"/>
          <w:szCs w:val="24"/>
        </w:rPr>
        <w:t>,</w:t>
      </w:r>
      <w:r w:rsidR="598845B5" w:rsidRPr="006F474E">
        <w:rPr>
          <w:sz w:val="24"/>
          <w:szCs w:val="24"/>
        </w:rPr>
        <w:t xml:space="preserve"> exposed the vulnerable to</w:t>
      </w:r>
      <w:r w:rsidR="2B5DBF52" w:rsidRPr="0E981A37">
        <w:rPr>
          <w:sz w:val="24"/>
          <w:szCs w:val="24"/>
        </w:rPr>
        <w:t xml:space="preserve"> even more</w:t>
      </w:r>
      <w:r w:rsidR="598845B5" w:rsidRPr="006F474E">
        <w:rPr>
          <w:sz w:val="24"/>
          <w:szCs w:val="24"/>
        </w:rPr>
        <w:t xml:space="preserve"> risk.</w:t>
      </w:r>
    </w:p>
    <w:p w14:paraId="18D9DF94" w14:textId="294887F6" w:rsidR="009924C1" w:rsidRPr="006F474E" w:rsidRDefault="1B39B4FA" w:rsidP="006F474E">
      <w:pPr>
        <w:rPr>
          <w:sz w:val="24"/>
          <w:szCs w:val="24"/>
        </w:rPr>
      </w:pPr>
      <w:r w:rsidRPr="006F474E">
        <w:rPr>
          <w:sz w:val="24"/>
          <w:szCs w:val="24"/>
        </w:rPr>
        <w:t>The Canadian Civil Liberties Association</w:t>
      </w:r>
      <w:r w:rsidR="31B7AD40" w:rsidRPr="006F474E">
        <w:rPr>
          <w:sz w:val="24"/>
          <w:szCs w:val="24"/>
        </w:rPr>
        <w:t xml:space="preserve"> (CCLA)</w:t>
      </w:r>
      <w:r w:rsidRPr="006F474E">
        <w:rPr>
          <w:sz w:val="24"/>
          <w:szCs w:val="24"/>
        </w:rPr>
        <w:t>, a</w:t>
      </w:r>
      <w:r w:rsidR="10911B3D" w:rsidRPr="006F474E">
        <w:rPr>
          <w:sz w:val="24"/>
          <w:szCs w:val="24"/>
        </w:rPr>
        <w:t>n independent,</w:t>
      </w:r>
      <w:r w:rsidRPr="006F474E">
        <w:rPr>
          <w:sz w:val="24"/>
          <w:szCs w:val="24"/>
        </w:rPr>
        <w:t xml:space="preserve"> national</w:t>
      </w:r>
      <w:r w:rsidR="10911B3D" w:rsidRPr="006F474E">
        <w:rPr>
          <w:sz w:val="24"/>
          <w:szCs w:val="24"/>
        </w:rPr>
        <w:t>,</w:t>
      </w:r>
      <w:r w:rsidRPr="006F474E">
        <w:rPr>
          <w:sz w:val="24"/>
          <w:szCs w:val="24"/>
        </w:rPr>
        <w:t xml:space="preserve"> non-profit organization, has watched these developments with alarm. CCLA </w:t>
      </w:r>
      <w:r w:rsidR="10911B3D" w:rsidRPr="006F474E">
        <w:rPr>
          <w:sz w:val="24"/>
          <w:szCs w:val="24"/>
        </w:rPr>
        <w:t xml:space="preserve">has been fighting </w:t>
      </w:r>
      <w:r w:rsidR="63FA001B" w:rsidRPr="006F474E">
        <w:rPr>
          <w:sz w:val="24"/>
          <w:szCs w:val="24"/>
        </w:rPr>
        <w:t xml:space="preserve">for the civil liberties, human rights, and democratic freedoms of people in Canada </w:t>
      </w:r>
      <w:r w:rsidR="43DE30B1" w:rsidRPr="006F474E">
        <w:rPr>
          <w:sz w:val="24"/>
          <w:szCs w:val="24"/>
        </w:rPr>
        <w:t>s</w:t>
      </w:r>
      <w:r w:rsidR="63FA001B" w:rsidRPr="006F474E">
        <w:rPr>
          <w:sz w:val="24"/>
          <w:szCs w:val="24"/>
        </w:rPr>
        <w:t>in</w:t>
      </w:r>
      <w:r w:rsidR="43DE30B1" w:rsidRPr="006F474E">
        <w:rPr>
          <w:sz w:val="24"/>
          <w:szCs w:val="24"/>
        </w:rPr>
        <w:t>ce</w:t>
      </w:r>
      <w:r w:rsidR="63FA001B" w:rsidRPr="006F474E">
        <w:rPr>
          <w:sz w:val="24"/>
          <w:szCs w:val="24"/>
        </w:rPr>
        <w:t xml:space="preserve"> 1964. </w:t>
      </w:r>
      <w:r w:rsidR="7FF8A9B0" w:rsidRPr="006F474E">
        <w:rPr>
          <w:sz w:val="24"/>
          <w:szCs w:val="24"/>
        </w:rPr>
        <w:t>T</w:t>
      </w:r>
      <w:r w:rsidR="63FA001B" w:rsidRPr="006F474E">
        <w:rPr>
          <w:sz w:val="24"/>
          <w:szCs w:val="24"/>
        </w:rPr>
        <w:t>he</w:t>
      </w:r>
      <w:r w:rsidR="43DE30B1" w:rsidRPr="006F474E">
        <w:rPr>
          <w:sz w:val="24"/>
          <w:szCs w:val="24"/>
        </w:rPr>
        <w:t xml:space="preserve"> 1970 October crisis, </w:t>
      </w:r>
      <w:r w:rsidR="7FF8A9B0" w:rsidRPr="006F474E">
        <w:rPr>
          <w:sz w:val="24"/>
          <w:szCs w:val="24"/>
        </w:rPr>
        <w:t>when members of a Quebec separatist movement kidnapped a government official and a British diplomat, was</w:t>
      </w:r>
      <w:r w:rsidR="43DE30B1" w:rsidRPr="006F474E">
        <w:rPr>
          <w:sz w:val="24"/>
          <w:szCs w:val="24"/>
        </w:rPr>
        <w:t xml:space="preserve"> the</w:t>
      </w:r>
      <w:r w:rsidR="63FA001B" w:rsidRPr="006F474E">
        <w:rPr>
          <w:sz w:val="24"/>
          <w:szCs w:val="24"/>
        </w:rPr>
        <w:t xml:space="preserve"> last </w:t>
      </w:r>
      <w:r w:rsidR="52A34F72" w:rsidRPr="006F474E">
        <w:rPr>
          <w:sz w:val="24"/>
          <w:szCs w:val="24"/>
        </w:rPr>
        <w:t>time</w:t>
      </w:r>
      <w:r w:rsidR="63FA001B" w:rsidRPr="006F474E">
        <w:rPr>
          <w:sz w:val="24"/>
          <w:szCs w:val="24"/>
        </w:rPr>
        <w:t xml:space="preserve"> </w:t>
      </w:r>
      <w:r w:rsidR="52A34F72" w:rsidRPr="006F474E">
        <w:rPr>
          <w:sz w:val="24"/>
          <w:szCs w:val="24"/>
        </w:rPr>
        <w:t>that civil liberties were restricted to a</w:t>
      </w:r>
      <w:r w:rsidR="63FA001B" w:rsidRPr="006F474E">
        <w:rPr>
          <w:sz w:val="24"/>
          <w:szCs w:val="24"/>
        </w:rPr>
        <w:t xml:space="preserve"> </w:t>
      </w:r>
      <w:r w:rsidR="43DE30B1" w:rsidRPr="006F474E">
        <w:rPr>
          <w:sz w:val="24"/>
          <w:szCs w:val="24"/>
        </w:rPr>
        <w:t>similar</w:t>
      </w:r>
      <w:r w:rsidR="63FA001B" w:rsidRPr="006F474E">
        <w:rPr>
          <w:sz w:val="24"/>
          <w:szCs w:val="24"/>
        </w:rPr>
        <w:t xml:space="preserve"> </w:t>
      </w:r>
      <w:r w:rsidR="52A34F72" w:rsidRPr="006F474E">
        <w:rPr>
          <w:sz w:val="24"/>
          <w:szCs w:val="24"/>
        </w:rPr>
        <w:t>degree</w:t>
      </w:r>
      <w:r w:rsidR="7FF8A9B0" w:rsidRPr="006F474E">
        <w:rPr>
          <w:sz w:val="24"/>
          <w:szCs w:val="24"/>
        </w:rPr>
        <w:t>.</w:t>
      </w:r>
      <w:r w:rsidR="008334D9" w:rsidRPr="006F474E">
        <w:rPr>
          <w:rStyle w:val="FootnoteReference"/>
          <w:sz w:val="24"/>
          <w:szCs w:val="24"/>
        </w:rPr>
        <w:footnoteReference w:id="18"/>
      </w:r>
      <w:r w:rsidR="7FF8A9B0" w:rsidRPr="006F474E">
        <w:rPr>
          <w:sz w:val="24"/>
          <w:szCs w:val="24"/>
        </w:rPr>
        <w:t xml:space="preserve"> </w:t>
      </w:r>
      <w:r w:rsidR="4C4CB028" w:rsidRPr="006F474E">
        <w:rPr>
          <w:sz w:val="24"/>
          <w:szCs w:val="24"/>
        </w:rPr>
        <w:t>Even though the kidnapping happened in Quebec, c</w:t>
      </w:r>
      <w:r w:rsidR="411DEF76" w:rsidRPr="006F474E">
        <w:rPr>
          <w:sz w:val="24"/>
          <w:szCs w:val="24"/>
        </w:rPr>
        <w:t>ivil liberties were suspended</w:t>
      </w:r>
      <w:r w:rsidR="4C4CB028" w:rsidRPr="006F474E">
        <w:rPr>
          <w:sz w:val="24"/>
          <w:szCs w:val="24"/>
        </w:rPr>
        <w:t xml:space="preserve"> across the </w:t>
      </w:r>
      <w:r w:rsidR="0A7BEF5C" w:rsidRPr="006F474E">
        <w:rPr>
          <w:sz w:val="24"/>
          <w:szCs w:val="24"/>
        </w:rPr>
        <w:t>entire</w:t>
      </w:r>
      <w:r w:rsidR="4C4CB028" w:rsidRPr="006F474E">
        <w:rPr>
          <w:sz w:val="24"/>
          <w:szCs w:val="24"/>
        </w:rPr>
        <w:t xml:space="preserve"> country</w:t>
      </w:r>
      <w:r w:rsidR="0A7BEF5C" w:rsidRPr="006F474E">
        <w:rPr>
          <w:sz w:val="24"/>
          <w:szCs w:val="24"/>
        </w:rPr>
        <w:t xml:space="preserve">. </w:t>
      </w:r>
      <w:r w:rsidR="0A7BEF5C" w:rsidRPr="006F474E">
        <w:rPr>
          <w:i/>
          <w:iCs/>
          <w:sz w:val="24"/>
          <w:szCs w:val="24"/>
        </w:rPr>
        <w:t>Habeas corpus</w:t>
      </w:r>
      <w:r w:rsidR="411DEF76" w:rsidRPr="006F474E">
        <w:rPr>
          <w:sz w:val="24"/>
          <w:szCs w:val="24"/>
        </w:rPr>
        <w:t xml:space="preserve"> was </w:t>
      </w:r>
      <w:r w:rsidR="0A7BEF5C" w:rsidRPr="006F474E">
        <w:rPr>
          <w:sz w:val="24"/>
          <w:szCs w:val="24"/>
        </w:rPr>
        <w:t>suspended,</w:t>
      </w:r>
      <w:r w:rsidR="3EA6FFBA" w:rsidRPr="006F474E">
        <w:rPr>
          <w:sz w:val="24"/>
          <w:szCs w:val="24"/>
        </w:rPr>
        <w:t xml:space="preserve"> which meant that </w:t>
      </w:r>
      <w:r w:rsidR="40BB7D36" w:rsidRPr="006F474E">
        <w:rPr>
          <w:sz w:val="24"/>
          <w:szCs w:val="24"/>
        </w:rPr>
        <w:t xml:space="preserve">persons accused of crimes </w:t>
      </w:r>
      <w:r w:rsidR="40BB7D36" w:rsidRPr="006F474E">
        <w:rPr>
          <w:sz w:val="24"/>
          <w:szCs w:val="24"/>
        </w:rPr>
        <w:lastRenderedPageBreak/>
        <w:t>could be held</w:t>
      </w:r>
      <w:r w:rsidR="411DEF76" w:rsidRPr="006F474E">
        <w:rPr>
          <w:sz w:val="24"/>
          <w:szCs w:val="24"/>
        </w:rPr>
        <w:t xml:space="preserve"> for </w:t>
      </w:r>
      <w:r w:rsidR="40BB7D36" w:rsidRPr="006F474E">
        <w:rPr>
          <w:sz w:val="24"/>
          <w:szCs w:val="24"/>
        </w:rPr>
        <w:t>up</w:t>
      </w:r>
      <w:r w:rsidR="411DEF76" w:rsidRPr="006F474E">
        <w:rPr>
          <w:sz w:val="24"/>
          <w:szCs w:val="24"/>
        </w:rPr>
        <w:t xml:space="preserve"> to </w:t>
      </w:r>
      <w:r w:rsidR="40BB7D36" w:rsidRPr="006F474E">
        <w:rPr>
          <w:sz w:val="24"/>
          <w:szCs w:val="24"/>
        </w:rPr>
        <w:t>21 days without trial.</w:t>
      </w:r>
      <w:r w:rsidR="00687293" w:rsidRPr="006F474E">
        <w:rPr>
          <w:rStyle w:val="FootnoteReference"/>
          <w:sz w:val="24"/>
          <w:szCs w:val="24"/>
        </w:rPr>
        <w:footnoteReference w:id="19"/>
      </w:r>
      <w:r w:rsidR="411DEF76" w:rsidRPr="006F474E">
        <w:rPr>
          <w:sz w:val="24"/>
          <w:szCs w:val="24"/>
        </w:rPr>
        <w:t xml:space="preserve"> </w:t>
      </w:r>
      <w:r w:rsidR="40BB7D36" w:rsidRPr="006F474E">
        <w:rPr>
          <w:sz w:val="24"/>
          <w:szCs w:val="24"/>
        </w:rPr>
        <w:t>Ultima</w:t>
      </w:r>
      <w:r w:rsidR="052C2C6A" w:rsidRPr="006F474E">
        <w:rPr>
          <w:sz w:val="24"/>
          <w:szCs w:val="24"/>
        </w:rPr>
        <w:t>t</w:t>
      </w:r>
      <w:r w:rsidR="40BB7D36" w:rsidRPr="006F474E">
        <w:rPr>
          <w:sz w:val="24"/>
          <w:szCs w:val="24"/>
        </w:rPr>
        <w:t>ely, a</w:t>
      </w:r>
      <w:r w:rsidR="411DEF76" w:rsidRPr="006F474E">
        <w:rPr>
          <w:sz w:val="24"/>
          <w:szCs w:val="24"/>
        </w:rPr>
        <w:t>lmost 500 people were detained</w:t>
      </w:r>
      <w:r w:rsidR="4A2F8F97" w:rsidRPr="006F474E">
        <w:rPr>
          <w:sz w:val="24"/>
          <w:szCs w:val="24"/>
        </w:rPr>
        <w:t xml:space="preserve"> in cities as far flung</w:t>
      </w:r>
      <w:r w:rsidR="65551BB1" w:rsidRPr="006F474E">
        <w:rPr>
          <w:sz w:val="24"/>
          <w:szCs w:val="24"/>
        </w:rPr>
        <w:t xml:space="preserve"> from </w:t>
      </w:r>
      <w:r w:rsidR="18345FFF" w:rsidRPr="006F474E">
        <w:rPr>
          <w:sz w:val="24"/>
          <w:szCs w:val="24"/>
        </w:rPr>
        <w:t>Quebec</w:t>
      </w:r>
      <w:r w:rsidR="4A2F8F97" w:rsidRPr="006F474E">
        <w:rPr>
          <w:sz w:val="24"/>
          <w:szCs w:val="24"/>
        </w:rPr>
        <w:t xml:space="preserve"> as</w:t>
      </w:r>
      <w:r w:rsidR="1A198DF1" w:rsidRPr="006F474E">
        <w:rPr>
          <w:sz w:val="24"/>
          <w:szCs w:val="24"/>
        </w:rPr>
        <w:t xml:space="preserve"> Vancouver</w:t>
      </w:r>
      <w:r w:rsidR="411DEF76" w:rsidRPr="006F474E">
        <w:rPr>
          <w:sz w:val="24"/>
          <w:szCs w:val="24"/>
        </w:rPr>
        <w:t xml:space="preserve">, but </w:t>
      </w:r>
      <w:r w:rsidR="134FE70A" w:rsidRPr="724042B1">
        <w:rPr>
          <w:sz w:val="24"/>
          <w:szCs w:val="24"/>
        </w:rPr>
        <w:t>enough</w:t>
      </w:r>
      <w:r w:rsidR="411DEF76" w:rsidRPr="006F474E">
        <w:rPr>
          <w:sz w:val="24"/>
          <w:szCs w:val="24"/>
        </w:rPr>
        <w:t xml:space="preserve"> evidence was only found for 62 of them to face charges</w:t>
      </w:r>
      <w:r w:rsidR="134FE70A" w:rsidRPr="724042B1">
        <w:rPr>
          <w:sz w:val="24"/>
          <w:szCs w:val="24"/>
        </w:rPr>
        <w:t>.</w:t>
      </w:r>
      <w:r w:rsidR="642FC03A" w:rsidRPr="006F474E">
        <w:rPr>
          <w:sz w:val="24"/>
          <w:szCs w:val="24"/>
        </w:rPr>
        <w:t xml:space="preserve"> </w:t>
      </w:r>
      <w:r w:rsidR="134FE70A" w:rsidRPr="724042B1">
        <w:rPr>
          <w:sz w:val="24"/>
          <w:szCs w:val="24"/>
        </w:rPr>
        <w:t>M</w:t>
      </w:r>
      <w:r w:rsidR="642FC03A" w:rsidRPr="006F474E">
        <w:rPr>
          <w:sz w:val="24"/>
          <w:szCs w:val="24"/>
        </w:rPr>
        <w:t xml:space="preserve">any of </w:t>
      </w:r>
      <w:r w:rsidR="134FE70A" w:rsidRPr="724042B1">
        <w:rPr>
          <w:sz w:val="24"/>
          <w:szCs w:val="24"/>
        </w:rPr>
        <w:t>the charges</w:t>
      </w:r>
      <w:r w:rsidR="642FC03A" w:rsidRPr="006F474E">
        <w:rPr>
          <w:sz w:val="24"/>
          <w:szCs w:val="24"/>
        </w:rPr>
        <w:t xml:space="preserve"> bore no relation to the kidnapping.</w:t>
      </w:r>
      <w:r w:rsidR="00687293" w:rsidRPr="006F474E">
        <w:rPr>
          <w:rStyle w:val="FootnoteReference"/>
          <w:sz w:val="24"/>
          <w:szCs w:val="24"/>
        </w:rPr>
        <w:footnoteReference w:id="20"/>
      </w:r>
      <w:r w:rsidR="411DEF76" w:rsidRPr="006F474E">
        <w:rPr>
          <w:sz w:val="24"/>
          <w:szCs w:val="24"/>
        </w:rPr>
        <w:t xml:space="preserve"> </w:t>
      </w:r>
      <w:r w:rsidR="7FF8A9B0" w:rsidRPr="006F474E">
        <w:rPr>
          <w:sz w:val="24"/>
          <w:szCs w:val="24"/>
        </w:rPr>
        <w:t>At the time</w:t>
      </w:r>
      <w:r w:rsidR="63FA001B" w:rsidRPr="006F474E">
        <w:rPr>
          <w:sz w:val="24"/>
          <w:szCs w:val="24"/>
        </w:rPr>
        <w:t>,</w:t>
      </w:r>
      <w:r w:rsidR="741DA1FC" w:rsidRPr="006F474E">
        <w:rPr>
          <w:sz w:val="24"/>
          <w:szCs w:val="24"/>
        </w:rPr>
        <w:t xml:space="preserve"> CCLA</w:t>
      </w:r>
      <w:r w:rsidR="77E17D18" w:rsidRPr="006F474E">
        <w:rPr>
          <w:sz w:val="24"/>
          <w:szCs w:val="24"/>
        </w:rPr>
        <w:t xml:space="preserve"> </w:t>
      </w:r>
      <w:r w:rsidR="134FE70A" w:rsidRPr="724042B1">
        <w:rPr>
          <w:sz w:val="24"/>
          <w:szCs w:val="24"/>
        </w:rPr>
        <w:t>critici</w:t>
      </w:r>
      <w:r w:rsidR="134FE70A" w:rsidRPr="00132652">
        <w:rPr>
          <w:sz w:val="24"/>
          <w:szCs w:val="24"/>
        </w:rPr>
        <w:t>zed</w:t>
      </w:r>
      <w:r w:rsidR="741DA1FC" w:rsidRPr="006F474E">
        <w:rPr>
          <w:sz w:val="24"/>
          <w:szCs w:val="24"/>
        </w:rPr>
        <w:t xml:space="preserve"> Prime Minister Pierre Trudeau’s </w:t>
      </w:r>
      <w:r w:rsidR="77E17D18" w:rsidRPr="006F474E">
        <w:rPr>
          <w:sz w:val="24"/>
          <w:szCs w:val="24"/>
        </w:rPr>
        <w:t xml:space="preserve">unnecessary </w:t>
      </w:r>
      <w:r w:rsidR="741DA1FC" w:rsidRPr="006F474E">
        <w:rPr>
          <w:sz w:val="24"/>
          <w:szCs w:val="24"/>
        </w:rPr>
        <w:t xml:space="preserve">invocation of the </w:t>
      </w:r>
      <w:r w:rsidR="00EB2CE5">
        <w:rPr>
          <w:i/>
          <w:iCs/>
          <w:sz w:val="24"/>
          <w:szCs w:val="24"/>
        </w:rPr>
        <w:t>War Measures Act</w:t>
      </w:r>
      <w:r w:rsidR="00410ED9" w:rsidRPr="006F474E">
        <w:rPr>
          <w:rStyle w:val="FootnoteReference"/>
        </w:rPr>
        <w:footnoteReference w:id="21"/>
      </w:r>
      <w:r w:rsidR="741DA1FC" w:rsidRPr="006F474E">
        <w:rPr>
          <w:sz w:val="24"/>
          <w:szCs w:val="24"/>
        </w:rPr>
        <w:t>, the previous incarnation of today’s emergencies legislation.</w:t>
      </w:r>
      <w:r w:rsidR="741DA1FC" w:rsidRPr="006F474E" w:rsidDel="31B7AD40">
        <w:rPr>
          <w:sz w:val="24"/>
          <w:szCs w:val="24"/>
        </w:rPr>
        <w:t xml:space="preserve"> </w:t>
      </w:r>
      <w:r w:rsidR="0EF85925" w:rsidRPr="006F474E">
        <w:rPr>
          <w:sz w:val="24"/>
          <w:szCs w:val="24"/>
        </w:rPr>
        <w:t xml:space="preserve">CCLA </w:t>
      </w:r>
      <w:r w:rsidR="04C0EB4E" w:rsidRPr="006F474E">
        <w:rPr>
          <w:sz w:val="24"/>
          <w:szCs w:val="24"/>
        </w:rPr>
        <w:t>believes that similar overreach is happening now.</w:t>
      </w:r>
      <w:r w:rsidR="4E3964A3" w:rsidRPr="006F474E">
        <w:rPr>
          <w:sz w:val="24"/>
          <w:szCs w:val="24"/>
        </w:rPr>
        <w:t xml:space="preserve"> </w:t>
      </w:r>
    </w:p>
    <w:p w14:paraId="19846404" w14:textId="7D2350D8" w:rsidR="00B37528" w:rsidRPr="006F474E" w:rsidRDefault="003053B9" w:rsidP="006F474E">
      <w:pPr>
        <w:rPr>
          <w:sz w:val="24"/>
          <w:szCs w:val="24"/>
        </w:rPr>
      </w:pPr>
      <w:r w:rsidRPr="006F474E">
        <w:rPr>
          <w:sz w:val="24"/>
          <w:szCs w:val="24"/>
        </w:rPr>
        <w:t>CCLA does not take the position that rights can never be restricted.</w:t>
      </w:r>
      <w:r w:rsidR="00EB5941" w:rsidRPr="006F474E">
        <w:rPr>
          <w:sz w:val="24"/>
          <w:szCs w:val="24"/>
        </w:rPr>
        <w:t xml:space="preserve"> </w:t>
      </w:r>
      <w:r w:rsidRPr="006F474E">
        <w:rPr>
          <w:sz w:val="24"/>
          <w:szCs w:val="24"/>
        </w:rPr>
        <w:t>After all,</w:t>
      </w:r>
      <w:r w:rsidR="00481254" w:rsidRPr="006F474E">
        <w:rPr>
          <w:sz w:val="24"/>
          <w:szCs w:val="24"/>
        </w:rPr>
        <w:t xml:space="preserve"> the very first section of the </w:t>
      </w:r>
      <w:r w:rsidR="00481254" w:rsidRPr="006F474E">
        <w:rPr>
          <w:i/>
          <w:iCs/>
          <w:sz w:val="24"/>
          <w:szCs w:val="24"/>
        </w:rPr>
        <w:t>Canadian Charter of Rights and Freedoms</w:t>
      </w:r>
      <w:r w:rsidR="00141F35" w:rsidRPr="006F474E">
        <w:rPr>
          <w:sz w:val="24"/>
          <w:szCs w:val="24"/>
        </w:rPr>
        <w:t>, the highest law in Canada,</w:t>
      </w:r>
      <w:r w:rsidR="00481254" w:rsidRPr="006F474E">
        <w:rPr>
          <w:sz w:val="24"/>
          <w:szCs w:val="24"/>
        </w:rPr>
        <w:t xml:space="preserve"> states that</w:t>
      </w:r>
      <w:r w:rsidR="00CC7149" w:rsidRPr="006F474E">
        <w:rPr>
          <w:sz w:val="24"/>
          <w:szCs w:val="24"/>
        </w:rPr>
        <w:t xml:space="preserve"> rights and freedoms </w:t>
      </w:r>
      <w:r w:rsidR="00354783" w:rsidRPr="006F474E">
        <w:rPr>
          <w:sz w:val="24"/>
          <w:szCs w:val="24"/>
        </w:rPr>
        <w:t>are subject</w:t>
      </w:r>
      <w:r w:rsidR="00CC7149" w:rsidRPr="006F474E">
        <w:rPr>
          <w:sz w:val="24"/>
          <w:szCs w:val="24"/>
        </w:rPr>
        <w:t xml:space="preserve"> to</w:t>
      </w:r>
      <w:r w:rsidR="003B3876" w:rsidRPr="006F474E">
        <w:rPr>
          <w:sz w:val="24"/>
          <w:szCs w:val="24"/>
        </w:rPr>
        <w:t xml:space="preserve"> (emphasis added)</w:t>
      </w:r>
      <w:r w:rsidR="00CC7149" w:rsidRPr="006F474E">
        <w:rPr>
          <w:sz w:val="24"/>
          <w:szCs w:val="24"/>
        </w:rPr>
        <w:t xml:space="preserve"> </w:t>
      </w:r>
      <w:r w:rsidR="00354783" w:rsidRPr="006F474E">
        <w:rPr>
          <w:sz w:val="24"/>
          <w:szCs w:val="24"/>
        </w:rPr>
        <w:t>“</w:t>
      </w:r>
      <w:r w:rsidR="00CC7149" w:rsidRPr="006F474E">
        <w:rPr>
          <w:sz w:val="24"/>
          <w:szCs w:val="24"/>
          <w:u w:val="single"/>
        </w:rPr>
        <w:t>reasonable limits</w:t>
      </w:r>
      <w:r w:rsidR="00CC7149" w:rsidRPr="006F474E">
        <w:rPr>
          <w:sz w:val="24"/>
          <w:szCs w:val="24"/>
        </w:rPr>
        <w:t xml:space="preserve"> prescribed by law as can be demonstrably justified in a free and democratic society.”</w:t>
      </w:r>
      <w:r w:rsidR="00410ED9" w:rsidRPr="006F474E">
        <w:rPr>
          <w:rStyle w:val="FootnoteReference"/>
          <w:sz w:val="24"/>
          <w:szCs w:val="24"/>
        </w:rPr>
        <w:footnoteReference w:id="22"/>
      </w:r>
      <w:r w:rsidRPr="006F474E">
        <w:rPr>
          <w:sz w:val="24"/>
          <w:szCs w:val="24"/>
        </w:rPr>
        <w:t xml:space="preserve"> </w:t>
      </w:r>
      <w:r w:rsidR="00845F41" w:rsidRPr="006F474E">
        <w:rPr>
          <w:sz w:val="24"/>
          <w:szCs w:val="24"/>
        </w:rPr>
        <w:t xml:space="preserve">A seminal Supreme Court of Canada case, </w:t>
      </w:r>
      <w:r w:rsidR="00845F41" w:rsidRPr="006F474E">
        <w:rPr>
          <w:i/>
          <w:iCs/>
          <w:sz w:val="24"/>
          <w:szCs w:val="24"/>
        </w:rPr>
        <w:t>R v Oakes</w:t>
      </w:r>
      <w:r w:rsidR="00845F41" w:rsidRPr="006F474E">
        <w:rPr>
          <w:sz w:val="24"/>
          <w:szCs w:val="24"/>
        </w:rPr>
        <w:t>,</w:t>
      </w:r>
      <w:r w:rsidR="00E41843" w:rsidRPr="006F474E">
        <w:rPr>
          <w:rStyle w:val="FootnoteReference"/>
          <w:sz w:val="24"/>
          <w:szCs w:val="24"/>
        </w:rPr>
        <w:footnoteReference w:id="23"/>
      </w:r>
      <w:r w:rsidR="00845F41" w:rsidRPr="006F474E">
        <w:rPr>
          <w:sz w:val="24"/>
          <w:szCs w:val="24"/>
        </w:rPr>
        <w:t xml:space="preserve"> laid out </w:t>
      </w:r>
      <w:r w:rsidR="002D5DA2" w:rsidRPr="006F474E">
        <w:rPr>
          <w:sz w:val="24"/>
          <w:szCs w:val="24"/>
        </w:rPr>
        <w:t xml:space="preserve">a </w:t>
      </w:r>
      <w:r w:rsidR="00B1392C" w:rsidRPr="006F474E">
        <w:rPr>
          <w:sz w:val="24"/>
          <w:szCs w:val="24"/>
        </w:rPr>
        <w:t>set of factors that determine when a limit is reasonable.</w:t>
      </w:r>
      <w:r w:rsidR="000F1CE6" w:rsidRPr="006F474E">
        <w:rPr>
          <w:sz w:val="24"/>
          <w:szCs w:val="24"/>
        </w:rPr>
        <w:t xml:space="preserve"> In that case, the court </w:t>
      </w:r>
      <w:r w:rsidR="00013B97">
        <w:rPr>
          <w:sz w:val="24"/>
          <w:szCs w:val="24"/>
        </w:rPr>
        <w:t>found</w:t>
      </w:r>
      <w:r w:rsidR="000F1CE6" w:rsidRPr="006F474E">
        <w:rPr>
          <w:sz w:val="24"/>
          <w:szCs w:val="24"/>
        </w:rPr>
        <w:t xml:space="preserve"> that </w:t>
      </w:r>
      <w:r w:rsidR="00597E6C" w:rsidRPr="006F474E">
        <w:rPr>
          <w:sz w:val="24"/>
          <w:szCs w:val="24"/>
        </w:rPr>
        <w:t xml:space="preserve">restrictions </w:t>
      </w:r>
      <w:r w:rsidR="00013B97">
        <w:rPr>
          <w:sz w:val="24"/>
          <w:szCs w:val="24"/>
        </w:rPr>
        <w:t xml:space="preserve">on fundamental rights </w:t>
      </w:r>
      <w:r w:rsidR="00597E6C" w:rsidRPr="006F474E">
        <w:rPr>
          <w:sz w:val="24"/>
          <w:szCs w:val="24"/>
        </w:rPr>
        <w:t xml:space="preserve">must </w:t>
      </w:r>
      <w:r w:rsidR="001C38CD" w:rsidRPr="006F474E">
        <w:rPr>
          <w:sz w:val="24"/>
          <w:szCs w:val="24"/>
        </w:rPr>
        <w:t xml:space="preserve">have a </w:t>
      </w:r>
      <w:r w:rsidR="00FE32E9" w:rsidRPr="006F474E">
        <w:rPr>
          <w:sz w:val="24"/>
          <w:szCs w:val="24"/>
        </w:rPr>
        <w:t>compelling purpose, a</w:t>
      </w:r>
      <w:r w:rsidR="001C38CD" w:rsidRPr="006F474E">
        <w:rPr>
          <w:sz w:val="24"/>
          <w:szCs w:val="24"/>
        </w:rPr>
        <w:t xml:space="preserve"> rational connection to the</w:t>
      </w:r>
      <w:r w:rsidR="00C3097D" w:rsidRPr="006F474E">
        <w:rPr>
          <w:sz w:val="24"/>
          <w:szCs w:val="24"/>
        </w:rPr>
        <w:t xml:space="preserve"> purpose of the restriction, must be minimally impairing of rights, and </w:t>
      </w:r>
      <w:r w:rsidR="004B5DAC" w:rsidRPr="006F474E">
        <w:rPr>
          <w:sz w:val="24"/>
          <w:szCs w:val="24"/>
        </w:rPr>
        <w:t xml:space="preserve">that there must be a proportionate effect between the </w:t>
      </w:r>
      <w:r w:rsidR="00213CC5" w:rsidRPr="006F474E">
        <w:rPr>
          <w:sz w:val="24"/>
          <w:szCs w:val="24"/>
        </w:rPr>
        <w:t>negative and positive effects of that limit.</w:t>
      </w:r>
      <w:r w:rsidR="00410ED9" w:rsidRPr="006F474E">
        <w:rPr>
          <w:rStyle w:val="FootnoteReference"/>
          <w:sz w:val="24"/>
          <w:szCs w:val="24"/>
        </w:rPr>
        <w:footnoteReference w:id="24"/>
      </w:r>
      <w:r w:rsidR="00FE32E9" w:rsidRPr="006F474E">
        <w:rPr>
          <w:sz w:val="24"/>
          <w:szCs w:val="24"/>
        </w:rPr>
        <w:t xml:space="preserve"> </w:t>
      </w:r>
      <w:r w:rsidR="00013B97">
        <w:rPr>
          <w:sz w:val="24"/>
          <w:szCs w:val="24"/>
        </w:rPr>
        <w:t>C</w:t>
      </w:r>
      <w:r w:rsidR="00FE32E9" w:rsidRPr="006F474E">
        <w:rPr>
          <w:sz w:val="24"/>
          <w:szCs w:val="24"/>
        </w:rPr>
        <w:t>ourts</w:t>
      </w:r>
      <w:r w:rsidR="00013B97">
        <w:rPr>
          <w:sz w:val="24"/>
          <w:szCs w:val="24"/>
        </w:rPr>
        <w:t xml:space="preserve"> may thus uphold a restriction on fundamental rights, but only in light of</w:t>
      </w:r>
      <w:r w:rsidR="00FE32E9" w:rsidRPr="006F474E">
        <w:rPr>
          <w:sz w:val="24"/>
          <w:szCs w:val="24"/>
        </w:rPr>
        <w:t xml:space="preserve"> why the right has been limited, whether the measure works in achieving the goal, </w:t>
      </w:r>
      <w:r w:rsidR="00013B97">
        <w:rPr>
          <w:sz w:val="24"/>
          <w:szCs w:val="24"/>
        </w:rPr>
        <w:t>whether</w:t>
      </w:r>
      <w:r w:rsidR="09A8E0B4" w:rsidRPr="006F474E">
        <w:rPr>
          <w:sz w:val="24"/>
          <w:szCs w:val="24"/>
        </w:rPr>
        <w:t xml:space="preserve"> </w:t>
      </w:r>
      <w:r w:rsidR="3B4C37B9" w:rsidRPr="006F474E">
        <w:rPr>
          <w:sz w:val="24"/>
          <w:szCs w:val="24"/>
        </w:rPr>
        <w:t xml:space="preserve">the measure </w:t>
      </w:r>
      <w:r w:rsidR="09A8E0B4" w:rsidRPr="006F474E">
        <w:rPr>
          <w:sz w:val="24"/>
          <w:szCs w:val="24"/>
        </w:rPr>
        <w:t>goes further than necessary to achieve the goal,</w:t>
      </w:r>
      <w:r w:rsidR="69475FB5" w:rsidRPr="006F474E">
        <w:rPr>
          <w:sz w:val="24"/>
          <w:szCs w:val="24"/>
        </w:rPr>
        <w:t xml:space="preserve"> and the </w:t>
      </w:r>
      <w:r w:rsidR="397CA51E" w:rsidRPr="006F474E">
        <w:rPr>
          <w:sz w:val="24"/>
          <w:szCs w:val="24"/>
        </w:rPr>
        <w:t xml:space="preserve">side </w:t>
      </w:r>
      <w:r w:rsidR="0D586683" w:rsidRPr="006F474E">
        <w:rPr>
          <w:sz w:val="24"/>
          <w:szCs w:val="24"/>
        </w:rPr>
        <w:t>effects</w:t>
      </w:r>
      <w:r w:rsidR="69475FB5" w:rsidRPr="006F474E">
        <w:rPr>
          <w:sz w:val="24"/>
          <w:szCs w:val="24"/>
        </w:rPr>
        <w:t xml:space="preserve"> of </w:t>
      </w:r>
      <w:r w:rsidR="02F357E9" w:rsidRPr="006F474E">
        <w:rPr>
          <w:sz w:val="24"/>
          <w:szCs w:val="24"/>
        </w:rPr>
        <w:t>the measure</w:t>
      </w:r>
      <w:r w:rsidR="00FE32E9" w:rsidRPr="006F474E">
        <w:rPr>
          <w:sz w:val="24"/>
          <w:szCs w:val="24"/>
        </w:rPr>
        <w:t>.</w:t>
      </w:r>
    </w:p>
    <w:p w14:paraId="402E935D" w14:textId="22E22EC7" w:rsidR="00197433" w:rsidRPr="006F474E" w:rsidRDefault="005A7D43" w:rsidP="006F474E">
      <w:pPr>
        <w:rPr>
          <w:sz w:val="24"/>
          <w:szCs w:val="24"/>
        </w:rPr>
      </w:pPr>
      <w:r w:rsidRPr="006F474E">
        <w:rPr>
          <w:sz w:val="24"/>
          <w:szCs w:val="24"/>
        </w:rPr>
        <w:t xml:space="preserve">These </w:t>
      </w:r>
      <w:r w:rsidR="00D32B9C" w:rsidRPr="006F474E">
        <w:rPr>
          <w:sz w:val="24"/>
          <w:szCs w:val="24"/>
        </w:rPr>
        <w:t>four</w:t>
      </w:r>
      <w:r w:rsidRPr="006F474E">
        <w:rPr>
          <w:sz w:val="24"/>
          <w:szCs w:val="24"/>
        </w:rPr>
        <w:t xml:space="preserve"> factors form the basis for the civil liberties grading methodology used in th</w:t>
      </w:r>
      <w:r w:rsidR="00DB4F60" w:rsidRPr="006F474E">
        <w:rPr>
          <w:sz w:val="24"/>
          <w:szCs w:val="24"/>
        </w:rPr>
        <w:t xml:space="preserve">e first half of </w:t>
      </w:r>
      <w:r w:rsidRPr="006F474E">
        <w:rPr>
          <w:sz w:val="24"/>
          <w:szCs w:val="24"/>
        </w:rPr>
        <w:t>this report</w:t>
      </w:r>
      <w:r w:rsidR="00DB4F60" w:rsidRPr="006F474E">
        <w:rPr>
          <w:sz w:val="24"/>
          <w:szCs w:val="24"/>
        </w:rPr>
        <w:t xml:space="preserve">, which pertains </w:t>
      </w:r>
      <w:r w:rsidR="0010429F" w:rsidRPr="006F474E">
        <w:rPr>
          <w:sz w:val="24"/>
          <w:szCs w:val="24"/>
        </w:rPr>
        <w:t xml:space="preserve">primarily </w:t>
      </w:r>
      <w:r w:rsidR="00DB4F60" w:rsidRPr="006F474E">
        <w:rPr>
          <w:sz w:val="24"/>
          <w:szCs w:val="24"/>
        </w:rPr>
        <w:t>to emergency powers.</w:t>
      </w:r>
      <w:r w:rsidRPr="006F474E">
        <w:rPr>
          <w:sz w:val="24"/>
          <w:szCs w:val="24"/>
        </w:rPr>
        <w:t xml:space="preserve"> </w:t>
      </w:r>
      <w:r w:rsidR="00C171C1" w:rsidRPr="006F474E">
        <w:rPr>
          <w:sz w:val="24"/>
          <w:szCs w:val="24"/>
        </w:rPr>
        <w:t xml:space="preserve">All </w:t>
      </w:r>
      <w:r w:rsidR="00013B97">
        <w:rPr>
          <w:sz w:val="24"/>
          <w:szCs w:val="24"/>
        </w:rPr>
        <w:t xml:space="preserve">of </w:t>
      </w:r>
      <w:r w:rsidR="00C171C1" w:rsidRPr="006F474E">
        <w:rPr>
          <w:sz w:val="24"/>
          <w:szCs w:val="24"/>
        </w:rPr>
        <w:t>the emergency powers used</w:t>
      </w:r>
      <w:r w:rsidR="00197433" w:rsidRPr="006F474E">
        <w:rPr>
          <w:sz w:val="24"/>
          <w:szCs w:val="24"/>
        </w:rPr>
        <w:t xml:space="preserve"> by the government</w:t>
      </w:r>
      <w:r w:rsidR="00C171C1" w:rsidRPr="006F474E">
        <w:rPr>
          <w:sz w:val="24"/>
          <w:szCs w:val="24"/>
        </w:rPr>
        <w:t xml:space="preserve"> </w:t>
      </w:r>
      <w:r w:rsidR="00197433" w:rsidRPr="006F474E">
        <w:rPr>
          <w:sz w:val="24"/>
          <w:szCs w:val="24"/>
        </w:rPr>
        <w:t>must:</w:t>
      </w:r>
    </w:p>
    <w:p w14:paraId="5663C189" w14:textId="6E5A9945" w:rsidR="00040DAC" w:rsidRPr="00132652" w:rsidRDefault="00040DAC" w:rsidP="006F474E">
      <w:pPr>
        <w:pStyle w:val="ListParagraph"/>
        <w:numPr>
          <w:ilvl w:val="0"/>
          <w:numId w:val="4"/>
        </w:numPr>
        <w:spacing w:line="257" w:lineRule="auto"/>
        <w:rPr>
          <w:rFonts w:eastAsia="Times New Roman"/>
          <w:sz w:val="24"/>
          <w:szCs w:val="24"/>
        </w:rPr>
      </w:pPr>
      <w:r w:rsidRPr="00132652">
        <w:rPr>
          <w:rFonts w:eastAsia="Times New Roman"/>
          <w:sz w:val="24"/>
          <w:szCs w:val="24"/>
        </w:rPr>
        <w:t>Have an important objective;</w:t>
      </w:r>
    </w:p>
    <w:p w14:paraId="55D8304A" w14:textId="5A2954B9" w:rsidR="00197433" w:rsidRPr="00132652" w:rsidRDefault="00040DAC" w:rsidP="006F474E">
      <w:pPr>
        <w:pStyle w:val="ListParagraph"/>
        <w:numPr>
          <w:ilvl w:val="0"/>
          <w:numId w:val="4"/>
        </w:numPr>
        <w:spacing w:line="257" w:lineRule="auto"/>
        <w:rPr>
          <w:rFonts w:eastAsia="Times New Roman"/>
          <w:sz w:val="24"/>
          <w:szCs w:val="24"/>
        </w:rPr>
      </w:pPr>
      <w:r w:rsidRPr="006F474E">
        <w:rPr>
          <w:rFonts w:eastAsia="Times New Roman"/>
          <w:sz w:val="24"/>
          <w:szCs w:val="24"/>
        </w:rPr>
        <w:t>be n</w:t>
      </w:r>
      <w:r w:rsidR="00197433" w:rsidRPr="006F474E">
        <w:rPr>
          <w:rFonts w:eastAsia="Times New Roman"/>
          <w:sz w:val="24"/>
          <w:szCs w:val="24"/>
        </w:rPr>
        <w:t>ecessary;</w:t>
      </w:r>
    </w:p>
    <w:p w14:paraId="61C16358" w14:textId="7EA4122C" w:rsidR="00197433" w:rsidRPr="00132652" w:rsidRDefault="00040DAC" w:rsidP="006F474E">
      <w:pPr>
        <w:pStyle w:val="ListParagraph"/>
        <w:numPr>
          <w:ilvl w:val="0"/>
          <w:numId w:val="4"/>
        </w:numPr>
        <w:spacing w:line="257" w:lineRule="auto"/>
        <w:rPr>
          <w:rFonts w:eastAsia="Times New Roman"/>
          <w:sz w:val="24"/>
          <w:szCs w:val="24"/>
        </w:rPr>
      </w:pPr>
      <w:r w:rsidRPr="006F474E">
        <w:rPr>
          <w:rFonts w:eastAsia="Times New Roman"/>
          <w:sz w:val="24"/>
          <w:szCs w:val="24"/>
        </w:rPr>
        <w:t>be p</w:t>
      </w:r>
      <w:r w:rsidR="00197433" w:rsidRPr="006F474E">
        <w:rPr>
          <w:rFonts w:eastAsia="Times New Roman"/>
          <w:sz w:val="24"/>
          <w:szCs w:val="24"/>
        </w:rPr>
        <w:t>roportionate; and</w:t>
      </w:r>
    </w:p>
    <w:p w14:paraId="42FAC5A6" w14:textId="775A216F" w:rsidR="00452950" w:rsidRPr="00132652" w:rsidRDefault="00040DAC" w:rsidP="006F474E">
      <w:pPr>
        <w:pStyle w:val="ListParagraph"/>
        <w:numPr>
          <w:ilvl w:val="0"/>
          <w:numId w:val="4"/>
        </w:numPr>
        <w:spacing w:line="257" w:lineRule="auto"/>
        <w:rPr>
          <w:rFonts w:eastAsia="Times New Roman"/>
          <w:sz w:val="24"/>
          <w:szCs w:val="24"/>
        </w:rPr>
      </w:pPr>
      <w:r w:rsidRPr="006F474E">
        <w:rPr>
          <w:rFonts w:eastAsia="Times New Roman"/>
          <w:sz w:val="24"/>
          <w:szCs w:val="24"/>
        </w:rPr>
        <w:t>be t</w:t>
      </w:r>
      <w:r w:rsidR="6240B076" w:rsidRPr="006F474E" w:rsidDel="00197433">
        <w:rPr>
          <w:rFonts w:eastAsia="Times New Roman"/>
          <w:sz w:val="24"/>
          <w:szCs w:val="24"/>
        </w:rPr>
        <w:t>ime-</w:t>
      </w:r>
      <w:commentRangeStart w:id="171"/>
      <w:commentRangeStart w:id="172"/>
      <w:r w:rsidR="6240B076" w:rsidRPr="006F474E" w:rsidDel="00197433">
        <w:rPr>
          <w:rFonts w:eastAsia="Times New Roman"/>
          <w:sz w:val="24"/>
          <w:szCs w:val="24"/>
        </w:rPr>
        <w:t>limited</w:t>
      </w:r>
      <w:commentRangeEnd w:id="171"/>
      <w:r w:rsidR="00165FD0" w:rsidRPr="00132652">
        <w:rPr>
          <w:rStyle w:val="CommentReference"/>
        </w:rPr>
        <w:commentReference w:id="171"/>
      </w:r>
      <w:commentRangeEnd w:id="172"/>
      <w:r w:rsidR="0010429F" w:rsidRPr="00132652">
        <w:rPr>
          <w:rStyle w:val="CommentReference"/>
        </w:rPr>
        <w:commentReference w:id="172"/>
      </w:r>
      <w:r w:rsidR="14947268" w:rsidRPr="006F474E" w:rsidDel="00197433">
        <w:rPr>
          <w:rFonts w:eastAsia="Times New Roman"/>
          <w:sz w:val="24"/>
          <w:szCs w:val="24"/>
        </w:rPr>
        <w:t>.</w:t>
      </w:r>
    </w:p>
    <w:p w14:paraId="7AC61430" w14:textId="07D032FB" w:rsidR="00452950" w:rsidRPr="00132652" w:rsidRDefault="26423809" w:rsidP="006F474E">
      <w:r w:rsidRPr="3F6D08B8">
        <w:rPr>
          <w:sz w:val="24"/>
          <w:szCs w:val="24"/>
        </w:rPr>
        <w:t>T</w:t>
      </w:r>
      <w:r w:rsidR="246BD37C" w:rsidRPr="3F6D08B8">
        <w:rPr>
          <w:sz w:val="24"/>
          <w:szCs w:val="24"/>
        </w:rPr>
        <w:t>he</w:t>
      </w:r>
      <w:r w:rsidR="2FACC48D" w:rsidRPr="006F474E">
        <w:rPr>
          <w:sz w:val="24"/>
          <w:szCs w:val="24"/>
        </w:rPr>
        <w:t xml:space="preserve"> </w:t>
      </w:r>
      <w:r w:rsidR="246BD37C" w:rsidRPr="3F6D08B8">
        <w:rPr>
          <w:sz w:val="24"/>
          <w:szCs w:val="24"/>
        </w:rPr>
        <w:t xml:space="preserve">emergency </w:t>
      </w:r>
      <w:r w:rsidR="2FACC48D" w:rsidRPr="006F474E">
        <w:rPr>
          <w:sz w:val="24"/>
          <w:szCs w:val="24"/>
        </w:rPr>
        <w:t xml:space="preserve">orders that have passed so far </w:t>
      </w:r>
      <w:r w:rsidR="1E4B0372" w:rsidRPr="3F6D08B8">
        <w:rPr>
          <w:sz w:val="24"/>
          <w:szCs w:val="24"/>
        </w:rPr>
        <w:t xml:space="preserve">have, </w:t>
      </w:r>
      <w:r w:rsidR="2FACC48D" w:rsidRPr="006F474E">
        <w:rPr>
          <w:sz w:val="24"/>
          <w:szCs w:val="24"/>
        </w:rPr>
        <w:t>on their face</w:t>
      </w:r>
      <w:r w:rsidR="1E4B0372" w:rsidRPr="3F6D08B8">
        <w:rPr>
          <w:sz w:val="24"/>
          <w:szCs w:val="24"/>
        </w:rPr>
        <w:t>, generally</w:t>
      </w:r>
      <w:r w:rsidR="2FACC48D" w:rsidRPr="006F474E">
        <w:rPr>
          <w:sz w:val="24"/>
          <w:szCs w:val="24"/>
        </w:rPr>
        <w:t xml:space="preserve"> </w:t>
      </w:r>
      <w:r w:rsidR="16C228AC" w:rsidRPr="3F6D08B8">
        <w:rPr>
          <w:sz w:val="24"/>
          <w:szCs w:val="24"/>
        </w:rPr>
        <w:t>been aimed at</w:t>
      </w:r>
      <w:r w:rsidR="5D727ABD" w:rsidRPr="3F6D08B8">
        <w:rPr>
          <w:sz w:val="24"/>
          <w:szCs w:val="24"/>
        </w:rPr>
        <w:t xml:space="preserve"> </w:t>
      </w:r>
      <w:r w:rsidR="2FACC48D" w:rsidRPr="006F474E">
        <w:rPr>
          <w:sz w:val="24"/>
          <w:szCs w:val="24"/>
        </w:rPr>
        <w:t>limiting the spread of the virus</w:t>
      </w:r>
      <w:r w:rsidR="078629FF" w:rsidRPr="3F6D08B8">
        <w:rPr>
          <w:sz w:val="24"/>
          <w:szCs w:val="24"/>
        </w:rPr>
        <w:t xml:space="preserve"> – an important objective</w:t>
      </w:r>
      <w:r w:rsidR="2FACC48D" w:rsidRPr="006F474E">
        <w:rPr>
          <w:sz w:val="24"/>
          <w:szCs w:val="24"/>
        </w:rPr>
        <w:t>.</w:t>
      </w:r>
      <w:r w:rsidR="5CA669F5" w:rsidRPr="006F474E">
        <w:rPr>
          <w:sz w:val="24"/>
          <w:szCs w:val="24"/>
        </w:rPr>
        <w:t xml:space="preserve"> </w:t>
      </w:r>
      <w:r w:rsidR="6FE3B91E" w:rsidRPr="006F474E">
        <w:rPr>
          <w:sz w:val="24"/>
          <w:szCs w:val="24"/>
        </w:rPr>
        <w:t xml:space="preserve">The </w:t>
      </w:r>
      <w:r w:rsidR="1E4B0372" w:rsidRPr="3F6D08B8">
        <w:rPr>
          <w:sz w:val="24"/>
          <w:szCs w:val="24"/>
        </w:rPr>
        <w:t xml:space="preserve">CCLA’s </w:t>
      </w:r>
      <w:r w:rsidR="6FE3B91E" w:rsidRPr="006F474E">
        <w:rPr>
          <w:sz w:val="24"/>
          <w:szCs w:val="24"/>
        </w:rPr>
        <w:t xml:space="preserve">grading system therefore focuses on the </w:t>
      </w:r>
      <w:r w:rsidR="1E4B0372" w:rsidRPr="3F6D08B8">
        <w:rPr>
          <w:sz w:val="24"/>
          <w:szCs w:val="24"/>
        </w:rPr>
        <w:t>remaining</w:t>
      </w:r>
      <w:r w:rsidR="1E4B0372" w:rsidRPr="006F474E">
        <w:rPr>
          <w:sz w:val="24"/>
          <w:szCs w:val="24"/>
        </w:rPr>
        <w:t xml:space="preserve"> </w:t>
      </w:r>
      <w:r w:rsidR="6FE3B91E" w:rsidRPr="006F474E">
        <w:rPr>
          <w:sz w:val="24"/>
          <w:szCs w:val="24"/>
        </w:rPr>
        <w:t xml:space="preserve">three </w:t>
      </w:r>
      <w:r w:rsidR="7460633C" w:rsidRPr="006F474E">
        <w:rPr>
          <w:sz w:val="24"/>
          <w:szCs w:val="24"/>
        </w:rPr>
        <w:t>criteria</w:t>
      </w:r>
      <w:r w:rsidR="1E4B0372" w:rsidRPr="3F6D08B8">
        <w:rPr>
          <w:sz w:val="24"/>
          <w:szCs w:val="24"/>
        </w:rPr>
        <w:t>:</w:t>
      </w:r>
      <w:r w:rsidR="5CA669F5" w:rsidRPr="006F474E">
        <w:rPr>
          <w:sz w:val="24"/>
          <w:szCs w:val="24"/>
        </w:rPr>
        <w:t xml:space="preserve"> </w:t>
      </w:r>
      <w:r w:rsidR="1E4B0372" w:rsidRPr="3F6D08B8">
        <w:rPr>
          <w:sz w:val="24"/>
          <w:szCs w:val="24"/>
        </w:rPr>
        <w:t>f</w:t>
      </w:r>
      <w:r w:rsidR="7460633C" w:rsidRPr="006F474E">
        <w:rPr>
          <w:sz w:val="24"/>
          <w:szCs w:val="24"/>
        </w:rPr>
        <w:t>irst</w:t>
      </w:r>
      <w:r w:rsidR="77AB0B2B" w:rsidRPr="006F474E">
        <w:rPr>
          <w:sz w:val="24"/>
          <w:szCs w:val="24"/>
        </w:rPr>
        <w:t>, a</w:t>
      </w:r>
      <w:r w:rsidR="5881EABB" w:rsidRPr="006F474E">
        <w:rPr>
          <w:sz w:val="24"/>
          <w:szCs w:val="24"/>
        </w:rPr>
        <w:t xml:space="preserve"> good emergency power is necessary insofar as it is actually needed—we use emergency powers only when we truly need to</w:t>
      </w:r>
      <w:r w:rsidR="1E4B0372" w:rsidRPr="3F6D08B8">
        <w:rPr>
          <w:sz w:val="24"/>
          <w:szCs w:val="24"/>
        </w:rPr>
        <w:t>—</w:t>
      </w:r>
      <w:r w:rsidR="6C4A538A" w:rsidRPr="006F474E">
        <w:rPr>
          <w:sz w:val="24"/>
          <w:szCs w:val="24"/>
        </w:rPr>
        <w:t>and whe</w:t>
      </w:r>
      <w:r w:rsidR="62BB7F0E" w:rsidRPr="006F474E">
        <w:rPr>
          <w:sz w:val="24"/>
          <w:szCs w:val="24"/>
        </w:rPr>
        <w:t>n</w:t>
      </w:r>
      <w:r w:rsidR="6C4A538A" w:rsidRPr="006F474E">
        <w:rPr>
          <w:sz w:val="24"/>
          <w:szCs w:val="24"/>
        </w:rPr>
        <w:t xml:space="preserve"> there is a rational connection between the power and the problem that it tries to solve</w:t>
      </w:r>
      <w:r w:rsidR="5881EABB" w:rsidRPr="006F474E">
        <w:rPr>
          <w:sz w:val="24"/>
          <w:szCs w:val="24"/>
        </w:rPr>
        <w:t xml:space="preserve">. </w:t>
      </w:r>
      <w:r w:rsidR="7460633C" w:rsidRPr="006F474E">
        <w:rPr>
          <w:sz w:val="24"/>
          <w:szCs w:val="24"/>
        </w:rPr>
        <w:t>Second</w:t>
      </w:r>
      <w:r w:rsidR="2FACC48D" w:rsidRPr="006F474E">
        <w:rPr>
          <w:sz w:val="24"/>
          <w:szCs w:val="24"/>
        </w:rPr>
        <w:t>, e</w:t>
      </w:r>
      <w:r w:rsidR="5881EABB" w:rsidRPr="006F474E">
        <w:rPr>
          <w:sz w:val="24"/>
          <w:szCs w:val="24"/>
        </w:rPr>
        <w:t xml:space="preserve">mergency powers should be proportionate to the problem they are meant to solve. For example, an emergency power that </w:t>
      </w:r>
      <w:r w:rsidR="72481FA5" w:rsidRPr="006F474E">
        <w:rPr>
          <w:sz w:val="24"/>
          <w:szCs w:val="24"/>
        </w:rPr>
        <w:t>gives police services access to</w:t>
      </w:r>
      <w:r w:rsidR="26E71FBD" w:rsidRPr="006F474E">
        <w:rPr>
          <w:sz w:val="24"/>
          <w:szCs w:val="24"/>
        </w:rPr>
        <w:t xml:space="preserve"> </w:t>
      </w:r>
      <w:r w:rsidR="72481FA5" w:rsidRPr="006F474E">
        <w:rPr>
          <w:sz w:val="24"/>
          <w:szCs w:val="24"/>
        </w:rPr>
        <w:t>t</w:t>
      </w:r>
      <w:r w:rsidR="26E71FBD" w:rsidRPr="006F474E">
        <w:rPr>
          <w:sz w:val="24"/>
          <w:szCs w:val="24"/>
        </w:rPr>
        <w:t xml:space="preserve">he </w:t>
      </w:r>
      <w:r w:rsidR="46965262" w:rsidRPr="006F474E">
        <w:rPr>
          <w:sz w:val="24"/>
          <w:szCs w:val="24"/>
        </w:rPr>
        <w:t xml:space="preserve">personal </w:t>
      </w:r>
      <w:r w:rsidR="26E71FBD" w:rsidRPr="006F474E">
        <w:rPr>
          <w:sz w:val="24"/>
          <w:szCs w:val="24"/>
        </w:rPr>
        <w:t xml:space="preserve">health information of </w:t>
      </w:r>
      <w:r w:rsidR="46965262" w:rsidRPr="006F474E">
        <w:rPr>
          <w:sz w:val="24"/>
          <w:szCs w:val="24"/>
        </w:rPr>
        <w:t>citizens</w:t>
      </w:r>
      <w:r w:rsidR="26E71FBD" w:rsidRPr="006F474E">
        <w:rPr>
          <w:sz w:val="24"/>
          <w:szCs w:val="24"/>
        </w:rPr>
        <w:t xml:space="preserve"> without demonstra</w:t>
      </w:r>
      <w:r w:rsidR="72481FA5" w:rsidRPr="006F474E">
        <w:rPr>
          <w:sz w:val="24"/>
          <w:szCs w:val="24"/>
        </w:rPr>
        <w:t>ble</w:t>
      </w:r>
      <w:r w:rsidR="26E71FBD" w:rsidRPr="006F474E">
        <w:rPr>
          <w:sz w:val="24"/>
          <w:szCs w:val="24"/>
        </w:rPr>
        <w:t xml:space="preserve"> necess</w:t>
      </w:r>
      <w:r w:rsidR="72481FA5" w:rsidRPr="006F474E">
        <w:rPr>
          <w:sz w:val="24"/>
          <w:szCs w:val="24"/>
        </w:rPr>
        <w:t>ity</w:t>
      </w:r>
      <w:r w:rsidR="16A7B14D" w:rsidRPr="006F474E">
        <w:rPr>
          <w:sz w:val="24"/>
          <w:szCs w:val="24"/>
        </w:rPr>
        <w:t xml:space="preserve"> </w:t>
      </w:r>
      <w:r w:rsidR="26E71FBD" w:rsidRPr="006F474E">
        <w:rPr>
          <w:sz w:val="24"/>
          <w:szCs w:val="24"/>
        </w:rPr>
        <w:t>is</w:t>
      </w:r>
      <w:r w:rsidR="5881EABB" w:rsidRPr="006F474E">
        <w:rPr>
          <w:sz w:val="24"/>
          <w:szCs w:val="24"/>
        </w:rPr>
        <w:t xml:space="preserve"> disproportionate</w:t>
      </w:r>
      <w:r w:rsidR="46965262" w:rsidRPr="006F474E">
        <w:rPr>
          <w:sz w:val="24"/>
          <w:szCs w:val="24"/>
        </w:rPr>
        <w:t>, as was done in Ontario.</w:t>
      </w:r>
      <w:r w:rsidR="5881EABB" w:rsidRPr="006F474E">
        <w:rPr>
          <w:sz w:val="24"/>
          <w:szCs w:val="24"/>
        </w:rPr>
        <w:t xml:space="preserve"> And finally, </w:t>
      </w:r>
      <w:r w:rsidR="5881EABB" w:rsidRPr="006F474E">
        <w:rPr>
          <w:sz w:val="24"/>
          <w:szCs w:val="24"/>
        </w:rPr>
        <w:lastRenderedPageBreak/>
        <w:t>emergency powers must be time-limited because emergencies are</w:t>
      </w:r>
      <w:r w:rsidR="031DBC7A" w:rsidRPr="3F6D08B8">
        <w:rPr>
          <w:sz w:val="24"/>
          <w:szCs w:val="24"/>
        </w:rPr>
        <w:t xml:space="preserve"> </w:t>
      </w:r>
      <w:r w:rsidR="500BA9A6" w:rsidRPr="3F6D08B8">
        <w:rPr>
          <w:sz w:val="24"/>
          <w:szCs w:val="24"/>
        </w:rPr>
        <w:t xml:space="preserve">dangerous to democracy and </w:t>
      </w:r>
      <w:r w:rsidR="5881EABB" w:rsidRPr="006F474E">
        <w:rPr>
          <w:sz w:val="24"/>
          <w:szCs w:val="24"/>
        </w:rPr>
        <w:t xml:space="preserve">inherently time sensitive. Whether it be flooding in Manitoba, fires in British Columbia, or a snowstorm in </w:t>
      </w:r>
      <w:r w:rsidR="6DB51B30" w:rsidRPr="006F474E">
        <w:rPr>
          <w:sz w:val="24"/>
          <w:szCs w:val="24"/>
        </w:rPr>
        <w:t>Nova Scotia</w:t>
      </w:r>
      <w:r w:rsidR="5881EABB" w:rsidRPr="006F474E">
        <w:rPr>
          <w:sz w:val="24"/>
          <w:szCs w:val="24"/>
        </w:rPr>
        <w:t>, every crisis comes to an end. For that reason, emergency</w:t>
      </w:r>
      <w:r w:rsidR="005159C3">
        <w:rPr>
          <w:sz w:val="24"/>
          <w:szCs w:val="24"/>
        </w:rPr>
        <w:t xml:space="preserve"> </w:t>
      </w:r>
      <w:r w:rsidR="5881EABB" w:rsidRPr="006F474E">
        <w:rPr>
          <w:sz w:val="24"/>
          <w:szCs w:val="24"/>
        </w:rPr>
        <w:t xml:space="preserve">powers must be time-limited too. </w:t>
      </w:r>
      <w:r w:rsidR="1E4B0372" w:rsidRPr="3F6D08B8">
        <w:rPr>
          <w:sz w:val="24"/>
          <w:szCs w:val="24"/>
        </w:rPr>
        <w:t>W</w:t>
      </w:r>
      <w:r w:rsidR="5881EABB" w:rsidRPr="006F474E">
        <w:rPr>
          <w:sz w:val="24"/>
          <w:szCs w:val="24"/>
        </w:rPr>
        <w:t xml:space="preserve">e should expect every emergency power to have a </w:t>
      </w:r>
      <w:r w:rsidR="005159C3">
        <w:rPr>
          <w:sz w:val="24"/>
          <w:szCs w:val="24"/>
        </w:rPr>
        <w:t>“</w:t>
      </w:r>
      <w:r w:rsidR="5881EABB" w:rsidRPr="006F474E">
        <w:rPr>
          <w:sz w:val="24"/>
          <w:szCs w:val="24"/>
        </w:rPr>
        <w:t>sunset clause</w:t>
      </w:r>
      <w:r w:rsidR="005159C3">
        <w:rPr>
          <w:sz w:val="24"/>
          <w:szCs w:val="24"/>
        </w:rPr>
        <w:t>”</w:t>
      </w:r>
      <w:r w:rsidR="5881EABB" w:rsidRPr="006F474E">
        <w:rPr>
          <w:sz w:val="24"/>
          <w:szCs w:val="24"/>
        </w:rPr>
        <w:t xml:space="preserve"> </w:t>
      </w:r>
      <w:r w:rsidR="005159C3">
        <w:rPr>
          <w:sz w:val="24"/>
          <w:szCs w:val="24"/>
        </w:rPr>
        <w:t>that</w:t>
      </w:r>
      <w:r w:rsidR="005159C3" w:rsidRPr="006F474E">
        <w:rPr>
          <w:sz w:val="24"/>
          <w:szCs w:val="24"/>
        </w:rPr>
        <w:t xml:space="preserve"> </w:t>
      </w:r>
      <w:r w:rsidR="5881EABB" w:rsidRPr="006F474E">
        <w:rPr>
          <w:sz w:val="24"/>
          <w:szCs w:val="24"/>
        </w:rPr>
        <w:t>determines when the power will automatically terminate unless it is renewed.</w:t>
      </w:r>
      <w:r w:rsidR="1E4B0372" w:rsidRPr="3F6D08B8">
        <w:rPr>
          <w:sz w:val="24"/>
          <w:szCs w:val="24"/>
        </w:rPr>
        <w:t xml:space="preserve"> Anything less risks infringing fundamental rights.</w:t>
      </w:r>
    </w:p>
    <w:p w14:paraId="7C9EC1E1" w14:textId="3B1B6F17" w:rsidR="00452950" w:rsidRPr="006F474E" w:rsidRDefault="08C92E6A" w:rsidP="006F474E">
      <w:pPr>
        <w:rPr>
          <w:sz w:val="24"/>
          <w:szCs w:val="24"/>
        </w:rPr>
      </w:pPr>
      <w:r w:rsidRPr="006F474E">
        <w:rPr>
          <w:sz w:val="24"/>
          <w:szCs w:val="24"/>
        </w:rPr>
        <w:t>Based on these criteria</w:t>
      </w:r>
      <w:r w:rsidR="005159C3">
        <w:rPr>
          <w:sz w:val="24"/>
          <w:szCs w:val="24"/>
        </w:rPr>
        <w:t>,</w:t>
      </w:r>
      <w:r w:rsidRPr="006F474E">
        <w:rPr>
          <w:sz w:val="24"/>
          <w:szCs w:val="24"/>
        </w:rPr>
        <w:t xml:space="preserve"> </w:t>
      </w:r>
      <w:r w:rsidR="00660E9A" w:rsidRPr="3F6D08B8">
        <w:rPr>
          <w:sz w:val="24"/>
          <w:szCs w:val="24"/>
        </w:rPr>
        <w:t>the CCLA has</w:t>
      </w:r>
      <w:r w:rsidRPr="006F474E">
        <w:rPr>
          <w:sz w:val="24"/>
          <w:szCs w:val="24"/>
        </w:rPr>
        <w:t xml:space="preserve"> assigned a </w:t>
      </w:r>
      <w:r w:rsidR="0096728A" w:rsidRPr="006F474E">
        <w:rPr>
          <w:sz w:val="24"/>
          <w:szCs w:val="24"/>
        </w:rPr>
        <w:t>civil liberties grad</w:t>
      </w:r>
      <w:r w:rsidR="089211D1" w:rsidRPr="006F474E">
        <w:rPr>
          <w:sz w:val="24"/>
          <w:szCs w:val="24"/>
        </w:rPr>
        <w:t>e</w:t>
      </w:r>
      <w:r w:rsidR="009D2424" w:rsidRPr="006F474E">
        <w:rPr>
          <w:sz w:val="24"/>
          <w:szCs w:val="24"/>
        </w:rPr>
        <w:t>, rang</w:t>
      </w:r>
      <w:r w:rsidR="5A5E75F0" w:rsidRPr="006F474E">
        <w:rPr>
          <w:sz w:val="24"/>
          <w:szCs w:val="24"/>
        </w:rPr>
        <w:t>ing</w:t>
      </w:r>
      <w:r w:rsidR="009D2424" w:rsidRPr="006F474E">
        <w:rPr>
          <w:sz w:val="24"/>
          <w:szCs w:val="24"/>
        </w:rPr>
        <w:t xml:space="preserve"> from </w:t>
      </w:r>
      <w:r w:rsidR="009D2424" w:rsidRPr="006F474E">
        <w:rPr>
          <w:b/>
          <w:bCs/>
          <w:sz w:val="24"/>
          <w:szCs w:val="24"/>
          <w:u w:val="single"/>
        </w:rPr>
        <w:t>A</w:t>
      </w:r>
      <w:r w:rsidR="009D2424" w:rsidRPr="006F474E">
        <w:rPr>
          <w:sz w:val="24"/>
          <w:szCs w:val="24"/>
        </w:rPr>
        <w:t xml:space="preserve"> to </w:t>
      </w:r>
      <w:r w:rsidR="009D2424" w:rsidRPr="006F474E">
        <w:rPr>
          <w:b/>
          <w:bCs/>
          <w:sz w:val="24"/>
          <w:szCs w:val="24"/>
          <w:u w:val="single"/>
        </w:rPr>
        <w:t>F</w:t>
      </w:r>
      <w:r w:rsidR="009D2424" w:rsidRPr="006F474E">
        <w:rPr>
          <w:sz w:val="24"/>
          <w:szCs w:val="24"/>
        </w:rPr>
        <w:t xml:space="preserve">, </w:t>
      </w:r>
      <w:r w:rsidR="0096728A" w:rsidRPr="006F474E">
        <w:rPr>
          <w:sz w:val="24"/>
          <w:szCs w:val="24"/>
        </w:rPr>
        <w:t xml:space="preserve">to </w:t>
      </w:r>
      <w:r w:rsidR="00374207" w:rsidRPr="006F474E">
        <w:rPr>
          <w:sz w:val="24"/>
          <w:szCs w:val="24"/>
        </w:rPr>
        <w:t>government measure</w:t>
      </w:r>
      <w:r w:rsidR="649C393E" w:rsidRPr="3F6D08B8">
        <w:rPr>
          <w:sz w:val="24"/>
          <w:szCs w:val="24"/>
        </w:rPr>
        <w:t>s</w:t>
      </w:r>
      <w:r w:rsidR="00374207" w:rsidRPr="006F474E">
        <w:rPr>
          <w:sz w:val="24"/>
          <w:szCs w:val="24"/>
        </w:rPr>
        <w:t xml:space="preserve"> </w:t>
      </w:r>
      <w:r w:rsidR="74C8F7EB" w:rsidRPr="006F474E">
        <w:rPr>
          <w:sz w:val="24"/>
          <w:szCs w:val="24"/>
        </w:rPr>
        <w:t>assessed</w:t>
      </w:r>
      <w:r w:rsidR="00374207" w:rsidRPr="006F474E">
        <w:rPr>
          <w:sz w:val="24"/>
          <w:szCs w:val="24"/>
        </w:rPr>
        <w:t xml:space="preserve"> in th</w:t>
      </w:r>
      <w:r w:rsidR="3EC3FBF0" w:rsidRPr="3F6D08B8">
        <w:rPr>
          <w:sz w:val="24"/>
          <w:szCs w:val="24"/>
        </w:rPr>
        <w:t>e first half of th</w:t>
      </w:r>
      <w:r w:rsidR="00374207" w:rsidRPr="006F474E">
        <w:rPr>
          <w:sz w:val="24"/>
          <w:szCs w:val="24"/>
        </w:rPr>
        <w:t>is</w:t>
      </w:r>
      <w:r w:rsidR="00032B88" w:rsidRPr="006F474E">
        <w:rPr>
          <w:sz w:val="24"/>
          <w:szCs w:val="24"/>
        </w:rPr>
        <w:t xml:space="preserve"> interim</w:t>
      </w:r>
      <w:r w:rsidR="00374207" w:rsidRPr="006F474E">
        <w:rPr>
          <w:sz w:val="24"/>
          <w:szCs w:val="24"/>
        </w:rPr>
        <w:t xml:space="preserve"> report</w:t>
      </w:r>
      <w:r w:rsidR="00032B88" w:rsidRPr="006F474E">
        <w:rPr>
          <w:sz w:val="24"/>
          <w:szCs w:val="24"/>
        </w:rPr>
        <w:t xml:space="preserve"> (</w:t>
      </w:r>
      <w:r w:rsidR="009742D0" w:rsidRPr="006F474E">
        <w:rPr>
          <w:sz w:val="24"/>
          <w:szCs w:val="24"/>
        </w:rPr>
        <w:t xml:space="preserve">the latter half of the report </w:t>
      </w:r>
      <w:r w:rsidR="7EDBF98E" w:rsidRPr="3F6D08B8">
        <w:rPr>
          <w:sz w:val="24"/>
          <w:szCs w:val="24"/>
        </w:rPr>
        <w:t xml:space="preserve">is of a different nature, and government actions there </w:t>
      </w:r>
      <w:commentRangeStart w:id="173"/>
      <w:commentRangeEnd w:id="173"/>
      <w:r>
        <w:rPr>
          <w:rStyle w:val="CommentReference"/>
        </w:rPr>
        <w:commentReference w:id="173"/>
      </w:r>
      <w:r w:rsidR="00032B88" w:rsidRPr="006F474E">
        <w:rPr>
          <w:sz w:val="24"/>
          <w:szCs w:val="24"/>
        </w:rPr>
        <w:t>will not be graded)</w:t>
      </w:r>
      <w:r w:rsidR="00374207" w:rsidRPr="006F474E">
        <w:rPr>
          <w:sz w:val="24"/>
          <w:szCs w:val="24"/>
        </w:rPr>
        <w:t xml:space="preserve">. </w:t>
      </w:r>
      <w:r w:rsidR="009D2424" w:rsidRPr="006F474E">
        <w:rPr>
          <w:sz w:val="24"/>
          <w:szCs w:val="24"/>
        </w:rPr>
        <w:t>A</w:t>
      </w:r>
      <w:r w:rsidR="00032B88" w:rsidRPr="006F474E">
        <w:rPr>
          <w:sz w:val="24"/>
          <w:szCs w:val="24"/>
        </w:rPr>
        <w:t xml:space="preserve">n </w:t>
      </w:r>
      <w:r w:rsidR="009D2424" w:rsidRPr="006F474E">
        <w:rPr>
          <w:b/>
          <w:bCs/>
          <w:sz w:val="24"/>
          <w:szCs w:val="24"/>
          <w:u w:val="single"/>
        </w:rPr>
        <w:t>A</w:t>
      </w:r>
      <w:r w:rsidR="009D2424" w:rsidRPr="006F474E">
        <w:rPr>
          <w:sz w:val="24"/>
          <w:szCs w:val="24"/>
        </w:rPr>
        <w:t xml:space="preserve"> </w:t>
      </w:r>
      <w:r w:rsidR="00044DB8" w:rsidRPr="006F474E">
        <w:rPr>
          <w:sz w:val="24"/>
          <w:szCs w:val="24"/>
        </w:rPr>
        <w:t>suggests a</w:t>
      </w:r>
      <w:r w:rsidR="00024616" w:rsidRPr="006F474E">
        <w:rPr>
          <w:sz w:val="24"/>
          <w:szCs w:val="24"/>
        </w:rPr>
        <w:t xml:space="preserve"> lean</w:t>
      </w:r>
      <w:r w:rsidR="00044DB8" w:rsidRPr="006F474E">
        <w:rPr>
          <w:sz w:val="24"/>
          <w:szCs w:val="24"/>
        </w:rPr>
        <w:t xml:space="preserve"> measure that is surgically tailored to the </w:t>
      </w:r>
      <w:r w:rsidR="00712C3E" w:rsidRPr="006F474E">
        <w:rPr>
          <w:sz w:val="24"/>
          <w:szCs w:val="24"/>
        </w:rPr>
        <w:t>problem</w:t>
      </w:r>
      <w:r w:rsidR="00660E9A" w:rsidRPr="3F6D08B8">
        <w:rPr>
          <w:sz w:val="24"/>
          <w:szCs w:val="24"/>
        </w:rPr>
        <w:t xml:space="preserve"> it aims to solve. These measures strike the balance between </w:t>
      </w:r>
      <w:r w:rsidR="00E416CF" w:rsidRPr="3F6D08B8">
        <w:rPr>
          <w:sz w:val="24"/>
          <w:szCs w:val="24"/>
        </w:rPr>
        <w:t xml:space="preserve">freedom and </w:t>
      </w:r>
      <w:r w:rsidR="00660E9A" w:rsidRPr="3F6D08B8">
        <w:rPr>
          <w:sz w:val="24"/>
          <w:szCs w:val="24"/>
        </w:rPr>
        <w:t>pressing necessit</w:t>
      </w:r>
      <w:r w:rsidR="00E416CF" w:rsidRPr="3F6D08B8">
        <w:rPr>
          <w:sz w:val="24"/>
          <w:szCs w:val="24"/>
        </w:rPr>
        <w:t>y</w:t>
      </w:r>
      <w:r w:rsidR="00660E9A" w:rsidRPr="3F6D08B8">
        <w:rPr>
          <w:sz w:val="24"/>
          <w:szCs w:val="24"/>
        </w:rPr>
        <w:t xml:space="preserve"> that all governments should strive for.</w:t>
      </w:r>
      <w:r w:rsidR="00024616" w:rsidRPr="006F474E">
        <w:rPr>
          <w:sz w:val="24"/>
          <w:szCs w:val="24"/>
        </w:rPr>
        <w:t xml:space="preserve"> </w:t>
      </w:r>
      <w:r w:rsidR="000A7B01" w:rsidRPr="006F474E">
        <w:rPr>
          <w:sz w:val="24"/>
          <w:szCs w:val="24"/>
        </w:rPr>
        <w:t>A</w:t>
      </w:r>
      <w:r w:rsidR="00024616" w:rsidRPr="006F474E">
        <w:rPr>
          <w:sz w:val="24"/>
          <w:szCs w:val="24"/>
        </w:rPr>
        <w:t xml:space="preserve"> </w:t>
      </w:r>
      <w:r w:rsidR="00024616" w:rsidRPr="006F474E">
        <w:rPr>
          <w:b/>
          <w:bCs/>
          <w:sz w:val="24"/>
          <w:szCs w:val="24"/>
          <w:u w:val="single"/>
        </w:rPr>
        <w:t>C</w:t>
      </w:r>
      <w:r w:rsidR="00024616" w:rsidRPr="006F474E">
        <w:rPr>
          <w:sz w:val="24"/>
          <w:szCs w:val="24"/>
        </w:rPr>
        <w:t xml:space="preserve"> suggests a sloppily worded </w:t>
      </w:r>
      <w:r w:rsidR="00431777" w:rsidRPr="006F474E">
        <w:rPr>
          <w:sz w:val="24"/>
          <w:szCs w:val="24"/>
        </w:rPr>
        <w:t xml:space="preserve">order that may </w:t>
      </w:r>
      <w:r w:rsidR="00B866C5" w:rsidRPr="006F474E">
        <w:rPr>
          <w:sz w:val="24"/>
          <w:szCs w:val="24"/>
        </w:rPr>
        <w:t xml:space="preserve">somewhat address </w:t>
      </w:r>
      <w:r w:rsidR="00431777" w:rsidRPr="006F474E">
        <w:rPr>
          <w:sz w:val="24"/>
          <w:szCs w:val="24"/>
        </w:rPr>
        <w:t xml:space="preserve">the </w:t>
      </w:r>
      <w:r w:rsidR="00B866C5" w:rsidRPr="006F474E">
        <w:rPr>
          <w:sz w:val="24"/>
          <w:szCs w:val="24"/>
        </w:rPr>
        <w:t>issue</w:t>
      </w:r>
      <w:r w:rsidR="00431777" w:rsidRPr="006F474E">
        <w:rPr>
          <w:sz w:val="24"/>
          <w:szCs w:val="24"/>
        </w:rPr>
        <w:t xml:space="preserve"> </w:t>
      </w:r>
      <w:r w:rsidR="00E416CF" w:rsidRPr="3F6D08B8">
        <w:rPr>
          <w:sz w:val="24"/>
          <w:szCs w:val="24"/>
        </w:rPr>
        <w:t xml:space="preserve">at hand, </w:t>
      </w:r>
      <w:r w:rsidR="00431777" w:rsidRPr="006F474E">
        <w:rPr>
          <w:sz w:val="24"/>
          <w:szCs w:val="24"/>
        </w:rPr>
        <w:t>but</w:t>
      </w:r>
      <w:r w:rsidR="00E416CF" w:rsidRPr="3F6D08B8">
        <w:rPr>
          <w:sz w:val="24"/>
          <w:szCs w:val="24"/>
        </w:rPr>
        <w:t xml:space="preserve"> which also</w:t>
      </w:r>
      <w:r w:rsidR="00431777" w:rsidRPr="006F474E">
        <w:rPr>
          <w:sz w:val="24"/>
          <w:szCs w:val="24"/>
        </w:rPr>
        <w:t xml:space="preserve"> </w:t>
      </w:r>
      <w:r w:rsidR="00B60C10" w:rsidRPr="006F474E">
        <w:rPr>
          <w:sz w:val="24"/>
          <w:szCs w:val="24"/>
        </w:rPr>
        <w:t xml:space="preserve">unnecessarily </w:t>
      </w:r>
      <w:r w:rsidR="0068510E" w:rsidRPr="006F474E">
        <w:rPr>
          <w:sz w:val="24"/>
          <w:szCs w:val="24"/>
        </w:rPr>
        <w:t xml:space="preserve">restricts civil liberties. </w:t>
      </w:r>
      <w:r w:rsidR="00395DEA" w:rsidRPr="006F474E">
        <w:rPr>
          <w:sz w:val="24"/>
          <w:szCs w:val="24"/>
        </w:rPr>
        <w:t>A</w:t>
      </w:r>
      <w:r w:rsidR="00032B88" w:rsidRPr="006F474E">
        <w:rPr>
          <w:sz w:val="24"/>
          <w:szCs w:val="24"/>
        </w:rPr>
        <w:t>n</w:t>
      </w:r>
      <w:r w:rsidR="0068510E" w:rsidRPr="006F474E">
        <w:rPr>
          <w:sz w:val="24"/>
          <w:szCs w:val="24"/>
        </w:rPr>
        <w:t xml:space="preserve"> </w:t>
      </w:r>
      <w:r w:rsidR="0068510E" w:rsidRPr="006F474E">
        <w:rPr>
          <w:b/>
          <w:bCs/>
          <w:sz w:val="24"/>
          <w:szCs w:val="24"/>
          <w:u w:val="single"/>
        </w:rPr>
        <w:t>F</w:t>
      </w:r>
      <w:r w:rsidR="0068510E" w:rsidRPr="006F474E">
        <w:rPr>
          <w:sz w:val="24"/>
          <w:szCs w:val="24"/>
        </w:rPr>
        <w:t xml:space="preserve"> </w:t>
      </w:r>
      <w:r w:rsidR="00FB044A" w:rsidRPr="006F474E">
        <w:rPr>
          <w:sz w:val="24"/>
          <w:szCs w:val="24"/>
        </w:rPr>
        <w:t xml:space="preserve">is a </w:t>
      </w:r>
      <w:r w:rsidR="00B866C5" w:rsidRPr="006F474E">
        <w:rPr>
          <w:sz w:val="24"/>
          <w:szCs w:val="24"/>
        </w:rPr>
        <w:t xml:space="preserve">power grab </w:t>
      </w:r>
      <w:r w:rsidR="00BB2626" w:rsidRPr="006F474E">
        <w:rPr>
          <w:sz w:val="24"/>
          <w:szCs w:val="24"/>
        </w:rPr>
        <w:t xml:space="preserve">that is wildly </w:t>
      </w:r>
      <w:r w:rsidR="00E416CF" w:rsidRPr="3F6D08B8">
        <w:rPr>
          <w:sz w:val="24"/>
          <w:szCs w:val="24"/>
        </w:rPr>
        <w:t>disproportionate—</w:t>
      </w:r>
      <w:r w:rsidR="003C1517" w:rsidRPr="006F474E">
        <w:rPr>
          <w:sz w:val="24"/>
          <w:szCs w:val="24"/>
        </w:rPr>
        <w:t>or completely unconnected to</w:t>
      </w:r>
      <w:r w:rsidR="00E416CF" w:rsidRPr="3F6D08B8">
        <w:rPr>
          <w:sz w:val="24"/>
          <w:szCs w:val="24"/>
        </w:rPr>
        <w:t>—</w:t>
      </w:r>
      <w:r w:rsidR="007F165C" w:rsidRPr="006F474E">
        <w:rPr>
          <w:sz w:val="24"/>
          <w:szCs w:val="24"/>
        </w:rPr>
        <w:t xml:space="preserve">the </w:t>
      </w:r>
      <w:r w:rsidR="00E416CF" w:rsidRPr="3F6D08B8">
        <w:rPr>
          <w:sz w:val="24"/>
          <w:szCs w:val="24"/>
        </w:rPr>
        <w:t>situation it is meant to address</w:t>
      </w:r>
      <w:r w:rsidR="002B758E" w:rsidRPr="006F474E">
        <w:rPr>
          <w:sz w:val="24"/>
          <w:szCs w:val="24"/>
        </w:rPr>
        <w:t xml:space="preserve">. </w:t>
      </w:r>
      <w:r w:rsidR="002E472D" w:rsidRPr="006F474E">
        <w:rPr>
          <w:sz w:val="24"/>
          <w:szCs w:val="24"/>
        </w:rPr>
        <w:t>Some open-minded governments</w:t>
      </w:r>
      <w:r w:rsidR="00EC497F" w:rsidRPr="006F474E">
        <w:rPr>
          <w:sz w:val="24"/>
          <w:szCs w:val="24"/>
        </w:rPr>
        <w:t xml:space="preserve"> were able to pull up their grades from a </w:t>
      </w:r>
      <w:r w:rsidR="00EC497F" w:rsidRPr="006F474E">
        <w:rPr>
          <w:b/>
          <w:bCs/>
          <w:sz w:val="24"/>
          <w:szCs w:val="24"/>
          <w:u w:val="single"/>
        </w:rPr>
        <w:t>D</w:t>
      </w:r>
      <w:r w:rsidR="00EC497F" w:rsidRPr="006F474E">
        <w:rPr>
          <w:sz w:val="24"/>
          <w:szCs w:val="24"/>
        </w:rPr>
        <w:t xml:space="preserve"> to a </w:t>
      </w:r>
      <w:r w:rsidR="00EC497F" w:rsidRPr="006F474E">
        <w:rPr>
          <w:b/>
          <w:bCs/>
          <w:sz w:val="24"/>
          <w:szCs w:val="24"/>
          <w:u w:val="single"/>
        </w:rPr>
        <w:t>B+</w:t>
      </w:r>
      <w:r w:rsidR="00EC497F" w:rsidRPr="006F474E">
        <w:rPr>
          <w:sz w:val="24"/>
          <w:szCs w:val="24"/>
        </w:rPr>
        <w:t xml:space="preserve"> </w:t>
      </w:r>
      <w:r w:rsidR="001C4211" w:rsidRPr="006F474E">
        <w:rPr>
          <w:sz w:val="24"/>
          <w:szCs w:val="24"/>
        </w:rPr>
        <w:t xml:space="preserve">by </w:t>
      </w:r>
      <w:r w:rsidR="00E416CF" w:rsidRPr="3F6D08B8">
        <w:rPr>
          <w:sz w:val="24"/>
          <w:szCs w:val="24"/>
        </w:rPr>
        <w:t>responding</w:t>
      </w:r>
      <w:r w:rsidR="001C4211" w:rsidRPr="006F474E">
        <w:rPr>
          <w:sz w:val="24"/>
          <w:szCs w:val="24"/>
        </w:rPr>
        <w:t xml:space="preserve"> to feedback from civil society. Others, r</w:t>
      </w:r>
      <w:r w:rsidR="002B758E" w:rsidRPr="006F474E">
        <w:rPr>
          <w:sz w:val="24"/>
          <w:szCs w:val="24"/>
        </w:rPr>
        <w:t xml:space="preserve">egrettably, </w:t>
      </w:r>
      <w:r w:rsidR="001C4211" w:rsidRPr="006F474E">
        <w:rPr>
          <w:sz w:val="24"/>
          <w:szCs w:val="24"/>
        </w:rPr>
        <w:t>passed measures that</w:t>
      </w:r>
      <w:r w:rsidR="0082195D" w:rsidRPr="006F474E">
        <w:rPr>
          <w:sz w:val="24"/>
          <w:szCs w:val="24"/>
        </w:rPr>
        <w:t xml:space="preserve"> </w:t>
      </w:r>
      <w:r w:rsidR="0064018C" w:rsidRPr="006F474E">
        <w:rPr>
          <w:sz w:val="24"/>
          <w:szCs w:val="24"/>
        </w:rPr>
        <w:t xml:space="preserve">deserve an </w:t>
      </w:r>
      <w:r w:rsidR="0064018C" w:rsidRPr="006F474E">
        <w:rPr>
          <w:b/>
          <w:bCs/>
          <w:sz w:val="24"/>
          <w:szCs w:val="24"/>
          <w:u w:val="single"/>
        </w:rPr>
        <w:t>F</w:t>
      </w:r>
      <w:r w:rsidR="0064018C" w:rsidRPr="006F474E">
        <w:rPr>
          <w:sz w:val="24"/>
          <w:szCs w:val="24"/>
        </w:rPr>
        <w:t xml:space="preserve">. </w:t>
      </w:r>
    </w:p>
    <w:p w14:paraId="6F2C0095" w14:textId="6CDE1B4B" w:rsidR="53D1A2CF" w:rsidRPr="006F474E" w:rsidRDefault="00FD4E2F" w:rsidP="006F474E">
      <w:pPr>
        <w:rPr>
          <w:sz w:val="24"/>
          <w:szCs w:val="24"/>
        </w:rPr>
      </w:pPr>
      <w:r w:rsidRPr="006F474E">
        <w:rPr>
          <w:sz w:val="24"/>
          <w:szCs w:val="24"/>
        </w:rPr>
        <w:t xml:space="preserve">As a prelude </w:t>
      </w:r>
      <w:r w:rsidR="00275831">
        <w:rPr>
          <w:sz w:val="24"/>
          <w:szCs w:val="24"/>
        </w:rPr>
        <w:t xml:space="preserve">to </w:t>
      </w:r>
      <w:r w:rsidR="00DE5269">
        <w:rPr>
          <w:sz w:val="24"/>
          <w:szCs w:val="24"/>
        </w:rPr>
        <w:t>our</w:t>
      </w:r>
      <w:r w:rsidRPr="006F474E">
        <w:rPr>
          <w:sz w:val="24"/>
          <w:szCs w:val="24"/>
        </w:rPr>
        <w:t xml:space="preserve"> analysis of the different orders, t</w:t>
      </w:r>
      <w:r w:rsidR="004075F1" w:rsidRPr="006F474E">
        <w:rPr>
          <w:sz w:val="24"/>
          <w:szCs w:val="24"/>
        </w:rPr>
        <w:t xml:space="preserve">he next section discusses the overarching legislative framework for the various government measures that </w:t>
      </w:r>
      <w:r w:rsidRPr="006F474E">
        <w:rPr>
          <w:sz w:val="24"/>
          <w:szCs w:val="24"/>
        </w:rPr>
        <w:t xml:space="preserve">were taken during the emergency. </w:t>
      </w:r>
    </w:p>
    <w:p w14:paraId="1CFE5D4D" w14:textId="230BF085" w:rsidR="00FE67AC" w:rsidRPr="00132652" w:rsidRDefault="00FE67AC" w:rsidP="009A5E7B">
      <w:pPr>
        <w:pStyle w:val="Heading1"/>
      </w:pPr>
      <w:r w:rsidRPr="00132652">
        <w:t xml:space="preserve">Legislative </w:t>
      </w:r>
      <w:r w:rsidR="001C441C">
        <w:t>F</w:t>
      </w:r>
      <w:r w:rsidRPr="00132652">
        <w:t xml:space="preserve">ramework: </w:t>
      </w:r>
      <w:del w:id="174" w:author="Michael Bryant" w:date="2020-06-11T12:31:00Z">
        <w:r w:rsidRPr="00132652">
          <w:delText>Quarantine and emergency powers</w:delText>
        </w:r>
      </w:del>
      <w:ins w:id="175" w:author="Michael Bryant" w:date="2020-06-11T12:31:00Z">
        <w:r w:rsidR="009519CE" w:rsidRPr="00132652">
          <w:t xml:space="preserve">Decentralized </w:t>
        </w:r>
        <w:r w:rsidR="00C12219" w:rsidRPr="00132652">
          <w:t xml:space="preserve">Emergency </w:t>
        </w:r>
        <w:r w:rsidR="002772A4" w:rsidRPr="00132652">
          <w:t>Management</w:t>
        </w:r>
      </w:ins>
    </w:p>
    <w:p w14:paraId="7FAD5A41" w14:textId="77777777" w:rsidR="00BD5643" w:rsidRPr="00132652" w:rsidRDefault="00BD5643" w:rsidP="009A5E7B">
      <w:pPr>
        <w:rPr>
          <w:del w:id="176" w:author="Michael Bryant" w:date="2020-06-11T13:46:00Z"/>
          <w:sz w:val="24"/>
          <w:szCs w:val="24"/>
          <w:rPrChange w:id="177" w:author="Tashi Alford-Duguid" w:date="2020-06-15T12:17:00Z">
            <w:rPr>
              <w:del w:id="178" w:author="Michael Bryant" w:date="2020-06-11T13:46:00Z"/>
              <w:sz w:val="24"/>
              <w:szCs w:val="24"/>
              <w:lang w:val="en-US"/>
            </w:rPr>
          </w:rPrChange>
        </w:rPr>
      </w:pPr>
    </w:p>
    <w:p w14:paraId="2B8D470B" w14:textId="77777777" w:rsidR="009B11D7" w:rsidRPr="00132652" w:rsidRDefault="009B11D7" w:rsidP="009A5E7B">
      <w:pPr>
        <w:rPr>
          <w:ins w:id="179" w:author="Michael Bryant" w:date="2020-06-11T13:46:00Z"/>
        </w:rPr>
      </w:pPr>
    </w:p>
    <w:p w14:paraId="0FA0639C" w14:textId="3FCFE4BF" w:rsidR="00551F96" w:rsidRPr="00132652" w:rsidRDefault="00D6025A">
      <w:pPr>
        <w:rPr>
          <w:ins w:id="180" w:author="Michael Bryant" w:date="2020-06-09T14:12:00Z"/>
          <w:sz w:val="24"/>
          <w:szCs w:val="24"/>
          <w:rPrChange w:id="181" w:author="Tashi Alford-Duguid" w:date="2020-06-15T12:17:00Z">
            <w:rPr>
              <w:ins w:id="182" w:author="Michael Bryant" w:date="2020-06-09T14:12:00Z"/>
              <w:sz w:val="24"/>
              <w:szCs w:val="24"/>
              <w:lang w:val="en-US"/>
            </w:rPr>
          </w:rPrChange>
        </w:rPr>
        <w:pPrChange w:id="183" w:author="Tashi Alford-Duguid" w:date="2020-06-11T13:32:00Z">
          <w:pPr>
            <w:jc w:val="both"/>
          </w:pPr>
        </w:pPrChange>
      </w:pPr>
      <w:ins w:id="184" w:author="Michael Bryant" w:date="2020-06-11T12:31:00Z">
        <w:del w:id="185" w:author="Tashi Alford-Duguid" w:date="2020-06-15T16:50:00Z">
          <w:r w:rsidRPr="00132652" w:rsidDel="00A4454E">
            <w:rPr>
              <w:sz w:val="24"/>
              <w:szCs w:val="24"/>
              <w:rPrChange w:id="186" w:author="Tashi Alford-Duguid" w:date="2020-06-15T12:17:00Z">
                <w:rPr>
                  <w:sz w:val="24"/>
                  <w:szCs w:val="24"/>
                  <w:lang w:val="en-US"/>
                </w:rPr>
              </w:rPrChange>
            </w:rPr>
            <w:delText>Prior to</w:delText>
          </w:r>
        </w:del>
        <w:del w:id="187" w:author="Tashi Alford-Duguid" w:date="2020-06-15T16:51:00Z">
          <w:r w:rsidRPr="00132652" w:rsidDel="00A4454E">
            <w:rPr>
              <w:sz w:val="24"/>
              <w:szCs w:val="24"/>
              <w:rPrChange w:id="188" w:author="Tashi Alford-Duguid" w:date="2020-06-15T12:17:00Z">
                <w:rPr>
                  <w:sz w:val="24"/>
                  <w:szCs w:val="24"/>
                  <w:lang w:val="en-US"/>
                </w:rPr>
              </w:rPrChange>
            </w:rPr>
            <w:delText xml:space="preserve"> </w:delText>
          </w:r>
        </w:del>
      </w:ins>
      <w:ins w:id="189" w:author="Michael Bryant" w:date="2020-06-11T12:32:00Z">
        <w:del w:id="190" w:author="Tashi Alford-Duguid" w:date="2020-06-15T16:51:00Z">
          <w:r w:rsidRPr="00132652" w:rsidDel="00A4454E">
            <w:rPr>
              <w:sz w:val="24"/>
              <w:szCs w:val="24"/>
              <w:rPrChange w:id="191" w:author="Tashi Alford-Duguid" w:date="2020-06-15T12:17:00Z">
                <w:rPr>
                  <w:sz w:val="24"/>
                  <w:szCs w:val="24"/>
                  <w:lang w:val="en-US"/>
                </w:rPr>
              </w:rPrChange>
            </w:rPr>
            <w:delText>2020, p</w:delText>
          </w:r>
        </w:del>
      </w:ins>
      <w:ins w:id="192" w:author="Tashi Alford-Duguid" w:date="2020-06-15T16:51:00Z">
        <w:r w:rsidR="00A4454E">
          <w:rPr>
            <w:sz w:val="24"/>
            <w:szCs w:val="24"/>
          </w:rPr>
          <w:t>P</w:t>
        </w:r>
      </w:ins>
      <w:ins w:id="193" w:author="Michael Bryant" w:date="2020-06-09T14:12:00Z">
        <w:r w:rsidR="004A09F2" w:rsidRPr="00132652">
          <w:rPr>
            <w:sz w:val="24"/>
            <w:szCs w:val="24"/>
            <w:rPrChange w:id="194" w:author="Tashi Alford-Duguid" w:date="2020-06-15T12:17:00Z">
              <w:rPr>
                <w:sz w:val="24"/>
                <w:szCs w:val="24"/>
                <w:lang w:val="en-US"/>
              </w:rPr>
            </w:rPrChange>
          </w:rPr>
          <w:t xml:space="preserve">rovinces </w:t>
        </w:r>
      </w:ins>
      <w:ins w:id="195" w:author="Michael Bryant" w:date="2020-06-09T14:13:00Z">
        <w:del w:id="196" w:author="Tashi Alford-Duguid" w:date="2020-06-15T16:51:00Z">
          <w:r w:rsidR="004A09F2" w:rsidRPr="00132652" w:rsidDel="00A4454E">
            <w:rPr>
              <w:sz w:val="24"/>
              <w:szCs w:val="24"/>
              <w:rPrChange w:id="197" w:author="Tashi Alford-Duguid" w:date="2020-06-15T12:17:00Z">
                <w:rPr>
                  <w:sz w:val="24"/>
                  <w:szCs w:val="24"/>
                  <w:lang w:val="en-US"/>
                </w:rPr>
              </w:rPrChange>
            </w:rPr>
            <w:delText>had</w:delText>
          </w:r>
        </w:del>
      </w:ins>
      <w:ins w:id="198" w:author="Tashi Alford-Duguid" w:date="2020-06-15T16:51:00Z">
        <w:r w:rsidR="00A4454E">
          <w:rPr>
            <w:sz w:val="24"/>
            <w:szCs w:val="24"/>
          </w:rPr>
          <w:t>last majorly</w:t>
        </w:r>
      </w:ins>
      <w:ins w:id="199" w:author="Michael Bryant" w:date="2020-06-09T14:13:00Z">
        <w:r w:rsidR="004A09F2" w:rsidRPr="00132652">
          <w:rPr>
            <w:sz w:val="24"/>
            <w:szCs w:val="24"/>
            <w:rPrChange w:id="200" w:author="Tashi Alford-Duguid" w:date="2020-06-15T12:17:00Z">
              <w:rPr>
                <w:sz w:val="24"/>
                <w:szCs w:val="24"/>
                <w:lang w:val="en-US"/>
              </w:rPr>
            </w:rPrChange>
          </w:rPr>
          <w:t xml:space="preserve"> updated their emergency management laws after</w:t>
        </w:r>
      </w:ins>
      <w:ins w:id="201" w:author="Jhoh@ccla.org" w:date="2020-06-16T13:32:00Z">
        <w:r w:rsidR="008D4760">
          <w:rPr>
            <w:sz w:val="24"/>
            <w:szCs w:val="24"/>
          </w:rPr>
          <w:t xml:space="preserve"> the </w:t>
        </w:r>
      </w:ins>
      <w:ins w:id="202" w:author="Jhoh@ccla.org" w:date="2020-06-16T13:33:00Z">
        <w:r w:rsidR="00B02038">
          <w:rPr>
            <w:sz w:val="24"/>
            <w:szCs w:val="24"/>
          </w:rPr>
          <w:t>severe acute respiratory syndrome</w:t>
        </w:r>
      </w:ins>
      <w:ins w:id="203" w:author="Michael Bryant" w:date="2020-06-09T14:13:00Z">
        <w:r w:rsidR="004A09F2" w:rsidRPr="00132652">
          <w:rPr>
            <w:sz w:val="24"/>
            <w:szCs w:val="24"/>
            <w:rPrChange w:id="204" w:author="Tashi Alford-Duguid" w:date="2020-06-15T12:17:00Z">
              <w:rPr>
                <w:sz w:val="24"/>
                <w:szCs w:val="24"/>
                <w:lang w:val="en-US"/>
              </w:rPr>
            </w:rPrChange>
          </w:rPr>
          <w:t xml:space="preserve"> </w:t>
        </w:r>
      </w:ins>
      <w:ins w:id="205" w:author="Jhoh@ccla.org" w:date="2020-06-16T13:33:00Z">
        <w:r w:rsidR="00B02038">
          <w:rPr>
            <w:sz w:val="24"/>
            <w:szCs w:val="24"/>
          </w:rPr>
          <w:t>(</w:t>
        </w:r>
      </w:ins>
      <w:ins w:id="206" w:author="Michael Bryant" w:date="2020-06-09T14:13:00Z">
        <w:r w:rsidR="004A09F2" w:rsidRPr="00132652">
          <w:rPr>
            <w:sz w:val="24"/>
            <w:szCs w:val="24"/>
            <w:rPrChange w:id="207" w:author="Tashi Alford-Duguid" w:date="2020-06-15T12:17:00Z">
              <w:rPr>
                <w:sz w:val="24"/>
                <w:szCs w:val="24"/>
                <w:lang w:val="en-US"/>
              </w:rPr>
            </w:rPrChange>
          </w:rPr>
          <w:t>SARS</w:t>
        </w:r>
      </w:ins>
      <w:ins w:id="208" w:author="Jhoh@ccla.org" w:date="2020-06-16T13:33:00Z">
        <w:r w:rsidR="00B02038">
          <w:rPr>
            <w:sz w:val="24"/>
            <w:szCs w:val="24"/>
          </w:rPr>
          <w:t>) crisis</w:t>
        </w:r>
      </w:ins>
      <w:ins w:id="209" w:author="Michael Bryant" w:date="2020-06-09T14:13:00Z">
        <w:r w:rsidR="004A09F2" w:rsidRPr="00132652">
          <w:rPr>
            <w:sz w:val="24"/>
            <w:szCs w:val="24"/>
            <w:rPrChange w:id="210" w:author="Tashi Alford-Duguid" w:date="2020-06-15T12:17:00Z">
              <w:rPr>
                <w:sz w:val="24"/>
                <w:szCs w:val="24"/>
                <w:lang w:val="en-US"/>
              </w:rPr>
            </w:rPrChange>
          </w:rPr>
          <w:t xml:space="preserve"> </w:t>
        </w:r>
      </w:ins>
      <w:ins w:id="211" w:author="Michael Bryant" w:date="2020-06-09T14:17:00Z">
        <w:r w:rsidR="00F96ECE" w:rsidRPr="00132652">
          <w:rPr>
            <w:sz w:val="24"/>
            <w:szCs w:val="24"/>
            <w:rPrChange w:id="212" w:author="Tashi Alford-Duguid" w:date="2020-06-15T12:17:00Z">
              <w:rPr>
                <w:sz w:val="24"/>
                <w:szCs w:val="24"/>
                <w:lang w:val="en-US"/>
              </w:rPr>
            </w:rPrChange>
          </w:rPr>
          <w:t>struck</w:t>
        </w:r>
      </w:ins>
      <w:ins w:id="213" w:author="Michael Bryant" w:date="2020-06-09T14:13:00Z">
        <w:r w:rsidR="00330762" w:rsidRPr="00132652">
          <w:rPr>
            <w:sz w:val="24"/>
            <w:szCs w:val="24"/>
            <w:rPrChange w:id="214" w:author="Tashi Alford-Duguid" w:date="2020-06-15T12:17:00Z">
              <w:rPr>
                <w:sz w:val="24"/>
                <w:szCs w:val="24"/>
                <w:lang w:val="en-US"/>
              </w:rPr>
            </w:rPrChange>
          </w:rPr>
          <w:t xml:space="preserve"> Ontario</w:t>
        </w:r>
      </w:ins>
      <w:ins w:id="215" w:author="Michael Bryant" w:date="2020-06-09T14:17:00Z">
        <w:r w:rsidR="006C318D" w:rsidRPr="00132652">
          <w:rPr>
            <w:sz w:val="24"/>
            <w:szCs w:val="24"/>
            <w:rPrChange w:id="216" w:author="Tashi Alford-Duguid" w:date="2020-06-15T12:17:00Z">
              <w:rPr>
                <w:sz w:val="24"/>
                <w:szCs w:val="24"/>
                <w:lang w:val="en-US"/>
              </w:rPr>
            </w:rPrChange>
          </w:rPr>
          <w:t xml:space="preserve"> and BC (plus suspect cases in Alberta, </w:t>
        </w:r>
      </w:ins>
      <w:r w:rsidR="00132652" w:rsidRPr="00132652">
        <w:rPr>
          <w:sz w:val="24"/>
          <w:szCs w:val="24"/>
          <w:rPrChange w:id="217" w:author="Tashi Alford-Duguid" w:date="2020-06-15T12:17:00Z">
            <w:rPr>
              <w:sz w:val="24"/>
              <w:szCs w:val="24"/>
              <w:lang w:val="en-US"/>
            </w:rPr>
          </w:rPrChange>
        </w:rPr>
        <w:t>Saskatchewan</w:t>
      </w:r>
      <w:ins w:id="218" w:author="Michael Bryant" w:date="2020-06-09T14:18:00Z">
        <w:r w:rsidR="005A72E0" w:rsidRPr="00132652">
          <w:rPr>
            <w:sz w:val="24"/>
            <w:szCs w:val="24"/>
            <w:rPrChange w:id="219" w:author="Tashi Alford-Duguid" w:date="2020-06-15T12:17:00Z">
              <w:rPr>
                <w:sz w:val="24"/>
                <w:szCs w:val="24"/>
                <w:lang w:val="en-US"/>
              </w:rPr>
            </w:rPrChange>
          </w:rPr>
          <w:t xml:space="preserve">, </w:t>
        </w:r>
      </w:ins>
      <w:ins w:id="220" w:author="Michael Bryant" w:date="2020-06-09T14:17:00Z">
        <w:r w:rsidR="006C318D" w:rsidRPr="00132652">
          <w:rPr>
            <w:sz w:val="24"/>
            <w:szCs w:val="24"/>
            <w:rPrChange w:id="221" w:author="Tashi Alford-Duguid" w:date="2020-06-15T12:17:00Z">
              <w:rPr>
                <w:sz w:val="24"/>
                <w:szCs w:val="24"/>
                <w:lang w:val="en-US"/>
              </w:rPr>
            </w:rPrChange>
          </w:rPr>
          <w:t xml:space="preserve">PEI, </w:t>
        </w:r>
      </w:ins>
      <w:ins w:id="222" w:author="Michael Bryant" w:date="2020-06-09T14:18:00Z">
        <w:r w:rsidR="005A72E0" w:rsidRPr="00132652">
          <w:rPr>
            <w:sz w:val="24"/>
            <w:szCs w:val="24"/>
            <w:rPrChange w:id="223" w:author="Tashi Alford-Duguid" w:date="2020-06-15T12:17:00Z">
              <w:rPr>
                <w:sz w:val="24"/>
                <w:szCs w:val="24"/>
                <w:lang w:val="en-US"/>
              </w:rPr>
            </w:rPrChange>
          </w:rPr>
          <w:t>and New Brunswick)</w:t>
        </w:r>
        <w:r w:rsidR="006C318D" w:rsidRPr="00132652">
          <w:rPr>
            <w:sz w:val="24"/>
            <w:szCs w:val="24"/>
            <w:rPrChange w:id="224" w:author="Tashi Alford-Duguid" w:date="2020-06-15T12:17:00Z">
              <w:rPr>
                <w:sz w:val="24"/>
                <w:szCs w:val="24"/>
                <w:lang w:val="en-US"/>
              </w:rPr>
            </w:rPrChange>
          </w:rPr>
          <w:t xml:space="preserve"> </w:t>
        </w:r>
        <w:r w:rsidR="005A72E0" w:rsidRPr="00132652">
          <w:rPr>
            <w:sz w:val="24"/>
            <w:szCs w:val="24"/>
            <w:rPrChange w:id="225" w:author="Tashi Alford-Duguid" w:date="2020-06-15T12:17:00Z">
              <w:rPr>
                <w:sz w:val="24"/>
                <w:szCs w:val="24"/>
                <w:lang w:val="en-US"/>
              </w:rPr>
            </w:rPrChange>
          </w:rPr>
          <w:t xml:space="preserve">in </w:t>
        </w:r>
      </w:ins>
      <w:ins w:id="226" w:author="Michael Bryant" w:date="2020-06-09T14:19:00Z">
        <w:r w:rsidR="0077535A" w:rsidRPr="00132652">
          <w:rPr>
            <w:sz w:val="24"/>
            <w:szCs w:val="24"/>
            <w:rPrChange w:id="227" w:author="Tashi Alford-Duguid" w:date="2020-06-15T12:17:00Z">
              <w:rPr>
                <w:sz w:val="24"/>
                <w:szCs w:val="24"/>
                <w:lang w:val="en-US"/>
              </w:rPr>
            </w:rPrChange>
          </w:rPr>
          <w:t>2003.</w:t>
        </w:r>
        <w:r w:rsidR="00B534A1" w:rsidRPr="00132652">
          <w:rPr>
            <w:rStyle w:val="FootnoteReference"/>
            <w:sz w:val="24"/>
            <w:szCs w:val="24"/>
            <w:rPrChange w:id="228" w:author="Tashi Alford-Duguid" w:date="2020-06-15T12:17:00Z">
              <w:rPr>
                <w:rStyle w:val="FootnoteReference"/>
                <w:sz w:val="24"/>
                <w:szCs w:val="24"/>
                <w:lang w:val="en-US"/>
              </w:rPr>
            </w:rPrChange>
          </w:rPr>
          <w:footnoteReference w:id="25"/>
        </w:r>
      </w:ins>
      <w:r w:rsidR="00A54F6C">
        <w:rPr>
          <w:sz w:val="24"/>
          <w:szCs w:val="24"/>
        </w:rPr>
        <w:t xml:space="preserve"> </w:t>
      </w:r>
      <w:ins w:id="229" w:author="Michael Bryant" w:date="2020-06-11T12:32:00Z">
        <w:r w:rsidRPr="00132652">
          <w:rPr>
            <w:sz w:val="24"/>
            <w:szCs w:val="24"/>
            <w:rPrChange w:id="230" w:author="Tashi Alford-Duguid" w:date="2020-06-15T12:17:00Z">
              <w:rPr>
                <w:sz w:val="24"/>
                <w:szCs w:val="24"/>
                <w:lang w:val="en-US"/>
              </w:rPr>
            </w:rPrChange>
          </w:rPr>
          <w:t xml:space="preserve">During the </w:t>
        </w:r>
      </w:ins>
      <w:ins w:id="231" w:author="Tashi Alford-Duguid" w:date="2020-06-15T16:52:00Z">
        <w:r w:rsidR="00A4454E">
          <w:rPr>
            <w:sz w:val="24"/>
            <w:szCs w:val="24"/>
          </w:rPr>
          <w:t xml:space="preserve">COVID </w:t>
        </w:r>
      </w:ins>
      <w:ins w:id="232" w:author="Michael Bryant" w:date="2020-06-11T12:32:00Z">
        <w:r w:rsidRPr="00132652">
          <w:rPr>
            <w:sz w:val="24"/>
            <w:szCs w:val="24"/>
            <w:rPrChange w:id="233" w:author="Tashi Alford-Duguid" w:date="2020-06-15T12:17:00Z">
              <w:rPr>
                <w:sz w:val="24"/>
                <w:szCs w:val="24"/>
                <w:lang w:val="en-US"/>
              </w:rPr>
            </w:rPrChange>
          </w:rPr>
          <w:t xml:space="preserve">pandemic, </w:t>
        </w:r>
      </w:ins>
      <w:ins w:id="234" w:author="Tashi Alford-Duguid" w:date="2020-06-15T16:53:00Z">
        <w:r w:rsidR="00A4454E">
          <w:rPr>
            <w:sz w:val="24"/>
            <w:szCs w:val="24"/>
          </w:rPr>
          <w:t xml:space="preserve">however, </w:t>
        </w:r>
      </w:ins>
      <w:ins w:id="235" w:author="Michael Bryant" w:date="2020-06-11T12:32:00Z">
        <w:r w:rsidRPr="00132652">
          <w:rPr>
            <w:sz w:val="24"/>
            <w:szCs w:val="24"/>
            <w:rPrChange w:id="236" w:author="Tashi Alford-Duguid" w:date="2020-06-15T12:17:00Z">
              <w:rPr>
                <w:sz w:val="24"/>
                <w:szCs w:val="24"/>
                <w:lang w:val="en-US"/>
              </w:rPr>
            </w:rPrChange>
          </w:rPr>
          <w:t xml:space="preserve">some provinces </w:t>
        </w:r>
        <w:del w:id="237" w:author="Tashi Alford-Duguid" w:date="2020-06-15T16:52:00Z">
          <w:r w:rsidRPr="00132652" w:rsidDel="00A4454E">
            <w:rPr>
              <w:sz w:val="24"/>
              <w:szCs w:val="24"/>
              <w:rPrChange w:id="238" w:author="Tashi Alford-Duguid" w:date="2020-06-15T12:17:00Z">
                <w:rPr>
                  <w:sz w:val="24"/>
                  <w:szCs w:val="24"/>
                  <w:lang w:val="en-US"/>
                </w:rPr>
              </w:rPrChange>
            </w:rPr>
            <w:delText>legislated</w:delText>
          </w:r>
        </w:del>
      </w:ins>
      <w:ins w:id="239" w:author="Tashi Alford-Duguid" w:date="2020-06-15T16:52:00Z">
        <w:r w:rsidR="00A4454E">
          <w:rPr>
            <w:sz w:val="24"/>
            <w:szCs w:val="24"/>
          </w:rPr>
          <w:t>made</w:t>
        </w:r>
      </w:ins>
      <w:ins w:id="240" w:author="Michael Bryant" w:date="2020-06-11T12:32:00Z">
        <w:r w:rsidRPr="00132652">
          <w:rPr>
            <w:sz w:val="24"/>
            <w:szCs w:val="24"/>
            <w:rPrChange w:id="241" w:author="Tashi Alford-Duguid" w:date="2020-06-15T12:17:00Z">
              <w:rPr>
                <w:sz w:val="24"/>
                <w:szCs w:val="24"/>
                <w:lang w:val="en-US"/>
              </w:rPr>
            </w:rPrChange>
          </w:rPr>
          <w:t xml:space="preserve"> changes to their emergency management laws</w:t>
        </w:r>
      </w:ins>
      <w:ins w:id="242" w:author="Tashi Alford-Duguid" w:date="2020-06-15T16:53:00Z">
        <w:r w:rsidR="00A4454E">
          <w:rPr>
            <w:sz w:val="24"/>
            <w:szCs w:val="24"/>
          </w:rPr>
          <w:t xml:space="preserve"> mid-crisis.</w:t>
        </w:r>
      </w:ins>
      <w:ins w:id="243" w:author="Michael Bryant" w:date="2020-06-11T12:32:00Z">
        <w:del w:id="244" w:author="Tashi Alford-Duguid" w:date="2020-06-15T16:53:00Z">
          <w:r w:rsidRPr="00132652" w:rsidDel="00A4454E">
            <w:rPr>
              <w:sz w:val="24"/>
              <w:szCs w:val="24"/>
              <w:rPrChange w:id="245" w:author="Tashi Alford-Duguid" w:date="2020-06-15T12:17:00Z">
                <w:rPr>
                  <w:sz w:val="24"/>
                  <w:szCs w:val="24"/>
                  <w:lang w:val="en-US"/>
                </w:rPr>
              </w:rPrChange>
            </w:rPr>
            <w:delText>,</w:delText>
          </w:r>
        </w:del>
        <w:r w:rsidRPr="00132652">
          <w:rPr>
            <w:sz w:val="24"/>
            <w:szCs w:val="24"/>
            <w:rPrChange w:id="246" w:author="Tashi Alford-Duguid" w:date="2020-06-15T12:17:00Z">
              <w:rPr>
                <w:sz w:val="24"/>
                <w:szCs w:val="24"/>
                <w:lang w:val="en-US"/>
              </w:rPr>
            </w:rPrChange>
          </w:rPr>
          <w:t xml:space="preserve"> </w:t>
        </w:r>
        <w:del w:id="247" w:author="Tashi Alford-Duguid" w:date="2020-06-15T16:53:00Z">
          <w:r w:rsidR="00003D46" w:rsidRPr="00132652" w:rsidDel="00A4454E">
            <w:rPr>
              <w:sz w:val="24"/>
              <w:szCs w:val="24"/>
              <w:rPrChange w:id="248" w:author="Tashi Alford-Duguid" w:date="2020-06-15T12:17:00Z">
                <w:rPr>
                  <w:sz w:val="24"/>
                  <w:szCs w:val="24"/>
                  <w:lang w:val="en-US"/>
                </w:rPr>
              </w:rPrChange>
            </w:rPr>
            <w:delText>which</w:delText>
          </w:r>
        </w:del>
      </w:ins>
      <w:ins w:id="249" w:author="Tashi Alford-Duguid" w:date="2020-06-15T16:53:00Z">
        <w:r w:rsidR="00A4454E">
          <w:rPr>
            <w:sz w:val="24"/>
            <w:szCs w:val="24"/>
          </w:rPr>
          <w:t>The</w:t>
        </w:r>
      </w:ins>
      <w:ins w:id="250" w:author="Michael Bryant" w:date="2020-06-11T12:32:00Z">
        <w:r w:rsidR="00003D46" w:rsidRPr="00132652">
          <w:rPr>
            <w:sz w:val="24"/>
            <w:szCs w:val="24"/>
            <w:rPrChange w:id="251" w:author="Tashi Alford-Duguid" w:date="2020-06-15T12:17:00Z">
              <w:rPr>
                <w:sz w:val="24"/>
                <w:szCs w:val="24"/>
                <w:lang w:val="en-US"/>
              </w:rPr>
            </w:rPrChange>
          </w:rPr>
          <w:t xml:space="preserve"> CCLA warns</w:t>
        </w:r>
      </w:ins>
      <w:ins w:id="252" w:author="Tashi Alford-Duguid" w:date="2020-06-15T16:53:00Z">
        <w:r w:rsidR="00A4454E">
          <w:rPr>
            <w:sz w:val="24"/>
            <w:szCs w:val="24"/>
          </w:rPr>
          <w:t xml:space="preserve"> that this approach </w:t>
        </w:r>
      </w:ins>
      <w:ins w:id="253" w:author="Tashi Alford-Duguid" w:date="2020-06-15T16:54:00Z">
        <w:r w:rsidR="00A4454E">
          <w:rPr>
            <w:sz w:val="24"/>
            <w:szCs w:val="24"/>
          </w:rPr>
          <w:t>can threaten</w:t>
        </w:r>
      </w:ins>
      <w:ins w:id="254" w:author="Michael Bryant" w:date="2020-06-11T12:32:00Z">
        <w:del w:id="255" w:author="Tashi Alford-Duguid" w:date="2020-06-15T16:54:00Z">
          <w:r w:rsidR="00003D46" w:rsidRPr="00132652" w:rsidDel="00A4454E">
            <w:rPr>
              <w:sz w:val="24"/>
              <w:szCs w:val="24"/>
              <w:rPrChange w:id="256" w:author="Tashi Alford-Duguid" w:date="2020-06-15T12:17:00Z">
                <w:rPr>
                  <w:sz w:val="24"/>
                  <w:szCs w:val="24"/>
                  <w:lang w:val="en-US"/>
                </w:rPr>
              </w:rPrChange>
            </w:rPr>
            <w:delText xml:space="preserve"> </w:delText>
          </w:r>
        </w:del>
        <w:del w:id="257" w:author="Tashi Alford-Duguid" w:date="2020-06-15T16:53:00Z">
          <w:r w:rsidR="00003D46" w:rsidRPr="00132652" w:rsidDel="00A4454E">
            <w:rPr>
              <w:sz w:val="24"/>
              <w:szCs w:val="24"/>
              <w:rPrChange w:id="258" w:author="Tashi Alford-Duguid" w:date="2020-06-15T12:17:00Z">
                <w:rPr>
                  <w:sz w:val="24"/>
                  <w:szCs w:val="24"/>
                  <w:lang w:val="en-US"/>
                </w:rPr>
              </w:rPrChange>
            </w:rPr>
            <w:delText xml:space="preserve">is generally </w:delText>
          </w:r>
        </w:del>
      </w:ins>
      <w:ins w:id="259" w:author="Michael Bryant" w:date="2020-06-11T13:57:00Z">
        <w:del w:id="260" w:author="Tashi Alford-Duguid" w:date="2020-06-15T16:53:00Z">
          <w:r w:rsidR="006B793C" w:rsidRPr="00132652" w:rsidDel="00A4454E">
            <w:rPr>
              <w:sz w:val="24"/>
              <w:szCs w:val="24"/>
            </w:rPr>
            <w:delText>unfavourable</w:delText>
          </w:r>
          <w:r w:rsidR="006B793C" w:rsidRPr="00132652" w:rsidDel="00A4454E">
            <w:rPr>
              <w:sz w:val="24"/>
              <w:szCs w:val="24"/>
              <w:rPrChange w:id="261" w:author="Tashi Alford-Duguid" w:date="2020-06-15T12:17:00Z">
                <w:rPr>
                  <w:sz w:val="24"/>
                  <w:szCs w:val="24"/>
                  <w:lang w:val="en-US"/>
                </w:rPr>
              </w:rPrChange>
            </w:rPr>
            <w:delText xml:space="preserve"> </w:delText>
          </w:r>
        </w:del>
        <w:del w:id="262" w:author="Tashi Alford-Duguid" w:date="2020-06-15T16:54:00Z">
          <w:r w:rsidR="006B793C" w:rsidRPr="00132652" w:rsidDel="00A4454E">
            <w:rPr>
              <w:sz w:val="24"/>
              <w:szCs w:val="24"/>
              <w:rPrChange w:id="263" w:author="Tashi Alford-Duguid" w:date="2020-06-15T12:17:00Z">
                <w:rPr>
                  <w:sz w:val="24"/>
                  <w:szCs w:val="24"/>
                  <w:lang w:val="en-US"/>
                </w:rPr>
              </w:rPrChange>
            </w:rPr>
            <w:delText>to</w:delText>
          </w:r>
        </w:del>
        <w:r w:rsidR="006B793C" w:rsidRPr="00132652">
          <w:rPr>
            <w:sz w:val="24"/>
            <w:szCs w:val="24"/>
            <w:rPrChange w:id="264" w:author="Tashi Alford-Duguid" w:date="2020-06-15T12:17:00Z">
              <w:rPr>
                <w:sz w:val="24"/>
                <w:szCs w:val="24"/>
                <w:lang w:val="en-US"/>
              </w:rPr>
            </w:rPrChange>
          </w:rPr>
          <w:t xml:space="preserve"> civil liberties</w:t>
        </w:r>
      </w:ins>
      <w:ins w:id="265" w:author="Michael Bryant" w:date="2020-06-11T12:35:00Z">
        <w:r w:rsidR="00391B8C" w:rsidRPr="00132652">
          <w:rPr>
            <w:sz w:val="24"/>
            <w:szCs w:val="24"/>
            <w:rPrChange w:id="266" w:author="Tashi Alford-Duguid" w:date="2020-06-15T12:17:00Z">
              <w:rPr>
                <w:sz w:val="24"/>
                <w:szCs w:val="24"/>
                <w:lang w:val="en-US"/>
              </w:rPr>
            </w:rPrChange>
          </w:rPr>
          <w:t xml:space="preserve">, </w:t>
        </w:r>
      </w:ins>
      <w:ins w:id="267" w:author="Michael Bryant" w:date="2020-06-11T12:36:00Z">
        <w:del w:id="268" w:author="Tashi Alford-Duguid" w:date="2020-06-15T16:54:00Z">
          <w:r w:rsidR="00391B8C" w:rsidRPr="00132652" w:rsidDel="00A4454E">
            <w:rPr>
              <w:sz w:val="24"/>
              <w:szCs w:val="24"/>
              <w:rPrChange w:id="269" w:author="Tashi Alford-Duguid" w:date="2020-06-15T12:17:00Z">
                <w:rPr>
                  <w:sz w:val="24"/>
                  <w:szCs w:val="24"/>
                  <w:lang w:val="en-US"/>
                </w:rPr>
              </w:rPrChange>
            </w:rPr>
            <w:delText>because</w:delText>
          </w:r>
        </w:del>
      </w:ins>
      <w:ins w:id="270" w:author="Tashi Alford-Duguid" w:date="2020-06-15T16:54:00Z">
        <w:r w:rsidR="00A4454E">
          <w:rPr>
            <w:sz w:val="24"/>
            <w:szCs w:val="24"/>
          </w:rPr>
          <w:t>since</w:t>
        </w:r>
      </w:ins>
      <w:ins w:id="271" w:author="Michael Bryant" w:date="2020-06-11T12:36:00Z">
        <w:r w:rsidR="00391B8C" w:rsidRPr="00132652">
          <w:rPr>
            <w:sz w:val="24"/>
            <w:szCs w:val="24"/>
            <w:rPrChange w:id="272" w:author="Tashi Alford-Duguid" w:date="2020-06-15T12:17:00Z">
              <w:rPr>
                <w:sz w:val="24"/>
                <w:szCs w:val="24"/>
                <w:lang w:val="en-US"/>
              </w:rPr>
            </w:rPrChange>
          </w:rPr>
          <w:t xml:space="preserve"> </w:t>
        </w:r>
      </w:ins>
      <w:ins w:id="273" w:author="Tashi Alford-Duguid" w:date="2020-06-15T16:52:00Z">
        <w:r w:rsidR="00A4454E">
          <w:rPr>
            <w:sz w:val="24"/>
            <w:szCs w:val="24"/>
          </w:rPr>
          <w:t>emergencies</w:t>
        </w:r>
      </w:ins>
      <w:ins w:id="274" w:author="Tashi Alford-Duguid" w:date="2020-06-15T16:54:00Z">
        <w:r w:rsidR="00A4454E">
          <w:rPr>
            <w:sz w:val="24"/>
            <w:szCs w:val="24"/>
          </w:rPr>
          <w:t xml:space="preserve"> tend to</w:t>
        </w:r>
      </w:ins>
      <w:ins w:id="275" w:author="Tashi Alford-Duguid" w:date="2020-06-15T16:52:00Z">
        <w:r w:rsidR="00A4454E">
          <w:rPr>
            <w:sz w:val="24"/>
            <w:szCs w:val="24"/>
          </w:rPr>
          <w:t xml:space="preserve"> create a surplus of fear and a deficit of wisdom</w:t>
        </w:r>
      </w:ins>
      <w:ins w:id="276" w:author="Tashi Alford-Duguid" w:date="2020-06-15T16:54:00Z">
        <w:r w:rsidR="00A4454E">
          <w:rPr>
            <w:sz w:val="24"/>
            <w:szCs w:val="24"/>
          </w:rPr>
          <w:t>, even among legislators</w:t>
        </w:r>
      </w:ins>
      <w:ins w:id="277" w:author="Michael Bryant" w:date="2020-06-11T12:36:00Z">
        <w:del w:id="278" w:author="Tashi Alford-Duguid" w:date="2020-06-15T16:52:00Z">
          <w:r w:rsidR="0068659C" w:rsidRPr="00132652" w:rsidDel="00A4454E">
            <w:rPr>
              <w:sz w:val="24"/>
              <w:szCs w:val="24"/>
              <w:rPrChange w:id="279" w:author="Tashi Alford-Duguid" w:date="2020-06-15T12:17:00Z">
                <w:rPr>
                  <w:sz w:val="24"/>
                  <w:szCs w:val="24"/>
                  <w:lang w:val="en-US"/>
                </w:rPr>
              </w:rPrChange>
            </w:rPr>
            <w:delText xml:space="preserve">of the </w:delText>
          </w:r>
          <w:r w:rsidR="00A03AC2" w:rsidRPr="00132652" w:rsidDel="00A4454E">
            <w:rPr>
              <w:sz w:val="24"/>
              <w:szCs w:val="24"/>
              <w:rPrChange w:id="280" w:author="Tashi Alford-Duguid" w:date="2020-06-15T12:17:00Z">
                <w:rPr>
                  <w:sz w:val="24"/>
                  <w:szCs w:val="24"/>
                  <w:lang w:val="en-US"/>
                </w:rPr>
              </w:rPrChange>
            </w:rPr>
            <w:delText xml:space="preserve">fear surplus and wisdom deficit </w:delText>
          </w:r>
        </w:del>
      </w:ins>
      <w:ins w:id="281" w:author="Michael Bryant" w:date="2020-06-11T12:37:00Z">
        <w:del w:id="282" w:author="Tashi Alford-Duguid" w:date="2020-06-15T16:52:00Z">
          <w:r w:rsidR="00C14E21" w:rsidRPr="00132652" w:rsidDel="00A4454E">
            <w:rPr>
              <w:sz w:val="24"/>
              <w:szCs w:val="24"/>
              <w:rPrChange w:id="283" w:author="Tashi Alford-Duguid" w:date="2020-06-15T12:17:00Z">
                <w:rPr>
                  <w:sz w:val="24"/>
                  <w:szCs w:val="24"/>
                  <w:lang w:val="en-US"/>
                </w:rPr>
              </w:rPrChange>
            </w:rPr>
            <w:delText>present</w:delText>
          </w:r>
        </w:del>
      </w:ins>
      <w:ins w:id="284" w:author="Michael Bryant" w:date="2020-06-11T12:36:00Z">
        <w:del w:id="285" w:author="Tashi Alford-Duguid" w:date="2020-06-15T16:52:00Z">
          <w:r w:rsidR="00402659" w:rsidRPr="00132652" w:rsidDel="00A4454E">
            <w:rPr>
              <w:sz w:val="24"/>
              <w:szCs w:val="24"/>
              <w:rPrChange w:id="286" w:author="Tashi Alford-Duguid" w:date="2020-06-15T12:17:00Z">
                <w:rPr>
                  <w:sz w:val="24"/>
                  <w:szCs w:val="24"/>
                  <w:lang w:val="en-US"/>
                </w:rPr>
              </w:rPrChange>
            </w:rPr>
            <w:delText xml:space="preserve"> during an emergency</w:delText>
          </w:r>
        </w:del>
      </w:ins>
      <w:ins w:id="287" w:author="Michael Bryant" w:date="2020-06-11T12:33:00Z">
        <w:r w:rsidR="00003D46" w:rsidRPr="00132652">
          <w:rPr>
            <w:sz w:val="24"/>
            <w:szCs w:val="24"/>
            <w:rPrChange w:id="288" w:author="Tashi Alford-Duguid" w:date="2020-06-15T12:17:00Z">
              <w:rPr>
                <w:sz w:val="24"/>
                <w:szCs w:val="24"/>
                <w:lang w:val="en-US"/>
              </w:rPr>
            </w:rPrChange>
          </w:rPr>
          <w:t>.</w:t>
        </w:r>
        <w:r w:rsidR="00003D46" w:rsidRPr="00132652">
          <w:rPr>
            <w:rStyle w:val="FootnoteReference"/>
            <w:sz w:val="24"/>
            <w:szCs w:val="24"/>
            <w:rPrChange w:id="289" w:author="Tashi Alford-Duguid" w:date="2020-06-15T12:17:00Z">
              <w:rPr>
                <w:rStyle w:val="FootnoteReference"/>
                <w:sz w:val="24"/>
                <w:szCs w:val="24"/>
                <w:lang w:val="en-US"/>
              </w:rPr>
            </w:rPrChange>
          </w:rPr>
          <w:footnoteReference w:id="26"/>
        </w:r>
      </w:ins>
    </w:p>
    <w:p w14:paraId="41298A5E" w14:textId="53E9B542" w:rsidR="002A3222" w:rsidRPr="00132652" w:rsidRDefault="00A303E0">
      <w:pPr>
        <w:rPr>
          <w:ins w:id="290" w:author="Michael Bryant" w:date="2020-06-09T14:12:00Z"/>
          <w:sz w:val="24"/>
          <w:szCs w:val="24"/>
          <w:rPrChange w:id="291" w:author="Tashi Alford-Duguid" w:date="2020-06-15T12:17:00Z">
            <w:rPr>
              <w:ins w:id="292" w:author="Michael Bryant" w:date="2020-06-09T14:12:00Z"/>
              <w:sz w:val="24"/>
              <w:szCs w:val="24"/>
              <w:lang w:val="en-US"/>
            </w:rPr>
          </w:rPrChange>
        </w:rPr>
        <w:pPrChange w:id="293" w:author="Tashi Alford-Duguid" w:date="2020-06-11T13:32:00Z">
          <w:pPr>
            <w:jc w:val="both"/>
          </w:pPr>
        </w:pPrChange>
      </w:pPr>
      <w:ins w:id="294" w:author="Michael Bryant" w:date="2020-06-09T14:20:00Z">
        <w:r w:rsidRPr="00132652">
          <w:rPr>
            <w:sz w:val="24"/>
            <w:szCs w:val="24"/>
            <w:rPrChange w:id="295" w:author="Tashi Alford-Duguid" w:date="2020-06-15T12:17:00Z">
              <w:rPr>
                <w:sz w:val="24"/>
                <w:szCs w:val="24"/>
                <w:lang w:val="en-US"/>
              </w:rPr>
            </w:rPrChange>
          </w:rPr>
          <w:t xml:space="preserve">The federal </w:t>
        </w:r>
      </w:ins>
      <w:ins w:id="296" w:author="Tashi Alford-Duguid" w:date="2020-06-15T16:54:00Z">
        <w:r w:rsidR="00A4454E">
          <w:rPr>
            <w:sz w:val="24"/>
            <w:szCs w:val="24"/>
          </w:rPr>
          <w:t xml:space="preserve">government’s </w:t>
        </w:r>
      </w:ins>
      <w:ins w:id="297" w:author="Michael Bryant" w:date="2020-06-09T14:20:00Z">
        <w:r w:rsidRPr="00132652">
          <w:rPr>
            <w:sz w:val="24"/>
            <w:szCs w:val="24"/>
            <w:rPrChange w:id="298" w:author="Tashi Alford-Duguid" w:date="2020-06-15T12:17:00Z">
              <w:rPr>
                <w:sz w:val="24"/>
                <w:szCs w:val="24"/>
                <w:lang w:val="en-US"/>
              </w:rPr>
            </w:rPrChange>
          </w:rPr>
          <w:t xml:space="preserve">emergency management </w:t>
        </w:r>
        <w:del w:id="299" w:author="Tashi Alford-Duguid" w:date="2020-06-15T16:54:00Z">
          <w:r w:rsidRPr="00132652" w:rsidDel="00A4454E">
            <w:rPr>
              <w:sz w:val="24"/>
              <w:szCs w:val="24"/>
              <w:rPrChange w:id="300" w:author="Tashi Alford-Duguid" w:date="2020-06-15T12:17:00Z">
                <w:rPr>
                  <w:sz w:val="24"/>
                  <w:szCs w:val="24"/>
                  <w:lang w:val="en-US"/>
                </w:rPr>
              </w:rPrChange>
            </w:rPr>
            <w:delText xml:space="preserve">powers </w:delText>
          </w:r>
        </w:del>
        <w:r w:rsidRPr="00132652">
          <w:rPr>
            <w:sz w:val="24"/>
            <w:szCs w:val="24"/>
            <w:rPrChange w:id="301" w:author="Tashi Alford-Duguid" w:date="2020-06-15T12:17:00Z">
              <w:rPr>
                <w:sz w:val="24"/>
                <w:szCs w:val="24"/>
                <w:lang w:val="en-US"/>
              </w:rPr>
            </w:rPrChange>
          </w:rPr>
          <w:t xml:space="preserve">and quarantine powers </w:t>
        </w:r>
        <w:r w:rsidR="00C11788" w:rsidRPr="00132652">
          <w:rPr>
            <w:sz w:val="24"/>
            <w:szCs w:val="24"/>
            <w:rPrChange w:id="302" w:author="Tashi Alford-Duguid" w:date="2020-06-15T12:17:00Z">
              <w:rPr>
                <w:sz w:val="24"/>
                <w:szCs w:val="24"/>
                <w:lang w:val="en-US"/>
              </w:rPr>
            </w:rPrChange>
          </w:rPr>
          <w:t xml:space="preserve">were </w:t>
        </w:r>
        <w:del w:id="303" w:author="Tashi Alford-Duguid" w:date="2020-06-15T16:55:00Z">
          <w:r w:rsidR="00C11788" w:rsidRPr="00132652" w:rsidDel="00A4454E">
            <w:rPr>
              <w:sz w:val="24"/>
              <w:szCs w:val="24"/>
              <w:rPrChange w:id="304" w:author="Tashi Alford-Duguid" w:date="2020-06-15T12:17:00Z">
                <w:rPr>
                  <w:sz w:val="24"/>
                  <w:szCs w:val="24"/>
                  <w:lang w:val="en-US"/>
                </w:rPr>
              </w:rPrChange>
            </w:rPr>
            <w:delText>legislated</w:delText>
          </w:r>
        </w:del>
      </w:ins>
      <w:ins w:id="305" w:author="Tashi Alford-Duguid" w:date="2020-06-15T16:55:00Z">
        <w:r w:rsidR="00A4454E">
          <w:rPr>
            <w:sz w:val="24"/>
            <w:szCs w:val="24"/>
          </w:rPr>
          <w:t>designed before</w:t>
        </w:r>
      </w:ins>
      <w:ins w:id="306" w:author="Michael Bryant" w:date="2020-06-11T12:37:00Z">
        <w:del w:id="307" w:author="Tashi Alford-Duguid" w:date="2020-06-15T16:55:00Z">
          <w:r w:rsidR="003876BA" w:rsidRPr="00132652" w:rsidDel="00A4454E">
            <w:rPr>
              <w:sz w:val="24"/>
              <w:szCs w:val="24"/>
              <w:rPrChange w:id="308" w:author="Tashi Alford-Duguid" w:date="2020-06-15T12:17:00Z">
                <w:rPr>
                  <w:sz w:val="24"/>
                  <w:szCs w:val="24"/>
                  <w:lang w:val="en-US"/>
                </w:rPr>
              </w:rPrChange>
            </w:rPr>
            <w:delText>, prior to</w:delText>
          </w:r>
        </w:del>
        <w:r w:rsidR="003876BA" w:rsidRPr="00132652">
          <w:rPr>
            <w:sz w:val="24"/>
            <w:szCs w:val="24"/>
            <w:rPrChange w:id="309" w:author="Tashi Alford-Duguid" w:date="2020-06-15T12:17:00Z">
              <w:rPr>
                <w:sz w:val="24"/>
                <w:szCs w:val="24"/>
                <w:lang w:val="en-US"/>
              </w:rPr>
            </w:rPrChange>
          </w:rPr>
          <w:t xml:space="preserve"> 2020</w:t>
        </w:r>
        <w:del w:id="310" w:author="Tashi Alford-Duguid" w:date="2020-06-15T16:55:00Z">
          <w:r w:rsidR="003876BA" w:rsidRPr="00132652" w:rsidDel="00A4454E">
            <w:rPr>
              <w:sz w:val="24"/>
              <w:szCs w:val="24"/>
              <w:rPrChange w:id="311" w:author="Tashi Alford-Duguid" w:date="2020-06-15T12:17:00Z">
                <w:rPr>
                  <w:sz w:val="24"/>
                  <w:szCs w:val="24"/>
                  <w:lang w:val="en-US"/>
                </w:rPr>
              </w:rPrChange>
            </w:rPr>
            <w:delText>,</w:delText>
          </w:r>
        </w:del>
      </w:ins>
      <w:ins w:id="312" w:author="Michael Bryant" w:date="2020-06-09T14:20:00Z">
        <w:del w:id="313" w:author="Tashi Alford-Duguid" w:date="2020-06-15T16:55:00Z">
          <w:r w:rsidR="00C11788" w:rsidRPr="00132652" w:rsidDel="00A4454E">
            <w:rPr>
              <w:sz w:val="24"/>
              <w:szCs w:val="24"/>
              <w:rPrChange w:id="314" w:author="Tashi Alford-Duguid" w:date="2020-06-15T12:17:00Z">
                <w:rPr>
                  <w:sz w:val="24"/>
                  <w:szCs w:val="24"/>
                  <w:lang w:val="en-US"/>
                </w:rPr>
              </w:rPrChange>
            </w:rPr>
            <w:delText xml:space="preserve"> in such a fashion that </w:delText>
          </w:r>
        </w:del>
      </w:ins>
      <w:ins w:id="315" w:author="Tashi Alford-Duguid" w:date="2020-06-15T16:55:00Z">
        <w:r w:rsidR="00A4454E">
          <w:rPr>
            <w:sz w:val="24"/>
            <w:szCs w:val="24"/>
          </w:rPr>
          <w:t xml:space="preserve"> so that</w:t>
        </w:r>
      </w:ins>
      <w:ins w:id="316" w:author="Michael Bryant" w:date="2020-06-09T14:20:00Z">
        <w:del w:id="317" w:author="Tashi Alford-Duguid" w:date="2020-06-15T16:55:00Z">
          <w:r w:rsidR="00E436C7" w:rsidRPr="00132652" w:rsidDel="00A4454E">
            <w:rPr>
              <w:sz w:val="24"/>
              <w:szCs w:val="24"/>
              <w:rPrChange w:id="318" w:author="Tashi Alford-Duguid" w:date="2020-06-15T12:17:00Z">
                <w:rPr>
                  <w:sz w:val="24"/>
                  <w:szCs w:val="24"/>
                  <w:lang w:val="en-US"/>
                </w:rPr>
              </w:rPrChange>
            </w:rPr>
            <w:delText>a</w:delText>
          </w:r>
        </w:del>
      </w:ins>
      <w:ins w:id="319" w:author="Tashi Alford-Duguid" w:date="2020-06-15T16:55:00Z">
        <w:r w:rsidR="00A4454E">
          <w:rPr>
            <w:sz w:val="24"/>
            <w:szCs w:val="24"/>
          </w:rPr>
          <w:t xml:space="preserve"> the</w:t>
        </w:r>
      </w:ins>
      <w:ins w:id="320" w:author="Michael Bryant" w:date="2020-06-09T14:20:00Z">
        <w:r w:rsidR="00E436C7" w:rsidRPr="00132652">
          <w:rPr>
            <w:sz w:val="24"/>
            <w:szCs w:val="24"/>
            <w:rPrChange w:id="321" w:author="Tashi Alford-Duguid" w:date="2020-06-15T12:17:00Z">
              <w:rPr>
                <w:sz w:val="24"/>
                <w:szCs w:val="24"/>
                <w:lang w:val="en-US"/>
              </w:rPr>
            </w:rPrChange>
          </w:rPr>
          <w:t xml:space="preserve"> federal government </w:t>
        </w:r>
        <w:del w:id="322" w:author="Tashi Alford-Duguid" w:date="2020-06-15T16:55:00Z">
          <w:r w:rsidR="00E436C7" w:rsidRPr="00132652" w:rsidDel="00A4454E">
            <w:rPr>
              <w:sz w:val="24"/>
              <w:szCs w:val="24"/>
              <w:rPrChange w:id="323" w:author="Tashi Alford-Duguid" w:date="2020-06-15T12:17:00Z">
                <w:rPr>
                  <w:sz w:val="24"/>
                  <w:szCs w:val="24"/>
                  <w:lang w:val="en-US"/>
                </w:rPr>
              </w:rPrChange>
            </w:rPr>
            <w:lastRenderedPageBreak/>
            <w:delText>would</w:delText>
          </w:r>
        </w:del>
      </w:ins>
      <w:ins w:id="324" w:author="Tashi Alford-Duguid" w:date="2020-06-15T16:55:00Z">
        <w:r w:rsidR="00A4454E">
          <w:rPr>
            <w:sz w:val="24"/>
            <w:szCs w:val="24"/>
          </w:rPr>
          <w:t>would have charge over</w:t>
        </w:r>
      </w:ins>
      <w:ins w:id="325" w:author="Michael Bryant" w:date="2020-06-09T14:20:00Z">
        <w:del w:id="326" w:author="Tashi Alford-Duguid" w:date="2020-06-15T16:55:00Z">
          <w:r w:rsidR="00E436C7" w:rsidRPr="00132652" w:rsidDel="00A4454E">
            <w:rPr>
              <w:sz w:val="24"/>
              <w:szCs w:val="24"/>
              <w:rPrChange w:id="327" w:author="Tashi Alford-Duguid" w:date="2020-06-15T12:17:00Z">
                <w:rPr>
                  <w:sz w:val="24"/>
                  <w:szCs w:val="24"/>
                  <w:lang w:val="en-US"/>
                </w:rPr>
              </w:rPrChange>
            </w:rPr>
            <w:delText xml:space="preserve"> </w:delText>
          </w:r>
          <w:r w:rsidR="00A371B5" w:rsidRPr="00132652" w:rsidDel="00A4454E">
            <w:rPr>
              <w:sz w:val="24"/>
              <w:szCs w:val="24"/>
              <w:rPrChange w:id="328" w:author="Tashi Alford-Duguid" w:date="2020-06-15T12:17:00Z">
                <w:rPr>
                  <w:sz w:val="24"/>
                  <w:szCs w:val="24"/>
                  <w:lang w:val="en-US"/>
                </w:rPr>
              </w:rPrChange>
            </w:rPr>
            <w:delText>manage</w:delText>
          </w:r>
        </w:del>
        <w:r w:rsidR="00A371B5" w:rsidRPr="00132652">
          <w:rPr>
            <w:sz w:val="24"/>
            <w:szCs w:val="24"/>
            <w:rPrChange w:id="329" w:author="Tashi Alford-Duguid" w:date="2020-06-15T12:17:00Z">
              <w:rPr>
                <w:sz w:val="24"/>
                <w:szCs w:val="24"/>
                <w:lang w:val="en-US"/>
              </w:rPr>
            </w:rPrChange>
          </w:rPr>
          <w:t xml:space="preserve"> our </w:t>
        </w:r>
        <w:del w:id="330" w:author="Tashi Alford-Duguid" w:date="2020-06-15T16:56:00Z">
          <w:r w:rsidR="00A371B5" w:rsidRPr="00132652" w:rsidDel="00A4454E">
            <w:rPr>
              <w:sz w:val="24"/>
              <w:szCs w:val="24"/>
              <w:rPrChange w:id="331" w:author="Tashi Alford-Duguid" w:date="2020-06-15T12:17:00Z">
                <w:rPr>
                  <w:sz w:val="24"/>
                  <w:szCs w:val="24"/>
                  <w:lang w:val="en-US"/>
                </w:rPr>
              </w:rPrChange>
            </w:rPr>
            <w:delText>(</w:delText>
          </w:r>
        </w:del>
        <w:r w:rsidR="00A371B5" w:rsidRPr="00132652">
          <w:rPr>
            <w:sz w:val="24"/>
            <w:szCs w:val="24"/>
            <w:rPrChange w:id="332" w:author="Tashi Alford-Duguid" w:date="2020-06-15T12:17:00Z">
              <w:rPr>
                <w:sz w:val="24"/>
                <w:szCs w:val="24"/>
                <w:lang w:val="en-US"/>
              </w:rPr>
            </w:rPrChange>
          </w:rPr>
          <w:t>national</w:t>
        </w:r>
        <w:del w:id="333" w:author="Tashi Alford-Duguid" w:date="2020-06-15T16:56:00Z">
          <w:r w:rsidR="00A371B5" w:rsidRPr="00132652" w:rsidDel="00A4454E">
            <w:rPr>
              <w:sz w:val="24"/>
              <w:szCs w:val="24"/>
              <w:rPrChange w:id="334" w:author="Tashi Alford-Duguid" w:date="2020-06-15T12:17:00Z">
                <w:rPr>
                  <w:sz w:val="24"/>
                  <w:szCs w:val="24"/>
                  <w:lang w:val="en-US"/>
                </w:rPr>
              </w:rPrChange>
            </w:rPr>
            <w:delText>)</w:delText>
          </w:r>
        </w:del>
        <w:r w:rsidR="00A371B5" w:rsidRPr="00132652">
          <w:rPr>
            <w:sz w:val="24"/>
            <w:szCs w:val="24"/>
            <w:rPrChange w:id="335" w:author="Tashi Alford-Duguid" w:date="2020-06-15T12:17:00Z">
              <w:rPr>
                <w:sz w:val="24"/>
                <w:szCs w:val="24"/>
                <w:lang w:val="en-US"/>
              </w:rPr>
            </w:rPrChange>
          </w:rPr>
          <w:t xml:space="preserve"> borders</w:t>
        </w:r>
      </w:ins>
      <w:ins w:id="336" w:author="Michael Bryant" w:date="2020-06-09T14:21:00Z">
        <w:r w:rsidR="00647B86" w:rsidRPr="00132652">
          <w:rPr>
            <w:sz w:val="24"/>
            <w:szCs w:val="24"/>
            <w:rPrChange w:id="337" w:author="Tashi Alford-Duguid" w:date="2020-06-15T12:17:00Z">
              <w:rPr>
                <w:sz w:val="24"/>
                <w:szCs w:val="24"/>
                <w:lang w:val="en-US"/>
              </w:rPr>
            </w:rPrChange>
          </w:rPr>
          <w:t xml:space="preserve">, and </w:t>
        </w:r>
      </w:ins>
      <w:ins w:id="338" w:author="Tashi Alford-Duguid" w:date="2020-06-15T16:56:00Z">
        <w:r w:rsidR="00A4454E">
          <w:rPr>
            <w:sz w:val="24"/>
            <w:szCs w:val="24"/>
          </w:rPr>
          <w:t xml:space="preserve">be able to </w:t>
        </w:r>
      </w:ins>
      <w:ins w:id="339" w:author="Michael Bryant" w:date="2020-06-09T14:21:00Z">
        <w:r w:rsidR="00647B86" w:rsidRPr="00132652">
          <w:rPr>
            <w:sz w:val="24"/>
            <w:szCs w:val="24"/>
            <w:rPrChange w:id="340" w:author="Tashi Alford-Duguid" w:date="2020-06-15T12:17:00Z">
              <w:rPr>
                <w:sz w:val="24"/>
                <w:szCs w:val="24"/>
                <w:lang w:val="en-US"/>
              </w:rPr>
            </w:rPrChange>
          </w:rPr>
          <w:t xml:space="preserve">quarantine </w:t>
        </w:r>
        <w:r w:rsidR="00400FB2" w:rsidRPr="00132652">
          <w:rPr>
            <w:sz w:val="24"/>
            <w:szCs w:val="24"/>
            <w:rPrChange w:id="341" w:author="Tashi Alford-Duguid" w:date="2020-06-15T12:17:00Z">
              <w:rPr>
                <w:sz w:val="24"/>
                <w:szCs w:val="24"/>
                <w:lang w:val="en-US"/>
              </w:rPr>
            </w:rPrChange>
          </w:rPr>
          <w:t xml:space="preserve">those </w:t>
        </w:r>
        <w:r w:rsidR="00067669" w:rsidRPr="00132652">
          <w:rPr>
            <w:sz w:val="24"/>
            <w:szCs w:val="24"/>
            <w:rPrChange w:id="342" w:author="Tashi Alford-Duguid" w:date="2020-06-15T12:17:00Z">
              <w:rPr>
                <w:sz w:val="24"/>
                <w:szCs w:val="24"/>
                <w:lang w:val="en-US"/>
              </w:rPr>
            </w:rPrChange>
          </w:rPr>
          <w:t>entering Ca</w:t>
        </w:r>
      </w:ins>
      <w:ins w:id="343" w:author="Michael Bryant" w:date="2020-06-09T14:22:00Z">
        <w:r w:rsidR="00067669" w:rsidRPr="00132652">
          <w:rPr>
            <w:sz w:val="24"/>
            <w:szCs w:val="24"/>
            <w:rPrChange w:id="344" w:author="Tashi Alford-Duguid" w:date="2020-06-15T12:17:00Z">
              <w:rPr>
                <w:sz w:val="24"/>
                <w:szCs w:val="24"/>
                <w:lang w:val="en-US"/>
              </w:rPr>
            </w:rPrChange>
          </w:rPr>
          <w:t xml:space="preserve">nada </w:t>
        </w:r>
      </w:ins>
      <w:ins w:id="345" w:author="Michael Bryant" w:date="2020-06-09T14:21:00Z">
        <w:r w:rsidR="00400FB2" w:rsidRPr="00132652">
          <w:rPr>
            <w:sz w:val="24"/>
            <w:szCs w:val="24"/>
            <w:rPrChange w:id="346" w:author="Tashi Alford-Duguid" w:date="2020-06-15T12:17:00Z">
              <w:rPr>
                <w:sz w:val="24"/>
                <w:szCs w:val="24"/>
                <w:lang w:val="en-US"/>
              </w:rPr>
            </w:rPrChange>
          </w:rPr>
          <w:t>who were infected or at risk of infection.</w:t>
        </w:r>
      </w:ins>
      <w:r w:rsidR="00400FB2">
        <w:rPr>
          <w:sz w:val="24"/>
          <w:szCs w:val="24"/>
        </w:rPr>
        <w:t xml:space="preserve"> </w:t>
      </w:r>
      <w:ins w:id="347" w:author="Michael Bryant" w:date="2020-06-09T14:22:00Z">
        <w:r w:rsidR="002D6E5F" w:rsidRPr="00132652">
          <w:rPr>
            <w:sz w:val="24"/>
            <w:szCs w:val="24"/>
            <w:rPrChange w:id="348" w:author="Tashi Alford-Duguid" w:date="2020-06-15T12:17:00Z">
              <w:rPr>
                <w:sz w:val="24"/>
                <w:szCs w:val="24"/>
                <w:lang w:val="en-US"/>
              </w:rPr>
            </w:rPrChange>
          </w:rPr>
          <w:t xml:space="preserve">During COVID, </w:t>
        </w:r>
        <w:r w:rsidR="00DA50D0" w:rsidRPr="00132652">
          <w:rPr>
            <w:sz w:val="24"/>
            <w:szCs w:val="24"/>
            <w:rPrChange w:id="349" w:author="Tashi Alford-Duguid" w:date="2020-06-15T12:17:00Z">
              <w:rPr>
                <w:sz w:val="24"/>
                <w:szCs w:val="24"/>
                <w:lang w:val="en-US"/>
              </w:rPr>
            </w:rPrChange>
          </w:rPr>
          <w:t xml:space="preserve">the federal government transported many Canadians </w:t>
        </w:r>
        <w:r w:rsidR="00897564" w:rsidRPr="00132652">
          <w:rPr>
            <w:sz w:val="24"/>
            <w:szCs w:val="24"/>
            <w:rPrChange w:id="350" w:author="Tashi Alford-Duguid" w:date="2020-06-15T12:17:00Z">
              <w:rPr>
                <w:sz w:val="24"/>
                <w:szCs w:val="24"/>
                <w:lang w:val="en-US"/>
              </w:rPr>
            </w:rPrChange>
          </w:rPr>
          <w:t xml:space="preserve">and permanent residents </w:t>
        </w:r>
        <w:r w:rsidR="00FB677B" w:rsidRPr="00132652">
          <w:rPr>
            <w:sz w:val="24"/>
            <w:szCs w:val="24"/>
            <w:rPrChange w:id="351" w:author="Tashi Alford-Duguid" w:date="2020-06-15T12:17:00Z">
              <w:rPr>
                <w:sz w:val="24"/>
                <w:szCs w:val="24"/>
                <w:lang w:val="en-US"/>
              </w:rPr>
            </w:rPrChange>
          </w:rPr>
          <w:t>from abroad</w:t>
        </w:r>
        <w:r w:rsidR="00897564" w:rsidRPr="00132652">
          <w:rPr>
            <w:sz w:val="24"/>
            <w:szCs w:val="24"/>
            <w:rPrChange w:id="352" w:author="Tashi Alford-Duguid" w:date="2020-06-15T12:17:00Z">
              <w:rPr>
                <w:sz w:val="24"/>
                <w:szCs w:val="24"/>
                <w:lang w:val="en-US"/>
              </w:rPr>
            </w:rPrChange>
          </w:rPr>
          <w:t xml:space="preserve">, back to </w:t>
        </w:r>
      </w:ins>
      <w:ins w:id="353" w:author="Michael Bryant" w:date="2020-06-09T14:23:00Z">
        <w:r w:rsidR="00FD37CD" w:rsidRPr="00132652">
          <w:rPr>
            <w:sz w:val="24"/>
            <w:szCs w:val="24"/>
            <w:rPrChange w:id="354" w:author="Tashi Alford-Duguid" w:date="2020-06-15T12:17:00Z">
              <w:rPr>
                <w:sz w:val="24"/>
                <w:szCs w:val="24"/>
                <w:lang w:val="en-US"/>
              </w:rPr>
            </w:rPrChange>
          </w:rPr>
          <w:t>a central</w:t>
        </w:r>
        <w:r w:rsidR="00487B3C" w:rsidRPr="00132652">
          <w:rPr>
            <w:sz w:val="24"/>
            <w:szCs w:val="24"/>
            <w:rPrChange w:id="355" w:author="Tashi Alford-Duguid" w:date="2020-06-15T12:17:00Z">
              <w:rPr>
                <w:sz w:val="24"/>
                <w:szCs w:val="24"/>
                <w:lang w:val="en-US"/>
              </w:rPr>
            </w:rPrChange>
          </w:rPr>
          <w:t xml:space="preserve"> quarantine site</w:t>
        </w:r>
        <w:r w:rsidR="002A666C" w:rsidRPr="00132652">
          <w:rPr>
            <w:sz w:val="24"/>
            <w:szCs w:val="24"/>
            <w:rPrChange w:id="356" w:author="Tashi Alford-Duguid" w:date="2020-06-15T12:17:00Z">
              <w:rPr>
                <w:sz w:val="24"/>
                <w:szCs w:val="24"/>
                <w:lang w:val="en-US"/>
              </w:rPr>
            </w:rPrChange>
          </w:rPr>
          <w:t xml:space="preserve"> at CFB Trenton.</w:t>
        </w:r>
      </w:ins>
      <w:r w:rsidR="002A666C">
        <w:rPr>
          <w:sz w:val="24"/>
          <w:szCs w:val="24"/>
        </w:rPr>
        <w:t xml:space="preserve"> </w:t>
      </w:r>
      <w:ins w:id="357" w:author="Jhoh@ccla.org" w:date="2020-06-16T13:33:00Z">
        <w:r w:rsidR="00074DF2">
          <w:rPr>
            <w:sz w:val="24"/>
            <w:szCs w:val="24"/>
          </w:rPr>
          <w:t xml:space="preserve"> The next section</w:t>
        </w:r>
      </w:ins>
      <w:ins w:id="358" w:author="Michael Bryant" w:date="2020-06-09T14:23:00Z">
        <w:del w:id="359" w:author="Jhoh@ccla.org" w:date="2020-06-16T13:33:00Z">
          <w:r w:rsidR="002A666C" w:rsidRPr="00132652" w:rsidDel="00074DF2">
            <w:rPr>
              <w:sz w:val="24"/>
              <w:szCs w:val="24"/>
              <w:rPrChange w:id="360" w:author="Tashi Alford-Duguid" w:date="2020-06-15T12:17:00Z">
                <w:rPr>
                  <w:sz w:val="24"/>
                  <w:szCs w:val="24"/>
                  <w:lang w:val="en-US"/>
                </w:rPr>
              </w:rPrChange>
            </w:rPr>
            <w:delText xml:space="preserve"> </w:delText>
          </w:r>
          <w:commentRangeStart w:id="361"/>
          <w:r w:rsidR="002A666C" w:rsidRPr="00132652" w:rsidDel="00074DF2">
            <w:rPr>
              <w:sz w:val="24"/>
              <w:szCs w:val="24"/>
              <w:rPrChange w:id="362" w:author="Tashi Alford-Duguid" w:date="2020-06-15T12:17:00Z">
                <w:rPr>
                  <w:sz w:val="24"/>
                  <w:szCs w:val="24"/>
                  <w:lang w:val="en-US"/>
                </w:rPr>
              </w:rPrChange>
            </w:rPr>
            <w:delText>More on that</w:delText>
          </w:r>
        </w:del>
        <w:r w:rsidR="002A666C" w:rsidRPr="00132652">
          <w:rPr>
            <w:sz w:val="24"/>
            <w:szCs w:val="24"/>
            <w:rPrChange w:id="363" w:author="Tashi Alford-Duguid" w:date="2020-06-15T12:17:00Z">
              <w:rPr>
                <w:sz w:val="24"/>
                <w:szCs w:val="24"/>
                <w:lang w:val="en-US"/>
              </w:rPr>
            </w:rPrChange>
          </w:rPr>
          <w:t xml:space="preserve"> </w:t>
        </w:r>
      </w:ins>
      <w:ins w:id="364" w:author="Jhoh@ccla.org" w:date="2020-06-16T13:33:00Z">
        <w:r w:rsidR="00074DF2">
          <w:rPr>
            <w:sz w:val="24"/>
            <w:szCs w:val="24"/>
          </w:rPr>
          <w:t>explores that</w:t>
        </w:r>
      </w:ins>
      <w:ins w:id="365" w:author="Jhoh@ccla.org" w:date="2020-06-16T13:34:00Z">
        <w:r w:rsidR="00074DF2">
          <w:rPr>
            <w:sz w:val="24"/>
            <w:szCs w:val="24"/>
          </w:rPr>
          <w:t xml:space="preserve"> episode</w:t>
        </w:r>
      </w:ins>
      <w:ins w:id="366" w:author="Jhoh@ccla.org" w:date="2020-06-16T13:33:00Z">
        <w:r w:rsidR="00074DF2">
          <w:rPr>
            <w:sz w:val="24"/>
            <w:szCs w:val="24"/>
          </w:rPr>
          <w:t xml:space="preserve"> in greater depth</w:t>
        </w:r>
      </w:ins>
      <w:ins w:id="367" w:author="Michael Bryant" w:date="2020-06-09T14:23:00Z">
        <w:del w:id="368" w:author="Jhoh@ccla.org" w:date="2020-06-16T13:33:00Z">
          <w:r w:rsidR="002A666C" w:rsidRPr="00132652" w:rsidDel="00074DF2">
            <w:rPr>
              <w:sz w:val="24"/>
              <w:szCs w:val="24"/>
              <w:rPrChange w:id="369" w:author="Tashi Alford-Duguid" w:date="2020-06-15T12:17:00Z">
                <w:rPr>
                  <w:sz w:val="24"/>
                  <w:szCs w:val="24"/>
                  <w:lang w:val="en-US"/>
                </w:rPr>
              </w:rPrChange>
            </w:rPr>
            <w:delText>below</w:delText>
          </w:r>
        </w:del>
        <w:r w:rsidR="002A666C" w:rsidRPr="00132652">
          <w:rPr>
            <w:sz w:val="24"/>
            <w:szCs w:val="24"/>
            <w:rPrChange w:id="370" w:author="Tashi Alford-Duguid" w:date="2020-06-15T12:17:00Z">
              <w:rPr>
                <w:sz w:val="24"/>
                <w:szCs w:val="24"/>
                <w:lang w:val="en-US"/>
              </w:rPr>
            </w:rPrChange>
          </w:rPr>
          <w:t xml:space="preserve">. </w:t>
        </w:r>
        <w:r w:rsidR="00487B3C" w:rsidRPr="00132652">
          <w:rPr>
            <w:sz w:val="24"/>
            <w:szCs w:val="24"/>
            <w:rPrChange w:id="371" w:author="Tashi Alford-Duguid" w:date="2020-06-15T12:17:00Z">
              <w:rPr>
                <w:sz w:val="24"/>
                <w:szCs w:val="24"/>
                <w:lang w:val="en-US"/>
              </w:rPr>
            </w:rPrChange>
          </w:rPr>
          <w:t xml:space="preserve"> </w:t>
        </w:r>
      </w:ins>
      <w:commentRangeEnd w:id="361"/>
      <w:r w:rsidR="00A4454E">
        <w:rPr>
          <w:rStyle w:val="CommentReference"/>
        </w:rPr>
        <w:commentReference w:id="361"/>
      </w:r>
    </w:p>
    <w:p w14:paraId="668A2D4C" w14:textId="295DB4FB" w:rsidR="00227EDF" w:rsidRPr="00132652" w:rsidRDefault="00414216">
      <w:pPr>
        <w:rPr>
          <w:ins w:id="372" w:author="Michael Bryant" w:date="2020-06-09T14:12:00Z"/>
          <w:sz w:val="24"/>
          <w:szCs w:val="24"/>
          <w:rPrChange w:id="373" w:author="Tashi Alford-Duguid" w:date="2020-06-15T12:17:00Z">
            <w:rPr>
              <w:ins w:id="374" w:author="Michael Bryant" w:date="2020-06-09T14:12:00Z"/>
              <w:sz w:val="24"/>
              <w:szCs w:val="24"/>
              <w:lang w:val="en-US"/>
            </w:rPr>
          </w:rPrChange>
        </w:rPr>
        <w:pPrChange w:id="375" w:author="Tashi Alford-Duguid" w:date="2020-06-11T13:32:00Z">
          <w:pPr>
            <w:jc w:val="both"/>
          </w:pPr>
        </w:pPrChange>
      </w:pPr>
      <w:ins w:id="376" w:author="Michael Bryant" w:date="2020-06-09T14:23:00Z">
        <w:r w:rsidRPr="00132652">
          <w:rPr>
            <w:sz w:val="24"/>
            <w:szCs w:val="24"/>
            <w:rPrChange w:id="377" w:author="Tashi Alford-Duguid" w:date="2020-06-15T12:17:00Z">
              <w:rPr>
                <w:sz w:val="24"/>
                <w:szCs w:val="24"/>
                <w:lang w:val="en-US"/>
              </w:rPr>
            </w:rPrChange>
          </w:rPr>
          <w:t xml:space="preserve">But other than </w:t>
        </w:r>
        <w:del w:id="378" w:author="Tashi Alford-Duguid" w:date="2020-06-15T16:58:00Z">
          <w:r w:rsidR="003942DF" w:rsidRPr="00132652" w:rsidDel="00A4454E">
            <w:rPr>
              <w:sz w:val="24"/>
              <w:szCs w:val="24"/>
              <w:rPrChange w:id="379" w:author="Tashi Alford-Duguid" w:date="2020-06-15T12:17:00Z">
                <w:rPr>
                  <w:sz w:val="24"/>
                  <w:szCs w:val="24"/>
                  <w:lang w:val="en-US"/>
                </w:rPr>
              </w:rPrChange>
            </w:rPr>
            <w:delText>their</w:delText>
          </w:r>
        </w:del>
      </w:ins>
      <w:ins w:id="380" w:author="Tashi Alford-Duguid" w:date="2020-06-15T16:58:00Z">
        <w:r w:rsidR="00A4454E">
          <w:rPr>
            <w:sz w:val="24"/>
            <w:szCs w:val="24"/>
          </w:rPr>
          <w:t>its</w:t>
        </w:r>
      </w:ins>
      <w:ins w:id="381" w:author="Michael Bryant" w:date="2020-06-09T14:23:00Z">
        <w:r w:rsidR="003942DF" w:rsidRPr="00132652">
          <w:rPr>
            <w:sz w:val="24"/>
            <w:szCs w:val="24"/>
            <w:rPrChange w:id="382" w:author="Tashi Alford-Duguid" w:date="2020-06-15T12:17:00Z">
              <w:rPr>
                <w:sz w:val="24"/>
                <w:szCs w:val="24"/>
                <w:lang w:val="en-US"/>
              </w:rPr>
            </w:rPrChange>
          </w:rPr>
          <w:t xml:space="preserve"> jurisdiction under </w:t>
        </w:r>
        <w:r w:rsidR="00980D19" w:rsidRPr="00132652">
          <w:rPr>
            <w:sz w:val="24"/>
            <w:szCs w:val="24"/>
            <w:rPrChange w:id="383" w:author="Tashi Alford-Duguid" w:date="2020-06-15T12:17:00Z">
              <w:rPr>
                <w:sz w:val="24"/>
                <w:szCs w:val="24"/>
                <w:lang w:val="en-US"/>
              </w:rPr>
            </w:rPrChange>
          </w:rPr>
          <w:t xml:space="preserve">the aforementioned division of powers, </w:t>
        </w:r>
        <w:r w:rsidR="00807AC4" w:rsidRPr="00132652">
          <w:rPr>
            <w:sz w:val="24"/>
            <w:szCs w:val="24"/>
            <w:rPrChange w:id="384" w:author="Tashi Alford-Duguid" w:date="2020-06-15T12:17:00Z">
              <w:rPr>
                <w:sz w:val="24"/>
                <w:szCs w:val="24"/>
                <w:lang w:val="en-US"/>
              </w:rPr>
            </w:rPrChange>
          </w:rPr>
          <w:t>the federal</w:t>
        </w:r>
      </w:ins>
      <w:ins w:id="385" w:author="Michael Bryant" w:date="2020-06-09T14:24:00Z">
        <w:r w:rsidR="00807AC4" w:rsidRPr="00132652">
          <w:rPr>
            <w:sz w:val="24"/>
            <w:szCs w:val="24"/>
            <w:rPrChange w:id="386" w:author="Tashi Alford-Duguid" w:date="2020-06-15T12:17:00Z">
              <w:rPr>
                <w:sz w:val="24"/>
                <w:szCs w:val="24"/>
                <w:lang w:val="en-US"/>
              </w:rPr>
            </w:rPrChange>
          </w:rPr>
          <w:t xml:space="preserve"> government was legally in a position to either </w:t>
        </w:r>
        <w:r w:rsidR="00CE119F" w:rsidRPr="00132652">
          <w:rPr>
            <w:sz w:val="24"/>
            <w:szCs w:val="24"/>
            <w:rPrChange w:id="387" w:author="Tashi Alford-Duguid" w:date="2020-06-15T12:17:00Z">
              <w:rPr>
                <w:sz w:val="24"/>
                <w:szCs w:val="24"/>
                <w:lang w:val="en-US"/>
              </w:rPr>
            </w:rPrChange>
          </w:rPr>
          <w:t xml:space="preserve">manage the entire </w:t>
        </w:r>
        <w:r w:rsidR="001501D5" w:rsidRPr="00132652">
          <w:rPr>
            <w:sz w:val="24"/>
            <w:szCs w:val="24"/>
            <w:rPrChange w:id="388" w:author="Tashi Alford-Duguid" w:date="2020-06-15T12:17:00Z">
              <w:rPr>
                <w:sz w:val="24"/>
                <w:szCs w:val="24"/>
                <w:lang w:val="en-US"/>
              </w:rPr>
            </w:rPrChange>
          </w:rPr>
          <w:t>country</w:t>
        </w:r>
        <w:del w:id="389" w:author="Tashi Alford-Duguid" w:date="2020-06-15T16:58:00Z">
          <w:r w:rsidR="001501D5" w:rsidRPr="00132652" w:rsidDel="00A4454E">
            <w:rPr>
              <w:sz w:val="24"/>
              <w:szCs w:val="24"/>
              <w:rPrChange w:id="390" w:author="Tashi Alford-Duguid" w:date="2020-06-15T12:17:00Z">
                <w:rPr>
                  <w:sz w:val="24"/>
                  <w:szCs w:val="24"/>
                  <w:lang w:val="en-US"/>
                </w:rPr>
              </w:rPrChange>
            </w:rPr>
            <w:delText>,</w:delText>
          </w:r>
        </w:del>
        <w:r w:rsidR="001501D5" w:rsidRPr="00132652">
          <w:rPr>
            <w:sz w:val="24"/>
            <w:szCs w:val="24"/>
            <w:rPrChange w:id="391" w:author="Tashi Alford-Duguid" w:date="2020-06-15T12:17:00Z">
              <w:rPr>
                <w:sz w:val="24"/>
                <w:szCs w:val="24"/>
                <w:lang w:val="en-US"/>
              </w:rPr>
            </w:rPrChange>
          </w:rPr>
          <w:t xml:space="preserve"> </w:t>
        </w:r>
        <w:r w:rsidR="00C7002A" w:rsidRPr="00132652">
          <w:rPr>
            <w:sz w:val="24"/>
            <w:szCs w:val="24"/>
            <w:rPrChange w:id="392" w:author="Tashi Alford-Duguid" w:date="2020-06-15T12:17:00Z">
              <w:rPr>
                <w:sz w:val="24"/>
                <w:szCs w:val="24"/>
                <w:lang w:val="en-US"/>
              </w:rPr>
            </w:rPrChange>
          </w:rPr>
          <w:t xml:space="preserve">or </w:t>
        </w:r>
      </w:ins>
      <w:ins w:id="393" w:author="Tashi Alford-Duguid" w:date="2020-06-15T16:58:00Z">
        <w:r w:rsidR="00A4454E">
          <w:rPr>
            <w:sz w:val="24"/>
            <w:szCs w:val="24"/>
          </w:rPr>
          <w:t xml:space="preserve">to </w:t>
        </w:r>
      </w:ins>
      <w:ins w:id="394" w:author="Michael Bryant" w:date="2020-06-09T14:24:00Z">
        <w:r w:rsidR="00270EE4" w:rsidRPr="00132652">
          <w:rPr>
            <w:sz w:val="24"/>
            <w:szCs w:val="24"/>
            <w:rPrChange w:id="395" w:author="Tashi Alford-Duguid" w:date="2020-06-15T12:17:00Z">
              <w:rPr>
                <w:sz w:val="24"/>
                <w:szCs w:val="24"/>
                <w:lang w:val="en-US"/>
              </w:rPr>
            </w:rPrChange>
          </w:rPr>
          <w:t xml:space="preserve">permit the provinces and territories to manage </w:t>
        </w:r>
        <w:del w:id="396" w:author="Tashi Alford-Duguid" w:date="2020-06-15T16:58:00Z">
          <w:r w:rsidR="00270EE4" w:rsidRPr="00132652" w:rsidDel="00A4454E">
            <w:rPr>
              <w:sz w:val="24"/>
              <w:szCs w:val="24"/>
              <w:rPrChange w:id="397" w:author="Tashi Alford-Duguid" w:date="2020-06-15T12:17:00Z">
                <w:rPr>
                  <w:sz w:val="24"/>
                  <w:szCs w:val="24"/>
                  <w:lang w:val="en-US"/>
                </w:rPr>
              </w:rPrChange>
            </w:rPr>
            <w:delText>it</w:delText>
          </w:r>
        </w:del>
      </w:ins>
      <w:ins w:id="398" w:author="Tashi Alford-Duguid" w:date="2020-06-15T16:58:00Z">
        <w:r w:rsidR="00A4454E">
          <w:rPr>
            <w:sz w:val="24"/>
            <w:szCs w:val="24"/>
          </w:rPr>
          <w:t>the crisis</w:t>
        </w:r>
      </w:ins>
      <w:ins w:id="399" w:author="Michael Bryant" w:date="2020-06-09T14:24:00Z">
        <w:r w:rsidR="00270EE4" w:rsidRPr="00132652">
          <w:rPr>
            <w:sz w:val="24"/>
            <w:szCs w:val="24"/>
            <w:rPrChange w:id="400" w:author="Tashi Alford-Duguid" w:date="2020-06-15T12:17:00Z">
              <w:rPr>
                <w:sz w:val="24"/>
                <w:szCs w:val="24"/>
                <w:lang w:val="en-US"/>
              </w:rPr>
            </w:rPrChange>
          </w:rPr>
          <w:t xml:space="preserve"> themselves.</w:t>
        </w:r>
      </w:ins>
      <w:r w:rsidR="00270EE4">
        <w:rPr>
          <w:sz w:val="24"/>
          <w:szCs w:val="24"/>
        </w:rPr>
        <w:t xml:space="preserve"> </w:t>
      </w:r>
      <w:ins w:id="401" w:author="Michael Bryant" w:date="2020-06-09T14:24:00Z">
        <w:r w:rsidR="00270EE4" w:rsidRPr="00132652">
          <w:rPr>
            <w:sz w:val="24"/>
            <w:szCs w:val="24"/>
            <w:rPrChange w:id="402" w:author="Tashi Alford-Duguid" w:date="2020-06-15T12:17:00Z">
              <w:rPr>
                <w:sz w:val="24"/>
                <w:szCs w:val="24"/>
                <w:lang w:val="en-US"/>
              </w:rPr>
            </w:rPrChange>
          </w:rPr>
          <w:t xml:space="preserve">The latter happened, after a period of </w:t>
        </w:r>
      </w:ins>
      <w:ins w:id="403" w:author="Michael Bryant" w:date="2020-06-09T14:29:00Z">
        <w:r w:rsidR="00310882" w:rsidRPr="00132652">
          <w:rPr>
            <w:sz w:val="24"/>
            <w:szCs w:val="24"/>
            <w:rPrChange w:id="404" w:author="Tashi Alford-Duguid" w:date="2020-06-15T12:17:00Z">
              <w:rPr>
                <w:sz w:val="24"/>
                <w:szCs w:val="24"/>
                <w:lang w:val="en-US"/>
              </w:rPr>
            </w:rPrChange>
          </w:rPr>
          <w:t>brief</w:t>
        </w:r>
      </w:ins>
      <w:ins w:id="405" w:author="Michael Bryant" w:date="2020-06-09T14:25:00Z">
        <w:r w:rsidR="00270EE4" w:rsidRPr="00132652">
          <w:rPr>
            <w:sz w:val="24"/>
            <w:szCs w:val="24"/>
            <w:rPrChange w:id="406" w:author="Tashi Alford-Duguid" w:date="2020-06-15T12:17:00Z">
              <w:rPr>
                <w:sz w:val="24"/>
                <w:szCs w:val="24"/>
                <w:lang w:val="en-US"/>
              </w:rPr>
            </w:rPrChange>
          </w:rPr>
          <w:t xml:space="preserve"> uncertainty.</w:t>
        </w:r>
      </w:ins>
      <w:r w:rsidR="00270EE4">
        <w:rPr>
          <w:sz w:val="24"/>
          <w:szCs w:val="24"/>
        </w:rPr>
        <w:t xml:space="preserve"> </w:t>
      </w:r>
      <w:ins w:id="407" w:author="Michael Bryant" w:date="2020-06-09T14:25:00Z">
        <w:r w:rsidR="00270EE4" w:rsidRPr="00132652">
          <w:rPr>
            <w:sz w:val="24"/>
            <w:szCs w:val="24"/>
            <w:rPrChange w:id="408" w:author="Tashi Alford-Duguid" w:date="2020-06-15T12:17:00Z">
              <w:rPr>
                <w:sz w:val="24"/>
                <w:szCs w:val="24"/>
                <w:lang w:val="en-US"/>
              </w:rPr>
            </w:rPrChange>
          </w:rPr>
          <w:t xml:space="preserve">It took quite a few days for the National Press Gallery to figure out that the Prime Minister, </w:t>
        </w:r>
        <w:del w:id="409" w:author="Tashi Alford-Duguid" w:date="2020-06-15T16:59:00Z">
          <w:r w:rsidR="00270EE4" w:rsidRPr="00132652" w:rsidDel="00DE5269">
            <w:rPr>
              <w:sz w:val="24"/>
              <w:szCs w:val="24"/>
              <w:rPrChange w:id="410" w:author="Tashi Alford-Duguid" w:date="2020-06-15T12:17:00Z">
                <w:rPr>
                  <w:sz w:val="24"/>
                  <w:szCs w:val="24"/>
                  <w:lang w:val="en-US"/>
                </w:rPr>
              </w:rPrChange>
            </w:rPr>
            <w:delText>himself</w:delText>
          </w:r>
        </w:del>
      </w:ins>
      <w:ins w:id="411" w:author="Tashi Alford-Duguid" w:date="2020-06-15T16:59:00Z">
        <w:r w:rsidR="00DE5269">
          <w:rPr>
            <w:sz w:val="24"/>
            <w:szCs w:val="24"/>
          </w:rPr>
          <w:t>who was</w:t>
        </w:r>
      </w:ins>
      <w:ins w:id="412" w:author="Michael Bryant" w:date="2020-06-09T14:25:00Z">
        <w:r w:rsidR="00270EE4" w:rsidRPr="00132652">
          <w:rPr>
            <w:sz w:val="24"/>
            <w:szCs w:val="24"/>
            <w:rPrChange w:id="413" w:author="Tashi Alford-Duguid" w:date="2020-06-15T12:17:00Z">
              <w:rPr>
                <w:sz w:val="24"/>
                <w:szCs w:val="24"/>
                <w:lang w:val="en-US"/>
              </w:rPr>
            </w:rPrChange>
          </w:rPr>
          <w:t xml:space="preserve"> self-isolating</w:t>
        </w:r>
        <w:del w:id="414" w:author="Tashi Alford-Duguid" w:date="2020-06-15T16:59:00Z">
          <w:r w:rsidR="00270EE4" w:rsidRPr="00132652" w:rsidDel="00DE5269">
            <w:rPr>
              <w:sz w:val="24"/>
              <w:szCs w:val="24"/>
              <w:rPrChange w:id="415" w:author="Tashi Alford-Duguid" w:date="2020-06-15T12:17:00Z">
                <w:rPr>
                  <w:sz w:val="24"/>
                  <w:szCs w:val="24"/>
                  <w:lang w:val="en-US"/>
                </w:rPr>
              </w:rPrChange>
            </w:rPr>
            <w:delText xml:space="preserve"> because </w:delText>
          </w:r>
        </w:del>
      </w:ins>
      <w:ins w:id="416" w:author="Michael Bryant" w:date="2020-06-09T14:26:00Z">
        <w:del w:id="417" w:author="Tashi Alford-Duguid" w:date="2020-06-15T16:59:00Z">
          <w:r w:rsidR="00756F3F" w:rsidRPr="00132652" w:rsidDel="00DE5269">
            <w:rPr>
              <w:sz w:val="24"/>
              <w:szCs w:val="24"/>
            </w:rPr>
            <w:delText>Sophie Grégoire Trudeau</w:delText>
          </w:r>
          <w:r w:rsidR="00131D92" w:rsidRPr="00132652" w:rsidDel="00DE5269">
            <w:rPr>
              <w:sz w:val="24"/>
              <w:szCs w:val="24"/>
            </w:rPr>
            <w:delText xml:space="preserve"> </w:delText>
          </w:r>
        </w:del>
      </w:ins>
      <w:ins w:id="418" w:author="Michael Bryant" w:date="2020-06-09T14:25:00Z">
        <w:del w:id="419" w:author="Tashi Alford-Duguid" w:date="2020-06-15T16:59:00Z">
          <w:r w:rsidR="00270EE4" w:rsidRPr="00132652" w:rsidDel="00DE5269">
            <w:rPr>
              <w:sz w:val="24"/>
              <w:szCs w:val="24"/>
              <w:rPrChange w:id="420" w:author="Tashi Alford-Duguid" w:date="2020-06-15T12:17:00Z">
                <w:rPr>
                  <w:sz w:val="24"/>
                  <w:szCs w:val="24"/>
                  <w:lang w:val="en-US"/>
                </w:rPr>
              </w:rPrChange>
            </w:rPr>
            <w:delText xml:space="preserve">had contracted </w:delText>
          </w:r>
          <w:r w:rsidR="00270EE4" w:rsidRPr="00132652" w:rsidDel="00A4454E">
            <w:rPr>
              <w:sz w:val="24"/>
              <w:szCs w:val="24"/>
              <w:rPrChange w:id="421" w:author="Tashi Alford-Duguid" w:date="2020-06-15T12:17:00Z">
                <w:rPr>
                  <w:sz w:val="24"/>
                  <w:szCs w:val="24"/>
                  <w:lang w:val="en-US"/>
                </w:rPr>
              </w:rPrChange>
            </w:rPr>
            <w:delText xml:space="preserve">(then recovered from) </w:delText>
          </w:r>
          <w:r w:rsidR="00270EE4" w:rsidRPr="00132652" w:rsidDel="00DE5269">
            <w:rPr>
              <w:sz w:val="24"/>
              <w:szCs w:val="24"/>
              <w:rPrChange w:id="422" w:author="Tashi Alford-Duguid" w:date="2020-06-15T12:17:00Z">
                <w:rPr>
                  <w:sz w:val="24"/>
                  <w:szCs w:val="24"/>
                  <w:lang w:val="en-US"/>
                </w:rPr>
              </w:rPrChange>
            </w:rPr>
            <w:delText>the virus</w:delText>
          </w:r>
        </w:del>
        <w:r w:rsidR="00270EE4" w:rsidRPr="00132652">
          <w:rPr>
            <w:sz w:val="24"/>
            <w:szCs w:val="24"/>
            <w:rPrChange w:id="423" w:author="Tashi Alford-Duguid" w:date="2020-06-15T12:17:00Z">
              <w:rPr>
                <w:sz w:val="24"/>
                <w:szCs w:val="24"/>
                <w:lang w:val="en-US"/>
              </w:rPr>
            </w:rPrChange>
          </w:rPr>
          <w:t xml:space="preserve">, </w:t>
        </w:r>
      </w:ins>
      <w:ins w:id="424" w:author="Michael Bryant" w:date="2020-06-09T14:27:00Z">
        <w:r w:rsidR="00AB4F66" w:rsidRPr="00132652">
          <w:rPr>
            <w:sz w:val="24"/>
            <w:szCs w:val="24"/>
            <w:rPrChange w:id="425" w:author="Tashi Alford-Duguid" w:date="2020-06-15T12:17:00Z">
              <w:rPr>
                <w:sz w:val="24"/>
                <w:szCs w:val="24"/>
                <w:lang w:val="en-US"/>
              </w:rPr>
            </w:rPrChange>
          </w:rPr>
          <w:t xml:space="preserve">was not going to be the main </w:t>
        </w:r>
        <w:r w:rsidR="004A0908" w:rsidRPr="00132652">
          <w:rPr>
            <w:sz w:val="24"/>
            <w:szCs w:val="24"/>
            <w:rPrChange w:id="426" w:author="Tashi Alford-Duguid" w:date="2020-06-15T12:17:00Z">
              <w:rPr>
                <w:sz w:val="24"/>
                <w:szCs w:val="24"/>
                <w:lang w:val="en-US"/>
              </w:rPr>
            </w:rPrChange>
          </w:rPr>
          <w:t xml:space="preserve">actor in </w:t>
        </w:r>
      </w:ins>
      <w:ins w:id="427" w:author="Tashi Alford-Duguid" w:date="2020-06-15T17:00:00Z">
        <w:r w:rsidR="00DE5269">
          <w:rPr>
            <w:sz w:val="24"/>
            <w:szCs w:val="24"/>
          </w:rPr>
          <w:t xml:space="preserve">Canada’s </w:t>
        </w:r>
      </w:ins>
      <w:ins w:id="428" w:author="Michael Bryant" w:date="2020-06-09T14:27:00Z">
        <w:del w:id="429" w:author="Tashi Alford-Duguid" w:date="2020-06-15T17:00:00Z">
          <w:r w:rsidR="004A0908" w:rsidRPr="00132652" w:rsidDel="00DE5269">
            <w:rPr>
              <w:sz w:val="24"/>
              <w:szCs w:val="24"/>
              <w:rPrChange w:id="430" w:author="Tashi Alford-Duguid" w:date="2020-06-15T12:17:00Z">
                <w:rPr>
                  <w:sz w:val="24"/>
                  <w:szCs w:val="24"/>
                  <w:lang w:val="en-US"/>
                </w:rPr>
              </w:rPrChange>
            </w:rPr>
            <w:delText xml:space="preserve">the </w:delText>
          </w:r>
        </w:del>
        <w:r w:rsidR="004A0908" w:rsidRPr="00132652">
          <w:rPr>
            <w:sz w:val="24"/>
            <w:szCs w:val="24"/>
            <w:rPrChange w:id="431" w:author="Tashi Alford-Duguid" w:date="2020-06-15T12:17:00Z">
              <w:rPr>
                <w:sz w:val="24"/>
                <w:szCs w:val="24"/>
                <w:lang w:val="en-US"/>
              </w:rPr>
            </w:rPrChange>
          </w:rPr>
          <w:t xml:space="preserve">COVID </w:t>
        </w:r>
        <w:del w:id="432" w:author="Tashi Alford-Duguid" w:date="2020-06-15T17:00:00Z">
          <w:r w:rsidR="000876DB" w:rsidRPr="00132652" w:rsidDel="00DE5269">
            <w:rPr>
              <w:sz w:val="24"/>
              <w:szCs w:val="24"/>
              <w:rPrChange w:id="433" w:author="Tashi Alford-Duguid" w:date="2020-06-15T12:17:00Z">
                <w:rPr>
                  <w:sz w:val="24"/>
                  <w:szCs w:val="24"/>
                  <w:lang w:val="en-US"/>
                </w:rPr>
              </w:rPrChange>
            </w:rPr>
            <w:delText>experience in Canada</w:delText>
          </w:r>
        </w:del>
      </w:ins>
      <w:ins w:id="434" w:author="Tashi Alford-Duguid" w:date="2020-06-15T17:00:00Z">
        <w:r w:rsidR="00DE5269">
          <w:rPr>
            <w:sz w:val="24"/>
            <w:szCs w:val="24"/>
          </w:rPr>
          <w:t>crisis</w:t>
        </w:r>
      </w:ins>
      <w:ins w:id="435" w:author="Michael Bryant" w:date="2020-06-09T14:27:00Z">
        <w:r w:rsidR="000876DB" w:rsidRPr="00132652">
          <w:rPr>
            <w:sz w:val="24"/>
            <w:szCs w:val="24"/>
            <w:rPrChange w:id="436" w:author="Tashi Alford-Duguid" w:date="2020-06-15T12:17:00Z">
              <w:rPr>
                <w:sz w:val="24"/>
                <w:szCs w:val="24"/>
                <w:lang w:val="en-US"/>
              </w:rPr>
            </w:rPrChange>
          </w:rPr>
          <w:t>.</w:t>
        </w:r>
      </w:ins>
      <w:r w:rsidR="000876DB">
        <w:rPr>
          <w:sz w:val="24"/>
          <w:szCs w:val="24"/>
        </w:rPr>
        <w:t xml:space="preserve"> </w:t>
      </w:r>
      <w:ins w:id="437" w:author="Michael Bryant" w:date="2020-06-11T13:58:00Z">
        <w:r w:rsidR="00A131E4" w:rsidRPr="00132652">
          <w:rPr>
            <w:sz w:val="24"/>
            <w:szCs w:val="24"/>
            <w:rPrChange w:id="438" w:author="Tashi Alford-Duguid" w:date="2020-06-15T12:17:00Z">
              <w:rPr>
                <w:sz w:val="24"/>
                <w:szCs w:val="24"/>
                <w:lang w:val="en-US"/>
              </w:rPr>
            </w:rPrChange>
          </w:rPr>
          <w:t>Constitutionally, it was an ensemble cast.</w:t>
        </w:r>
      </w:ins>
      <w:r w:rsidR="00A131E4">
        <w:rPr>
          <w:sz w:val="24"/>
          <w:szCs w:val="24"/>
        </w:rPr>
        <w:t xml:space="preserve"> </w:t>
      </w:r>
      <w:ins w:id="439" w:author="Michael Bryant" w:date="2020-06-09T14:27:00Z">
        <w:r w:rsidR="009412A1" w:rsidRPr="00132652">
          <w:rPr>
            <w:sz w:val="24"/>
            <w:szCs w:val="24"/>
            <w:rPrChange w:id="440" w:author="Tashi Alford-Duguid" w:date="2020-06-15T12:17:00Z">
              <w:rPr>
                <w:sz w:val="24"/>
                <w:szCs w:val="24"/>
                <w:lang w:val="en-US"/>
              </w:rPr>
            </w:rPrChange>
          </w:rPr>
          <w:t xml:space="preserve">Although the federal government </w:t>
        </w:r>
      </w:ins>
      <w:ins w:id="441" w:author="Michael Bryant" w:date="2020-06-11T12:38:00Z">
        <w:del w:id="442" w:author="Tashi Alford-Duguid" w:date="2020-06-15T17:00:00Z">
          <w:r w:rsidR="00344FC2" w:rsidRPr="00132652" w:rsidDel="00DE5269">
            <w:rPr>
              <w:sz w:val="24"/>
              <w:szCs w:val="24"/>
              <w:rPrChange w:id="443" w:author="Tashi Alford-Duguid" w:date="2020-06-15T12:17:00Z">
                <w:rPr>
                  <w:sz w:val="24"/>
                  <w:szCs w:val="24"/>
                  <w:lang w:val="en-US"/>
                </w:rPr>
              </w:rPrChange>
            </w:rPr>
            <w:delText>does</w:delText>
          </w:r>
        </w:del>
      </w:ins>
      <w:ins w:id="444" w:author="Michael Bryant" w:date="2020-06-09T14:28:00Z">
        <w:del w:id="445" w:author="Tashi Alford-Duguid" w:date="2020-06-15T17:00:00Z">
          <w:r w:rsidR="00B96C6D" w:rsidRPr="00132652" w:rsidDel="00DE5269">
            <w:rPr>
              <w:sz w:val="24"/>
              <w:szCs w:val="24"/>
              <w:rPrChange w:id="446" w:author="Tashi Alford-Duguid" w:date="2020-06-15T12:17:00Z">
                <w:rPr>
                  <w:sz w:val="24"/>
                  <w:szCs w:val="24"/>
                  <w:lang w:val="en-US"/>
                </w:rPr>
              </w:rPrChange>
            </w:rPr>
            <w:delText xml:space="preserve"> </w:delText>
          </w:r>
        </w:del>
        <w:r w:rsidR="00B96C6D" w:rsidRPr="00132652">
          <w:rPr>
            <w:sz w:val="24"/>
            <w:szCs w:val="24"/>
            <w:rPrChange w:id="447" w:author="Tashi Alford-Duguid" w:date="2020-06-15T12:17:00Z">
              <w:rPr>
                <w:sz w:val="24"/>
                <w:szCs w:val="24"/>
                <w:lang w:val="en-US"/>
              </w:rPr>
            </w:rPrChange>
          </w:rPr>
          <w:t>play</w:t>
        </w:r>
      </w:ins>
      <w:ins w:id="448" w:author="Tashi Alford-Duguid" w:date="2020-06-15T17:00:00Z">
        <w:r w:rsidR="00DE5269">
          <w:rPr>
            <w:sz w:val="24"/>
            <w:szCs w:val="24"/>
          </w:rPr>
          <w:t>s</w:t>
        </w:r>
      </w:ins>
      <w:ins w:id="449" w:author="Michael Bryant" w:date="2020-06-09T14:28:00Z">
        <w:r w:rsidR="00B96C6D" w:rsidRPr="00132652">
          <w:rPr>
            <w:sz w:val="24"/>
            <w:szCs w:val="24"/>
            <w:rPrChange w:id="450" w:author="Tashi Alford-Duguid" w:date="2020-06-15T12:17:00Z">
              <w:rPr>
                <w:sz w:val="24"/>
                <w:szCs w:val="24"/>
                <w:lang w:val="en-US"/>
              </w:rPr>
            </w:rPrChange>
          </w:rPr>
          <w:t xml:space="preserve"> a major role in managing the national economy</w:t>
        </w:r>
        <w:del w:id="451" w:author="Tashi Alford-Duguid" w:date="2020-06-15T17:00:00Z">
          <w:r w:rsidR="00F5069A" w:rsidRPr="00132652" w:rsidDel="00DE5269">
            <w:rPr>
              <w:sz w:val="24"/>
              <w:szCs w:val="24"/>
              <w:rPrChange w:id="452" w:author="Tashi Alford-Duguid" w:date="2020-06-15T12:17:00Z">
                <w:rPr>
                  <w:sz w:val="24"/>
                  <w:szCs w:val="24"/>
                  <w:lang w:val="en-US"/>
                </w:rPr>
              </w:rPrChange>
            </w:rPr>
            <w:delText xml:space="preserve"> and its recovery</w:delText>
          </w:r>
        </w:del>
        <w:r w:rsidR="00F5069A" w:rsidRPr="00132652">
          <w:rPr>
            <w:sz w:val="24"/>
            <w:szCs w:val="24"/>
            <w:rPrChange w:id="453" w:author="Tashi Alford-Duguid" w:date="2020-06-15T12:17:00Z">
              <w:rPr>
                <w:sz w:val="24"/>
                <w:szCs w:val="24"/>
                <w:lang w:val="en-US"/>
              </w:rPr>
            </w:rPrChange>
          </w:rPr>
          <w:t xml:space="preserve">, </w:t>
        </w:r>
        <w:del w:id="454" w:author="Tashi Alford-Duguid" w:date="2020-06-15T17:01:00Z">
          <w:r w:rsidR="00F631EE" w:rsidRPr="00132652" w:rsidDel="00DE5269">
            <w:rPr>
              <w:sz w:val="24"/>
              <w:szCs w:val="24"/>
              <w:rPrChange w:id="455" w:author="Tashi Alford-Duguid" w:date="2020-06-15T12:17:00Z">
                <w:rPr>
                  <w:sz w:val="24"/>
                  <w:szCs w:val="24"/>
                  <w:lang w:val="en-US"/>
                </w:rPr>
              </w:rPrChange>
            </w:rPr>
            <w:delText>they did</w:delText>
          </w:r>
        </w:del>
      </w:ins>
      <w:ins w:id="456" w:author="Tashi Alford-Duguid" w:date="2020-06-15T17:01:00Z">
        <w:r w:rsidR="00DE5269">
          <w:rPr>
            <w:sz w:val="24"/>
            <w:szCs w:val="24"/>
          </w:rPr>
          <w:t>it has</w:t>
        </w:r>
      </w:ins>
      <w:ins w:id="457" w:author="Michael Bryant" w:date="2020-06-09T14:28:00Z">
        <w:r w:rsidR="00F631EE" w:rsidRPr="00132652">
          <w:rPr>
            <w:sz w:val="24"/>
            <w:szCs w:val="24"/>
            <w:rPrChange w:id="458" w:author="Tashi Alford-Duguid" w:date="2020-06-15T12:17:00Z">
              <w:rPr>
                <w:sz w:val="24"/>
                <w:szCs w:val="24"/>
                <w:lang w:val="en-US"/>
              </w:rPr>
            </w:rPrChange>
          </w:rPr>
          <w:t xml:space="preserve"> not </w:t>
        </w:r>
        <w:r w:rsidR="00EC3C1D" w:rsidRPr="00132652">
          <w:rPr>
            <w:sz w:val="24"/>
            <w:szCs w:val="24"/>
            <w:rPrChange w:id="459" w:author="Tashi Alford-Duguid" w:date="2020-06-15T12:17:00Z">
              <w:rPr>
                <w:sz w:val="24"/>
                <w:szCs w:val="24"/>
                <w:lang w:val="en-US"/>
              </w:rPr>
            </w:rPrChange>
          </w:rPr>
          <w:t>play</w:t>
        </w:r>
      </w:ins>
      <w:ins w:id="460" w:author="Tashi Alford-Duguid" w:date="2020-06-15T17:01:00Z">
        <w:r w:rsidR="00DE5269">
          <w:rPr>
            <w:sz w:val="24"/>
            <w:szCs w:val="24"/>
          </w:rPr>
          <w:t>ed</w:t>
        </w:r>
      </w:ins>
      <w:ins w:id="461" w:author="Michael Bryant" w:date="2020-06-09T14:28:00Z">
        <w:r w:rsidR="00EC3C1D" w:rsidRPr="00132652">
          <w:rPr>
            <w:sz w:val="24"/>
            <w:szCs w:val="24"/>
            <w:rPrChange w:id="462" w:author="Tashi Alford-Duguid" w:date="2020-06-15T12:17:00Z">
              <w:rPr>
                <w:sz w:val="24"/>
                <w:szCs w:val="24"/>
                <w:lang w:val="en-US"/>
              </w:rPr>
            </w:rPrChange>
          </w:rPr>
          <w:t xml:space="preserve"> a </w:t>
        </w:r>
        <w:del w:id="463" w:author="Tashi Alford-Duguid" w:date="2020-06-15T17:01:00Z">
          <w:r w:rsidR="00EC3C1D" w:rsidRPr="00132652" w:rsidDel="00DE5269">
            <w:rPr>
              <w:sz w:val="24"/>
              <w:szCs w:val="24"/>
              <w:rPrChange w:id="464" w:author="Tashi Alford-Duguid" w:date="2020-06-15T12:17:00Z">
                <w:rPr>
                  <w:sz w:val="24"/>
                  <w:szCs w:val="24"/>
                  <w:lang w:val="en-US"/>
                </w:rPr>
              </w:rPrChange>
            </w:rPr>
            <w:delText>significant</w:delText>
          </w:r>
        </w:del>
      </w:ins>
      <w:ins w:id="465" w:author="Tashi Alford-Duguid" w:date="2020-06-15T17:01:00Z">
        <w:r w:rsidR="00DE5269">
          <w:rPr>
            <w:sz w:val="24"/>
            <w:szCs w:val="24"/>
          </w:rPr>
          <w:t>leading</w:t>
        </w:r>
      </w:ins>
      <w:ins w:id="466" w:author="Michael Bryant" w:date="2020-06-09T14:28:00Z">
        <w:r w:rsidR="00EC3C1D" w:rsidRPr="00132652">
          <w:rPr>
            <w:sz w:val="24"/>
            <w:szCs w:val="24"/>
            <w:rPrChange w:id="467" w:author="Tashi Alford-Duguid" w:date="2020-06-15T12:17:00Z">
              <w:rPr>
                <w:sz w:val="24"/>
                <w:szCs w:val="24"/>
                <w:lang w:val="en-US"/>
              </w:rPr>
            </w:rPrChange>
          </w:rPr>
          <w:t xml:space="preserve"> role in Canada’s </w:t>
        </w:r>
      </w:ins>
      <w:ins w:id="468" w:author="Michael Bryant" w:date="2020-06-11T12:38:00Z">
        <w:r w:rsidR="00CE189C" w:rsidRPr="00132652">
          <w:rPr>
            <w:sz w:val="24"/>
            <w:szCs w:val="24"/>
            <w:rPrChange w:id="469" w:author="Tashi Alford-Duguid" w:date="2020-06-15T12:17:00Z">
              <w:rPr>
                <w:sz w:val="24"/>
                <w:szCs w:val="24"/>
                <w:lang w:val="en-US"/>
              </w:rPr>
            </w:rPrChange>
          </w:rPr>
          <w:t xml:space="preserve">overall </w:t>
        </w:r>
      </w:ins>
      <w:ins w:id="470" w:author="Michael Bryant" w:date="2020-06-09T14:28:00Z">
        <w:r w:rsidR="00EC3C1D" w:rsidRPr="00132652">
          <w:rPr>
            <w:sz w:val="24"/>
            <w:szCs w:val="24"/>
            <w:rPrChange w:id="471" w:author="Tashi Alford-Duguid" w:date="2020-06-15T12:17:00Z">
              <w:rPr>
                <w:sz w:val="24"/>
                <w:szCs w:val="24"/>
                <w:lang w:val="en-US"/>
              </w:rPr>
            </w:rPrChange>
          </w:rPr>
          <w:t xml:space="preserve">management of the pandemic, which was </w:t>
        </w:r>
      </w:ins>
      <w:ins w:id="472" w:author="Tashi Alford-Duguid" w:date="2020-06-15T17:01:00Z">
        <w:r w:rsidR="00DE5269">
          <w:rPr>
            <w:sz w:val="24"/>
            <w:szCs w:val="24"/>
          </w:rPr>
          <w:t xml:space="preserve">instead </w:t>
        </w:r>
      </w:ins>
      <w:ins w:id="473" w:author="Michael Bryant" w:date="2020-06-09T14:28:00Z">
        <w:r w:rsidR="00EC3C1D" w:rsidRPr="00132652">
          <w:rPr>
            <w:sz w:val="24"/>
            <w:szCs w:val="24"/>
            <w:rPrChange w:id="474" w:author="Tashi Alford-Duguid" w:date="2020-06-15T12:17:00Z">
              <w:rPr>
                <w:sz w:val="24"/>
                <w:szCs w:val="24"/>
                <w:lang w:val="en-US"/>
              </w:rPr>
            </w:rPrChange>
          </w:rPr>
          <w:t xml:space="preserve">led by the Premiers and </w:t>
        </w:r>
      </w:ins>
      <w:ins w:id="475" w:author="Michael Bryant" w:date="2020-06-09T14:29:00Z">
        <w:r w:rsidR="00EC3C1D" w:rsidRPr="00132652">
          <w:rPr>
            <w:sz w:val="24"/>
            <w:szCs w:val="24"/>
            <w:rPrChange w:id="476" w:author="Tashi Alford-Duguid" w:date="2020-06-15T12:17:00Z">
              <w:rPr>
                <w:sz w:val="24"/>
                <w:szCs w:val="24"/>
                <w:lang w:val="en-US"/>
              </w:rPr>
            </w:rPrChange>
          </w:rPr>
          <w:t>Chief Medical Officers.</w:t>
        </w:r>
      </w:ins>
    </w:p>
    <w:p w14:paraId="75CBBC06" w14:textId="0511AFFC" w:rsidR="00310882" w:rsidRPr="00132652" w:rsidRDefault="00310882">
      <w:pPr>
        <w:rPr>
          <w:ins w:id="477" w:author="Michael Bryant" w:date="2020-06-09T14:12:00Z"/>
          <w:sz w:val="24"/>
          <w:szCs w:val="24"/>
          <w:rPrChange w:id="478" w:author="Tashi Alford-Duguid" w:date="2020-06-15T12:17:00Z">
            <w:rPr>
              <w:ins w:id="479" w:author="Michael Bryant" w:date="2020-06-09T14:12:00Z"/>
              <w:sz w:val="24"/>
              <w:szCs w:val="24"/>
              <w:lang w:val="en-US"/>
            </w:rPr>
          </w:rPrChange>
        </w:rPr>
        <w:pPrChange w:id="480" w:author="Tashi Alford-Duguid" w:date="2020-06-11T13:32:00Z">
          <w:pPr>
            <w:jc w:val="both"/>
          </w:pPr>
        </w:pPrChange>
      </w:pPr>
      <w:ins w:id="481" w:author="Michael Bryant" w:date="2020-06-09T14:30:00Z">
        <w:r w:rsidRPr="00132652">
          <w:rPr>
            <w:sz w:val="24"/>
            <w:szCs w:val="24"/>
            <w:rPrChange w:id="482" w:author="Tashi Alford-Duguid" w:date="2020-06-15T12:17:00Z">
              <w:rPr>
                <w:sz w:val="24"/>
                <w:szCs w:val="24"/>
                <w:lang w:val="en-US"/>
              </w:rPr>
            </w:rPrChange>
          </w:rPr>
          <w:t>This is not the place to discuss the implications of decentralized emergency management, from a policy, management</w:t>
        </w:r>
      </w:ins>
      <w:ins w:id="483" w:author="Tashi Alford-Duguid" w:date="2020-06-15T17:07:00Z">
        <w:r w:rsidR="00EB4F62">
          <w:rPr>
            <w:sz w:val="24"/>
            <w:szCs w:val="24"/>
          </w:rPr>
          <w:t>,</w:t>
        </w:r>
      </w:ins>
      <w:ins w:id="484" w:author="Michael Bryant" w:date="2020-06-09T14:30:00Z">
        <w:r w:rsidRPr="00132652">
          <w:rPr>
            <w:sz w:val="24"/>
            <w:szCs w:val="24"/>
            <w:rPrChange w:id="485" w:author="Tashi Alford-Duguid" w:date="2020-06-15T12:17:00Z">
              <w:rPr>
                <w:sz w:val="24"/>
                <w:szCs w:val="24"/>
                <w:lang w:val="en-US"/>
              </w:rPr>
            </w:rPrChange>
          </w:rPr>
          <w:t xml:space="preserve"> or public health perspective.</w:t>
        </w:r>
      </w:ins>
      <w:r>
        <w:rPr>
          <w:sz w:val="24"/>
          <w:szCs w:val="24"/>
        </w:rPr>
        <w:t xml:space="preserve"> </w:t>
      </w:r>
      <w:ins w:id="486" w:author="Michael Bryant" w:date="2020-06-09T14:30:00Z">
        <w:r w:rsidRPr="00132652">
          <w:rPr>
            <w:sz w:val="24"/>
            <w:szCs w:val="24"/>
            <w:rPrChange w:id="487" w:author="Tashi Alford-Duguid" w:date="2020-06-15T12:17:00Z">
              <w:rPr>
                <w:sz w:val="24"/>
                <w:szCs w:val="24"/>
                <w:lang w:val="en-US"/>
              </w:rPr>
            </w:rPrChange>
          </w:rPr>
          <w:t xml:space="preserve">But it is fair to say </w:t>
        </w:r>
      </w:ins>
      <w:ins w:id="488" w:author="Michael Bryant" w:date="2020-06-09T14:31:00Z">
        <w:r w:rsidR="00E4166B" w:rsidRPr="00132652">
          <w:rPr>
            <w:sz w:val="24"/>
            <w:szCs w:val="24"/>
            <w:rPrChange w:id="489" w:author="Tashi Alford-Duguid" w:date="2020-06-15T12:17:00Z">
              <w:rPr>
                <w:sz w:val="24"/>
                <w:szCs w:val="24"/>
                <w:lang w:val="en-US"/>
              </w:rPr>
            </w:rPrChange>
          </w:rPr>
          <w:t>civil liberties received differential treatment across Canada, depen</w:t>
        </w:r>
        <w:r w:rsidR="00CC6775" w:rsidRPr="00132652">
          <w:rPr>
            <w:sz w:val="24"/>
            <w:szCs w:val="24"/>
            <w:rPrChange w:id="490" w:author="Tashi Alford-Duguid" w:date="2020-06-15T12:17:00Z">
              <w:rPr>
                <w:sz w:val="24"/>
                <w:szCs w:val="24"/>
                <w:lang w:val="en-US"/>
              </w:rPr>
            </w:rPrChange>
          </w:rPr>
          <w:t>d</w:t>
        </w:r>
        <w:r w:rsidR="00E4166B" w:rsidRPr="00132652">
          <w:rPr>
            <w:sz w:val="24"/>
            <w:szCs w:val="24"/>
            <w:rPrChange w:id="491" w:author="Tashi Alford-Duguid" w:date="2020-06-15T12:17:00Z">
              <w:rPr>
                <w:sz w:val="24"/>
                <w:szCs w:val="24"/>
                <w:lang w:val="en-US"/>
              </w:rPr>
            </w:rPrChange>
          </w:rPr>
          <w:t>ing on one’s</w:t>
        </w:r>
      </w:ins>
      <w:ins w:id="492" w:author="Michael Bryant" w:date="2020-06-09T14:30:00Z">
        <w:r w:rsidRPr="00132652">
          <w:rPr>
            <w:sz w:val="24"/>
            <w:szCs w:val="24"/>
            <w:rPrChange w:id="493" w:author="Tashi Alford-Duguid" w:date="2020-06-15T12:17:00Z">
              <w:rPr>
                <w:sz w:val="24"/>
                <w:szCs w:val="24"/>
                <w:lang w:val="en-US"/>
              </w:rPr>
            </w:rPrChange>
          </w:rPr>
          <w:t xml:space="preserve"> </w:t>
        </w:r>
      </w:ins>
      <w:ins w:id="494" w:author="Michael Bryant" w:date="2020-06-09T14:31:00Z">
        <w:r w:rsidR="00E4166B" w:rsidRPr="00132652">
          <w:rPr>
            <w:sz w:val="24"/>
            <w:szCs w:val="24"/>
            <w:rPrChange w:id="495" w:author="Tashi Alford-Duguid" w:date="2020-06-15T12:17:00Z">
              <w:rPr>
                <w:sz w:val="24"/>
                <w:szCs w:val="24"/>
                <w:lang w:val="en-US"/>
              </w:rPr>
            </w:rPrChange>
          </w:rPr>
          <w:t>province or territory.</w:t>
        </w:r>
      </w:ins>
      <w:r w:rsidR="00E4166B">
        <w:rPr>
          <w:sz w:val="24"/>
          <w:szCs w:val="24"/>
        </w:rPr>
        <w:t xml:space="preserve"> </w:t>
      </w:r>
      <w:ins w:id="496" w:author="Michael Bryant" w:date="2020-06-09T14:31:00Z">
        <w:r w:rsidR="00CC6775" w:rsidRPr="00132652">
          <w:rPr>
            <w:sz w:val="24"/>
            <w:szCs w:val="24"/>
            <w:rPrChange w:id="497" w:author="Tashi Alford-Duguid" w:date="2020-06-15T12:17:00Z">
              <w:rPr>
                <w:sz w:val="24"/>
                <w:szCs w:val="24"/>
                <w:lang w:val="en-US"/>
              </w:rPr>
            </w:rPrChange>
          </w:rPr>
          <w:t>This is not</w:t>
        </w:r>
      </w:ins>
      <w:ins w:id="498" w:author="Michael Bryant" w:date="2020-06-09T14:30:00Z">
        <w:r w:rsidRPr="00132652">
          <w:rPr>
            <w:sz w:val="24"/>
            <w:szCs w:val="24"/>
            <w:rPrChange w:id="499" w:author="Tashi Alford-Duguid" w:date="2020-06-15T12:17:00Z">
              <w:rPr>
                <w:sz w:val="24"/>
                <w:szCs w:val="24"/>
                <w:lang w:val="en-US"/>
              </w:rPr>
            </w:rPrChange>
          </w:rPr>
          <w:t xml:space="preserve"> </w:t>
        </w:r>
      </w:ins>
      <w:ins w:id="500" w:author="Michael Bryant" w:date="2020-06-09T14:31:00Z">
        <w:r w:rsidR="00027C11" w:rsidRPr="00132652">
          <w:rPr>
            <w:sz w:val="24"/>
            <w:szCs w:val="24"/>
            <w:rPrChange w:id="501" w:author="Tashi Alford-Duguid" w:date="2020-06-15T12:17:00Z">
              <w:rPr>
                <w:sz w:val="24"/>
                <w:szCs w:val="24"/>
                <w:lang w:val="en-US"/>
              </w:rPr>
            </w:rPrChange>
          </w:rPr>
          <w:t>new, to be sure.</w:t>
        </w:r>
      </w:ins>
      <w:r w:rsidR="00027C11">
        <w:rPr>
          <w:sz w:val="24"/>
          <w:szCs w:val="24"/>
        </w:rPr>
        <w:t xml:space="preserve"> </w:t>
      </w:r>
      <w:commentRangeStart w:id="502"/>
      <w:ins w:id="503" w:author="Michael Bryant" w:date="2020-06-09T14:34:00Z">
        <w:r w:rsidR="00D27ED8" w:rsidRPr="00132652">
          <w:rPr>
            <w:sz w:val="24"/>
            <w:szCs w:val="24"/>
            <w:rPrChange w:id="504" w:author="Tashi Alford-Duguid" w:date="2020-06-15T12:17:00Z">
              <w:rPr>
                <w:sz w:val="24"/>
                <w:szCs w:val="24"/>
                <w:lang w:val="en-US"/>
              </w:rPr>
            </w:rPrChange>
          </w:rPr>
          <w:t>Constitutional</w:t>
        </w:r>
      </w:ins>
      <w:ins w:id="505" w:author="Michael Bryant" w:date="2020-06-09T14:32:00Z">
        <w:r w:rsidR="00951F0C" w:rsidRPr="00132652">
          <w:rPr>
            <w:sz w:val="24"/>
            <w:szCs w:val="24"/>
            <w:rPrChange w:id="506" w:author="Tashi Alford-Duguid" w:date="2020-06-15T12:17:00Z">
              <w:rPr>
                <w:sz w:val="24"/>
                <w:szCs w:val="24"/>
                <w:lang w:val="en-US"/>
              </w:rPr>
            </w:rPrChange>
          </w:rPr>
          <w:t xml:space="preserve"> rights</w:t>
        </w:r>
      </w:ins>
      <w:ins w:id="507" w:author="Michael Bryant" w:date="2020-06-09T14:34:00Z">
        <w:del w:id="508" w:author="Tashi Alford-Duguid" w:date="2020-06-15T17:08:00Z">
          <w:r w:rsidR="00D27ED8" w:rsidRPr="00132652" w:rsidDel="00EB4F62">
            <w:rPr>
              <w:sz w:val="24"/>
              <w:szCs w:val="24"/>
              <w:rPrChange w:id="509" w:author="Tashi Alford-Duguid" w:date="2020-06-15T12:17:00Z">
                <w:rPr>
                  <w:sz w:val="24"/>
                  <w:szCs w:val="24"/>
                  <w:lang w:val="en-US"/>
                </w:rPr>
              </w:rPrChange>
            </w:rPr>
            <w:delText xml:space="preserve"> </w:delText>
          </w:r>
        </w:del>
      </w:ins>
      <w:ins w:id="510" w:author="Tashi Alford-Duguid" w:date="2020-06-15T17:08:00Z">
        <w:r w:rsidR="00EB4F62" w:rsidRPr="00660E9A">
          <w:rPr>
            <w:sz w:val="24"/>
            <w:szCs w:val="24"/>
          </w:rPr>
          <w:t>—</w:t>
        </w:r>
      </w:ins>
      <w:ins w:id="511" w:author="Michael Bryant" w:date="2020-06-09T14:36:00Z">
        <w:del w:id="512" w:author="Tashi Alford-Duguid" w:date="2020-06-15T17:08:00Z">
          <w:r w:rsidR="00B73731" w:rsidRPr="00132652" w:rsidDel="00EB4F62">
            <w:rPr>
              <w:sz w:val="24"/>
              <w:szCs w:val="24"/>
              <w:rPrChange w:id="513" w:author="Tashi Alford-Duguid" w:date="2020-06-15T12:17:00Z">
                <w:rPr>
                  <w:sz w:val="24"/>
                  <w:szCs w:val="24"/>
                  <w:lang w:val="en-US"/>
                </w:rPr>
              </w:rPrChange>
            </w:rPr>
            <w:delText>--</w:delText>
          </w:r>
        </w:del>
      </w:ins>
      <w:ins w:id="514" w:author="Michael Bryant" w:date="2020-06-09T14:32:00Z">
        <w:del w:id="515" w:author="Tashi Alford-Duguid" w:date="2020-06-15T17:08:00Z">
          <w:r w:rsidR="00951F0C" w:rsidRPr="00132652" w:rsidDel="00EB4F62">
            <w:rPr>
              <w:sz w:val="24"/>
              <w:szCs w:val="24"/>
              <w:rPrChange w:id="516" w:author="Tashi Alford-Duguid" w:date="2020-06-15T12:17:00Z">
                <w:rPr>
                  <w:sz w:val="24"/>
                  <w:szCs w:val="24"/>
                  <w:lang w:val="en-US"/>
                </w:rPr>
              </w:rPrChange>
            </w:rPr>
            <w:delText xml:space="preserve"> </w:delText>
          </w:r>
        </w:del>
        <w:r w:rsidR="00951F0C" w:rsidRPr="00132652">
          <w:rPr>
            <w:sz w:val="24"/>
            <w:szCs w:val="24"/>
            <w:rPrChange w:id="517" w:author="Tashi Alford-Duguid" w:date="2020-06-15T12:17:00Z">
              <w:rPr>
                <w:sz w:val="24"/>
                <w:szCs w:val="24"/>
                <w:lang w:val="en-US"/>
              </w:rPr>
            </w:rPrChange>
          </w:rPr>
          <w:t>to bail</w:t>
        </w:r>
      </w:ins>
      <w:commentRangeEnd w:id="502"/>
      <w:r>
        <w:rPr>
          <w:rStyle w:val="CommentReference"/>
        </w:rPr>
        <w:commentReference w:id="502"/>
      </w:r>
      <w:ins w:id="519" w:author="Michael Bryant" w:date="2020-06-09T14:34:00Z">
        <w:r w:rsidR="00D27ED8" w:rsidRPr="00132652">
          <w:rPr>
            <w:sz w:val="24"/>
            <w:szCs w:val="24"/>
            <w:rPrChange w:id="520" w:author="Tashi Alford-Duguid" w:date="2020-06-15T12:17:00Z">
              <w:rPr>
                <w:sz w:val="24"/>
                <w:szCs w:val="24"/>
                <w:lang w:val="en-US"/>
              </w:rPr>
            </w:rPrChange>
          </w:rPr>
          <w:t xml:space="preserve">, </w:t>
        </w:r>
        <w:r w:rsidR="00516F0B" w:rsidRPr="00132652">
          <w:rPr>
            <w:sz w:val="24"/>
            <w:szCs w:val="24"/>
            <w:rPrChange w:id="521" w:author="Tashi Alford-Duguid" w:date="2020-06-15T12:17:00Z">
              <w:rPr>
                <w:sz w:val="24"/>
                <w:szCs w:val="24"/>
                <w:lang w:val="en-US"/>
              </w:rPr>
            </w:rPrChange>
          </w:rPr>
          <w:t xml:space="preserve">to </w:t>
        </w:r>
        <w:r w:rsidR="000E6FC0" w:rsidRPr="00132652">
          <w:rPr>
            <w:sz w:val="24"/>
            <w:szCs w:val="24"/>
            <w:rPrChange w:id="522" w:author="Tashi Alford-Duguid" w:date="2020-06-15T12:17:00Z">
              <w:rPr>
                <w:sz w:val="24"/>
                <w:szCs w:val="24"/>
                <w:lang w:val="en-US"/>
              </w:rPr>
            </w:rPrChange>
          </w:rPr>
          <w:t xml:space="preserve">access an abortion, </w:t>
        </w:r>
        <w:r w:rsidR="00D27ED8" w:rsidRPr="00132652">
          <w:rPr>
            <w:sz w:val="24"/>
            <w:szCs w:val="24"/>
            <w:rPrChange w:id="523" w:author="Tashi Alford-Duguid" w:date="2020-06-15T12:17:00Z">
              <w:rPr>
                <w:sz w:val="24"/>
                <w:szCs w:val="24"/>
                <w:lang w:val="en-US"/>
              </w:rPr>
            </w:rPrChange>
          </w:rPr>
          <w:t xml:space="preserve">to </w:t>
        </w:r>
      </w:ins>
      <w:ins w:id="524" w:author="Michael Bryant" w:date="2020-06-09T14:35:00Z">
        <w:r w:rsidR="00516F0B" w:rsidRPr="00132652">
          <w:rPr>
            <w:sz w:val="24"/>
            <w:szCs w:val="24"/>
            <w:rPrChange w:id="525" w:author="Tashi Alford-Duguid" w:date="2020-06-15T12:17:00Z">
              <w:rPr>
                <w:sz w:val="24"/>
                <w:szCs w:val="24"/>
                <w:lang w:val="en-US"/>
              </w:rPr>
            </w:rPrChange>
          </w:rPr>
          <w:t xml:space="preserve">an educational curriculum </w:t>
        </w:r>
        <w:r w:rsidR="00FE6FA4" w:rsidRPr="00132652">
          <w:rPr>
            <w:sz w:val="24"/>
            <w:szCs w:val="24"/>
            <w:rPrChange w:id="526" w:author="Tashi Alford-Duguid" w:date="2020-06-15T12:17:00Z">
              <w:rPr>
                <w:sz w:val="24"/>
                <w:szCs w:val="24"/>
                <w:lang w:val="en-US"/>
              </w:rPr>
            </w:rPrChange>
          </w:rPr>
          <w:t xml:space="preserve">devoid of homophobia, </w:t>
        </w:r>
      </w:ins>
      <w:ins w:id="527" w:author="Michael Bryant" w:date="2020-06-11T12:39:00Z">
        <w:r w:rsidR="00087A6A" w:rsidRPr="00132652">
          <w:rPr>
            <w:sz w:val="24"/>
            <w:szCs w:val="24"/>
            <w:rPrChange w:id="528" w:author="Tashi Alford-Duguid" w:date="2020-06-15T12:17:00Z">
              <w:rPr>
                <w:sz w:val="24"/>
                <w:szCs w:val="24"/>
                <w:lang w:val="en-US"/>
              </w:rPr>
            </w:rPrChange>
          </w:rPr>
          <w:t xml:space="preserve">to equality and the </w:t>
        </w:r>
      </w:ins>
      <w:ins w:id="529" w:author="Michael Bryant" w:date="2020-06-09T14:36:00Z">
        <w:r w:rsidR="00FA2C7A" w:rsidRPr="00132652">
          <w:rPr>
            <w:sz w:val="24"/>
            <w:szCs w:val="24"/>
            <w:rPrChange w:id="530" w:author="Tashi Alford-Duguid" w:date="2020-06-15T12:17:00Z">
              <w:rPr>
                <w:sz w:val="24"/>
                <w:szCs w:val="24"/>
                <w:lang w:val="en-US"/>
              </w:rPr>
            </w:rPrChange>
          </w:rPr>
          <w:t xml:space="preserve">right </w:t>
        </w:r>
      </w:ins>
      <w:ins w:id="531" w:author="Michael Bryant" w:date="2020-06-09T14:34:00Z">
        <w:r w:rsidR="00D27ED8" w:rsidRPr="00132652">
          <w:rPr>
            <w:sz w:val="24"/>
            <w:szCs w:val="24"/>
            <w:rPrChange w:id="532" w:author="Tashi Alford-Duguid" w:date="2020-06-15T12:17:00Z">
              <w:rPr>
                <w:sz w:val="24"/>
                <w:szCs w:val="24"/>
                <w:lang w:val="en-US"/>
              </w:rPr>
            </w:rPrChange>
          </w:rPr>
          <w:t xml:space="preserve">to not be carded, </w:t>
        </w:r>
        <w:r w:rsidR="00466CF7" w:rsidRPr="00132652">
          <w:rPr>
            <w:sz w:val="24"/>
            <w:szCs w:val="24"/>
            <w:rPrChange w:id="533" w:author="Tashi Alford-Duguid" w:date="2020-06-15T12:17:00Z">
              <w:rPr>
                <w:sz w:val="24"/>
                <w:szCs w:val="24"/>
                <w:lang w:val="en-US"/>
              </w:rPr>
            </w:rPrChange>
          </w:rPr>
          <w:t xml:space="preserve">to a timely trial, to </w:t>
        </w:r>
      </w:ins>
      <w:ins w:id="534" w:author="Michael Bryant" w:date="2020-06-09T14:36:00Z">
        <w:r w:rsidR="006B3A87" w:rsidRPr="00132652">
          <w:rPr>
            <w:sz w:val="24"/>
            <w:szCs w:val="24"/>
            <w:rPrChange w:id="535" w:author="Tashi Alford-Duguid" w:date="2020-06-15T12:17:00Z">
              <w:rPr>
                <w:sz w:val="24"/>
                <w:szCs w:val="24"/>
                <w:lang w:val="en-US"/>
              </w:rPr>
            </w:rPrChange>
          </w:rPr>
          <w:t>counsel</w:t>
        </w:r>
      </w:ins>
      <w:ins w:id="536" w:author="Michael Bryant" w:date="2020-06-09T14:34:00Z">
        <w:r w:rsidR="00466CF7" w:rsidRPr="00132652">
          <w:rPr>
            <w:sz w:val="24"/>
            <w:szCs w:val="24"/>
            <w:rPrChange w:id="537" w:author="Tashi Alford-Duguid" w:date="2020-06-15T12:17:00Z">
              <w:rPr>
                <w:sz w:val="24"/>
                <w:szCs w:val="24"/>
                <w:lang w:val="en-US"/>
              </w:rPr>
            </w:rPrChange>
          </w:rPr>
          <w:t xml:space="preserve">, </w:t>
        </w:r>
      </w:ins>
      <w:ins w:id="538" w:author="Michael Bryant" w:date="2020-06-09T14:35:00Z">
        <w:r w:rsidR="004A53C5" w:rsidRPr="00132652">
          <w:rPr>
            <w:sz w:val="24"/>
            <w:szCs w:val="24"/>
            <w:rPrChange w:id="539" w:author="Tashi Alford-Duguid" w:date="2020-06-15T12:17:00Z">
              <w:rPr>
                <w:sz w:val="24"/>
                <w:szCs w:val="24"/>
                <w:lang w:val="en-US"/>
              </w:rPr>
            </w:rPrChange>
          </w:rPr>
          <w:t>to religious freedom</w:t>
        </w:r>
      </w:ins>
      <w:ins w:id="540" w:author="Tashi Alford-Duguid" w:date="2020-06-15T17:08:00Z">
        <w:r w:rsidR="00EB4F62" w:rsidRPr="00660E9A">
          <w:rPr>
            <w:sz w:val="24"/>
            <w:szCs w:val="24"/>
          </w:rPr>
          <w:t>—</w:t>
        </w:r>
        <w:r w:rsidR="00EB4F62" w:rsidRPr="00D22316" w:rsidDel="00660E9A">
          <w:rPr>
            <w:sz w:val="24"/>
            <w:szCs w:val="24"/>
          </w:rPr>
          <w:t xml:space="preserve"> </w:t>
        </w:r>
      </w:ins>
      <w:ins w:id="541" w:author="Michael Bryant" w:date="2020-06-09T14:36:00Z">
        <w:del w:id="542" w:author="Tashi Alford-Duguid" w:date="2020-06-15T17:08:00Z">
          <w:r w:rsidR="00B73731" w:rsidRPr="00132652" w:rsidDel="00EB4F62">
            <w:rPr>
              <w:sz w:val="24"/>
              <w:szCs w:val="24"/>
              <w:rPrChange w:id="543" w:author="Tashi Alford-Duguid" w:date="2020-06-15T12:17:00Z">
                <w:rPr>
                  <w:sz w:val="24"/>
                  <w:szCs w:val="24"/>
                  <w:lang w:val="en-US"/>
                </w:rPr>
              </w:rPrChange>
            </w:rPr>
            <w:delText xml:space="preserve"> --</w:delText>
          </w:r>
        </w:del>
      </w:ins>
      <w:ins w:id="544" w:author="Michael Bryant" w:date="2020-06-09T14:35:00Z">
        <w:del w:id="545" w:author="Tashi Alford-Duguid" w:date="2020-06-15T17:08:00Z">
          <w:r w:rsidR="004A53C5" w:rsidRPr="00132652" w:rsidDel="00EB4F62">
            <w:rPr>
              <w:sz w:val="24"/>
              <w:szCs w:val="24"/>
              <w:rPrChange w:id="546" w:author="Tashi Alford-Duguid" w:date="2020-06-15T12:17:00Z">
                <w:rPr>
                  <w:sz w:val="24"/>
                  <w:szCs w:val="24"/>
                  <w:lang w:val="en-US"/>
                </w:rPr>
              </w:rPrChange>
            </w:rPr>
            <w:delText xml:space="preserve"> </w:delText>
          </w:r>
        </w:del>
        <w:r w:rsidR="006932A3" w:rsidRPr="00132652">
          <w:rPr>
            <w:sz w:val="24"/>
            <w:szCs w:val="24"/>
            <w:rPrChange w:id="547" w:author="Tashi Alford-Duguid" w:date="2020-06-15T12:17:00Z">
              <w:rPr>
                <w:sz w:val="24"/>
                <w:szCs w:val="24"/>
                <w:lang w:val="en-US"/>
              </w:rPr>
            </w:rPrChange>
          </w:rPr>
          <w:t>do</w:t>
        </w:r>
        <w:del w:id="548" w:author="Brenda McPhail" w:date="2020-06-15T20:50:00Z">
          <w:r w:rsidR="006932A3" w:rsidRPr="00132652">
            <w:rPr>
              <w:sz w:val="24"/>
              <w:szCs w:val="24"/>
              <w:rPrChange w:id="549" w:author="Tashi Alford-Duguid" w:date="2020-06-15T12:17:00Z">
                <w:rPr>
                  <w:sz w:val="24"/>
                  <w:szCs w:val="24"/>
                  <w:lang w:val="en-US"/>
                </w:rPr>
              </w:rPrChange>
            </w:rPr>
            <w:delText>es</w:delText>
          </w:r>
        </w:del>
        <w:r w:rsidR="006932A3" w:rsidRPr="00132652">
          <w:rPr>
            <w:sz w:val="24"/>
            <w:szCs w:val="24"/>
            <w:rPrChange w:id="550" w:author="Tashi Alford-Duguid" w:date="2020-06-15T12:17:00Z">
              <w:rPr>
                <w:sz w:val="24"/>
                <w:szCs w:val="24"/>
                <w:lang w:val="en-US"/>
              </w:rPr>
            </w:rPrChange>
          </w:rPr>
          <w:t xml:space="preserve"> look different for Canadians, depending on their residence.</w:t>
        </w:r>
      </w:ins>
      <w:r w:rsidR="006932A3">
        <w:rPr>
          <w:sz w:val="24"/>
          <w:szCs w:val="24"/>
        </w:rPr>
        <w:t xml:space="preserve"> </w:t>
      </w:r>
      <w:ins w:id="551" w:author="Michael Bryant" w:date="2020-06-09T14:33:00Z">
        <w:r w:rsidR="00CC0480" w:rsidRPr="00132652">
          <w:rPr>
            <w:sz w:val="24"/>
            <w:szCs w:val="24"/>
            <w:rPrChange w:id="552" w:author="Tashi Alford-Duguid" w:date="2020-06-15T12:17:00Z">
              <w:rPr>
                <w:sz w:val="24"/>
                <w:szCs w:val="24"/>
                <w:lang w:val="en-US"/>
              </w:rPr>
            </w:rPrChange>
          </w:rPr>
          <w:t>This is also true of urban versus rural versus northern Canadians’ civil liberties.</w:t>
        </w:r>
      </w:ins>
      <w:r w:rsidR="00CC0480">
        <w:rPr>
          <w:sz w:val="24"/>
          <w:szCs w:val="24"/>
        </w:rPr>
        <w:t xml:space="preserve"> </w:t>
      </w:r>
      <w:ins w:id="553" w:author="Michael Bryant" w:date="2020-06-09T14:36:00Z">
        <w:r w:rsidR="003C124C" w:rsidRPr="00132652">
          <w:rPr>
            <w:sz w:val="24"/>
            <w:szCs w:val="24"/>
            <w:rPrChange w:id="554" w:author="Tashi Alford-Duguid" w:date="2020-06-15T12:17:00Z">
              <w:rPr>
                <w:sz w:val="24"/>
                <w:szCs w:val="24"/>
                <w:lang w:val="en-US"/>
              </w:rPr>
            </w:rPrChange>
          </w:rPr>
          <w:t>These distinctions arise bec</w:t>
        </w:r>
      </w:ins>
      <w:ins w:id="555" w:author="Michael Bryant" w:date="2020-06-09T14:37:00Z">
        <w:r w:rsidR="003C124C" w:rsidRPr="00132652">
          <w:rPr>
            <w:sz w:val="24"/>
            <w:szCs w:val="24"/>
            <w:rPrChange w:id="556" w:author="Tashi Alford-Duguid" w:date="2020-06-15T12:17:00Z">
              <w:rPr>
                <w:sz w:val="24"/>
                <w:szCs w:val="24"/>
                <w:lang w:val="en-US"/>
              </w:rPr>
            </w:rPrChange>
          </w:rPr>
          <w:t xml:space="preserve">ause of different approaches taken to those </w:t>
        </w:r>
        <w:r w:rsidR="00423CBB" w:rsidRPr="00132652">
          <w:rPr>
            <w:sz w:val="24"/>
            <w:szCs w:val="24"/>
            <w:rPrChange w:id="557" w:author="Tashi Alford-Duguid" w:date="2020-06-15T12:17:00Z">
              <w:rPr>
                <w:sz w:val="24"/>
                <w:szCs w:val="24"/>
                <w:lang w:val="en-US"/>
              </w:rPr>
            </w:rPrChange>
          </w:rPr>
          <w:t>rights, by different Attorneys General, different police forces, and different provincial governments.</w:t>
        </w:r>
      </w:ins>
      <w:r w:rsidR="00423CBB">
        <w:rPr>
          <w:sz w:val="24"/>
          <w:szCs w:val="24"/>
        </w:rPr>
        <w:t xml:space="preserve"> </w:t>
      </w:r>
    </w:p>
    <w:p w14:paraId="0D8E0727" w14:textId="77DD2EEC" w:rsidR="004C6010" w:rsidRPr="00132652" w:rsidRDefault="29FEE203">
      <w:pPr>
        <w:rPr>
          <w:ins w:id="558" w:author="Michael Bryant" w:date="2020-06-09T14:12:00Z"/>
          <w:sz w:val="24"/>
          <w:szCs w:val="24"/>
        </w:rPr>
        <w:pPrChange w:id="559" w:author="Tashi Alford-Duguid" w:date="2020-06-11T13:32:00Z">
          <w:pPr>
            <w:jc w:val="both"/>
          </w:pPr>
        </w:pPrChange>
      </w:pPr>
      <w:ins w:id="560" w:author="Michael Bryant" w:date="2020-06-09T14:38:00Z">
        <w:r w:rsidRPr="724042B1">
          <w:rPr>
            <w:sz w:val="24"/>
            <w:szCs w:val="24"/>
          </w:rPr>
          <w:t>The COVID emergency management orders also provided more or less attention to Canadians</w:t>
        </w:r>
      </w:ins>
      <w:ins w:id="561" w:author="Michael Bryant" w:date="2020-06-09T14:41:00Z">
        <w:r w:rsidR="232CE7EF" w:rsidRPr="724042B1">
          <w:rPr>
            <w:sz w:val="24"/>
            <w:szCs w:val="24"/>
          </w:rPr>
          <w:t>’</w:t>
        </w:r>
      </w:ins>
      <w:ins w:id="562" w:author="Michael Bryant" w:date="2020-06-09T14:38:00Z">
        <w:r w:rsidRPr="724042B1">
          <w:rPr>
            <w:sz w:val="24"/>
            <w:szCs w:val="24"/>
          </w:rPr>
          <w:t xml:space="preserve"> civil liberties, depending on the </w:t>
        </w:r>
        <w:r w:rsidR="05E9F79E" w:rsidRPr="724042B1">
          <w:rPr>
            <w:sz w:val="24"/>
            <w:szCs w:val="24"/>
          </w:rPr>
          <w:t>province or territory.</w:t>
        </w:r>
      </w:ins>
      <w:r w:rsidR="05E9F79E" w:rsidRPr="724042B1">
        <w:rPr>
          <w:sz w:val="24"/>
          <w:szCs w:val="24"/>
        </w:rPr>
        <w:t xml:space="preserve"> </w:t>
      </w:r>
      <w:ins w:id="563" w:author="Michael Bryant" w:date="2020-06-09T14:38:00Z">
        <w:r w:rsidR="05E9F79E" w:rsidRPr="724042B1">
          <w:rPr>
            <w:sz w:val="24"/>
            <w:szCs w:val="24"/>
          </w:rPr>
          <w:t xml:space="preserve">Broadly speaking, </w:t>
        </w:r>
        <w:r w:rsidR="691C6A77" w:rsidRPr="724042B1">
          <w:rPr>
            <w:sz w:val="24"/>
            <w:szCs w:val="24"/>
          </w:rPr>
          <w:t>provinc</w:t>
        </w:r>
      </w:ins>
      <w:ins w:id="564" w:author="Michael Bryant" w:date="2020-06-09T14:39:00Z">
        <w:r w:rsidR="691C6A77" w:rsidRPr="724042B1">
          <w:rPr>
            <w:sz w:val="24"/>
            <w:szCs w:val="24"/>
          </w:rPr>
          <w:t xml:space="preserve">es east and north of Ontario </w:t>
        </w:r>
        <w:r w:rsidR="77F3F3D5" w:rsidRPr="724042B1">
          <w:rPr>
            <w:sz w:val="24"/>
            <w:szCs w:val="24"/>
          </w:rPr>
          <w:t>limited civil liberties moreso than BC</w:t>
        </w:r>
        <w:del w:id="565" w:author="Tashi Alford-Duguid" w:date="2020-06-15T17:11:00Z">
          <w:r w:rsidRPr="724042B1" w:rsidDel="77F3F3D5">
            <w:rPr>
              <w:sz w:val="24"/>
              <w:szCs w:val="24"/>
            </w:rPr>
            <w:delText>,</w:delText>
          </w:r>
        </w:del>
        <w:r w:rsidR="77F3F3D5" w:rsidRPr="724042B1">
          <w:rPr>
            <w:sz w:val="24"/>
            <w:szCs w:val="24"/>
          </w:rPr>
          <w:t xml:space="preserve"> </w:t>
        </w:r>
        <w:r w:rsidR="57751F13" w:rsidRPr="724042B1">
          <w:rPr>
            <w:sz w:val="24"/>
            <w:szCs w:val="24"/>
          </w:rPr>
          <w:t>and Prairie provinces.</w:t>
        </w:r>
      </w:ins>
      <w:r w:rsidR="57751F13" w:rsidRPr="724042B1">
        <w:rPr>
          <w:sz w:val="24"/>
          <w:szCs w:val="24"/>
        </w:rPr>
        <w:t xml:space="preserve"> </w:t>
      </w:r>
      <w:ins w:id="566" w:author="Michael Bryant" w:date="2020-06-09T14:39:00Z">
        <w:r w:rsidR="5A08E959" w:rsidRPr="724042B1">
          <w:rPr>
            <w:sz w:val="24"/>
            <w:szCs w:val="24"/>
          </w:rPr>
          <w:t>Albe</w:t>
        </w:r>
      </w:ins>
      <w:ins w:id="567" w:author="Michael Bryant" w:date="2020-06-09T14:40:00Z">
        <w:r w:rsidR="5A08E959" w:rsidRPr="724042B1">
          <w:rPr>
            <w:sz w:val="24"/>
            <w:szCs w:val="24"/>
          </w:rPr>
          <w:t xml:space="preserve">rta </w:t>
        </w:r>
        <w:r w:rsidR="54434E87" w:rsidRPr="724042B1">
          <w:rPr>
            <w:sz w:val="24"/>
            <w:szCs w:val="24"/>
          </w:rPr>
          <w:t xml:space="preserve">passed </w:t>
        </w:r>
      </w:ins>
      <w:ins w:id="568" w:author="Tashi Alford-Duguid" w:date="2020-06-15T17:12:00Z">
        <w:r w:rsidR="3516C284" w:rsidRPr="724042B1">
          <w:rPr>
            <w:sz w:val="24"/>
            <w:szCs w:val="24"/>
          </w:rPr>
          <w:t xml:space="preserve">the </w:t>
        </w:r>
      </w:ins>
      <w:ins w:id="569" w:author="Michael Bryant" w:date="2020-06-09T14:40:00Z">
        <w:r w:rsidR="54434E87" w:rsidRPr="724042B1">
          <w:rPr>
            <w:sz w:val="24"/>
            <w:szCs w:val="24"/>
          </w:rPr>
          <w:t xml:space="preserve">legislation that </w:t>
        </w:r>
      </w:ins>
      <w:ins w:id="570" w:author="Michael Bryant" w:date="2020-06-11T13:59:00Z">
        <w:r w:rsidR="3A896F02" w:rsidRPr="724042B1">
          <w:rPr>
            <w:sz w:val="24"/>
            <w:szCs w:val="24"/>
          </w:rPr>
          <w:t>most severely</w:t>
        </w:r>
      </w:ins>
      <w:ins w:id="571" w:author="Michael Bryant" w:date="2020-06-09T14:40:00Z">
        <w:r w:rsidR="3059607F" w:rsidRPr="724042B1">
          <w:rPr>
            <w:sz w:val="24"/>
            <w:szCs w:val="24"/>
          </w:rPr>
          <w:t xml:space="preserve"> limited civil liberties</w:t>
        </w:r>
        <w:r w:rsidR="4FB1DE37" w:rsidRPr="724042B1">
          <w:rPr>
            <w:sz w:val="24"/>
            <w:szCs w:val="24"/>
          </w:rPr>
          <w:t xml:space="preserve">, but </w:t>
        </w:r>
        <w:del w:id="572" w:author="Tashi Alford-Duguid" w:date="2020-06-15T17:12:00Z">
          <w:r w:rsidRPr="724042B1" w:rsidDel="4FB1DE37">
            <w:rPr>
              <w:sz w:val="24"/>
              <w:szCs w:val="24"/>
            </w:rPr>
            <w:delText>they</w:delText>
          </w:r>
        </w:del>
      </w:ins>
      <w:ins w:id="573" w:author="Tashi Alford-Duguid" w:date="2020-06-15T17:12:00Z">
        <w:r w:rsidR="3516C284" w:rsidRPr="724042B1">
          <w:rPr>
            <w:sz w:val="24"/>
            <w:szCs w:val="24"/>
          </w:rPr>
          <w:t>it</w:t>
        </w:r>
      </w:ins>
      <w:ins w:id="574" w:author="Michael Bryant" w:date="2020-06-09T14:40:00Z">
        <w:r w:rsidR="4FB1DE37" w:rsidRPr="724042B1">
          <w:rPr>
            <w:sz w:val="24"/>
            <w:szCs w:val="24"/>
          </w:rPr>
          <w:t xml:space="preserve"> </w:t>
        </w:r>
        <w:del w:id="575" w:author="Tashi Alford-Duguid" w:date="2020-06-15T17:12:00Z">
          <w:r w:rsidRPr="724042B1" w:rsidDel="4FB1DE37">
            <w:rPr>
              <w:sz w:val="24"/>
              <w:szCs w:val="24"/>
            </w:rPr>
            <w:delText>were</w:delText>
          </w:r>
        </w:del>
      </w:ins>
      <w:ins w:id="576" w:author="Tashi Alford-Duguid" w:date="2020-06-15T17:12:00Z">
        <w:r w:rsidR="3516C284" w:rsidRPr="724042B1">
          <w:rPr>
            <w:sz w:val="24"/>
            <w:szCs w:val="24"/>
          </w:rPr>
          <w:t>was</w:t>
        </w:r>
      </w:ins>
      <w:ins w:id="577" w:author="Michael Bryant" w:date="2020-06-09T14:40:00Z">
        <w:r w:rsidR="4FB1DE37" w:rsidRPr="724042B1">
          <w:rPr>
            <w:sz w:val="24"/>
            <w:szCs w:val="24"/>
          </w:rPr>
          <w:t xml:space="preserve"> also the first province to declare the COVID</w:t>
        </w:r>
        <w:del w:id="578" w:author="Tashi Alford-Duguid" w:date="2020-06-15T17:12:00Z">
          <w:r w:rsidRPr="724042B1" w:rsidDel="4FB1DE37">
            <w:rPr>
              <w:sz w:val="24"/>
              <w:szCs w:val="24"/>
            </w:rPr>
            <w:delText>19</w:delText>
          </w:r>
        </w:del>
        <w:r w:rsidR="4FB1DE37" w:rsidRPr="724042B1">
          <w:rPr>
            <w:sz w:val="24"/>
            <w:szCs w:val="24"/>
          </w:rPr>
          <w:t xml:space="preserve"> emergency to be over.</w:t>
        </w:r>
      </w:ins>
      <w:r w:rsidR="4FB1DE37" w:rsidRPr="724042B1">
        <w:rPr>
          <w:sz w:val="24"/>
          <w:szCs w:val="24"/>
        </w:rPr>
        <w:t xml:space="preserve"> </w:t>
      </w:r>
      <w:ins w:id="579" w:author="Michael Bryant" w:date="2020-06-09T14:41:00Z">
        <w:r w:rsidR="2219CD5A" w:rsidRPr="724042B1">
          <w:rPr>
            <w:sz w:val="24"/>
            <w:szCs w:val="24"/>
          </w:rPr>
          <w:t>Summari</w:t>
        </w:r>
      </w:ins>
      <w:ins w:id="580" w:author="Tashi Alford-Duguid" w:date="2020-06-15T17:20:00Z">
        <w:r w:rsidR="5065BEF0" w:rsidRPr="724042B1">
          <w:rPr>
            <w:sz w:val="24"/>
            <w:szCs w:val="24"/>
          </w:rPr>
          <w:t>s</w:t>
        </w:r>
      </w:ins>
      <w:ins w:id="581" w:author="Michael Bryant" w:date="2020-06-09T14:41:00Z">
        <w:del w:id="582" w:author="Tashi Alford-Duguid" w:date="2020-06-15T17:20:00Z">
          <w:r w:rsidRPr="724042B1" w:rsidDel="2219CD5A">
            <w:rPr>
              <w:sz w:val="24"/>
              <w:szCs w:val="24"/>
            </w:rPr>
            <w:delText>z</w:delText>
          </w:r>
        </w:del>
        <w:r w:rsidR="2219CD5A" w:rsidRPr="724042B1">
          <w:rPr>
            <w:sz w:val="24"/>
            <w:szCs w:val="24"/>
          </w:rPr>
          <w:t>ing the Ontario experience is difficult</w:t>
        </w:r>
      </w:ins>
      <w:ins w:id="583" w:author="Tashi Alford-Duguid" w:date="2020-06-15T17:12:00Z">
        <w:r w:rsidR="3516C284" w:rsidRPr="724042B1">
          <w:rPr>
            <w:sz w:val="24"/>
            <w:szCs w:val="24"/>
          </w:rPr>
          <w:t>, by contrast,</w:t>
        </w:r>
      </w:ins>
      <w:ins w:id="584" w:author="Michael Bryant" w:date="2020-06-09T14:41:00Z">
        <w:r w:rsidR="2219CD5A" w:rsidRPr="724042B1">
          <w:rPr>
            <w:sz w:val="24"/>
            <w:szCs w:val="24"/>
          </w:rPr>
          <w:t xml:space="preserve"> because of the different approaches taken in urban versus rural Ontario.</w:t>
        </w:r>
      </w:ins>
      <w:r w:rsidR="2219CD5A" w:rsidRPr="724042B1">
        <w:rPr>
          <w:sz w:val="24"/>
          <w:szCs w:val="24"/>
        </w:rPr>
        <w:t xml:space="preserve"> </w:t>
      </w:r>
      <w:ins w:id="585" w:author="Michael Bryant" w:date="2020-06-09T14:41:00Z">
        <w:r w:rsidR="59FF444A" w:rsidRPr="724042B1">
          <w:rPr>
            <w:sz w:val="24"/>
            <w:szCs w:val="24"/>
          </w:rPr>
          <w:t xml:space="preserve">The former </w:t>
        </w:r>
        <w:r w:rsidR="7BBC7A0C" w:rsidRPr="724042B1">
          <w:rPr>
            <w:sz w:val="24"/>
            <w:szCs w:val="24"/>
          </w:rPr>
          <w:t>had the highe</w:t>
        </w:r>
      </w:ins>
      <w:ins w:id="586" w:author="Michael Bryant" w:date="2020-06-09T14:42:00Z">
        <w:r w:rsidR="7BBC7A0C" w:rsidRPr="724042B1">
          <w:rPr>
            <w:sz w:val="24"/>
            <w:szCs w:val="24"/>
          </w:rPr>
          <w:t xml:space="preserve">st population density, and the most </w:t>
        </w:r>
        <w:r w:rsidR="1F0D0BB8" w:rsidRPr="724042B1">
          <w:rPr>
            <w:sz w:val="24"/>
            <w:szCs w:val="24"/>
          </w:rPr>
          <w:t>civil liberties challenges.</w:t>
        </w:r>
      </w:ins>
      <w:r w:rsidR="1F0D0BB8" w:rsidRPr="724042B1">
        <w:rPr>
          <w:sz w:val="24"/>
          <w:szCs w:val="24"/>
        </w:rPr>
        <w:t xml:space="preserve"> </w:t>
      </w:r>
      <w:ins w:id="587" w:author="Michael Bryant" w:date="2020-06-09T14:43:00Z">
        <w:r w:rsidR="53B91589" w:rsidRPr="724042B1">
          <w:rPr>
            <w:sz w:val="24"/>
            <w:szCs w:val="24"/>
          </w:rPr>
          <w:t>Rural municipal and regional governments saw</w:t>
        </w:r>
      </w:ins>
      <w:ins w:id="588" w:author="Michael Bryant" w:date="2020-06-09T14:42:00Z">
        <w:r w:rsidR="1F0D0BB8" w:rsidRPr="724042B1">
          <w:rPr>
            <w:sz w:val="24"/>
            <w:szCs w:val="24"/>
          </w:rPr>
          <w:t xml:space="preserve"> the lowest </w:t>
        </w:r>
      </w:ins>
      <w:ins w:id="589" w:author="Michael Bryant" w:date="2020-06-09T14:43:00Z">
        <w:r w:rsidR="53B91589" w:rsidRPr="724042B1">
          <w:rPr>
            <w:sz w:val="24"/>
            <w:szCs w:val="24"/>
          </w:rPr>
          <w:t xml:space="preserve">incidence of </w:t>
        </w:r>
      </w:ins>
      <w:ins w:id="590" w:author="Michael Bryant" w:date="2020-06-09T14:42:00Z">
        <w:r w:rsidR="1F0D0BB8" w:rsidRPr="724042B1">
          <w:rPr>
            <w:sz w:val="24"/>
            <w:szCs w:val="24"/>
          </w:rPr>
          <w:t xml:space="preserve">COVID </w:t>
        </w:r>
        <w:del w:id="591" w:author="Tashi Alford-Duguid" w:date="2020-06-15T14:18:00Z">
          <w:r w:rsidRPr="724042B1" w:rsidDel="1F0D0BB8">
            <w:rPr>
              <w:sz w:val="24"/>
              <w:szCs w:val="24"/>
            </w:rPr>
            <w:delText xml:space="preserve">infections, </w:delText>
          </w:r>
          <w:r w:rsidRPr="724042B1" w:rsidDel="4F7FCFCD">
            <w:rPr>
              <w:sz w:val="24"/>
              <w:szCs w:val="24"/>
            </w:rPr>
            <w:delText>yet</w:delText>
          </w:r>
        </w:del>
      </w:ins>
      <w:ins w:id="592" w:author="Tashi Alford-Duguid" w:date="2020-06-15T14:18:00Z">
        <w:r w:rsidR="55003FF8" w:rsidRPr="724042B1">
          <w:rPr>
            <w:sz w:val="24"/>
            <w:szCs w:val="24"/>
          </w:rPr>
          <w:t>infections yet</w:t>
        </w:r>
      </w:ins>
      <w:ins w:id="593" w:author="Michael Bryant" w:date="2020-06-09T14:42:00Z">
        <w:r w:rsidR="4F7FCFCD" w:rsidRPr="724042B1">
          <w:rPr>
            <w:sz w:val="24"/>
            <w:szCs w:val="24"/>
          </w:rPr>
          <w:t xml:space="preserve"> </w:t>
        </w:r>
        <w:r w:rsidR="4AA60C49" w:rsidRPr="724042B1">
          <w:rPr>
            <w:sz w:val="24"/>
            <w:szCs w:val="24"/>
          </w:rPr>
          <w:t xml:space="preserve">went out of their </w:t>
        </w:r>
      </w:ins>
      <w:ins w:id="594" w:author="Michael Bryant" w:date="2020-06-09T14:43:00Z">
        <w:r w:rsidR="53B91589" w:rsidRPr="724042B1">
          <w:rPr>
            <w:sz w:val="24"/>
            <w:szCs w:val="24"/>
          </w:rPr>
          <w:t xml:space="preserve">way to stop urban </w:t>
        </w:r>
        <w:r w:rsidR="69CE91D1" w:rsidRPr="724042B1">
          <w:rPr>
            <w:sz w:val="24"/>
            <w:szCs w:val="24"/>
          </w:rPr>
          <w:t>Canadians from accessing their rural properties, all without</w:t>
        </w:r>
      </w:ins>
      <w:ins w:id="595" w:author="Tashi Alford-Duguid" w:date="2020-06-15T17:13:00Z">
        <w:r w:rsidR="3516C284" w:rsidRPr="724042B1">
          <w:rPr>
            <w:sz w:val="24"/>
            <w:szCs w:val="24"/>
          </w:rPr>
          <w:t xml:space="preserve"> the</w:t>
        </w:r>
      </w:ins>
      <w:ins w:id="596" w:author="Michael Bryant" w:date="2020-06-09T14:43:00Z">
        <w:r w:rsidR="69CE91D1" w:rsidRPr="724042B1">
          <w:rPr>
            <w:sz w:val="24"/>
            <w:szCs w:val="24"/>
          </w:rPr>
          <w:t xml:space="preserve"> legal authority to do so.</w:t>
        </w:r>
      </w:ins>
      <w:r w:rsidR="69CE91D1" w:rsidRPr="724042B1">
        <w:rPr>
          <w:sz w:val="24"/>
          <w:szCs w:val="24"/>
        </w:rPr>
        <w:t xml:space="preserve"> </w:t>
      </w:r>
    </w:p>
    <w:p w14:paraId="63229B24" w14:textId="443A6526" w:rsidR="00EE2CB6" w:rsidRPr="00132652" w:rsidRDefault="006D490E" w:rsidP="00BC2976">
      <w:pPr>
        <w:rPr>
          <w:ins w:id="597" w:author="Michael Bryant" w:date="2020-06-11T13:29:00Z"/>
          <w:sz w:val="24"/>
          <w:szCs w:val="24"/>
        </w:rPr>
      </w:pPr>
      <w:ins w:id="598" w:author="Michael Bryant" w:date="2020-06-09T14:44:00Z">
        <w:r w:rsidRPr="00132652">
          <w:rPr>
            <w:sz w:val="24"/>
            <w:szCs w:val="24"/>
          </w:rPr>
          <w:t xml:space="preserve">In </w:t>
        </w:r>
      </w:ins>
      <w:ins w:id="599" w:author="Michael Bryant" w:date="2020-06-11T14:00:00Z">
        <w:r w:rsidR="00B337B7" w:rsidRPr="00132652">
          <w:rPr>
            <w:sz w:val="24"/>
            <w:szCs w:val="24"/>
          </w:rPr>
          <w:t>other words</w:t>
        </w:r>
      </w:ins>
      <w:ins w:id="600" w:author="Michael Bryant" w:date="2020-06-09T14:44:00Z">
        <w:r w:rsidRPr="00132652">
          <w:rPr>
            <w:sz w:val="24"/>
            <w:szCs w:val="24"/>
          </w:rPr>
          <w:t xml:space="preserve">, the federal government </w:t>
        </w:r>
      </w:ins>
      <w:ins w:id="601" w:author="Michael Bryant" w:date="2020-06-11T14:00:00Z">
        <w:r w:rsidR="00B337B7" w:rsidRPr="00132652">
          <w:rPr>
            <w:sz w:val="24"/>
            <w:szCs w:val="24"/>
          </w:rPr>
          <w:t>has not yet</w:t>
        </w:r>
      </w:ins>
      <w:ins w:id="602" w:author="Michael Bryant" w:date="2020-06-09T14:44:00Z">
        <w:r w:rsidRPr="00132652">
          <w:rPr>
            <w:sz w:val="24"/>
            <w:szCs w:val="24"/>
          </w:rPr>
          <w:t xml:space="preserve"> </w:t>
        </w:r>
      </w:ins>
      <w:ins w:id="603" w:author="Michael Bryant" w:date="2020-06-11T13:28:00Z">
        <w:r w:rsidR="00BC2976" w:rsidRPr="00132652">
          <w:rPr>
            <w:sz w:val="24"/>
            <w:szCs w:val="24"/>
          </w:rPr>
          <w:t>played</w:t>
        </w:r>
      </w:ins>
      <w:ins w:id="604" w:author="Michael Bryant" w:date="2020-06-09T14:44:00Z">
        <w:r w:rsidRPr="00132652">
          <w:rPr>
            <w:sz w:val="24"/>
            <w:szCs w:val="24"/>
          </w:rPr>
          <w:t xml:space="preserve"> a role in harmoni</w:t>
        </w:r>
      </w:ins>
      <w:ins w:id="605" w:author="Tashi Alford-Duguid" w:date="2020-06-15T17:20:00Z">
        <w:r w:rsidR="00EB7A82">
          <w:rPr>
            <w:sz w:val="24"/>
            <w:szCs w:val="24"/>
          </w:rPr>
          <w:t>s</w:t>
        </w:r>
      </w:ins>
      <w:ins w:id="606" w:author="Michael Bryant" w:date="2020-06-09T14:44:00Z">
        <w:del w:id="607" w:author="Tashi Alford-Duguid" w:date="2020-06-15T17:20:00Z">
          <w:r w:rsidRPr="00132652" w:rsidDel="00EB7A82">
            <w:rPr>
              <w:sz w:val="24"/>
              <w:szCs w:val="24"/>
            </w:rPr>
            <w:delText>z</w:delText>
          </w:r>
        </w:del>
        <w:r w:rsidRPr="00132652">
          <w:rPr>
            <w:sz w:val="24"/>
            <w:szCs w:val="24"/>
          </w:rPr>
          <w:t xml:space="preserve">ing </w:t>
        </w:r>
      </w:ins>
      <w:ins w:id="608" w:author="Michael Bryant" w:date="2020-06-11T14:00:00Z">
        <w:r w:rsidR="00B337B7" w:rsidRPr="00132652">
          <w:rPr>
            <w:sz w:val="24"/>
            <w:szCs w:val="24"/>
          </w:rPr>
          <w:t>emergency</w:t>
        </w:r>
      </w:ins>
      <w:ins w:id="609" w:author="Michael Bryant" w:date="2020-06-09T14:44:00Z">
        <w:r w:rsidR="001D0DEF" w:rsidRPr="00132652">
          <w:rPr>
            <w:sz w:val="24"/>
            <w:szCs w:val="24"/>
          </w:rPr>
          <w:t xml:space="preserve"> standards</w:t>
        </w:r>
      </w:ins>
      <w:ins w:id="610" w:author="Michael Bryant" w:date="2020-06-11T13:28:00Z">
        <w:r w:rsidR="009638A8" w:rsidRPr="00132652">
          <w:rPr>
            <w:sz w:val="24"/>
            <w:szCs w:val="24"/>
          </w:rPr>
          <w:t xml:space="preserve"> and strategies</w:t>
        </w:r>
      </w:ins>
      <w:ins w:id="611" w:author="Michael Bryant" w:date="2020-06-09T14:45:00Z">
        <w:r w:rsidR="001D6432" w:rsidRPr="00132652">
          <w:rPr>
            <w:sz w:val="24"/>
            <w:szCs w:val="24"/>
          </w:rPr>
          <w:t>.</w:t>
        </w:r>
      </w:ins>
      <w:r w:rsidR="001D6432" w:rsidRPr="00132652">
        <w:rPr>
          <w:sz w:val="24"/>
          <w:szCs w:val="24"/>
        </w:rPr>
        <w:t xml:space="preserve"> </w:t>
      </w:r>
      <w:ins w:id="612" w:author="Michael Bryant" w:date="2020-06-11T13:28:00Z">
        <w:r w:rsidR="009638A8" w:rsidRPr="00132652">
          <w:rPr>
            <w:sz w:val="24"/>
            <w:szCs w:val="24"/>
          </w:rPr>
          <w:t xml:space="preserve">A national policy on </w:t>
        </w:r>
      </w:ins>
      <w:ins w:id="613" w:author="Michael Bryant" w:date="2020-06-11T14:01:00Z">
        <w:r w:rsidR="00B337B7" w:rsidRPr="00132652">
          <w:rPr>
            <w:sz w:val="24"/>
            <w:szCs w:val="24"/>
          </w:rPr>
          <w:t>mobility rights within Canada</w:t>
        </w:r>
        <w:r w:rsidR="00F241FE" w:rsidRPr="00132652">
          <w:rPr>
            <w:sz w:val="24"/>
            <w:szCs w:val="24"/>
          </w:rPr>
          <w:t xml:space="preserve"> was </w:t>
        </w:r>
        <w:r w:rsidR="00AB41D3" w:rsidRPr="00132652">
          <w:rPr>
            <w:sz w:val="24"/>
            <w:szCs w:val="24"/>
          </w:rPr>
          <w:t>absent.</w:t>
        </w:r>
      </w:ins>
      <w:r w:rsidR="00AB41D3" w:rsidRPr="00132652">
        <w:rPr>
          <w:sz w:val="24"/>
          <w:szCs w:val="24"/>
        </w:rPr>
        <w:t xml:space="preserve"> </w:t>
      </w:r>
      <w:ins w:id="614" w:author="Michael Bryant" w:date="2020-06-11T14:01:00Z">
        <w:r w:rsidR="00AB41D3" w:rsidRPr="00132652">
          <w:rPr>
            <w:sz w:val="24"/>
            <w:szCs w:val="24"/>
          </w:rPr>
          <w:t>A national policy on</w:t>
        </w:r>
        <w:r w:rsidR="00B337B7" w:rsidRPr="00132652">
          <w:rPr>
            <w:sz w:val="24"/>
            <w:szCs w:val="24"/>
          </w:rPr>
          <w:t xml:space="preserve"> </w:t>
        </w:r>
      </w:ins>
      <w:ins w:id="615" w:author="Michael Bryant" w:date="2020-06-11T13:28:00Z">
        <w:r w:rsidR="009638A8" w:rsidRPr="00132652">
          <w:rPr>
            <w:sz w:val="24"/>
            <w:szCs w:val="24"/>
          </w:rPr>
          <w:t>contact tra</w:t>
        </w:r>
      </w:ins>
      <w:ins w:id="616" w:author="Michael Bryant" w:date="2020-06-11T13:29:00Z">
        <w:r w:rsidR="009638A8" w:rsidRPr="00132652">
          <w:rPr>
            <w:sz w:val="24"/>
            <w:szCs w:val="24"/>
          </w:rPr>
          <w:t>cing</w:t>
        </w:r>
        <w:r w:rsidR="00FF1F14" w:rsidRPr="00132652">
          <w:rPr>
            <w:sz w:val="24"/>
            <w:szCs w:val="24"/>
          </w:rPr>
          <w:t>, as of this writing, did not transpire.</w:t>
        </w:r>
      </w:ins>
      <w:r w:rsidR="00FF1F14" w:rsidRPr="00132652">
        <w:rPr>
          <w:sz w:val="24"/>
          <w:szCs w:val="24"/>
        </w:rPr>
        <w:t xml:space="preserve"> </w:t>
      </w:r>
      <w:ins w:id="617" w:author="Michael Bryant" w:date="2020-06-11T13:29:00Z">
        <w:r w:rsidR="00FF1F14" w:rsidRPr="00132652">
          <w:rPr>
            <w:sz w:val="24"/>
            <w:szCs w:val="24"/>
          </w:rPr>
          <w:t xml:space="preserve">A national standard on </w:t>
        </w:r>
        <w:r w:rsidR="00FF1F14" w:rsidRPr="00132652">
          <w:rPr>
            <w:i/>
            <w:sz w:val="24"/>
            <w:szCs w:val="24"/>
            <w:rPrChange w:id="618" w:author="Tashi Alford-Duguid" w:date="2020-06-15T12:17:00Z">
              <w:rPr>
                <w:sz w:val="24"/>
                <w:szCs w:val="24"/>
              </w:rPr>
            </w:rPrChange>
          </w:rPr>
          <w:t>any</w:t>
        </w:r>
        <w:r w:rsidR="00FF1F14" w:rsidRPr="00132652">
          <w:rPr>
            <w:sz w:val="24"/>
            <w:szCs w:val="24"/>
          </w:rPr>
          <w:t xml:space="preserve"> </w:t>
        </w:r>
        <w:r w:rsidR="00FF1F14" w:rsidRPr="00132652">
          <w:rPr>
            <w:sz w:val="24"/>
            <w:szCs w:val="24"/>
          </w:rPr>
          <w:lastRenderedPageBreak/>
          <w:t>civil liberties</w:t>
        </w:r>
        <w:del w:id="619" w:author="Tashi Alford-Duguid" w:date="2020-06-15T17:21:00Z">
          <w:r w:rsidR="00FF1F14" w:rsidRPr="00132652" w:rsidDel="00EB7A82">
            <w:rPr>
              <w:sz w:val="24"/>
              <w:szCs w:val="24"/>
            </w:rPr>
            <w:delText>,</w:delText>
          </w:r>
        </w:del>
        <w:r w:rsidR="00FF1F14" w:rsidRPr="00132652">
          <w:rPr>
            <w:sz w:val="24"/>
            <w:szCs w:val="24"/>
          </w:rPr>
          <w:t xml:space="preserve"> has not transpired</w:t>
        </w:r>
      </w:ins>
      <w:ins w:id="620" w:author="Tashi Alford-Duguid" w:date="2020-06-15T17:21:00Z">
        <w:r w:rsidR="00EB7A82">
          <w:rPr>
            <w:sz w:val="24"/>
            <w:szCs w:val="24"/>
          </w:rPr>
          <w:t xml:space="preserve"> either</w:t>
        </w:r>
      </w:ins>
      <w:ins w:id="621" w:author="Michael Bryant" w:date="2020-06-11T14:02:00Z">
        <w:r w:rsidR="00AB41D3" w:rsidRPr="00132652">
          <w:rPr>
            <w:sz w:val="24"/>
            <w:szCs w:val="24"/>
          </w:rPr>
          <w:t xml:space="preserve">, leaving CCLA </w:t>
        </w:r>
        <w:r w:rsidR="00DF3A39" w:rsidRPr="00132652">
          <w:rPr>
            <w:sz w:val="24"/>
            <w:szCs w:val="24"/>
          </w:rPr>
          <w:t xml:space="preserve">and other civil society groups </w:t>
        </w:r>
        <w:r w:rsidR="00AB41D3" w:rsidRPr="00132652">
          <w:rPr>
            <w:sz w:val="24"/>
            <w:szCs w:val="24"/>
          </w:rPr>
          <w:t xml:space="preserve">to </w:t>
        </w:r>
      </w:ins>
      <w:ins w:id="622" w:author="Tashi Alford-Duguid" w:date="2020-06-15T17:21:00Z">
        <w:r w:rsidR="00EB7A82">
          <w:rPr>
            <w:sz w:val="24"/>
            <w:szCs w:val="24"/>
          </w:rPr>
          <w:t xml:space="preserve">identify and </w:t>
        </w:r>
      </w:ins>
      <w:ins w:id="623" w:author="Michael Bryant" w:date="2020-06-11T14:02:00Z">
        <w:del w:id="624" w:author="Tashi Alford-Duguid" w:date="2020-06-15T17:22:00Z">
          <w:r w:rsidR="00AB41D3" w:rsidRPr="00132652" w:rsidDel="00EB7A82">
            <w:rPr>
              <w:sz w:val="24"/>
              <w:szCs w:val="24"/>
            </w:rPr>
            <w:delText>challen</w:delText>
          </w:r>
        </w:del>
      </w:ins>
      <w:ins w:id="625" w:author="Tashi Alford-Duguid" w:date="2020-06-15T17:22:00Z">
        <w:r w:rsidR="00EB7A82" w:rsidRPr="00132652">
          <w:rPr>
            <w:sz w:val="24"/>
            <w:szCs w:val="24"/>
          </w:rPr>
          <w:t>challen</w:t>
        </w:r>
        <w:r w:rsidR="00EB7A82">
          <w:rPr>
            <w:sz w:val="24"/>
            <w:szCs w:val="24"/>
          </w:rPr>
          <w:t>ge unlawful</w:t>
        </w:r>
      </w:ins>
      <w:ins w:id="626" w:author="Michael Bryant" w:date="2020-06-11T14:02:00Z">
        <w:del w:id="627" w:author="Tashi Alford-Duguid" w:date="2020-06-15T17:21:00Z">
          <w:r w:rsidR="00AB41D3" w:rsidRPr="00132652" w:rsidDel="00EB7A82">
            <w:rPr>
              <w:sz w:val="24"/>
              <w:szCs w:val="24"/>
            </w:rPr>
            <w:delText>ge</w:delText>
          </w:r>
        </w:del>
        <w:r w:rsidR="00AB41D3" w:rsidRPr="00132652">
          <w:rPr>
            <w:sz w:val="24"/>
            <w:szCs w:val="24"/>
          </w:rPr>
          <w:t xml:space="preserve"> orders in multiple jurisdictions</w:t>
        </w:r>
      </w:ins>
      <w:ins w:id="628" w:author="Michael Bryant" w:date="2020-06-11T13:29:00Z">
        <w:r w:rsidR="00FF1F14" w:rsidRPr="00132652">
          <w:rPr>
            <w:sz w:val="24"/>
            <w:szCs w:val="24"/>
          </w:rPr>
          <w:t>.</w:t>
        </w:r>
      </w:ins>
      <w:r w:rsidR="00FF1F14" w:rsidRPr="00132652">
        <w:rPr>
          <w:sz w:val="24"/>
          <w:szCs w:val="24"/>
        </w:rPr>
        <w:t xml:space="preserve"> </w:t>
      </w:r>
    </w:p>
    <w:p w14:paraId="30D6BBB9" w14:textId="2A5085D4" w:rsidR="0031127A" w:rsidRPr="00132652" w:rsidRDefault="00EE0363">
      <w:pPr>
        <w:rPr>
          <w:ins w:id="629" w:author="Michael Bryant" w:date="2020-06-09T14:49:00Z"/>
          <w:sz w:val="24"/>
          <w:szCs w:val="24"/>
        </w:rPr>
        <w:pPrChange w:id="630" w:author="Tashi Alford-Duguid" w:date="2020-06-11T13:32:00Z">
          <w:pPr>
            <w:jc w:val="both"/>
          </w:pPr>
        </w:pPrChange>
      </w:pPr>
      <w:ins w:id="631" w:author="Michael Bryant" w:date="2020-06-09T14:45:00Z">
        <w:r w:rsidRPr="00132652">
          <w:rPr>
            <w:sz w:val="24"/>
            <w:szCs w:val="24"/>
          </w:rPr>
          <w:t xml:space="preserve">The </w:t>
        </w:r>
      </w:ins>
      <w:ins w:id="632" w:author="Michael Bryant" w:date="2020-06-11T14:03:00Z">
        <w:r w:rsidR="00652A0F" w:rsidRPr="00132652">
          <w:rPr>
            <w:sz w:val="24"/>
            <w:szCs w:val="24"/>
          </w:rPr>
          <w:t xml:space="preserve">constitutional literacy of the territories and Atlantic Canada </w:t>
        </w:r>
        <w:r w:rsidR="005A63FF" w:rsidRPr="00132652">
          <w:rPr>
            <w:sz w:val="24"/>
            <w:szCs w:val="24"/>
          </w:rPr>
          <w:t>was not on full display.</w:t>
        </w:r>
      </w:ins>
      <w:r w:rsidR="005A63FF" w:rsidRPr="00132652">
        <w:rPr>
          <w:sz w:val="24"/>
          <w:szCs w:val="24"/>
        </w:rPr>
        <w:t xml:space="preserve"> </w:t>
      </w:r>
      <w:ins w:id="633" w:author="Michael Bryant" w:date="2020-06-11T14:04:00Z">
        <w:r w:rsidR="00291FB3" w:rsidRPr="00132652">
          <w:rPr>
            <w:sz w:val="24"/>
            <w:szCs w:val="24"/>
          </w:rPr>
          <w:t xml:space="preserve">Their Attorneys General, </w:t>
        </w:r>
      </w:ins>
      <w:r w:rsidR="00132652" w:rsidRPr="00132652">
        <w:rPr>
          <w:sz w:val="24"/>
          <w:szCs w:val="24"/>
        </w:rPr>
        <w:t>superintendents</w:t>
      </w:r>
      <w:ins w:id="634" w:author="Michael Bryant" w:date="2020-06-11T14:04:00Z">
        <w:r w:rsidR="00291FB3" w:rsidRPr="00132652">
          <w:rPr>
            <w:sz w:val="24"/>
            <w:szCs w:val="24"/>
          </w:rPr>
          <w:t xml:space="preserve"> of the rule of law in their respective jurisdiction, </w:t>
        </w:r>
      </w:ins>
      <w:ins w:id="635" w:author="Michael Bryant" w:date="2020-06-11T14:05:00Z">
        <w:r w:rsidR="00387FE9" w:rsidRPr="00132652">
          <w:rPr>
            <w:sz w:val="24"/>
            <w:szCs w:val="24"/>
          </w:rPr>
          <w:t xml:space="preserve">responded to our </w:t>
        </w:r>
        <w:del w:id="636" w:author="Tashi Alford-Duguid" w:date="2020-06-15T17:23:00Z">
          <w:r w:rsidR="00387FE9" w:rsidRPr="00132652" w:rsidDel="00EB7A82">
            <w:rPr>
              <w:sz w:val="24"/>
              <w:szCs w:val="24"/>
            </w:rPr>
            <w:delText>correspondence</w:delText>
          </w:r>
        </w:del>
      </w:ins>
      <w:ins w:id="637" w:author="Tashi Alford-Duguid" w:date="2020-06-15T17:23:00Z">
        <w:r w:rsidR="00EB7A82">
          <w:rPr>
            <w:sz w:val="24"/>
            <w:szCs w:val="24"/>
          </w:rPr>
          <w:t>letters</w:t>
        </w:r>
      </w:ins>
      <w:ins w:id="638" w:author="Michael Bryant" w:date="2020-06-11T14:05:00Z">
        <w:r w:rsidR="00387FE9" w:rsidRPr="00132652">
          <w:rPr>
            <w:sz w:val="24"/>
            <w:szCs w:val="24"/>
          </w:rPr>
          <w:t xml:space="preserve">, </w:t>
        </w:r>
        <w:r w:rsidR="00ED051C" w:rsidRPr="00132652">
          <w:rPr>
            <w:sz w:val="24"/>
            <w:szCs w:val="24"/>
          </w:rPr>
          <w:t>but</w:t>
        </w:r>
      </w:ins>
      <w:ins w:id="639" w:author="Tashi Alford-Duguid" w:date="2020-06-15T17:23:00Z">
        <w:r w:rsidR="00EB7A82">
          <w:rPr>
            <w:sz w:val="24"/>
            <w:szCs w:val="24"/>
          </w:rPr>
          <w:t xml:space="preserve"> were</w:t>
        </w:r>
      </w:ins>
      <w:ins w:id="640" w:author="Michael Bryant" w:date="2020-06-11T14:05:00Z">
        <w:r w:rsidR="00ED051C" w:rsidRPr="00132652">
          <w:rPr>
            <w:sz w:val="24"/>
            <w:szCs w:val="24"/>
          </w:rPr>
          <w:t xml:space="preserve"> otherwise </w:t>
        </w:r>
        <w:del w:id="641" w:author="Tashi Alford-Duguid" w:date="2020-06-15T17:23:00Z">
          <w:r w:rsidR="00ED051C" w:rsidRPr="00132652" w:rsidDel="00EB7A82">
            <w:rPr>
              <w:sz w:val="24"/>
              <w:szCs w:val="24"/>
            </w:rPr>
            <w:delText xml:space="preserve">were </w:delText>
          </w:r>
        </w:del>
        <w:r w:rsidR="00ED051C" w:rsidRPr="00132652">
          <w:rPr>
            <w:sz w:val="24"/>
            <w:szCs w:val="24"/>
          </w:rPr>
          <w:t>offst</w:t>
        </w:r>
      </w:ins>
      <w:ins w:id="642" w:author="Michael Bryant" w:date="2020-06-11T14:06:00Z">
        <w:r w:rsidR="00ED051C" w:rsidRPr="00132652">
          <w:rPr>
            <w:sz w:val="24"/>
            <w:szCs w:val="24"/>
          </w:rPr>
          <w:t>age or absent.</w:t>
        </w:r>
      </w:ins>
      <w:ins w:id="643" w:author="Tashi Alford-Duguid" w:date="2020-06-15T17:24:00Z">
        <w:r w:rsidR="00EB7A82">
          <w:rPr>
            <w:sz w:val="24"/>
            <w:szCs w:val="24"/>
          </w:rPr>
          <w:t xml:space="preserve"> </w:t>
        </w:r>
      </w:ins>
      <w:ins w:id="644" w:author="Michael Bryant" w:date="2020-06-11T14:06:00Z">
        <w:del w:id="645" w:author="Tashi Alford-Duguid" w:date="2020-06-15T17:24:00Z">
          <w:r w:rsidR="00ED051C" w:rsidRPr="00132652" w:rsidDel="00EB7A82">
            <w:rPr>
              <w:sz w:val="24"/>
              <w:szCs w:val="24"/>
            </w:rPr>
            <w:delText xml:space="preserve"> </w:delText>
          </w:r>
        </w:del>
        <w:r w:rsidR="00ED051C" w:rsidRPr="00132652">
          <w:rPr>
            <w:sz w:val="24"/>
            <w:szCs w:val="24"/>
          </w:rPr>
          <w:t xml:space="preserve"> </w:t>
        </w:r>
      </w:ins>
      <w:ins w:id="646" w:author="Michael Bryant" w:date="2020-06-11T12:40:00Z">
        <w:r w:rsidR="00BE0E9B" w:rsidRPr="00132652">
          <w:rPr>
            <w:sz w:val="24"/>
            <w:szCs w:val="24"/>
          </w:rPr>
          <w:t xml:space="preserve">The federal Attorney General or the Prime Ministers’ Office could have </w:t>
        </w:r>
      </w:ins>
      <w:ins w:id="647" w:author="Michael Bryant" w:date="2020-06-11T12:41:00Z">
        <w:r w:rsidR="00D435C9" w:rsidRPr="00132652">
          <w:rPr>
            <w:sz w:val="24"/>
            <w:szCs w:val="24"/>
          </w:rPr>
          <w:t xml:space="preserve">exercised some intergovernmental diplomacy, for example, </w:t>
        </w:r>
      </w:ins>
      <w:ins w:id="648" w:author="Michael Bryant" w:date="2020-06-11T14:06:00Z">
        <w:r w:rsidR="00ED051C" w:rsidRPr="00132652">
          <w:rPr>
            <w:sz w:val="24"/>
            <w:szCs w:val="24"/>
          </w:rPr>
          <w:t xml:space="preserve">with respect to </w:t>
        </w:r>
      </w:ins>
      <w:ins w:id="649" w:author="Michael Bryant" w:date="2020-06-11T12:49:00Z">
        <w:r w:rsidR="00360922" w:rsidRPr="00132652">
          <w:rPr>
            <w:sz w:val="24"/>
            <w:szCs w:val="24"/>
          </w:rPr>
          <w:t>some of the more</w:t>
        </w:r>
      </w:ins>
      <w:ins w:id="650" w:author="Michael Bryant" w:date="2020-06-11T12:46:00Z">
        <w:r w:rsidR="009C251D" w:rsidRPr="00132652">
          <w:rPr>
            <w:sz w:val="24"/>
            <w:szCs w:val="24"/>
          </w:rPr>
          <w:t xml:space="preserve"> blatantly </w:t>
        </w:r>
        <w:r w:rsidR="00C6589A" w:rsidRPr="00132652">
          <w:rPr>
            <w:sz w:val="24"/>
            <w:szCs w:val="24"/>
          </w:rPr>
          <w:t>unconstitutional</w:t>
        </w:r>
      </w:ins>
      <w:ins w:id="651" w:author="Michael Bryant" w:date="2020-06-11T12:50:00Z">
        <w:r w:rsidR="00360922" w:rsidRPr="00132652">
          <w:rPr>
            <w:sz w:val="24"/>
            <w:szCs w:val="24"/>
          </w:rPr>
          <w:t xml:space="preserve"> orders</w:t>
        </w:r>
      </w:ins>
      <w:ins w:id="652" w:author="Michael Bryant" w:date="2020-06-11T14:06:00Z">
        <w:r w:rsidR="00ED051C" w:rsidRPr="00132652">
          <w:rPr>
            <w:sz w:val="24"/>
            <w:szCs w:val="24"/>
          </w:rPr>
          <w:t xml:space="preserve"> </w:t>
        </w:r>
        <w:del w:id="653" w:author="Tashi Alford-Duguid" w:date="2020-06-15T17:24:00Z">
          <w:r w:rsidR="00ED051C" w:rsidRPr="00132652" w:rsidDel="00EB7A82">
            <w:rPr>
              <w:sz w:val="24"/>
              <w:szCs w:val="24"/>
            </w:rPr>
            <w:delText>of</w:delText>
          </w:r>
        </w:del>
      </w:ins>
      <w:ins w:id="654" w:author="Tashi Alford-Duguid" w:date="2020-06-15T17:24:00Z">
        <w:r w:rsidR="00EB7A82">
          <w:rPr>
            <w:sz w:val="24"/>
            <w:szCs w:val="24"/>
          </w:rPr>
          <w:t>in</w:t>
        </w:r>
      </w:ins>
      <w:ins w:id="655" w:author="Michael Bryant" w:date="2020-06-11T14:06:00Z">
        <w:r w:rsidR="00ED051C" w:rsidRPr="00132652">
          <w:rPr>
            <w:sz w:val="24"/>
            <w:szCs w:val="24"/>
          </w:rPr>
          <w:t xml:space="preserve"> those region</w:t>
        </w:r>
      </w:ins>
      <w:ins w:id="656" w:author="Tashi Alford-Duguid" w:date="2020-06-15T17:24:00Z">
        <w:r w:rsidR="00EB7A82">
          <w:rPr>
            <w:sz w:val="24"/>
            <w:szCs w:val="24"/>
          </w:rPr>
          <w:t>s, including</w:t>
        </w:r>
      </w:ins>
      <w:ins w:id="657" w:author="Michael Bryant" w:date="2020-06-11T14:06:00Z">
        <w:del w:id="658" w:author="Tashi Alford-Duguid" w:date="2020-06-15T17:24:00Z">
          <w:r w:rsidR="00ED051C" w:rsidRPr="00132652" w:rsidDel="00EB7A82">
            <w:rPr>
              <w:sz w:val="24"/>
              <w:szCs w:val="24"/>
            </w:rPr>
            <w:delText>s</w:delText>
          </w:r>
        </w:del>
      </w:ins>
      <w:ins w:id="659" w:author="Michael Bryant" w:date="2020-06-11T12:46:00Z">
        <w:del w:id="660" w:author="Tashi Alford-Duguid" w:date="2020-06-15T17:24:00Z">
          <w:r w:rsidR="00C6589A" w:rsidRPr="00132652" w:rsidDel="00EB7A82">
            <w:rPr>
              <w:sz w:val="24"/>
              <w:szCs w:val="24"/>
            </w:rPr>
            <w:delText>:</w:delText>
          </w:r>
        </w:del>
        <w:r w:rsidR="00C6589A" w:rsidRPr="00132652">
          <w:rPr>
            <w:sz w:val="24"/>
            <w:szCs w:val="24"/>
          </w:rPr>
          <w:t xml:space="preserve"> </w:t>
        </w:r>
        <w:r w:rsidR="00FF0671" w:rsidRPr="00132652">
          <w:rPr>
            <w:sz w:val="24"/>
            <w:szCs w:val="24"/>
          </w:rPr>
          <w:t xml:space="preserve">police </w:t>
        </w:r>
        <w:r w:rsidR="00C6589A" w:rsidRPr="00132652">
          <w:rPr>
            <w:sz w:val="24"/>
            <w:szCs w:val="24"/>
          </w:rPr>
          <w:t xml:space="preserve">powers to enter a residence without a warrant, </w:t>
        </w:r>
      </w:ins>
      <w:ins w:id="661" w:author="Michael Bryant" w:date="2020-06-11T13:29:00Z">
        <w:r w:rsidR="00EE2CB6" w:rsidRPr="00132652">
          <w:rPr>
            <w:sz w:val="24"/>
            <w:szCs w:val="24"/>
          </w:rPr>
          <w:t>a</w:t>
        </w:r>
      </w:ins>
      <w:ins w:id="662" w:author="Michael Bryant" w:date="2020-06-11T12:46:00Z">
        <w:r w:rsidR="00464B6C" w:rsidRPr="00132652">
          <w:rPr>
            <w:sz w:val="24"/>
            <w:szCs w:val="24"/>
          </w:rPr>
          <w:t xml:space="preserve"> blanket </w:t>
        </w:r>
        <w:r w:rsidR="00746921" w:rsidRPr="00132652">
          <w:rPr>
            <w:sz w:val="24"/>
            <w:szCs w:val="24"/>
          </w:rPr>
          <w:t xml:space="preserve">ban on religious activities, </w:t>
        </w:r>
      </w:ins>
      <w:ins w:id="663" w:author="Michael Bryant" w:date="2020-06-11T13:30:00Z">
        <w:r w:rsidR="00515546" w:rsidRPr="00132652">
          <w:rPr>
            <w:sz w:val="24"/>
            <w:szCs w:val="24"/>
          </w:rPr>
          <w:t>the authori</w:t>
        </w:r>
        <w:del w:id="664" w:author="Tashi Alford-Duguid" w:date="2020-06-15T17:25:00Z">
          <w:r w:rsidR="00515546" w:rsidRPr="00132652" w:rsidDel="00EB7A82">
            <w:rPr>
              <w:sz w:val="24"/>
              <w:szCs w:val="24"/>
            </w:rPr>
            <w:delText>z</w:delText>
          </w:r>
        </w:del>
      </w:ins>
      <w:ins w:id="665" w:author="Tashi Alford-Duguid" w:date="2020-06-15T17:25:00Z">
        <w:r w:rsidR="00EB7A82">
          <w:rPr>
            <w:sz w:val="24"/>
            <w:szCs w:val="24"/>
          </w:rPr>
          <w:t>s</w:t>
        </w:r>
      </w:ins>
      <w:ins w:id="666" w:author="Michael Bryant" w:date="2020-06-11T13:30:00Z">
        <w:r w:rsidR="00515546" w:rsidRPr="00132652">
          <w:rPr>
            <w:sz w:val="24"/>
            <w:szCs w:val="24"/>
          </w:rPr>
          <w:t xml:space="preserve">ation of carding or street checks by peace officers, </w:t>
        </w:r>
      </w:ins>
      <w:ins w:id="667" w:author="Michael Bryant" w:date="2020-06-11T12:47:00Z">
        <w:r w:rsidR="00AF7452" w:rsidRPr="00132652">
          <w:rPr>
            <w:sz w:val="24"/>
            <w:szCs w:val="24"/>
          </w:rPr>
          <w:t xml:space="preserve">and </w:t>
        </w:r>
        <w:del w:id="668" w:author="Tashi Alford-Duguid" w:date="2020-06-15T17:25:00Z">
          <w:r w:rsidR="00AF7452" w:rsidRPr="00132652" w:rsidDel="00EB7A82">
            <w:rPr>
              <w:sz w:val="24"/>
              <w:szCs w:val="24"/>
            </w:rPr>
            <w:delText xml:space="preserve">the </w:delText>
          </w:r>
          <w:r w:rsidR="00FF60B3" w:rsidRPr="00132652" w:rsidDel="00EB7A82">
            <w:rPr>
              <w:sz w:val="24"/>
              <w:szCs w:val="24"/>
            </w:rPr>
            <w:delText>granting of less</w:delText>
          </w:r>
        </w:del>
      </w:ins>
      <w:ins w:id="669" w:author="Tashi Alford-Duguid" w:date="2020-06-15T17:25:00Z">
        <w:r w:rsidR="00EB7A82">
          <w:rPr>
            <w:sz w:val="24"/>
            <w:szCs w:val="24"/>
          </w:rPr>
          <w:t>fewer</w:t>
        </w:r>
      </w:ins>
      <w:ins w:id="670" w:author="Michael Bryant" w:date="2020-06-11T12:47:00Z">
        <w:r w:rsidR="00FF60B3" w:rsidRPr="00132652">
          <w:rPr>
            <w:sz w:val="24"/>
            <w:szCs w:val="24"/>
          </w:rPr>
          <w:t xml:space="preserve"> mobility </w:t>
        </w:r>
        <w:r w:rsidR="00A00CB2" w:rsidRPr="00132652">
          <w:rPr>
            <w:sz w:val="24"/>
            <w:szCs w:val="24"/>
          </w:rPr>
          <w:t xml:space="preserve">rights </w:t>
        </w:r>
        <w:del w:id="671" w:author="Tashi Alford-Duguid" w:date="2020-06-15T17:25:00Z">
          <w:r w:rsidR="00FF60B3" w:rsidRPr="00132652" w:rsidDel="00EB7A82">
            <w:rPr>
              <w:sz w:val="24"/>
              <w:szCs w:val="24"/>
            </w:rPr>
            <w:delText>to</w:delText>
          </w:r>
        </w:del>
      </w:ins>
      <w:ins w:id="672" w:author="Tashi Alford-Duguid" w:date="2020-06-15T17:25:00Z">
        <w:r w:rsidR="00EB7A82">
          <w:rPr>
            <w:sz w:val="24"/>
            <w:szCs w:val="24"/>
          </w:rPr>
          <w:t>for</w:t>
        </w:r>
      </w:ins>
      <w:ins w:id="673" w:author="Michael Bryant" w:date="2020-06-11T12:47:00Z">
        <w:r w:rsidR="00FF60B3" w:rsidRPr="00132652">
          <w:rPr>
            <w:sz w:val="24"/>
            <w:szCs w:val="24"/>
          </w:rPr>
          <w:t xml:space="preserve"> </w:t>
        </w:r>
        <w:r w:rsidR="00A00CB2" w:rsidRPr="00132652">
          <w:rPr>
            <w:sz w:val="24"/>
            <w:szCs w:val="24"/>
          </w:rPr>
          <w:t>Canadians than were enjoyed by Americans.</w:t>
        </w:r>
      </w:ins>
      <w:r w:rsidR="00A00CB2" w:rsidRPr="00132652">
        <w:rPr>
          <w:sz w:val="24"/>
          <w:szCs w:val="24"/>
        </w:rPr>
        <w:t xml:space="preserve"> </w:t>
      </w:r>
    </w:p>
    <w:p w14:paraId="5EEDCE2C" w14:textId="684059E1" w:rsidR="0086467C" w:rsidRPr="00132652" w:rsidRDefault="004E1B0B">
      <w:pPr>
        <w:rPr>
          <w:ins w:id="674" w:author="Michael Bryant" w:date="2020-06-09T14:12:00Z"/>
          <w:sz w:val="24"/>
          <w:szCs w:val="24"/>
        </w:rPr>
        <w:pPrChange w:id="675" w:author="Tashi Alford-Duguid" w:date="2020-06-11T13:32:00Z">
          <w:pPr>
            <w:jc w:val="both"/>
          </w:pPr>
        </w:pPrChange>
      </w:pPr>
      <w:ins w:id="676" w:author="Michael Bryant" w:date="2020-06-11T14:07:00Z">
        <w:r w:rsidRPr="00132652">
          <w:rPr>
            <w:sz w:val="24"/>
            <w:szCs w:val="24"/>
          </w:rPr>
          <w:t>From a constitutional standpoint, a</w:t>
        </w:r>
      </w:ins>
      <w:ins w:id="677" w:author="Michael Bryant" w:date="2020-06-09T14:52:00Z">
        <w:r w:rsidR="007F1E61" w:rsidRPr="00132652">
          <w:rPr>
            <w:sz w:val="24"/>
            <w:szCs w:val="24"/>
          </w:rPr>
          <w:t xml:space="preserve">t no point was the national government </w:t>
        </w:r>
      </w:ins>
      <w:ins w:id="678" w:author="Michael Bryant" w:date="2020-06-09T14:53:00Z">
        <w:r w:rsidR="00D932A8" w:rsidRPr="00132652">
          <w:rPr>
            <w:sz w:val="24"/>
            <w:szCs w:val="24"/>
          </w:rPr>
          <w:t>seen to be making use</w:t>
        </w:r>
      </w:ins>
      <w:ins w:id="679" w:author="Michael Bryant" w:date="2020-06-09T14:52:00Z">
        <w:r w:rsidR="007F1E61" w:rsidRPr="00132652">
          <w:rPr>
            <w:sz w:val="24"/>
            <w:szCs w:val="24"/>
          </w:rPr>
          <w:t xml:space="preserve"> of </w:t>
        </w:r>
        <w:r w:rsidR="00E01272" w:rsidRPr="00132652">
          <w:rPr>
            <w:sz w:val="24"/>
            <w:szCs w:val="24"/>
          </w:rPr>
          <w:t xml:space="preserve">the plurality of practices </w:t>
        </w:r>
        <w:r w:rsidR="00160554" w:rsidRPr="00132652">
          <w:rPr>
            <w:sz w:val="24"/>
            <w:szCs w:val="24"/>
          </w:rPr>
          <w:t xml:space="preserve">undertaken by different </w:t>
        </w:r>
        <w:r w:rsidR="00B21639" w:rsidRPr="00132652">
          <w:rPr>
            <w:sz w:val="24"/>
            <w:szCs w:val="24"/>
          </w:rPr>
          <w:t>subnational jurisdictions</w:t>
        </w:r>
        <w:r w:rsidR="0086731E" w:rsidRPr="00132652">
          <w:rPr>
            <w:sz w:val="24"/>
            <w:szCs w:val="24"/>
          </w:rPr>
          <w:t>, by permitting us to do together</w:t>
        </w:r>
      </w:ins>
      <w:ins w:id="680" w:author="Michael Bryant" w:date="2020-06-09T14:53:00Z">
        <w:r w:rsidR="0086731E" w:rsidRPr="00132652">
          <w:rPr>
            <w:sz w:val="24"/>
            <w:szCs w:val="24"/>
          </w:rPr>
          <w:t>, as a nation,</w:t>
        </w:r>
      </w:ins>
      <w:ins w:id="681" w:author="Michael Bryant" w:date="2020-06-09T14:52:00Z">
        <w:r w:rsidR="0086731E" w:rsidRPr="00132652">
          <w:rPr>
            <w:sz w:val="24"/>
            <w:szCs w:val="24"/>
          </w:rPr>
          <w:t xml:space="preserve"> what would be</w:t>
        </w:r>
      </w:ins>
      <w:ins w:id="682" w:author="Michael Bryant" w:date="2020-06-09T14:53:00Z">
        <w:r w:rsidR="0086731E" w:rsidRPr="00132652">
          <w:rPr>
            <w:sz w:val="24"/>
            <w:szCs w:val="24"/>
          </w:rPr>
          <w:t xml:space="preserve"> unachievable apart.</w:t>
        </w:r>
      </w:ins>
      <w:r w:rsidR="0086731E" w:rsidRPr="00132652">
        <w:rPr>
          <w:sz w:val="24"/>
          <w:szCs w:val="24"/>
        </w:rPr>
        <w:t xml:space="preserve"> </w:t>
      </w:r>
      <w:ins w:id="683" w:author="Michael Bryant" w:date="2020-06-09T14:54:00Z">
        <w:r w:rsidR="00714EDB" w:rsidRPr="00132652">
          <w:rPr>
            <w:sz w:val="24"/>
            <w:szCs w:val="24"/>
          </w:rPr>
          <w:t>Instead, we would characteri</w:t>
        </w:r>
      </w:ins>
      <w:ins w:id="684" w:author="Tashi Alford-Duguid" w:date="2020-06-15T17:26:00Z">
        <w:r w:rsidR="00EB7A82">
          <w:rPr>
            <w:sz w:val="24"/>
            <w:szCs w:val="24"/>
          </w:rPr>
          <w:t>s</w:t>
        </w:r>
      </w:ins>
      <w:ins w:id="685" w:author="Michael Bryant" w:date="2020-06-09T14:54:00Z">
        <w:del w:id="686" w:author="Tashi Alford-Duguid" w:date="2020-06-15T17:26:00Z">
          <w:r w:rsidR="00714EDB" w:rsidRPr="00132652" w:rsidDel="00EB7A82">
            <w:rPr>
              <w:sz w:val="24"/>
              <w:szCs w:val="24"/>
            </w:rPr>
            <w:delText>z</w:delText>
          </w:r>
        </w:del>
        <w:r w:rsidR="00714EDB" w:rsidRPr="00132652">
          <w:rPr>
            <w:sz w:val="24"/>
            <w:szCs w:val="24"/>
          </w:rPr>
          <w:t xml:space="preserve">e </w:t>
        </w:r>
        <w:r w:rsidR="0098367B" w:rsidRPr="00132652">
          <w:rPr>
            <w:sz w:val="24"/>
            <w:szCs w:val="24"/>
          </w:rPr>
          <w:t>Canada’s response to COVID 19 as extreme decentralization, and extreme deference by the federal government to the provinces and territories, even when it came to the provinces asserting their sove</w:t>
        </w:r>
      </w:ins>
      <w:ins w:id="687" w:author="Michael Bryant" w:date="2020-06-09T14:55:00Z">
        <w:r w:rsidR="0098367B" w:rsidRPr="00132652">
          <w:rPr>
            <w:sz w:val="24"/>
            <w:szCs w:val="24"/>
          </w:rPr>
          <w:t xml:space="preserve">reignty over provincial borders, and </w:t>
        </w:r>
        <w:r w:rsidR="00A76679" w:rsidRPr="00132652">
          <w:rPr>
            <w:sz w:val="24"/>
            <w:szCs w:val="24"/>
          </w:rPr>
          <w:t>upon heretofore</w:t>
        </w:r>
        <w:r w:rsidR="0098367B" w:rsidRPr="00132652">
          <w:rPr>
            <w:sz w:val="24"/>
            <w:szCs w:val="24"/>
          </w:rPr>
          <w:t xml:space="preserve"> federal jurisdiction over ferries and </w:t>
        </w:r>
        <w:r w:rsidR="00DF0E16" w:rsidRPr="00132652">
          <w:rPr>
            <w:sz w:val="24"/>
            <w:szCs w:val="24"/>
          </w:rPr>
          <w:t>ports of call.</w:t>
        </w:r>
      </w:ins>
      <w:r w:rsidR="00DF0E16" w:rsidRPr="00132652">
        <w:rPr>
          <w:sz w:val="24"/>
          <w:szCs w:val="24"/>
        </w:rPr>
        <w:t xml:space="preserve"> </w:t>
      </w:r>
      <w:ins w:id="688" w:author="Michael Bryant" w:date="2020-06-11T12:52:00Z">
        <w:r w:rsidR="00C46C21" w:rsidRPr="00132652">
          <w:rPr>
            <w:sz w:val="24"/>
            <w:szCs w:val="24"/>
          </w:rPr>
          <w:t>Accordingly</w:t>
        </w:r>
      </w:ins>
      <w:ins w:id="689" w:author="Michael Bryant" w:date="2020-06-09T14:56:00Z">
        <w:r w:rsidR="00A76679" w:rsidRPr="00132652">
          <w:rPr>
            <w:sz w:val="24"/>
            <w:szCs w:val="24"/>
          </w:rPr>
          <w:t xml:space="preserve">, </w:t>
        </w:r>
      </w:ins>
      <w:ins w:id="690" w:author="Michael Bryant" w:date="2020-06-11T12:53:00Z">
        <w:r w:rsidR="00D51B6E" w:rsidRPr="00132652">
          <w:rPr>
            <w:sz w:val="24"/>
            <w:szCs w:val="24"/>
          </w:rPr>
          <w:t>Canada’s</w:t>
        </w:r>
      </w:ins>
      <w:ins w:id="691" w:author="Michael Bryant" w:date="2020-06-11T12:52:00Z">
        <w:r w:rsidR="006B78B0" w:rsidRPr="00132652">
          <w:rPr>
            <w:sz w:val="24"/>
            <w:szCs w:val="24"/>
          </w:rPr>
          <w:t xml:space="preserve"> </w:t>
        </w:r>
        <w:r w:rsidR="00370A38" w:rsidRPr="00132652">
          <w:rPr>
            <w:sz w:val="24"/>
            <w:szCs w:val="24"/>
          </w:rPr>
          <w:t xml:space="preserve">response to COVID was </w:t>
        </w:r>
      </w:ins>
      <w:ins w:id="692" w:author="Michael Bryant" w:date="2020-06-11T12:54:00Z">
        <w:r w:rsidR="00D43FBF" w:rsidRPr="00132652">
          <w:rPr>
            <w:sz w:val="24"/>
            <w:szCs w:val="24"/>
          </w:rPr>
          <w:t>narrowly</w:t>
        </w:r>
      </w:ins>
      <w:ins w:id="693" w:author="Michael Bryant" w:date="2020-06-11T12:53:00Z">
        <w:r w:rsidR="00D51B6E" w:rsidRPr="00132652">
          <w:rPr>
            <w:sz w:val="24"/>
            <w:szCs w:val="24"/>
          </w:rPr>
          <w:t xml:space="preserve"> driven</w:t>
        </w:r>
      </w:ins>
      <w:ins w:id="694" w:author="Michael Bryant" w:date="2020-06-11T12:54:00Z">
        <w:r w:rsidR="00D43FBF" w:rsidRPr="00132652">
          <w:rPr>
            <w:sz w:val="24"/>
            <w:szCs w:val="24"/>
          </w:rPr>
          <w:t xml:space="preserve"> along </w:t>
        </w:r>
      </w:ins>
      <w:ins w:id="695" w:author="Michael Bryant" w:date="2020-06-11T13:31:00Z">
        <w:r w:rsidR="00013821" w:rsidRPr="00132652">
          <w:rPr>
            <w:sz w:val="24"/>
            <w:szCs w:val="24"/>
          </w:rPr>
          <w:t>legal</w:t>
        </w:r>
      </w:ins>
      <w:ins w:id="696" w:author="Michael Bryant" w:date="2020-06-11T12:54:00Z">
        <w:r w:rsidR="00D43FBF" w:rsidRPr="00132652">
          <w:rPr>
            <w:sz w:val="24"/>
            <w:szCs w:val="24"/>
          </w:rPr>
          <w:t xml:space="preserve"> jurisdictional lines</w:t>
        </w:r>
      </w:ins>
      <w:ins w:id="697" w:author="Michael Bryant" w:date="2020-06-11T12:52:00Z">
        <w:r w:rsidR="00370A38" w:rsidRPr="00132652">
          <w:rPr>
            <w:sz w:val="24"/>
            <w:szCs w:val="24"/>
          </w:rPr>
          <w:t xml:space="preserve">, </w:t>
        </w:r>
        <w:r w:rsidR="0053220F" w:rsidRPr="00132652">
          <w:rPr>
            <w:sz w:val="24"/>
            <w:szCs w:val="24"/>
          </w:rPr>
          <w:t xml:space="preserve">but </w:t>
        </w:r>
      </w:ins>
      <w:ins w:id="698" w:author="Michael Bryant" w:date="2020-06-11T12:54:00Z">
        <w:r w:rsidR="00D43FBF" w:rsidRPr="00132652">
          <w:rPr>
            <w:sz w:val="24"/>
            <w:szCs w:val="24"/>
          </w:rPr>
          <w:t>no First Minister offered</w:t>
        </w:r>
      </w:ins>
      <w:ins w:id="699" w:author="Michael Bryant" w:date="2020-06-11T12:53:00Z">
        <w:r w:rsidR="008F3F45" w:rsidRPr="00132652">
          <w:rPr>
            <w:sz w:val="24"/>
            <w:szCs w:val="24"/>
          </w:rPr>
          <w:t xml:space="preserve"> a national response that was</w:t>
        </w:r>
        <w:del w:id="700" w:author="Jhoh@ccla.org" w:date="2020-06-16T13:36:00Z">
          <w:r w:rsidR="008F3F45" w:rsidRPr="00132652" w:rsidDel="000877AE">
            <w:rPr>
              <w:sz w:val="24"/>
              <w:szCs w:val="24"/>
            </w:rPr>
            <w:delText xml:space="preserve"> </w:delText>
          </w:r>
        </w:del>
        <w:del w:id="701" w:author="Brenda McPhail" w:date="2020-06-15T20:59:00Z">
          <w:r w:rsidR="008F3F45" w:rsidRPr="00132652">
            <w:rPr>
              <w:sz w:val="24"/>
              <w:szCs w:val="24"/>
            </w:rPr>
            <w:delText>the</w:delText>
          </w:r>
        </w:del>
        <w:r w:rsidR="008F3F45" w:rsidRPr="00132652">
          <w:rPr>
            <w:sz w:val="24"/>
            <w:szCs w:val="24"/>
          </w:rPr>
          <w:t xml:space="preserve"> greater than the sum </w:t>
        </w:r>
      </w:ins>
      <w:ins w:id="702" w:author="Michael Bryant" w:date="2020-06-11T12:54:00Z">
        <w:r w:rsidR="00D43FBF" w:rsidRPr="00132652">
          <w:rPr>
            <w:sz w:val="24"/>
            <w:szCs w:val="24"/>
          </w:rPr>
          <w:t>of its parts.</w:t>
        </w:r>
      </w:ins>
    </w:p>
    <w:p w14:paraId="5A0E58C8" w14:textId="4143F1E0" w:rsidR="001E7C05" w:rsidRPr="00132652" w:rsidRDefault="001E7C05">
      <w:pPr>
        <w:rPr>
          <w:ins w:id="703" w:author="Michael Bryant" w:date="2020-06-09T14:12:00Z"/>
          <w:sz w:val="24"/>
          <w:szCs w:val="24"/>
        </w:rPr>
        <w:pPrChange w:id="704" w:author="Tashi Alford-Duguid" w:date="2020-06-11T13:32:00Z">
          <w:pPr>
            <w:jc w:val="both"/>
          </w:pPr>
        </w:pPrChange>
      </w:pPr>
      <w:ins w:id="705" w:author="Michael Bryant" w:date="2020-06-09T14:56:00Z">
        <w:r w:rsidRPr="00132652">
          <w:rPr>
            <w:sz w:val="24"/>
            <w:szCs w:val="24"/>
          </w:rPr>
          <w:t>It was not necessarily to be so.</w:t>
        </w:r>
      </w:ins>
      <w:r w:rsidRPr="00132652">
        <w:rPr>
          <w:sz w:val="24"/>
          <w:szCs w:val="24"/>
        </w:rPr>
        <w:t xml:space="preserve"> </w:t>
      </w:r>
      <w:ins w:id="706" w:author="Michael Bryant" w:date="2020-06-09T15:03:00Z">
        <w:r w:rsidR="00717CE6" w:rsidRPr="00132652">
          <w:rPr>
            <w:sz w:val="24"/>
            <w:szCs w:val="24"/>
          </w:rPr>
          <w:t>Constitutionally, from a division of powers perspec</w:t>
        </w:r>
      </w:ins>
      <w:ins w:id="707" w:author="Michael Bryant" w:date="2020-06-09T15:04:00Z">
        <w:r w:rsidR="00717CE6" w:rsidRPr="00132652">
          <w:rPr>
            <w:sz w:val="24"/>
            <w:szCs w:val="24"/>
          </w:rPr>
          <w:t xml:space="preserve">tive, </w:t>
        </w:r>
        <w:r w:rsidR="00B8277E" w:rsidRPr="00132652">
          <w:rPr>
            <w:sz w:val="24"/>
            <w:szCs w:val="24"/>
          </w:rPr>
          <w:t>the provinces were the correct jurisdiction</w:t>
        </w:r>
      </w:ins>
      <w:ins w:id="708" w:author="Michael Bryant" w:date="2020-06-09T14:57:00Z">
        <w:r w:rsidR="001D2DE0" w:rsidRPr="00132652">
          <w:rPr>
            <w:sz w:val="24"/>
            <w:szCs w:val="24"/>
          </w:rPr>
          <w:t>.</w:t>
        </w:r>
      </w:ins>
      <w:r w:rsidR="001D2DE0" w:rsidRPr="00132652">
        <w:rPr>
          <w:sz w:val="24"/>
          <w:szCs w:val="24"/>
        </w:rPr>
        <w:t xml:space="preserve"> </w:t>
      </w:r>
      <w:ins w:id="709" w:author="Michael Bryant" w:date="2020-06-09T14:57:00Z">
        <w:r w:rsidR="001D2DE0" w:rsidRPr="00132652">
          <w:rPr>
            <w:sz w:val="24"/>
            <w:szCs w:val="24"/>
          </w:rPr>
          <w:t>Their operational experience and expertise in health care</w:t>
        </w:r>
      </w:ins>
      <w:ins w:id="710" w:author="Michael Bryant" w:date="2020-06-09T14:56:00Z">
        <w:r w:rsidR="00DD4F23" w:rsidRPr="00132652">
          <w:rPr>
            <w:sz w:val="24"/>
            <w:szCs w:val="24"/>
          </w:rPr>
          <w:t xml:space="preserve"> </w:t>
        </w:r>
      </w:ins>
      <w:ins w:id="711" w:author="Michael Bryant" w:date="2020-06-09T14:57:00Z">
        <w:r w:rsidR="00E709B0" w:rsidRPr="00132652">
          <w:rPr>
            <w:sz w:val="24"/>
            <w:szCs w:val="24"/>
          </w:rPr>
          <w:t xml:space="preserve">made </w:t>
        </w:r>
      </w:ins>
      <w:ins w:id="712" w:author="Michael Bryant" w:date="2020-06-09T14:58:00Z">
        <w:r w:rsidR="00FE7B1B" w:rsidRPr="00132652">
          <w:rPr>
            <w:sz w:val="24"/>
            <w:szCs w:val="24"/>
          </w:rPr>
          <w:t xml:space="preserve">them the clear </w:t>
        </w:r>
        <w:r w:rsidR="006B4F43" w:rsidRPr="00132652">
          <w:rPr>
            <w:sz w:val="24"/>
            <w:szCs w:val="24"/>
          </w:rPr>
          <w:t xml:space="preserve">jurisdiction of choice. </w:t>
        </w:r>
      </w:ins>
      <w:ins w:id="713" w:author="Michael Bryant" w:date="2020-06-09T14:59:00Z">
        <w:r w:rsidR="00675AAF" w:rsidRPr="00132652">
          <w:rPr>
            <w:sz w:val="24"/>
            <w:szCs w:val="24"/>
          </w:rPr>
          <w:t xml:space="preserve">While most Chief Medical Officers in most </w:t>
        </w:r>
        <w:del w:id="714" w:author="Brenda McPhail" w:date="2020-06-10T20:06:00Z">
          <w:r w:rsidR="00675AAF" w:rsidRPr="00132652">
            <w:rPr>
              <w:sz w:val="24"/>
              <w:szCs w:val="24"/>
            </w:rPr>
            <w:delText>jursidcitions</w:delText>
          </w:r>
        </w:del>
      </w:ins>
      <w:ins w:id="715" w:author="Brenda McPhail" w:date="2020-06-10T20:06:00Z">
        <w:r w:rsidR="23FFE8CE" w:rsidRPr="00132652">
          <w:rPr>
            <w:sz w:val="24"/>
            <w:szCs w:val="24"/>
          </w:rPr>
          <w:t>jurisdictions</w:t>
        </w:r>
      </w:ins>
      <w:ins w:id="716" w:author="Michael Bryant" w:date="2020-06-09T14:59:00Z">
        <w:r w:rsidR="00675AAF" w:rsidRPr="00132652">
          <w:rPr>
            <w:sz w:val="24"/>
            <w:szCs w:val="24"/>
          </w:rPr>
          <w:t xml:space="preserve"> did indeed play the primary role in the ear</w:t>
        </w:r>
      </w:ins>
      <w:ins w:id="717" w:author="Michael Bryant" w:date="2020-06-09T15:00:00Z">
        <w:r w:rsidR="00675AAF" w:rsidRPr="00132652">
          <w:rPr>
            <w:sz w:val="24"/>
            <w:szCs w:val="24"/>
          </w:rPr>
          <w:t xml:space="preserve">ly days, soon enough the public saw First Ministers mostly, and </w:t>
        </w:r>
        <w:r w:rsidR="00FB1C2E" w:rsidRPr="00132652">
          <w:rPr>
            <w:sz w:val="24"/>
            <w:szCs w:val="24"/>
          </w:rPr>
          <w:t xml:space="preserve">independent medical officials </w:t>
        </w:r>
      </w:ins>
      <w:ins w:id="718" w:author="Michael Bryant" w:date="2020-06-11T14:08:00Z">
        <w:r w:rsidR="002276E5" w:rsidRPr="00132652">
          <w:rPr>
            <w:sz w:val="24"/>
            <w:szCs w:val="24"/>
          </w:rPr>
          <w:t>less and less</w:t>
        </w:r>
      </w:ins>
      <w:ins w:id="719" w:author="Michael Bryant" w:date="2020-06-09T15:00:00Z">
        <w:r w:rsidR="00FB1C2E" w:rsidRPr="00132652">
          <w:rPr>
            <w:sz w:val="24"/>
            <w:szCs w:val="24"/>
          </w:rPr>
          <w:t>.</w:t>
        </w:r>
      </w:ins>
      <w:r w:rsidR="00FB1C2E" w:rsidRPr="00132652">
        <w:rPr>
          <w:sz w:val="24"/>
          <w:szCs w:val="24"/>
        </w:rPr>
        <w:t xml:space="preserve"> </w:t>
      </w:r>
      <w:ins w:id="720" w:author="Michael Bryant" w:date="2020-06-09T15:00:00Z">
        <w:r w:rsidR="006E628A" w:rsidRPr="00132652">
          <w:rPr>
            <w:sz w:val="24"/>
            <w:szCs w:val="24"/>
          </w:rPr>
          <w:t xml:space="preserve">When the Premier of Alberta announced that </w:t>
        </w:r>
        <w:del w:id="721" w:author="Tashi Alford-Duguid" w:date="2020-06-15T17:31:00Z">
          <w:r w:rsidR="009E2610" w:rsidRPr="00132652" w:rsidDel="00E27716">
            <w:rPr>
              <w:sz w:val="24"/>
              <w:szCs w:val="24"/>
            </w:rPr>
            <w:delText>its</w:delText>
          </w:r>
        </w:del>
      </w:ins>
      <w:ins w:id="722" w:author="Tashi Alford-Duguid" w:date="2020-06-15T17:31:00Z">
        <w:r w:rsidR="00E27716">
          <w:rPr>
            <w:sz w:val="24"/>
            <w:szCs w:val="24"/>
          </w:rPr>
          <w:t>the province’s</w:t>
        </w:r>
      </w:ins>
      <w:ins w:id="723" w:author="Michael Bryant" w:date="2020-06-09T15:00:00Z">
        <w:r w:rsidR="009E2610" w:rsidRPr="00132652">
          <w:rPr>
            <w:sz w:val="24"/>
            <w:szCs w:val="24"/>
          </w:rPr>
          <w:t xml:space="preserve"> emergency decl</w:t>
        </w:r>
      </w:ins>
      <w:ins w:id="724" w:author="Michael Bryant" w:date="2020-06-09T15:01:00Z">
        <w:r w:rsidR="009E2610" w:rsidRPr="00132652">
          <w:rPr>
            <w:sz w:val="24"/>
            <w:szCs w:val="24"/>
          </w:rPr>
          <w:t>aration would expire</w:t>
        </w:r>
      </w:ins>
      <w:ins w:id="725" w:author="Michael Bryant" w:date="2020-06-11T14:08:00Z">
        <w:r w:rsidR="002276E5" w:rsidRPr="00132652">
          <w:rPr>
            <w:sz w:val="24"/>
            <w:szCs w:val="24"/>
          </w:rPr>
          <w:t xml:space="preserve"> </w:t>
        </w:r>
        <w:r w:rsidR="0042547F" w:rsidRPr="00132652">
          <w:rPr>
            <w:sz w:val="24"/>
            <w:szCs w:val="24"/>
          </w:rPr>
          <w:t>in mid-June, 2020</w:t>
        </w:r>
      </w:ins>
      <w:ins w:id="726" w:author="Michael Bryant" w:date="2020-06-09T15:01:00Z">
        <w:r w:rsidR="009E2610" w:rsidRPr="00132652">
          <w:rPr>
            <w:sz w:val="24"/>
            <w:szCs w:val="24"/>
          </w:rPr>
          <w:t xml:space="preserve">, </w:t>
        </w:r>
        <w:r w:rsidR="008024A8" w:rsidRPr="00132652">
          <w:rPr>
            <w:sz w:val="24"/>
            <w:szCs w:val="24"/>
          </w:rPr>
          <w:t xml:space="preserve">the independent medical or scientific </w:t>
        </w:r>
        <w:r w:rsidR="000C5A6A" w:rsidRPr="00132652">
          <w:rPr>
            <w:sz w:val="24"/>
            <w:szCs w:val="24"/>
          </w:rPr>
          <w:t>assessment was not shared.</w:t>
        </w:r>
      </w:ins>
      <w:r w:rsidR="000C5A6A" w:rsidRPr="00132652">
        <w:rPr>
          <w:sz w:val="24"/>
          <w:szCs w:val="24"/>
        </w:rPr>
        <w:t xml:space="preserve"> </w:t>
      </w:r>
      <w:ins w:id="727" w:author="Michael Bryant" w:date="2020-06-09T15:01:00Z">
        <w:r w:rsidR="000C5A6A" w:rsidRPr="00132652">
          <w:rPr>
            <w:sz w:val="24"/>
            <w:szCs w:val="24"/>
          </w:rPr>
          <w:t>Th</w:t>
        </w:r>
        <w:r w:rsidR="00983CAA" w:rsidRPr="00132652">
          <w:rPr>
            <w:sz w:val="24"/>
            <w:szCs w:val="24"/>
          </w:rPr>
          <w:t>ose officials were not present.</w:t>
        </w:r>
      </w:ins>
      <w:r w:rsidR="00983CAA" w:rsidRPr="00132652">
        <w:rPr>
          <w:sz w:val="24"/>
          <w:szCs w:val="24"/>
        </w:rPr>
        <w:t xml:space="preserve"> </w:t>
      </w:r>
      <w:commentRangeStart w:id="728"/>
      <w:ins w:id="729" w:author="Michael Bryant" w:date="2020-06-11T12:57:00Z">
        <w:r w:rsidR="00713DCB" w:rsidRPr="00132652">
          <w:rPr>
            <w:sz w:val="24"/>
            <w:szCs w:val="24"/>
          </w:rPr>
          <w:t>In fact, that may mak</w:t>
        </w:r>
      </w:ins>
      <w:ins w:id="730" w:author="Michael Bryant" w:date="2020-06-11T12:58:00Z">
        <w:r w:rsidR="00713DCB" w:rsidRPr="00132652">
          <w:rPr>
            <w:sz w:val="24"/>
            <w:szCs w:val="24"/>
          </w:rPr>
          <w:t xml:space="preserve">e perfect sense, </w:t>
        </w:r>
      </w:ins>
      <w:ins w:id="731" w:author="Michael Bryant" w:date="2020-06-11T13:42:00Z">
        <w:r w:rsidR="0022481D" w:rsidRPr="00132652">
          <w:rPr>
            <w:sz w:val="24"/>
            <w:szCs w:val="24"/>
          </w:rPr>
          <w:t>constitutionally</w:t>
        </w:r>
      </w:ins>
      <w:ins w:id="732" w:author="Michael Bryant" w:date="2020-06-11T12:58:00Z">
        <w:r w:rsidR="00713DCB" w:rsidRPr="00132652">
          <w:rPr>
            <w:sz w:val="24"/>
            <w:szCs w:val="24"/>
          </w:rPr>
          <w:t xml:space="preserve">, given the prolonged nature of the pandemic, and the incapacity of </w:t>
        </w:r>
        <w:r w:rsidR="00A44165" w:rsidRPr="00132652">
          <w:rPr>
            <w:sz w:val="24"/>
            <w:szCs w:val="24"/>
          </w:rPr>
          <w:t xml:space="preserve">the unelected to play a leadership role for socioeconomic </w:t>
        </w:r>
        <w:r w:rsidR="006861D7" w:rsidRPr="00132652">
          <w:rPr>
            <w:sz w:val="24"/>
            <w:szCs w:val="24"/>
          </w:rPr>
          <w:t>recovery</w:t>
        </w:r>
        <w:r w:rsidR="00D7429D" w:rsidRPr="00132652">
          <w:rPr>
            <w:sz w:val="24"/>
            <w:szCs w:val="24"/>
          </w:rPr>
          <w:t>.</w:t>
        </w:r>
      </w:ins>
      <w:commentRangeEnd w:id="728"/>
      <w:r w:rsidR="00E27716">
        <w:rPr>
          <w:rStyle w:val="CommentReference"/>
        </w:rPr>
        <w:commentReference w:id="728"/>
      </w:r>
    </w:p>
    <w:p w14:paraId="76BC52B5" w14:textId="47DB7BD1" w:rsidR="0022481D" w:rsidRPr="00132652" w:rsidRDefault="00D7429D" w:rsidP="009A5E7B">
      <w:pPr>
        <w:rPr>
          <w:ins w:id="733" w:author="Michael Bryant" w:date="2020-06-11T13:42:00Z"/>
          <w:sz w:val="24"/>
          <w:szCs w:val="24"/>
        </w:rPr>
      </w:pPr>
      <w:ins w:id="734" w:author="Michael Bryant" w:date="2020-06-11T12:58:00Z">
        <w:r w:rsidRPr="00132652">
          <w:rPr>
            <w:sz w:val="24"/>
            <w:szCs w:val="24"/>
          </w:rPr>
          <w:t>C</w:t>
        </w:r>
      </w:ins>
      <w:ins w:id="735" w:author="Michael Bryant" w:date="2020-06-09T15:05:00Z">
        <w:r w:rsidR="00F50361" w:rsidRPr="00132652">
          <w:rPr>
            <w:sz w:val="24"/>
            <w:szCs w:val="24"/>
          </w:rPr>
          <w:t>hief medical officers are n</w:t>
        </w:r>
      </w:ins>
      <w:ins w:id="736" w:author="Jhoh@ccla.org" w:date="2020-06-16T13:37:00Z">
        <w:r w:rsidR="00216CEC">
          <w:rPr>
            <w:sz w:val="24"/>
            <w:szCs w:val="24"/>
          </w:rPr>
          <w:t xml:space="preserve">either </w:t>
        </w:r>
      </w:ins>
      <w:ins w:id="737" w:author="Michael Bryant" w:date="2020-06-09T15:05:00Z">
        <w:del w:id="738" w:author="Jhoh@ccla.org" w:date="2020-06-16T13:37:00Z">
          <w:r w:rsidR="00F50361" w:rsidRPr="00132652" w:rsidDel="00216CEC">
            <w:rPr>
              <w:sz w:val="24"/>
              <w:szCs w:val="24"/>
            </w:rPr>
            <w:delText xml:space="preserve">ot </w:delText>
          </w:r>
        </w:del>
        <w:r w:rsidR="00F50361" w:rsidRPr="00132652">
          <w:rPr>
            <w:sz w:val="24"/>
            <w:szCs w:val="24"/>
          </w:rPr>
          <w:t xml:space="preserve">lawyers nor </w:t>
        </w:r>
      </w:ins>
      <w:ins w:id="739" w:author="Michael Bryant" w:date="2020-06-09T15:09:00Z">
        <w:r w:rsidR="00325E80" w:rsidRPr="00132652">
          <w:rPr>
            <w:sz w:val="24"/>
            <w:szCs w:val="24"/>
          </w:rPr>
          <w:t xml:space="preserve">versed in </w:t>
        </w:r>
      </w:ins>
      <w:ins w:id="740" w:author="Michael Bryant" w:date="2020-06-11T13:32:00Z">
        <w:r w:rsidR="009A5E7B" w:rsidRPr="00132652">
          <w:rPr>
            <w:sz w:val="24"/>
            <w:szCs w:val="24"/>
          </w:rPr>
          <w:t>socioeconomic</w:t>
        </w:r>
      </w:ins>
      <w:ins w:id="741" w:author="Michael Bryant" w:date="2020-06-09T15:05:00Z">
        <w:r w:rsidR="00F50361" w:rsidRPr="00132652">
          <w:rPr>
            <w:sz w:val="24"/>
            <w:szCs w:val="24"/>
          </w:rPr>
          <w:t xml:space="preserve"> affairs</w:t>
        </w:r>
      </w:ins>
      <w:ins w:id="742" w:author="Michael Bryant" w:date="2020-06-09T15:10:00Z">
        <w:r w:rsidR="00325E80" w:rsidRPr="00132652">
          <w:rPr>
            <w:sz w:val="24"/>
            <w:szCs w:val="24"/>
          </w:rPr>
          <w:t xml:space="preserve">, public education or </w:t>
        </w:r>
        <w:r w:rsidR="000E1BC9" w:rsidRPr="00132652">
          <w:rPr>
            <w:sz w:val="24"/>
            <w:szCs w:val="24"/>
          </w:rPr>
          <w:t>industry</w:t>
        </w:r>
      </w:ins>
      <w:ins w:id="743" w:author="Michael Bryant" w:date="2020-06-09T15:05:00Z">
        <w:r w:rsidR="00F50361" w:rsidRPr="00132652">
          <w:rPr>
            <w:sz w:val="24"/>
            <w:szCs w:val="24"/>
          </w:rPr>
          <w:t>.</w:t>
        </w:r>
      </w:ins>
      <w:r w:rsidR="00F50361" w:rsidRPr="00132652">
        <w:rPr>
          <w:sz w:val="24"/>
          <w:szCs w:val="24"/>
        </w:rPr>
        <w:t xml:space="preserve"> </w:t>
      </w:r>
      <w:ins w:id="744" w:author="Michael Bryant" w:date="2020-06-09T15:05:00Z">
        <w:r w:rsidR="00C72467" w:rsidRPr="00132652">
          <w:rPr>
            <w:sz w:val="24"/>
            <w:szCs w:val="24"/>
          </w:rPr>
          <w:t xml:space="preserve">The judgement to close </w:t>
        </w:r>
      </w:ins>
      <w:ins w:id="745" w:author="Michael Bryant" w:date="2020-06-09T15:10:00Z">
        <w:r w:rsidR="00224962" w:rsidRPr="00132652">
          <w:rPr>
            <w:sz w:val="24"/>
            <w:szCs w:val="24"/>
          </w:rPr>
          <w:t xml:space="preserve">provincial and territorial </w:t>
        </w:r>
      </w:ins>
      <w:ins w:id="746" w:author="Michael Bryant" w:date="2020-06-09T15:05:00Z">
        <w:r w:rsidR="00C72467" w:rsidRPr="00132652">
          <w:rPr>
            <w:sz w:val="24"/>
            <w:szCs w:val="24"/>
          </w:rPr>
          <w:t xml:space="preserve">borders, for instance, </w:t>
        </w:r>
        <w:r w:rsidR="007C18A6" w:rsidRPr="00132652">
          <w:rPr>
            <w:sz w:val="24"/>
            <w:szCs w:val="24"/>
          </w:rPr>
          <w:t xml:space="preserve">could not be answered entirely by </w:t>
        </w:r>
      </w:ins>
      <w:ins w:id="747" w:author="Michael Bryant" w:date="2020-06-09T15:06:00Z">
        <w:r w:rsidR="001F3B7B" w:rsidRPr="00132652">
          <w:rPr>
            <w:sz w:val="24"/>
            <w:szCs w:val="24"/>
          </w:rPr>
          <w:t xml:space="preserve">scientific evidence. </w:t>
        </w:r>
      </w:ins>
      <w:ins w:id="748" w:author="Michael Bryant" w:date="2020-06-09T15:11:00Z">
        <w:r w:rsidR="00224962" w:rsidRPr="00132652">
          <w:rPr>
            <w:sz w:val="24"/>
            <w:szCs w:val="24"/>
          </w:rPr>
          <w:t>Indeed,</w:t>
        </w:r>
      </w:ins>
      <w:ins w:id="749" w:author="Michael Bryant" w:date="2020-06-09T15:06:00Z">
        <w:r w:rsidR="00C00351" w:rsidRPr="00132652">
          <w:rPr>
            <w:sz w:val="24"/>
            <w:szCs w:val="24"/>
          </w:rPr>
          <w:t xml:space="preserve"> </w:t>
        </w:r>
      </w:ins>
      <w:ins w:id="750" w:author="Michael Bryant" w:date="2020-06-11T14:08:00Z">
        <w:r w:rsidR="0042547F" w:rsidRPr="00132652">
          <w:rPr>
            <w:sz w:val="24"/>
            <w:szCs w:val="24"/>
          </w:rPr>
          <w:t xml:space="preserve">as a human rights organizations, </w:t>
        </w:r>
        <w:del w:id="751" w:author="Tashi Alford-Duguid" w:date="2020-06-15T17:33:00Z">
          <w:r w:rsidR="0042547F" w:rsidRPr="00132652" w:rsidDel="00E27716">
            <w:rPr>
              <w:sz w:val="24"/>
              <w:szCs w:val="24"/>
            </w:rPr>
            <w:delText>we submit</w:delText>
          </w:r>
        </w:del>
      </w:ins>
      <w:ins w:id="752" w:author="Tashi Alford-Duguid" w:date="2020-06-15T17:33:00Z">
        <w:r w:rsidR="00E27716">
          <w:rPr>
            <w:sz w:val="24"/>
            <w:szCs w:val="24"/>
          </w:rPr>
          <w:t>the CCLA submits</w:t>
        </w:r>
      </w:ins>
      <w:ins w:id="753" w:author="Michael Bryant" w:date="2020-06-11T14:08:00Z">
        <w:r w:rsidR="0042547F" w:rsidRPr="00132652">
          <w:rPr>
            <w:sz w:val="24"/>
            <w:szCs w:val="24"/>
          </w:rPr>
          <w:t xml:space="preserve"> that</w:t>
        </w:r>
      </w:ins>
      <w:ins w:id="754" w:author="Michael Bryant" w:date="2020-06-09T15:06:00Z">
        <w:r w:rsidR="00C00351" w:rsidRPr="00132652">
          <w:rPr>
            <w:sz w:val="24"/>
            <w:szCs w:val="24"/>
          </w:rPr>
          <w:t xml:space="preserve"> </w:t>
        </w:r>
      </w:ins>
      <w:ins w:id="755" w:author="Michael Bryant" w:date="2020-06-09T15:07:00Z">
        <w:r w:rsidR="00C00351" w:rsidRPr="00132652">
          <w:rPr>
            <w:sz w:val="24"/>
            <w:szCs w:val="24"/>
          </w:rPr>
          <w:t xml:space="preserve">an effort should have been made to permit other </w:t>
        </w:r>
        <w:r w:rsidR="00CC2719" w:rsidRPr="00132652">
          <w:rPr>
            <w:sz w:val="24"/>
            <w:szCs w:val="24"/>
          </w:rPr>
          <w:t xml:space="preserve">independent </w:t>
        </w:r>
        <w:r w:rsidR="00C00351" w:rsidRPr="00132652">
          <w:rPr>
            <w:sz w:val="24"/>
            <w:szCs w:val="24"/>
          </w:rPr>
          <w:t>officials</w:t>
        </w:r>
        <w:r w:rsidR="00CC2719" w:rsidRPr="00132652">
          <w:rPr>
            <w:sz w:val="24"/>
            <w:szCs w:val="24"/>
          </w:rPr>
          <w:t xml:space="preserve"> to share the podiums</w:t>
        </w:r>
        <w:r w:rsidR="00FE7FFB" w:rsidRPr="00132652">
          <w:rPr>
            <w:sz w:val="24"/>
            <w:szCs w:val="24"/>
          </w:rPr>
          <w:t xml:space="preserve"> – human rights commissioners, Deputy Attorney Generals</w:t>
        </w:r>
      </w:ins>
      <w:ins w:id="756" w:author="Michael Bryant" w:date="2020-06-09T15:13:00Z">
        <w:del w:id="757" w:author="Tashi Alford-Duguid" w:date="2020-06-15T17:34:00Z">
          <w:r w:rsidR="00BD2974" w:rsidRPr="00132652" w:rsidDel="00E27716">
            <w:rPr>
              <w:sz w:val="24"/>
              <w:szCs w:val="24"/>
            </w:rPr>
            <w:delText xml:space="preserve"> (or Attorney General, for that matter)</w:delText>
          </w:r>
        </w:del>
      </w:ins>
      <w:ins w:id="758" w:author="Michael Bryant" w:date="2020-06-09T15:07:00Z">
        <w:r w:rsidR="00FE7FFB" w:rsidRPr="00132652">
          <w:rPr>
            <w:sz w:val="24"/>
            <w:szCs w:val="24"/>
          </w:rPr>
          <w:t xml:space="preserve">, </w:t>
        </w:r>
        <w:r w:rsidR="00E11ACA" w:rsidRPr="00132652">
          <w:rPr>
            <w:sz w:val="24"/>
            <w:szCs w:val="24"/>
          </w:rPr>
          <w:t>Chief Privacy Officers, Auditors General, for instance</w:t>
        </w:r>
      </w:ins>
      <w:ins w:id="759" w:author="Michael Bryant" w:date="2020-06-09T15:08:00Z">
        <w:r w:rsidR="00E11ACA" w:rsidRPr="00132652">
          <w:rPr>
            <w:sz w:val="24"/>
            <w:szCs w:val="24"/>
          </w:rPr>
          <w:t>.</w:t>
        </w:r>
      </w:ins>
      <w:r w:rsidR="00E11ACA" w:rsidRPr="00132652">
        <w:rPr>
          <w:sz w:val="24"/>
          <w:szCs w:val="24"/>
        </w:rPr>
        <w:t xml:space="preserve"> </w:t>
      </w:r>
    </w:p>
    <w:p w14:paraId="1AAB06E7" w14:textId="56C5DC27" w:rsidR="00391594" w:rsidRPr="00132652" w:rsidRDefault="00E11ACA">
      <w:pPr>
        <w:rPr>
          <w:ins w:id="760" w:author="Michael Bryant" w:date="2020-06-09T14:12:00Z"/>
          <w:sz w:val="24"/>
          <w:szCs w:val="24"/>
          <w:rPrChange w:id="761" w:author="Tashi Alford-Duguid" w:date="2020-06-15T12:17:00Z">
            <w:rPr>
              <w:ins w:id="762" w:author="Michael Bryant" w:date="2020-06-09T14:12:00Z"/>
              <w:sz w:val="24"/>
              <w:szCs w:val="24"/>
              <w:lang w:val="en-US"/>
            </w:rPr>
          </w:rPrChange>
        </w:rPr>
        <w:pPrChange w:id="763" w:author="Tashi Alford-Duguid" w:date="2020-06-11T13:32:00Z">
          <w:pPr>
            <w:jc w:val="both"/>
          </w:pPr>
        </w:pPrChange>
      </w:pPr>
      <w:ins w:id="764" w:author="Michael Bryant" w:date="2020-06-09T15:08:00Z">
        <w:r w:rsidRPr="00132652">
          <w:rPr>
            <w:sz w:val="24"/>
            <w:szCs w:val="24"/>
          </w:rPr>
          <w:t xml:space="preserve">Instead, </w:t>
        </w:r>
      </w:ins>
      <w:ins w:id="765" w:author="Michael Bryant" w:date="2020-06-11T13:42:00Z">
        <w:r w:rsidR="003717C3" w:rsidRPr="00132652">
          <w:rPr>
            <w:sz w:val="24"/>
            <w:szCs w:val="24"/>
          </w:rPr>
          <w:t>dec</w:t>
        </w:r>
      </w:ins>
      <w:ins w:id="766" w:author="Michael Bryant" w:date="2020-06-11T13:43:00Z">
        <w:r w:rsidR="003717C3" w:rsidRPr="00132652">
          <w:rPr>
            <w:sz w:val="24"/>
            <w:szCs w:val="24"/>
          </w:rPr>
          <w:t>entralized</w:t>
        </w:r>
      </w:ins>
      <w:ins w:id="767" w:author="Michael Bryant" w:date="2020-06-09T15:08:00Z">
        <w:r w:rsidRPr="00132652">
          <w:rPr>
            <w:sz w:val="24"/>
            <w:szCs w:val="24"/>
          </w:rPr>
          <w:t xml:space="preserve"> emergency management </w:t>
        </w:r>
        <w:r w:rsidR="30DB13EE" w:rsidRPr="00132652">
          <w:rPr>
            <w:sz w:val="24"/>
            <w:szCs w:val="24"/>
          </w:rPr>
          <w:t>leader</w:t>
        </w:r>
      </w:ins>
      <w:ins w:id="768" w:author="Brenda McPhail" w:date="2020-06-10T20:09:00Z">
        <w:r w:rsidR="0A6F2E2D" w:rsidRPr="00132652">
          <w:rPr>
            <w:sz w:val="24"/>
            <w:szCs w:val="24"/>
          </w:rPr>
          <w:t>ship</w:t>
        </w:r>
      </w:ins>
      <w:ins w:id="769" w:author="Michael Bryant" w:date="2020-06-09T15:08:00Z">
        <w:r w:rsidRPr="00132652">
          <w:rPr>
            <w:sz w:val="24"/>
            <w:szCs w:val="24"/>
          </w:rPr>
          <w:t xml:space="preserve"> </w:t>
        </w:r>
      </w:ins>
      <w:ins w:id="770" w:author="Michael Bryant" w:date="2020-06-11T13:26:00Z">
        <w:r w:rsidR="00F45271" w:rsidRPr="00132652">
          <w:rPr>
            <w:sz w:val="24"/>
            <w:szCs w:val="24"/>
          </w:rPr>
          <w:t xml:space="preserve">modified over time, for most </w:t>
        </w:r>
      </w:ins>
      <w:r w:rsidR="00132652" w:rsidRPr="00132652">
        <w:rPr>
          <w:sz w:val="24"/>
          <w:szCs w:val="24"/>
        </w:rPr>
        <w:t>jurisdictions</w:t>
      </w:r>
      <w:ins w:id="771" w:author="Michael Bryant" w:date="2020-06-11T13:27:00Z">
        <w:r w:rsidR="00854500" w:rsidRPr="00132652">
          <w:rPr>
            <w:sz w:val="24"/>
            <w:szCs w:val="24"/>
          </w:rPr>
          <w:t xml:space="preserve">, particularly in </w:t>
        </w:r>
      </w:ins>
      <w:ins w:id="772" w:author="Michael Bryant" w:date="2020-06-11T13:34:00Z">
        <w:r w:rsidR="00112881" w:rsidRPr="00132652">
          <w:rPr>
            <w:sz w:val="24"/>
            <w:szCs w:val="24"/>
          </w:rPr>
          <w:t xml:space="preserve">Alberta and </w:t>
        </w:r>
      </w:ins>
      <w:ins w:id="773" w:author="Michael Bryant" w:date="2020-06-11T13:27:00Z">
        <w:r w:rsidR="00854500" w:rsidRPr="00132652">
          <w:rPr>
            <w:sz w:val="24"/>
            <w:szCs w:val="24"/>
          </w:rPr>
          <w:t>Eastern Canada</w:t>
        </w:r>
      </w:ins>
      <w:ins w:id="774" w:author="Michael Bryant" w:date="2020-06-11T13:32:00Z">
        <w:r w:rsidR="00F80340" w:rsidRPr="00132652">
          <w:rPr>
            <w:sz w:val="24"/>
            <w:szCs w:val="24"/>
          </w:rPr>
          <w:t>:</w:t>
        </w:r>
      </w:ins>
      <w:r w:rsidR="00F80340" w:rsidRPr="00132652">
        <w:rPr>
          <w:sz w:val="24"/>
          <w:szCs w:val="24"/>
        </w:rPr>
        <w:t xml:space="preserve"> </w:t>
      </w:r>
      <w:ins w:id="775" w:author="Michael Bryant" w:date="2020-06-11T13:32:00Z">
        <w:r w:rsidR="00F80340" w:rsidRPr="00132652">
          <w:rPr>
            <w:sz w:val="24"/>
            <w:szCs w:val="24"/>
          </w:rPr>
          <w:t xml:space="preserve">initially, public health officials </w:t>
        </w:r>
      </w:ins>
      <w:ins w:id="776" w:author="Michael Bryant" w:date="2020-06-11T13:33:00Z">
        <w:r w:rsidR="003D4B04" w:rsidRPr="00132652">
          <w:rPr>
            <w:sz w:val="24"/>
            <w:szCs w:val="24"/>
          </w:rPr>
          <w:t xml:space="preserve">were </w:t>
        </w:r>
        <w:r w:rsidR="003D4B04" w:rsidRPr="00132652">
          <w:rPr>
            <w:sz w:val="24"/>
            <w:szCs w:val="24"/>
          </w:rPr>
          <w:lastRenderedPageBreak/>
          <w:t>the face of the</w:t>
        </w:r>
      </w:ins>
      <w:ins w:id="777" w:author="Michael Bryant" w:date="2020-06-11T13:25:00Z">
        <w:r w:rsidR="00BA47EF" w:rsidRPr="00132652">
          <w:rPr>
            <w:sz w:val="24"/>
            <w:szCs w:val="24"/>
          </w:rPr>
          <w:t xml:space="preserve"> </w:t>
        </w:r>
      </w:ins>
      <w:ins w:id="778" w:author="Michael Bryant" w:date="2020-06-11T13:33:00Z">
        <w:r w:rsidR="003C4733" w:rsidRPr="00132652">
          <w:rPr>
            <w:sz w:val="24"/>
            <w:szCs w:val="24"/>
          </w:rPr>
          <w:t xml:space="preserve">pandemic response, then </w:t>
        </w:r>
        <w:r w:rsidR="000302AD" w:rsidRPr="00132652">
          <w:rPr>
            <w:sz w:val="24"/>
            <w:szCs w:val="24"/>
          </w:rPr>
          <w:t xml:space="preserve">public communications became less empirical and </w:t>
        </w:r>
        <w:r w:rsidR="00150B84" w:rsidRPr="00132652">
          <w:rPr>
            <w:sz w:val="24"/>
            <w:szCs w:val="24"/>
          </w:rPr>
          <w:t>more political</w:t>
        </w:r>
      </w:ins>
      <w:ins w:id="779" w:author="Michael Bryant" w:date="2020-06-11T13:34:00Z">
        <w:r w:rsidR="00150B84" w:rsidRPr="00132652">
          <w:rPr>
            <w:sz w:val="24"/>
            <w:szCs w:val="24"/>
          </w:rPr>
          <w:t xml:space="preserve">, </w:t>
        </w:r>
      </w:ins>
      <w:commentRangeStart w:id="780"/>
      <w:commentRangeEnd w:id="780"/>
      <w:del w:id="781" w:author="Michael Bryant" w:date="2020-06-11T13:34:00Z">
        <w:r w:rsidR="66152D24" w:rsidRPr="00132652">
          <w:rPr>
            <w:rStyle w:val="CommentReference"/>
          </w:rPr>
          <w:commentReference w:id="780"/>
        </w:r>
      </w:del>
      <w:ins w:id="782" w:author="Michael Bryant" w:date="2020-06-11T13:34:00Z">
        <w:r w:rsidR="00842316" w:rsidRPr="00132652">
          <w:rPr>
            <w:sz w:val="24"/>
            <w:szCs w:val="24"/>
          </w:rPr>
          <w:t>and eventually power seemed to consolidate with all First Ministers.</w:t>
        </w:r>
      </w:ins>
      <w:r w:rsidR="00842316" w:rsidRPr="00132652">
        <w:rPr>
          <w:sz w:val="24"/>
          <w:szCs w:val="24"/>
        </w:rPr>
        <w:t xml:space="preserve"> </w:t>
      </w:r>
      <w:ins w:id="783" w:author="Michael Bryant" w:date="2020-06-11T13:34:00Z">
        <w:r w:rsidR="00842316" w:rsidRPr="00132652">
          <w:rPr>
            <w:sz w:val="24"/>
            <w:szCs w:val="24"/>
          </w:rPr>
          <w:t>A notable</w:t>
        </w:r>
      </w:ins>
      <w:ins w:id="784" w:author="Michael Bryant" w:date="2020-06-11T13:35:00Z">
        <w:r w:rsidR="00842316" w:rsidRPr="00132652">
          <w:rPr>
            <w:sz w:val="24"/>
            <w:szCs w:val="24"/>
          </w:rPr>
          <w:t xml:space="preserve"> exception was the British Columbia experience, </w:t>
        </w:r>
        <w:r w:rsidR="00AD6E73" w:rsidRPr="00132652">
          <w:rPr>
            <w:sz w:val="24"/>
            <w:szCs w:val="24"/>
          </w:rPr>
          <w:t xml:space="preserve">with </w:t>
        </w:r>
      </w:ins>
      <w:ins w:id="785" w:author="Michael Bryant" w:date="2020-06-11T13:38:00Z">
        <w:r w:rsidR="00650876" w:rsidRPr="00132652">
          <w:rPr>
            <w:sz w:val="24"/>
            <w:szCs w:val="24"/>
          </w:rPr>
          <w:t>its</w:t>
        </w:r>
      </w:ins>
      <w:ins w:id="786" w:author="Michael Bryant" w:date="2020-06-11T13:37:00Z">
        <w:r w:rsidR="00FA4BAE" w:rsidRPr="00132652">
          <w:rPr>
            <w:sz w:val="24"/>
            <w:szCs w:val="24"/>
          </w:rPr>
          <w:t xml:space="preserve"> </w:t>
        </w:r>
      </w:ins>
      <w:ins w:id="787" w:author="Michael Bryant" w:date="2020-06-11T13:38:00Z">
        <w:r w:rsidR="00FA4BAE" w:rsidRPr="00132652">
          <w:rPr>
            <w:sz w:val="24"/>
            <w:szCs w:val="24"/>
          </w:rPr>
          <w:t>provincial health officer</w:t>
        </w:r>
        <w:r w:rsidR="00650876" w:rsidRPr="00132652">
          <w:rPr>
            <w:sz w:val="24"/>
            <w:szCs w:val="24"/>
          </w:rPr>
          <w:t xml:space="preserve">, </w:t>
        </w:r>
      </w:ins>
      <w:ins w:id="788" w:author="Michael Bryant" w:date="2020-06-11T13:35:00Z">
        <w:r w:rsidR="00AD6E73" w:rsidRPr="00132652">
          <w:rPr>
            <w:sz w:val="24"/>
            <w:szCs w:val="24"/>
          </w:rPr>
          <w:t>Dr. Bonnie Henry</w:t>
        </w:r>
      </w:ins>
      <w:ins w:id="789" w:author="Michael Bryant" w:date="2020-06-11T13:38:00Z">
        <w:r w:rsidR="00650876" w:rsidRPr="00132652">
          <w:rPr>
            <w:sz w:val="24"/>
            <w:szCs w:val="24"/>
          </w:rPr>
          <w:t>,</w:t>
        </w:r>
      </w:ins>
      <w:ins w:id="790" w:author="Michael Bryant" w:date="2020-06-11T13:35:00Z">
        <w:r w:rsidR="00AD6E73" w:rsidRPr="00132652">
          <w:rPr>
            <w:sz w:val="24"/>
            <w:szCs w:val="24"/>
          </w:rPr>
          <w:t xml:space="preserve"> achieving </w:t>
        </w:r>
      </w:ins>
      <w:ins w:id="791" w:author="Michael Bryant" w:date="2020-06-11T14:09:00Z">
        <w:r w:rsidR="0042547F" w:rsidRPr="00132652">
          <w:rPr>
            <w:sz w:val="24"/>
            <w:szCs w:val="24"/>
          </w:rPr>
          <w:t>international</w:t>
        </w:r>
      </w:ins>
      <w:ins w:id="792" w:author="Michael Bryant" w:date="2020-06-11T13:35:00Z">
        <w:r w:rsidR="00AD6E73" w:rsidRPr="00132652">
          <w:rPr>
            <w:sz w:val="24"/>
            <w:szCs w:val="24"/>
          </w:rPr>
          <w:t xml:space="preserve"> prominence for her </w:t>
        </w:r>
        <w:r w:rsidR="00D762B2" w:rsidRPr="00132652">
          <w:rPr>
            <w:sz w:val="24"/>
            <w:szCs w:val="24"/>
          </w:rPr>
          <w:t xml:space="preserve">leadership </w:t>
        </w:r>
        <w:del w:id="793" w:author="Tashi Alford-Duguid" w:date="2020-06-15T17:34:00Z">
          <w:r w:rsidR="00D762B2" w:rsidRPr="00132652" w:rsidDel="00E27716">
            <w:rPr>
              <w:sz w:val="24"/>
              <w:szCs w:val="24"/>
            </w:rPr>
            <w:delText>capacity</w:delText>
          </w:r>
        </w:del>
      </w:ins>
      <w:ins w:id="794" w:author="Michael Bryant" w:date="2020-06-11T13:40:00Z">
        <w:del w:id="795" w:author="Tashi Alford-Duguid" w:date="2020-06-15T17:34:00Z">
          <w:r w:rsidR="00E00E34" w:rsidRPr="00132652" w:rsidDel="00E27716">
            <w:rPr>
              <w:sz w:val="24"/>
              <w:szCs w:val="24"/>
            </w:rPr>
            <w:delText xml:space="preserve"> </w:delText>
          </w:r>
        </w:del>
        <w:r w:rsidR="00E00E34" w:rsidRPr="00132652">
          <w:rPr>
            <w:sz w:val="24"/>
            <w:szCs w:val="24"/>
          </w:rPr>
          <w:t>and results</w:t>
        </w:r>
      </w:ins>
      <w:ins w:id="796" w:author="Michael Bryant" w:date="2020-06-11T13:35:00Z">
        <w:r w:rsidR="00634F27" w:rsidRPr="00132652">
          <w:rPr>
            <w:sz w:val="24"/>
            <w:szCs w:val="24"/>
          </w:rPr>
          <w:t>.</w:t>
        </w:r>
      </w:ins>
      <w:ins w:id="797" w:author="Michael Bryant" w:date="2020-06-11T13:38:00Z">
        <w:r w:rsidR="00650876" w:rsidRPr="00132652">
          <w:rPr>
            <w:rStyle w:val="FootnoteReference"/>
            <w:sz w:val="24"/>
            <w:szCs w:val="24"/>
          </w:rPr>
          <w:footnoteReference w:id="27"/>
        </w:r>
      </w:ins>
      <w:ins w:id="798" w:author="Brenda McPhail" w:date="2020-06-10T20:07:00Z">
        <w:del w:id="799" w:author="Michael Bryant" w:date="2020-06-11T13:26:00Z">
          <w:r w:rsidR="1F0469D2" w:rsidRPr="00132652" w:rsidDel="00C326E9">
            <w:rPr>
              <w:sz w:val="24"/>
              <w:szCs w:val="24"/>
            </w:rPr>
            <w:delText xml:space="preserve">were </w:delText>
          </w:r>
        </w:del>
      </w:ins>
    </w:p>
    <w:p w14:paraId="387B26F3" w14:textId="171A16EA" w:rsidR="006F3B6D" w:rsidRPr="00132652" w:rsidRDefault="006476EE">
      <w:pPr>
        <w:rPr>
          <w:del w:id="800" w:author="Michael Bryant" w:date="2020-06-11T13:40:00Z"/>
          <w:sz w:val="24"/>
          <w:szCs w:val="24"/>
          <w:rPrChange w:id="801" w:author="Tashi Alford-Duguid" w:date="2020-06-15T12:17:00Z">
            <w:rPr>
              <w:del w:id="802" w:author="Michael Bryant" w:date="2020-06-11T13:40:00Z"/>
              <w:sz w:val="24"/>
              <w:szCs w:val="24"/>
              <w:lang w:val="en-US"/>
            </w:rPr>
          </w:rPrChange>
        </w:rPr>
        <w:pPrChange w:id="803" w:author="Tashi Alford-Duguid" w:date="2020-06-11T13:32:00Z">
          <w:pPr>
            <w:jc w:val="both"/>
          </w:pPr>
        </w:pPrChange>
      </w:pPr>
      <w:del w:id="804" w:author="Michael Bryant" w:date="2020-06-11T13:40:00Z">
        <w:r w:rsidRPr="00132652">
          <w:rPr>
            <w:sz w:val="24"/>
            <w:szCs w:val="24"/>
            <w:rPrChange w:id="805" w:author="Tashi Alford-Duguid" w:date="2020-06-15T12:17:00Z">
              <w:rPr>
                <w:sz w:val="24"/>
                <w:szCs w:val="24"/>
                <w:lang w:val="en-US"/>
              </w:rPr>
            </w:rPrChange>
          </w:rPr>
          <w:delText xml:space="preserve">Broadly speaking, two types of law have been used by different levels of Canadian government to deal with the emergency: </w:delText>
        </w:r>
        <w:commentRangeStart w:id="806"/>
        <w:commentRangeStart w:id="807"/>
        <w:commentRangeStart w:id="808"/>
        <w:r w:rsidRPr="00132652">
          <w:rPr>
            <w:sz w:val="24"/>
            <w:szCs w:val="24"/>
            <w:rPrChange w:id="809" w:author="Tashi Alford-Duguid" w:date="2020-06-15T12:17:00Z">
              <w:rPr>
                <w:sz w:val="24"/>
                <w:szCs w:val="24"/>
                <w:lang w:val="en-US"/>
              </w:rPr>
            </w:rPrChange>
          </w:rPr>
          <w:delText xml:space="preserve">quarantine </w:delText>
        </w:r>
        <w:r w:rsidR="00626BFE" w:rsidRPr="00132652">
          <w:rPr>
            <w:sz w:val="24"/>
            <w:szCs w:val="24"/>
            <w:rPrChange w:id="810" w:author="Tashi Alford-Duguid" w:date="2020-06-15T12:17:00Z">
              <w:rPr>
                <w:sz w:val="24"/>
                <w:szCs w:val="24"/>
                <w:lang w:val="en-US"/>
              </w:rPr>
            </w:rPrChange>
          </w:rPr>
          <w:delText>law and emergency management law</w:delText>
        </w:r>
        <w:commentRangeEnd w:id="806"/>
        <w:r w:rsidRPr="00132652">
          <w:rPr>
            <w:rStyle w:val="CommentReference"/>
          </w:rPr>
          <w:commentReference w:id="806"/>
        </w:r>
        <w:commentRangeEnd w:id="807"/>
        <w:r w:rsidR="003A751A" w:rsidRPr="00132652">
          <w:rPr>
            <w:rStyle w:val="CommentReference"/>
          </w:rPr>
          <w:commentReference w:id="807"/>
        </w:r>
        <w:r w:rsidR="00626BFE" w:rsidRPr="00132652">
          <w:rPr>
            <w:sz w:val="24"/>
            <w:szCs w:val="24"/>
            <w:rPrChange w:id="811" w:author="Tashi Alford-Duguid" w:date="2020-06-15T12:17:00Z">
              <w:rPr>
                <w:sz w:val="24"/>
                <w:szCs w:val="24"/>
                <w:lang w:val="en-US"/>
              </w:rPr>
            </w:rPrChange>
          </w:rPr>
          <w:delText>.</w:delText>
        </w:r>
        <w:commentRangeEnd w:id="808"/>
        <w:r w:rsidR="00070166" w:rsidRPr="00132652">
          <w:rPr>
            <w:rStyle w:val="CommentReference"/>
          </w:rPr>
          <w:commentReference w:id="808"/>
        </w:r>
        <w:r w:rsidR="00626BFE" w:rsidRPr="00132652">
          <w:rPr>
            <w:sz w:val="24"/>
            <w:szCs w:val="24"/>
            <w:rPrChange w:id="812" w:author="Tashi Alford-Duguid" w:date="2020-06-15T12:17:00Z">
              <w:rPr>
                <w:sz w:val="24"/>
                <w:szCs w:val="24"/>
                <w:lang w:val="en-US"/>
              </w:rPr>
            </w:rPrChange>
          </w:rPr>
          <w:delText xml:space="preserve"> </w:delText>
        </w:r>
        <w:r w:rsidR="00E622A8" w:rsidRPr="00132652">
          <w:rPr>
            <w:sz w:val="24"/>
            <w:szCs w:val="24"/>
            <w:rPrChange w:id="813" w:author="Tashi Alford-Duguid" w:date="2020-06-15T12:17:00Z">
              <w:rPr>
                <w:sz w:val="24"/>
                <w:szCs w:val="24"/>
                <w:lang w:val="en-US"/>
              </w:rPr>
            </w:rPrChange>
          </w:rPr>
          <w:delText>Quarantine law</w:delText>
        </w:r>
        <w:r w:rsidR="00342AEF" w:rsidRPr="00132652">
          <w:rPr>
            <w:sz w:val="24"/>
            <w:szCs w:val="24"/>
            <w:rPrChange w:id="814" w:author="Tashi Alford-Duguid" w:date="2020-06-15T12:17:00Z">
              <w:rPr>
                <w:sz w:val="24"/>
                <w:szCs w:val="24"/>
                <w:lang w:val="en-US"/>
              </w:rPr>
            </w:rPrChange>
          </w:rPr>
          <w:delText>s</w:delText>
        </w:r>
        <w:r w:rsidR="00E622A8" w:rsidRPr="00132652">
          <w:rPr>
            <w:sz w:val="24"/>
            <w:szCs w:val="24"/>
            <w:rPrChange w:id="815" w:author="Tashi Alford-Duguid" w:date="2020-06-15T12:17:00Z">
              <w:rPr>
                <w:sz w:val="24"/>
                <w:szCs w:val="24"/>
                <w:lang w:val="en-US"/>
              </w:rPr>
            </w:rPrChange>
          </w:rPr>
          <w:delText xml:space="preserve"> empower the government to </w:delText>
        </w:r>
        <w:r w:rsidR="004A6F64" w:rsidRPr="00132652">
          <w:rPr>
            <w:sz w:val="24"/>
            <w:szCs w:val="24"/>
            <w:rPrChange w:id="816" w:author="Tashi Alford-Duguid" w:date="2020-06-15T12:17:00Z">
              <w:rPr>
                <w:sz w:val="24"/>
                <w:szCs w:val="24"/>
                <w:lang w:val="en-US"/>
              </w:rPr>
            </w:rPrChange>
          </w:rPr>
          <w:delText>isolate</w:delText>
        </w:r>
        <w:r w:rsidR="00CF5C91" w:rsidRPr="00132652">
          <w:rPr>
            <w:sz w:val="24"/>
            <w:szCs w:val="24"/>
            <w:rPrChange w:id="817" w:author="Tashi Alford-Duguid" w:date="2020-06-15T12:17:00Z">
              <w:rPr>
                <w:sz w:val="24"/>
                <w:szCs w:val="24"/>
                <w:lang w:val="en-US"/>
              </w:rPr>
            </w:rPrChange>
          </w:rPr>
          <w:delText xml:space="preserve"> individuals</w:delText>
        </w:r>
        <w:r w:rsidR="004A6F64" w:rsidRPr="00132652">
          <w:rPr>
            <w:sz w:val="24"/>
            <w:szCs w:val="24"/>
            <w:rPrChange w:id="818" w:author="Tashi Alford-Duguid" w:date="2020-06-15T12:17:00Z">
              <w:rPr>
                <w:sz w:val="24"/>
                <w:szCs w:val="24"/>
                <w:lang w:val="en-US"/>
              </w:rPr>
            </w:rPrChange>
          </w:rPr>
          <w:delText xml:space="preserve"> to prevent communicable disease.</w:delText>
        </w:r>
        <w:r w:rsidRPr="00132652">
          <w:rPr>
            <w:sz w:val="24"/>
            <w:szCs w:val="24"/>
            <w:rPrChange w:id="819" w:author="Tashi Alford-Duguid" w:date="2020-06-15T12:17:00Z">
              <w:rPr>
                <w:sz w:val="24"/>
                <w:szCs w:val="24"/>
                <w:lang w:val="en-US"/>
              </w:rPr>
            </w:rPrChange>
          </w:rPr>
          <w:delText xml:space="preserve"> </w:delText>
        </w:r>
        <w:r w:rsidR="004A6F64" w:rsidRPr="00132652">
          <w:rPr>
            <w:sz w:val="24"/>
            <w:szCs w:val="24"/>
            <w:rPrChange w:id="820" w:author="Tashi Alford-Duguid" w:date="2020-06-15T12:17:00Z">
              <w:rPr>
                <w:sz w:val="24"/>
                <w:szCs w:val="24"/>
                <w:lang w:val="en-US"/>
              </w:rPr>
            </w:rPrChange>
          </w:rPr>
          <w:delText>Emergency management laws</w:delText>
        </w:r>
        <w:r w:rsidR="00526DBE" w:rsidRPr="00132652">
          <w:rPr>
            <w:sz w:val="24"/>
            <w:szCs w:val="24"/>
            <w:rPrChange w:id="821" w:author="Tashi Alford-Duguid" w:date="2020-06-15T12:17:00Z">
              <w:rPr>
                <w:sz w:val="24"/>
                <w:szCs w:val="24"/>
                <w:lang w:val="en-US"/>
              </w:rPr>
            </w:rPrChange>
          </w:rPr>
          <w:delText xml:space="preserve"> </w:delText>
        </w:r>
        <w:r w:rsidR="004A6F64" w:rsidRPr="00132652">
          <w:rPr>
            <w:sz w:val="24"/>
            <w:szCs w:val="24"/>
            <w:rPrChange w:id="822" w:author="Tashi Alford-Duguid" w:date="2020-06-15T12:17:00Z">
              <w:rPr>
                <w:sz w:val="24"/>
                <w:szCs w:val="24"/>
                <w:lang w:val="en-US"/>
              </w:rPr>
            </w:rPrChange>
          </w:rPr>
          <w:delText xml:space="preserve">have a </w:delText>
        </w:r>
        <w:r w:rsidR="00CE6EE0" w:rsidRPr="00132652">
          <w:rPr>
            <w:sz w:val="24"/>
            <w:szCs w:val="24"/>
            <w:rPrChange w:id="823" w:author="Tashi Alford-Duguid" w:date="2020-06-15T12:17:00Z">
              <w:rPr>
                <w:sz w:val="24"/>
                <w:szCs w:val="24"/>
                <w:lang w:val="en-US"/>
              </w:rPr>
            </w:rPrChange>
          </w:rPr>
          <w:delText>broader</w:delText>
        </w:r>
        <w:r w:rsidR="004A6F64" w:rsidRPr="00132652">
          <w:rPr>
            <w:sz w:val="24"/>
            <w:szCs w:val="24"/>
            <w:rPrChange w:id="824" w:author="Tashi Alford-Duguid" w:date="2020-06-15T12:17:00Z">
              <w:rPr>
                <w:sz w:val="24"/>
                <w:szCs w:val="24"/>
                <w:lang w:val="en-US"/>
              </w:rPr>
            </w:rPrChange>
          </w:rPr>
          <w:delText xml:space="preserve"> focus: they</w:delText>
        </w:r>
        <w:r w:rsidR="00944F49" w:rsidRPr="00132652">
          <w:rPr>
            <w:sz w:val="24"/>
            <w:szCs w:val="24"/>
            <w:rPrChange w:id="825" w:author="Tashi Alford-Duguid" w:date="2020-06-15T12:17:00Z">
              <w:rPr>
                <w:sz w:val="24"/>
                <w:szCs w:val="24"/>
                <w:lang w:val="en-US"/>
              </w:rPr>
            </w:rPrChange>
          </w:rPr>
          <w:delText xml:space="preserve"> dictate </w:delText>
        </w:r>
        <w:r w:rsidR="004A6F64" w:rsidRPr="00132652">
          <w:rPr>
            <w:sz w:val="24"/>
            <w:szCs w:val="24"/>
            <w:rPrChange w:id="826" w:author="Tashi Alford-Duguid" w:date="2020-06-15T12:17:00Z">
              <w:rPr>
                <w:sz w:val="24"/>
                <w:szCs w:val="24"/>
                <w:lang w:val="en-US"/>
              </w:rPr>
            </w:rPrChange>
          </w:rPr>
          <w:delText>the range of measures a</w:delText>
        </w:r>
        <w:r w:rsidR="00944F49" w:rsidRPr="00132652">
          <w:rPr>
            <w:sz w:val="24"/>
            <w:szCs w:val="24"/>
            <w:rPrChange w:id="827" w:author="Tashi Alford-Duguid" w:date="2020-06-15T12:17:00Z">
              <w:rPr>
                <w:sz w:val="24"/>
                <w:szCs w:val="24"/>
                <w:lang w:val="en-US"/>
              </w:rPr>
            </w:rPrChange>
          </w:rPr>
          <w:delText xml:space="preserve"> government can </w:delText>
        </w:r>
        <w:r w:rsidR="004A6F64" w:rsidRPr="00132652">
          <w:rPr>
            <w:sz w:val="24"/>
            <w:szCs w:val="24"/>
            <w:rPrChange w:id="828" w:author="Tashi Alford-Duguid" w:date="2020-06-15T12:17:00Z">
              <w:rPr>
                <w:sz w:val="24"/>
                <w:szCs w:val="24"/>
                <w:lang w:val="en-US"/>
              </w:rPr>
            </w:rPrChange>
          </w:rPr>
          <w:delText>take in emergencies such as</w:delText>
        </w:r>
        <w:r w:rsidR="00944F49" w:rsidRPr="00132652">
          <w:rPr>
            <w:sz w:val="24"/>
            <w:szCs w:val="24"/>
            <w:rPrChange w:id="829" w:author="Tashi Alford-Duguid" w:date="2020-06-15T12:17:00Z">
              <w:rPr>
                <w:sz w:val="24"/>
                <w:szCs w:val="24"/>
                <w:lang w:val="en-US"/>
              </w:rPr>
            </w:rPrChange>
          </w:rPr>
          <w:delText xml:space="preserve"> pandemic</w:delText>
        </w:r>
        <w:r w:rsidR="004A6F64" w:rsidRPr="00132652">
          <w:rPr>
            <w:sz w:val="24"/>
            <w:szCs w:val="24"/>
            <w:rPrChange w:id="830" w:author="Tashi Alford-Duguid" w:date="2020-06-15T12:17:00Z">
              <w:rPr>
                <w:sz w:val="24"/>
                <w:szCs w:val="24"/>
                <w:lang w:val="en-US"/>
              </w:rPr>
            </w:rPrChange>
          </w:rPr>
          <w:delText>s</w:delText>
        </w:r>
        <w:r w:rsidR="006F3B6D" w:rsidRPr="00132652">
          <w:rPr>
            <w:sz w:val="24"/>
            <w:szCs w:val="24"/>
            <w:rPrChange w:id="831" w:author="Tashi Alford-Duguid" w:date="2020-06-15T12:17:00Z">
              <w:rPr>
                <w:sz w:val="24"/>
                <w:szCs w:val="24"/>
                <w:lang w:val="en-US"/>
              </w:rPr>
            </w:rPrChange>
          </w:rPr>
          <w:delText xml:space="preserve"> or flooding</w:delText>
        </w:r>
        <w:r w:rsidR="00944F49" w:rsidRPr="00132652">
          <w:rPr>
            <w:sz w:val="24"/>
            <w:szCs w:val="24"/>
            <w:rPrChange w:id="832" w:author="Tashi Alford-Duguid" w:date="2020-06-15T12:17:00Z">
              <w:rPr>
                <w:sz w:val="24"/>
                <w:szCs w:val="24"/>
                <w:lang w:val="en-US"/>
              </w:rPr>
            </w:rPrChange>
          </w:rPr>
          <w:delText xml:space="preserve">. </w:delText>
        </w:r>
        <w:r w:rsidR="006F3B6D" w:rsidRPr="00132652">
          <w:rPr>
            <w:sz w:val="24"/>
            <w:szCs w:val="24"/>
            <w:rPrChange w:id="833" w:author="Tashi Alford-Duguid" w:date="2020-06-15T12:17:00Z">
              <w:rPr>
                <w:sz w:val="24"/>
                <w:szCs w:val="24"/>
                <w:lang w:val="en-US"/>
              </w:rPr>
            </w:rPrChange>
          </w:rPr>
          <w:delText xml:space="preserve">For example, </w:delText>
        </w:r>
        <w:r w:rsidR="00CE6EE0" w:rsidRPr="00132652">
          <w:rPr>
            <w:sz w:val="24"/>
            <w:szCs w:val="24"/>
            <w:rPrChange w:id="834" w:author="Tashi Alford-Duguid" w:date="2020-06-15T12:17:00Z">
              <w:rPr>
                <w:sz w:val="24"/>
                <w:szCs w:val="24"/>
                <w:lang w:val="en-US"/>
              </w:rPr>
            </w:rPrChange>
          </w:rPr>
          <w:delText xml:space="preserve">the </w:delText>
        </w:r>
        <w:r w:rsidR="00C80867" w:rsidRPr="00132652">
          <w:rPr>
            <w:sz w:val="24"/>
            <w:szCs w:val="24"/>
            <w:rPrChange w:id="835" w:author="Tashi Alford-Duguid" w:date="2020-06-15T12:17:00Z">
              <w:rPr>
                <w:sz w:val="24"/>
                <w:szCs w:val="24"/>
                <w:lang w:val="en-US"/>
              </w:rPr>
            </w:rPrChange>
          </w:rPr>
          <w:delText>shutter</w:delText>
        </w:r>
        <w:r w:rsidR="1326BDCC" w:rsidRPr="00132652">
          <w:rPr>
            <w:sz w:val="24"/>
            <w:szCs w:val="24"/>
            <w:rPrChange w:id="836" w:author="Tashi Alford-Duguid" w:date="2020-06-15T12:17:00Z">
              <w:rPr>
                <w:sz w:val="24"/>
                <w:szCs w:val="24"/>
                <w:lang w:val="en-US"/>
              </w:rPr>
            </w:rPrChange>
          </w:rPr>
          <w:delText>ing</w:delText>
        </w:r>
        <w:r w:rsidR="00C80867" w:rsidRPr="00132652">
          <w:rPr>
            <w:sz w:val="24"/>
            <w:szCs w:val="24"/>
            <w:rPrChange w:id="837" w:author="Tashi Alford-Duguid" w:date="2020-06-15T12:17:00Z">
              <w:rPr>
                <w:sz w:val="24"/>
                <w:szCs w:val="24"/>
                <w:lang w:val="en-US"/>
              </w:rPr>
            </w:rPrChange>
          </w:rPr>
          <w:delText xml:space="preserve"> of non-essential businesses </w:delText>
        </w:r>
        <w:r w:rsidR="009A3764" w:rsidRPr="00132652">
          <w:rPr>
            <w:sz w:val="24"/>
            <w:szCs w:val="24"/>
            <w:rPrChange w:id="838" w:author="Tashi Alford-Duguid" w:date="2020-06-15T12:17:00Z">
              <w:rPr>
                <w:sz w:val="24"/>
                <w:szCs w:val="24"/>
                <w:lang w:val="en-US"/>
              </w:rPr>
            </w:rPrChange>
          </w:rPr>
          <w:delText>across Canada was authorized by emergency management laws.</w:delText>
        </w:r>
      </w:del>
    </w:p>
    <w:p w14:paraId="422EB13C" w14:textId="62B7B9DA" w:rsidR="00B870C2" w:rsidRPr="00132652" w:rsidRDefault="00A25ECB">
      <w:pPr>
        <w:rPr>
          <w:del w:id="839" w:author="Michael Bryant" w:date="2020-06-11T13:43:00Z"/>
          <w:sz w:val="24"/>
          <w:szCs w:val="24"/>
          <w:rPrChange w:id="840" w:author="Tashi Alford-Duguid" w:date="2020-06-15T12:17:00Z">
            <w:rPr>
              <w:del w:id="841" w:author="Michael Bryant" w:date="2020-06-11T13:43:00Z"/>
              <w:sz w:val="24"/>
              <w:szCs w:val="24"/>
              <w:lang w:val="en-US"/>
            </w:rPr>
          </w:rPrChange>
        </w:rPr>
        <w:pPrChange w:id="842" w:author="Tashi Alford-Duguid" w:date="2020-06-11T13:32:00Z">
          <w:pPr>
            <w:jc w:val="both"/>
          </w:pPr>
        </w:pPrChange>
      </w:pPr>
      <w:del w:id="843" w:author="Michael Bryant" w:date="2020-06-11T13:40:00Z">
        <w:r w:rsidRPr="00132652">
          <w:rPr>
            <w:sz w:val="24"/>
            <w:szCs w:val="24"/>
            <w:rPrChange w:id="844" w:author="Tashi Alford-Duguid" w:date="2020-06-15T12:17:00Z">
              <w:rPr>
                <w:sz w:val="24"/>
                <w:szCs w:val="24"/>
                <w:lang w:val="en-US"/>
              </w:rPr>
            </w:rPrChange>
          </w:rPr>
          <w:delText xml:space="preserve">A quarantine is effectively a detention, and emergency management powers often curtail numerous liberties. </w:delText>
        </w:r>
      </w:del>
      <w:r w:rsidRPr="00132652">
        <w:rPr>
          <w:sz w:val="24"/>
          <w:szCs w:val="24"/>
          <w:rPrChange w:id="845" w:author="Tashi Alford-Duguid" w:date="2020-06-15T12:17:00Z">
            <w:rPr>
              <w:sz w:val="24"/>
              <w:szCs w:val="24"/>
              <w:lang w:val="en-US"/>
            </w:rPr>
          </w:rPrChange>
        </w:rPr>
        <w:t>Thus, t</w:t>
      </w:r>
      <w:r w:rsidR="00822E9E" w:rsidRPr="00132652">
        <w:rPr>
          <w:sz w:val="24"/>
          <w:szCs w:val="24"/>
          <w:rPrChange w:id="846" w:author="Tashi Alford-Duguid" w:date="2020-06-15T12:17:00Z">
            <w:rPr>
              <w:sz w:val="24"/>
              <w:szCs w:val="24"/>
              <w:lang w:val="en-US"/>
            </w:rPr>
          </w:rPrChange>
        </w:rPr>
        <w:t xml:space="preserve">he following sections </w:t>
      </w:r>
      <w:r w:rsidR="00146B35" w:rsidRPr="00132652">
        <w:rPr>
          <w:sz w:val="24"/>
          <w:szCs w:val="24"/>
          <w:rPrChange w:id="847" w:author="Tashi Alford-Duguid" w:date="2020-06-15T12:17:00Z">
            <w:rPr>
              <w:sz w:val="24"/>
              <w:szCs w:val="24"/>
              <w:lang w:val="en-US"/>
            </w:rPr>
          </w:rPrChange>
        </w:rPr>
        <w:t>are a survey of the government’s powers</w:t>
      </w:r>
      <w:r w:rsidR="00B81F68" w:rsidRPr="00132652">
        <w:rPr>
          <w:sz w:val="24"/>
          <w:szCs w:val="24"/>
          <w:rPrChange w:id="848" w:author="Tashi Alford-Duguid" w:date="2020-06-15T12:17:00Z">
            <w:rPr>
              <w:sz w:val="24"/>
              <w:szCs w:val="24"/>
              <w:lang w:val="en-US"/>
            </w:rPr>
          </w:rPrChange>
        </w:rPr>
        <w:t xml:space="preserve"> under these laws and the civil liberties implications of </w:t>
      </w:r>
      <w:r w:rsidR="00714D28" w:rsidRPr="00132652">
        <w:rPr>
          <w:sz w:val="24"/>
          <w:szCs w:val="24"/>
          <w:rPrChange w:id="849" w:author="Tashi Alford-Duguid" w:date="2020-06-15T12:17:00Z">
            <w:rPr>
              <w:sz w:val="24"/>
              <w:szCs w:val="24"/>
              <w:lang w:val="en-US"/>
            </w:rPr>
          </w:rPrChange>
        </w:rPr>
        <w:t xml:space="preserve">the exercise of those powers. </w:t>
      </w:r>
    </w:p>
    <w:p w14:paraId="57CCC8E5" w14:textId="77777777" w:rsidR="008C7407" w:rsidRPr="00132652" w:rsidRDefault="008C7407">
      <w:pPr>
        <w:rPr>
          <w:b/>
          <w:sz w:val="24"/>
          <w:szCs w:val="24"/>
          <w:rPrChange w:id="850" w:author="Tashi Alford-Duguid" w:date="2020-06-15T12:17:00Z">
            <w:rPr>
              <w:b/>
              <w:sz w:val="24"/>
              <w:szCs w:val="24"/>
              <w:lang w:val="en-US"/>
            </w:rPr>
          </w:rPrChange>
        </w:rPr>
        <w:pPrChange w:id="851" w:author="Tashi Alford-Duguid" w:date="2020-06-11T13:32:00Z">
          <w:pPr>
            <w:jc w:val="both"/>
          </w:pPr>
        </w:pPrChange>
      </w:pPr>
    </w:p>
    <w:p w14:paraId="02C8FC87" w14:textId="53F0CBF1" w:rsidR="00452950" w:rsidRPr="00132652" w:rsidRDefault="00452950">
      <w:pPr>
        <w:rPr>
          <w:b/>
          <w:sz w:val="24"/>
          <w:szCs w:val="24"/>
          <w:rPrChange w:id="852" w:author="Tashi Alford-Duguid" w:date="2020-06-15T12:17:00Z">
            <w:rPr>
              <w:b/>
              <w:sz w:val="24"/>
              <w:szCs w:val="24"/>
              <w:lang w:val="en-US"/>
            </w:rPr>
          </w:rPrChange>
        </w:rPr>
        <w:pPrChange w:id="853" w:author="Tashi Alford-Duguid" w:date="2020-06-11T13:32:00Z">
          <w:pPr>
            <w:jc w:val="both"/>
          </w:pPr>
        </w:pPrChange>
      </w:pPr>
      <w:r w:rsidRPr="00132652">
        <w:rPr>
          <w:b/>
          <w:sz w:val="24"/>
          <w:szCs w:val="24"/>
          <w:rPrChange w:id="854" w:author="Tashi Alford-Duguid" w:date="2020-06-15T12:17:00Z">
            <w:rPr>
              <w:b/>
              <w:sz w:val="24"/>
              <w:szCs w:val="24"/>
              <w:lang w:val="en-US"/>
            </w:rPr>
          </w:rPrChange>
        </w:rPr>
        <w:t>Quarantine</w:t>
      </w:r>
      <w:r w:rsidR="00AC685E" w:rsidRPr="00132652">
        <w:rPr>
          <w:b/>
          <w:sz w:val="24"/>
          <w:szCs w:val="24"/>
          <w:rPrChange w:id="855" w:author="Tashi Alford-Duguid" w:date="2020-06-15T12:17:00Z">
            <w:rPr>
              <w:b/>
              <w:sz w:val="24"/>
              <w:szCs w:val="24"/>
              <w:lang w:val="en-US"/>
            </w:rPr>
          </w:rPrChange>
        </w:rPr>
        <w:t xml:space="preserve"> power</w:t>
      </w:r>
    </w:p>
    <w:p w14:paraId="1D2C8E97" w14:textId="0958552C" w:rsidR="000233C3" w:rsidRPr="00132652" w:rsidRDefault="00B7745A">
      <w:pPr>
        <w:rPr>
          <w:sz w:val="24"/>
          <w:szCs w:val="24"/>
          <w:rPrChange w:id="856" w:author="Tashi Alford-Duguid" w:date="2020-06-15T12:17:00Z">
            <w:rPr>
              <w:sz w:val="24"/>
              <w:szCs w:val="24"/>
              <w:lang w:val="en-US"/>
            </w:rPr>
          </w:rPrChange>
        </w:rPr>
        <w:pPrChange w:id="857" w:author="Tashi Alford-Duguid" w:date="2020-06-11T13:32:00Z">
          <w:pPr>
            <w:jc w:val="both"/>
          </w:pPr>
        </w:pPrChange>
      </w:pPr>
      <w:r w:rsidRPr="00132652">
        <w:rPr>
          <w:sz w:val="24"/>
          <w:szCs w:val="24"/>
          <w:rPrChange w:id="858" w:author="Tashi Alford-Duguid" w:date="2020-06-15T12:17:00Z">
            <w:rPr>
              <w:sz w:val="24"/>
              <w:szCs w:val="24"/>
              <w:lang w:val="en-US"/>
            </w:rPr>
          </w:rPrChange>
        </w:rPr>
        <w:t>Different levels of government have quarantine powers of varying scope.</w:t>
      </w:r>
      <w:r w:rsidR="00DA0940" w:rsidRPr="00132652">
        <w:rPr>
          <w:sz w:val="24"/>
          <w:szCs w:val="24"/>
          <w:rPrChange w:id="859" w:author="Tashi Alford-Duguid" w:date="2020-06-15T12:17:00Z">
            <w:rPr>
              <w:sz w:val="24"/>
              <w:szCs w:val="24"/>
              <w:lang w:val="en-US"/>
            </w:rPr>
          </w:rPrChange>
        </w:rPr>
        <w:t xml:space="preserve"> </w:t>
      </w:r>
      <w:r w:rsidR="00961447" w:rsidRPr="00132652">
        <w:rPr>
          <w:sz w:val="24"/>
          <w:szCs w:val="24"/>
          <w:rPrChange w:id="860" w:author="Tashi Alford-Duguid" w:date="2020-06-15T12:17:00Z">
            <w:rPr>
              <w:sz w:val="24"/>
              <w:szCs w:val="24"/>
              <w:lang w:val="en-US"/>
            </w:rPr>
          </w:rPrChange>
        </w:rPr>
        <w:t xml:space="preserve">The federal </w:t>
      </w:r>
      <w:r w:rsidR="00961447" w:rsidRPr="00132652">
        <w:rPr>
          <w:i/>
          <w:iCs/>
          <w:sz w:val="24"/>
          <w:szCs w:val="24"/>
          <w:rPrChange w:id="861" w:author="Tashi Alford-Duguid" w:date="2020-06-15T12:17:00Z">
            <w:rPr>
              <w:i/>
              <w:iCs/>
              <w:sz w:val="24"/>
              <w:szCs w:val="24"/>
              <w:lang w:val="en-US"/>
            </w:rPr>
          </w:rPrChange>
        </w:rPr>
        <w:t>Quarantine Act</w:t>
      </w:r>
      <w:r w:rsidR="008A4176" w:rsidRPr="00132652">
        <w:rPr>
          <w:rStyle w:val="FootnoteReference"/>
          <w:sz w:val="24"/>
          <w:szCs w:val="24"/>
          <w:rPrChange w:id="862" w:author="Tashi Alford-Duguid" w:date="2020-06-15T12:17:00Z">
            <w:rPr>
              <w:rStyle w:val="FootnoteReference"/>
              <w:sz w:val="24"/>
              <w:szCs w:val="24"/>
              <w:lang w:val="en-US"/>
            </w:rPr>
          </w:rPrChange>
        </w:rPr>
        <w:footnoteReference w:id="28"/>
      </w:r>
      <w:r w:rsidR="00961447" w:rsidRPr="00132652">
        <w:rPr>
          <w:sz w:val="24"/>
          <w:szCs w:val="24"/>
          <w:rPrChange w:id="863" w:author="Tashi Alford-Duguid" w:date="2020-06-15T12:17:00Z">
            <w:rPr>
              <w:sz w:val="24"/>
              <w:szCs w:val="24"/>
              <w:lang w:val="en-US"/>
            </w:rPr>
          </w:rPrChange>
        </w:rPr>
        <w:t xml:space="preserve"> empowers Canada to control the international movement of people and goods in the event of a health emergency</w:t>
      </w:r>
      <w:r w:rsidR="00DA0940" w:rsidRPr="00132652">
        <w:rPr>
          <w:sz w:val="24"/>
          <w:szCs w:val="24"/>
          <w:rPrChange w:id="864" w:author="Tashi Alford-Duguid" w:date="2020-06-15T12:17:00Z">
            <w:rPr>
              <w:sz w:val="24"/>
              <w:szCs w:val="24"/>
              <w:lang w:val="en-US"/>
            </w:rPr>
          </w:rPrChange>
        </w:rPr>
        <w:t xml:space="preserve">. </w:t>
      </w:r>
      <w:r w:rsidR="0067630D" w:rsidRPr="00132652">
        <w:rPr>
          <w:sz w:val="24"/>
          <w:szCs w:val="24"/>
          <w:rPrChange w:id="865" w:author="Tashi Alford-Duguid" w:date="2020-06-15T12:17:00Z">
            <w:rPr>
              <w:sz w:val="24"/>
              <w:szCs w:val="24"/>
              <w:lang w:val="en-US"/>
            </w:rPr>
          </w:rPrChange>
        </w:rPr>
        <w:t>For example</w:t>
      </w:r>
      <w:r w:rsidR="00DA0940" w:rsidRPr="00132652">
        <w:rPr>
          <w:sz w:val="24"/>
          <w:szCs w:val="24"/>
          <w:rPrChange w:id="866" w:author="Tashi Alford-Duguid" w:date="2020-06-15T12:17:00Z">
            <w:rPr>
              <w:sz w:val="24"/>
              <w:szCs w:val="24"/>
              <w:lang w:val="en-US"/>
            </w:rPr>
          </w:rPrChange>
        </w:rPr>
        <w:t xml:space="preserve">, </w:t>
      </w:r>
      <w:r w:rsidR="00C9774F" w:rsidRPr="00132652">
        <w:rPr>
          <w:sz w:val="24"/>
          <w:szCs w:val="24"/>
          <w:rPrChange w:id="867" w:author="Tashi Alford-Duguid" w:date="2020-06-15T12:17:00Z">
            <w:rPr>
              <w:sz w:val="24"/>
              <w:szCs w:val="24"/>
              <w:lang w:val="en-US"/>
            </w:rPr>
          </w:rPrChange>
        </w:rPr>
        <w:t xml:space="preserve">the </w:t>
      </w:r>
      <w:r w:rsidR="00C9774F" w:rsidRPr="00132652">
        <w:rPr>
          <w:i/>
          <w:iCs/>
          <w:sz w:val="24"/>
          <w:szCs w:val="24"/>
          <w:rPrChange w:id="868" w:author="Tashi Alford-Duguid" w:date="2020-06-15T12:17:00Z">
            <w:rPr>
              <w:i/>
              <w:iCs/>
              <w:sz w:val="24"/>
              <w:szCs w:val="24"/>
              <w:lang w:val="en-US"/>
            </w:rPr>
          </w:rPrChange>
        </w:rPr>
        <w:t>Quarantine Act</w:t>
      </w:r>
      <w:r w:rsidR="00C9774F" w:rsidRPr="00132652">
        <w:rPr>
          <w:sz w:val="24"/>
          <w:szCs w:val="24"/>
          <w:rPrChange w:id="869" w:author="Tashi Alford-Duguid" w:date="2020-06-15T12:17:00Z">
            <w:rPr>
              <w:sz w:val="24"/>
              <w:szCs w:val="24"/>
              <w:lang w:val="en-US"/>
            </w:rPr>
          </w:rPrChange>
        </w:rPr>
        <w:t xml:space="preserve"> is used by the government to mandate self-isolation for anyone returning from </w:t>
      </w:r>
      <w:r w:rsidR="00953AFB" w:rsidRPr="00132652">
        <w:rPr>
          <w:sz w:val="24"/>
          <w:szCs w:val="24"/>
          <w:rPrChange w:id="870" w:author="Tashi Alford-Duguid" w:date="2020-06-15T12:17:00Z">
            <w:rPr>
              <w:sz w:val="24"/>
              <w:szCs w:val="24"/>
              <w:lang w:val="en-US"/>
            </w:rPr>
          </w:rPrChange>
        </w:rPr>
        <w:t>overseas</w:t>
      </w:r>
      <w:r w:rsidR="00C9774F" w:rsidRPr="00132652">
        <w:rPr>
          <w:sz w:val="24"/>
          <w:szCs w:val="24"/>
          <w:rPrChange w:id="871" w:author="Tashi Alford-Duguid" w:date="2020-06-15T12:17:00Z">
            <w:rPr>
              <w:sz w:val="24"/>
              <w:szCs w:val="24"/>
              <w:lang w:val="en-US"/>
            </w:rPr>
          </w:rPrChange>
        </w:rPr>
        <w:t>.</w:t>
      </w:r>
      <w:r w:rsidR="00953AFB" w:rsidRPr="00132652">
        <w:rPr>
          <w:sz w:val="24"/>
          <w:szCs w:val="24"/>
          <w:rPrChange w:id="872" w:author="Tashi Alford-Duguid" w:date="2020-06-15T12:17:00Z">
            <w:rPr>
              <w:sz w:val="24"/>
              <w:szCs w:val="24"/>
              <w:lang w:val="en-US"/>
            </w:rPr>
          </w:rPrChange>
        </w:rPr>
        <w:t xml:space="preserve"> </w:t>
      </w:r>
      <w:r w:rsidR="000233C3" w:rsidRPr="00132652">
        <w:rPr>
          <w:sz w:val="24"/>
          <w:szCs w:val="24"/>
          <w:rPrChange w:id="873" w:author="Tashi Alford-Duguid" w:date="2020-06-15T12:17:00Z">
            <w:rPr>
              <w:sz w:val="24"/>
              <w:szCs w:val="24"/>
              <w:lang w:val="en-US"/>
            </w:rPr>
          </w:rPrChange>
        </w:rPr>
        <w:t xml:space="preserve">This </w:t>
      </w:r>
      <w:r w:rsidR="00EC0E4F">
        <w:rPr>
          <w:sz w:val="24"/>
          <w:szCs w:val="24"/>
        </w:rPr>
        <w:t xml:space="preserve">quarantine </w:t>
      </w:r>
      <w:r w:rsidR="000233C3" w:rsidRPr="00132652">
        <w:rPr>
          <w:sz w:val="24"/>
          <w:szCs w:val="24"/>
          <w:rPrChange w:id="874" w:author="Tashi Alford-Duguid" w:date="2020-06-15T12:17:00Z">
            <w:rPr>
              <w:sz w:val="24"/>
              <w:szCs w:val="24"/>
              <w:lang w:val="en-US"/>
            </w:rPr>
          </w:rPrChange>
        </w:rPr>
        <w:t xml:space="preserve">power has an ancient constitutional source: </w:t>
      </w:r>
      <w:r w:rsidR="00AF0921" w:rsidRPr="00132652">
        <w:rPr>
          <w:sz w:val="24"/>
          <w:szCs w:val="24"/>
          <w:rPrChange w:id="875" w:author="Tashi Alford-Duguid" w:date="2020-06-15T12:17:00Z">
            <w:rPr>
              <w:sz w:val="24"/>
              <w:szCs w:val="24"/>
              <w:lang w:val="en-US"/>
            </w:rPr>
          </w:rPrChange>
        </w:rPr>
        <w:t>s. 91(11) of the</w:t>
      </w:r>
      <w:r w:rsidR="000233C3" w:rsidRPr="00132652">
        <w:rPr>
          <w:sz w:val="24"/>
          <w:szCs w:val="24"/>
          <w:rPrChange w:id="876" w:author="Tashi Alford-Duguid" w:date="2020-06-15T12:17:00Z">
            <w:rPr>
              <w:sz w:val="24"/>
              <w:szCs w:val="24"/>
              <w:lang w:val="en-US"/>
            </w:rPr>
          </w:rPrChange>
        </w:rPr>
        <w:t xml:space="preserve"> </w:t>
      </w:r>
      <w:r w:rsidR="000233C3" w:rsidRPr="00132652">
        <w:rPr>
          <w:i/>
          <w:iCs/>
          <w:sz w:val="24"/>
          <w:szCs w:val="24"/>
          <w:rPrChange w:id="877" w:author="Tashi Alford-Duguid" w:date="2020-06-15T12:17:00Z">
            <w:rPr>
              <w:i/>
              <w:iCs/>
              <w:sz w:val="24"/>
              <w:szCs w:val="24"/>
              <w:lang w:val="en-US"/>
            </w:rPr>
          </w:rPrChange>
        </w:rPr>
        <w:t>1867</w:t>
      </w:r>
      <w:r w:rsidR="000233C3" w:rsidRPr="00132652">
        <w:rPr>
          <w:sz w:val="24"/>
          <w:szCs w:val="24"/>
          <w:rPrChange w:id="878" w:author="Tashi Alford-Duguid" w:date="2020-06-15T12:17:00Z">
            <w:rPr>
              <w:sz w:val="24"/>
              <w:szCs w:val="24"/>
              <w:lang w:val="en-US"/>
            </w:rPr>
          </w:rPrChange>
        </w:rPr>
        <w:t xml:space="preserve"> </w:t>
      </w:r>
      <w:r w:rsidR="000233C3" w:rsidRPr="00132652">
        <w:rPr>
          <w:i/>
          <w:iCs/>
          <w:sz w:val="24"/>
          <w:szCs w:val="24"/>
          <w:rPrChange w:id="879" w:author="Tashi Alford-Duguid" w:date="2020-06-15T12:17:00Z">
            <w:rPr>
              <w:i/>
              <w:iCs/>
              <w:sz w:val="24"/>
              <w:szCs w:val="24"/>
              <w:lang w:val="en-US"/>
            </w:rPr>
          </w:rPrChange>
        </w:rPr>
        <w:t>Constitution Act</w:t>
      </w:r>
      <w:r w:rsidR="00EC0E4F">
        <w:rPr>
          <w:i/>
          <w:iCs/>
          <w:sz w:val="24"/>
          <w:szCs w:val="24"/>
        </w:rPr>
        <w:t xml:space="preserve"> </w:t>
      </w:r>
      <w:r w:rsidR="00D25D71" w:rsidRPr="00132652">
        <w:rPr>
          <w:sz w:val="24"/>
          <w:szCs w:val="24"/>
          <w:rPrChange w:id="880" w:author="Tashi Alford-Duguid" w:date="2020-06-15T12:17:00Z">
            <w:rPr>
              <w:sz w:val="24"/>
              <w:szCs w:val="24"/>
              <w:lang w:val="en-US"/>
            </w:rPr>
          </w:rPrChange>
        </w:rPr>
        <w:t>grant</w:t>
      </w:r>
      <w:r w:rsidR="00680D8E" w:rsidRPr="00132652">
        <w:rPr>
          <w:sz w:val="24"/>
          <w:szCs w:val="24"/>
          <w:rPrChange w:id="881" w:author="Tashi Alford-Duguid" w:date="2020-06-15T12:17:00Z">
            <w:rPr>
              <w:sz w:val="24"/>
              <w:szCs w:val="24"/>
              <w:lang w:val="en-US"/>
            </w:rPr>
          </w:rPrChange>
        </w:rPr>
        <w:t>s</w:t>
      </w:r>
      <w:r w:rsidR="00D25D71" w:rsidRPr="00132652">
        <w:rPr>
          <w:sz w:val="24"/>
          <w:szCs w:val="24"/>
          <w:rPrChange w:id="882" w:author="Tashi Alford-Duguid" w:date="2020-06-15T12:17:00Z">
            <w:rPr>
              <w:sz w:val="24"/>
              <w:szCs w:val="24"/>
              <w:lang w:val="en-US"/>
            </w:rPr>
          </w:rPrChange>
        </w:rPr>
        <w:t xml:space="preserve"> the federal government the power to quarantine, although that provision has been </w:t>
      </w:r>
      <w:r w:rsidR="00EC0E4F">
        <w:rPr>
          <w:sz w:val="24"/>
          <w:szCs w:val="24"/>
        </w:rPr>
        <w:t xml:space="preserve">thoroughly </w:t>
      </w:r>
      <w:r w:rsidR="00680D8E" w:rsidRPr="00132652">
        <w:rPr>
          <w:sz w:val="24"/>
          <w:szCs w:val="24"/>
          <w:rPrChange w:id="883" w:author="Tashi Alford-Duguid" w:date="2020-06-15T12:17:00Z">
            <w:rPr>
              <w:sz w:val="24"/>
              <w:szCs w:val="24"/>
              <w:lang w:val="en-US"/>
            </w:rPr>
          </w:rPrChange>
        </w:rPr>
        <w:t>considered by</w:t>
      </w:r>
      <w:r w:rsidR="00D25D71" w:rsidRPr="00132652">
        <w:rPr>
          <w:sz w:val="24"/>
          <w:szCs w:val="24"/>
          <w:rPrChange w:id="884" w:author="Tashi Alford-Duguid" w:date="2020-06-15T12:17:00Z">
            <w:rPr>
              <w:sz w:val="24"/>
              <w:szCs w:val="24"/>
              <w:lang w:val="en-US"/>
            </w:rPr>
          </w:rPrChange>
        </w:rPr>
        <w:t xml:space="preserve"> </w:t>
      </w:r>
      <w:r w:rsidR="00EC0E4F">
        <w:rPr>
          <w:sz w:val="24"/>
          <w:szCs w:val="24"/>
        </w:rPr>
        <w:t xml:space="preserve">the </w:t>
      </w:r>
      <w:r w:rsidR="00D25D71" w:rsidRPr="00132652">
        <w:rPr>
          <w:sz w:val="24"/>
          <w:szCs w:val="24"/>
          <w:rPrChange w:id="885" w:author="Tashi Alford-Duguid" w:date="2020-06-15T12:17:00Z">
            <w:rPr>
              <w:sz w:val="24"/>
              <w:szCs w:val="24"/>
              <w:lang w:val="en-US"/>
            </w:rPr>
          </w:rPrChange>
        </w:rPr>
        <w:t>court</w:t>
      </w:r>
      <w:r w:rsidR="00680D8E" w:rsidRPr="00132652">
        <w:rPr>
          <w:sz w:val="24"/>
          <w:szCs w:val="24"/>
          <w:rPrChange w:id="886" w:author="Tashi Alford-Duguid" w:date="2020-06-15T12:17:00Z">
            <w:rPr>
              <w:sz w:val="24"/>
              <w:szCs w:val="24"/>
              <w:lang w:val="en-US"/>
            </w:rPr>
          </w:rPrChange>
        </w:rPr>
        <w:t>s</w:t>
      </w:r>
      <w:r w:rsidR="00D25D71" w:rsidRPr="00132652">
        <w:rPr>
          <w:sz w:val="24"/>
          <w:szCs w:val="24"/>
          <w:rPrChange w:id="887" w:author="Tashi Alford-Duguid" w:date="2020-06-15T12:17:00Z">
            <w:rPr>
              <w:sz w:val="24"/>
              <w:szCs w:val="24"/>
              <w:lang w:val="en-US"/>
            </w:rPr>
          </w:rPrChange>
        </w:rPr>
        <w:t>.</w:t>
      </w:r>
      <w:r w:rsidR="00EC0E4F" w:rsidRPr="007E55AD">
        <w:rPr>
          <w:rStyle w:val="FootnoteReference"/>
          <w:sz w:val="24"/>
          <w:szCs w:val="24"/>
        </w:rPr>
        <w:footnoteReference w:id="29"/>
      </w:r>
    </w:p>
    <w:p w14:paraId="259DB3BF" w14:textId="2E1C6301" w:rsidR="003F357F" w:rsidRPr="00132652" w:rsidRDefault="00953AFB">
      <w:pPr>
        <w:rPr>
          <w:sz w:val="24"/>
          <w:szCs w:val="24"/>
          <w:rPrChange w:id="888" w:author="Tashi Alford-Duguid" w:date="2020-06-15T12:17:00Z">
            <w:rPr>
              <w:sz w:val="24"/>
              <w:szCs w:val="24"/>
              <w:lang w:val="en-US"/>
            </w:rPr>
          </w:rPrChange>
        </w:rPr>
        <w:pPrChange w:id="889" w:author="Tashi Alford-Duguid" w:date="2020-06-11T13:32:00Z">
          <w:pPr>
            <w:jc w:val="both"/>
          </w:pPr>
        </w:pPrChange>
      </w:pPr>
      <w:r w:rsidRPr="00132652">
        <w:rPr>
          <w:sz w:val="24"/>
          <w:szCs w:val="24"/>
          <w:rPrChange w:id="890" w:author="Tashi Alford-Duguid" w:date="2020-06-15T12:17:00Z">
            <w:rPr>
              <w:sz w:val="24"/>
              <w:szCs w:val="24"/>
              <w:lang w:val="en-US"/>
            </w:rPr>
          </w:rPrChange>
        </w:rPr>
        <w:t xml:space="preserve">The provinces and territories </w:t>
      </w:r>
      <w:r w:rsidR="00D25D71" w:rsidRPr="00132652">
        <w:rPr>
          <w:sz w:val="24"/>
          <w:szCs w:val="24"/>
          <w:rPrChange w:id="891" w:author="Tashi Alford-Duguid" w:date="2020-06-15T12:17:00Z">
            <w:rPr>
              <w:sz w:val="24"/>
              <w:szCs w:val="24"/>
              <w:lang w:val="en-US"/>
            </w:rPr>
          </w:rPrChange>
        </w:rPr>
        <w:t>also</w:t>
      </w:r>
      <w:r w:rsidRPr="00132652">
        <w:rPr>
          <w:sz w:val="24"/>
          <w:szCs w:val="24"/>
          <w:rPrChange w:id="892" w:author="Tashi Alford-Duguid" w:date="2020-06-15T12:17:00Z">
            <w:rPr>
              <w:sz w:val="24"/>
              <w:szCs w:val="24"/>
              <w:lang w:val="en-US"/>
            </w:rPr>
          </w:rPrChange>
        </w:rPr>
        <w:t xml:space="preserve"> </w:t>
      </w:r>
      <w:r w:rsidR="005320C3" w:rsidRPr="00132652">
        <w:rPr>
          <w:sz w:val="24"/>
          <w:szCs w:val="24"/>
          <w:rPrChange w:id="893" w:author="Tashi Alford-Duguid" w:date="2020-06-15T12:17:00Z">
            <w:rPr>
              <w:sz w:val="24"/>
              <w:szCs w:val="24"/>
              <w:lang w:val="en-US"/>
            </w:rPr>
          </w:rPrChange>
        </w:rPr>
        <w:t>have</w:t>
      </w:r>
      <w:r w:rsidR="00EC0E4F">
        <w:rPr>
          <w:sz w:val="24"/>
          <w:szCs w:val="24"/>
        </w:rPr>
        <w:t xml:space="preserve"> statutory</w:t>
      </w:r>
      <w:r w:rsidR="005320C3" w:rsidRPr="00132652">
        <w:rPr>
          <w:sz w:val="24"/>
          <w:szCs w:val="24"/>
          <w:rPrChange w:id="894" w:author="Tashi Alford-Duguid" w:date="2020-06-15T12:17:00Z">
            <w:rPr>
              <w:sz w:val="24"/>
              <w:szCs w:val="24"/>
              <w:lang w:val="en-US"/>
            </w:rPr>
          </w:rPrChange>
        </w:rPr>
        <w:t xml:space="preserve"> quarantine powers </w:t>
      </w:r>
      <w:r w:rsidR="00A27609" w:rsidRPr="00132652">
        <w:rPr>
          <w:sz w:val="24"/>
          <w:szCs w:val="24"/>
          <w:rPrChange w:id="895" w:author="Tashi Alford-Duguid" w:date="2020-06-15T12:17:00Z">
            <w:rPr>
              <w:sz w:val="24"/>
              <w:szCs w:val="24"/>
              <w:lang w:val="en-US"/>
            </w:rPr>
          </w:rPrChange>
        </w:rPr>
        <w:t>that enable them to impose intra-provincial quarantines. For example, Ontario currently uses its</w:t>
      </w:r>
      <w:r w:rsidR="00961447" w:rsidRPr="00132652">
        <w:rPr>
          <w:sz w:val="24"/>
          <w:szCs w:val="24"/>
          <w:rPrChange w:id="896" w:author="Tashi Alford-Duguid" w:date="2020-06-15T12:17:00Z">
            <w:rPr>
              <w:sz w:val="24"/>
              <w:szCs w:val="24"/>
              <w:lang w:val="en-US"/>
            </w:rPr>
          </w:rPrChange>
        </w:rPr>
        <w:t xml:space="preserve"> </w:t>
      </w:r>
      <w:r w:rsidR="00961447" w:rsidRPr="00132652">
        <w:rPr>
          <w:i/>
          <w:iCs/>
          <w:sz w:val="24"/>
          <w:szCs w:val="24"/>
          <w:rPrChange w:id="897" w:author="Tashi Alford-Duguid" w:date="2020-06-15T12:17:00Z">
            <w:rPr>
              <w:i/>
              <w:iCs/>
              <w:sz w:val="24"/>
              <w:szCs w:val="24"/>
              <w:lang w:val="en-US"/>
            </w:rPr>
          </w:rPrChange>
        </w:rPr>
        <w:t>Health Protection and Promotion Act</w:t>
      </w:r>
      <w:r w:rsidR="00EC0E4F">
        <w:rPr>
          <w:i/>
          <w:iCs/>
          <w:sz w:val="24"/>
          <w:szCs w:val="24"/>
        </w:rPr>
        <w:t xml:space="preserve"> </w:t>
      </w:r>
      <w:r w:rsidR="00A27609" w:rsidRPr="00132652">
        <w:rPr>
          <w:sz w:val="24"/>
          <w:szCs w:val="24"/>
          <w:rPrChange w:id="898" w:author="Tashi Alford-Duguid" w:date="2020-06-15T12:17:00Z">
            <w:rPr>
              <w:sz w:val="24"/>
              <w:szCs w:val="24"/>
              <w:lang w:val="en-US"/>
            </w:rPr>
          </w:rPrChange>
        </w:rPr>
        <w:t xml:space="preserve">to </w:t>
      </w:r>
      <w:r w:rsidR="003847B3" w:rsidRPr="00132652">
        <w:rPr>
          <w:sz w:val="24"/>
          <w:szCs w:val="24"/>
          <w:rPrChange w:id="899" w:author="Tashi Alford-Duguid" w:date="2020-06-15T12:17:00Z">
            <w:rPr>
              <w:sz w:val="24"/>
              <w:szCs w:val="24"/>
              <w:lang w:val="en-US"/>
            </w:rPr>
          </w:rPrChange>
        </w:rPr>
        <w:t xml:space="preserve">quarantine </w:t>
      </w:r>
      <w:r w:rsidR="00214788" w:rsidRPr="00132652">
        <w:rPr>
          <w:sz w:val="24"/>
          <w:szCs w:val="24"/>
          <w:rPrChange w:id="900" w:author="Tashi Alford-Duguid" w:date="2020-06-15T12:17:00Z">
            <w:rPr>
              <w:sz w:val="24"/>
              <w:szCs w:val="24"/>
              <w:lang w:val="en-US"/>
            </w:rPr>
          </w:rPrChange>
        </w:rPr>
        <w:t>th</w:t>
      </w:r>
      <w:r w:rsidR="00000A64" w:rsidRPr="00132652">
        <w:rPr>
          <w:sz w:val="24"/>
          <w:szCs w:val="24"/>
          <w:rPrChange w:id="901" w:author="Tashi Alford-Duguid" w:date="2020-06-15T12:17:00Z">
            <w:rPr>
              <w:sz w:val="24"/>
              <w:szCs w:val="24"/>
              <w:lang w:val="en-US"/>
            </w:rPr>
          </w:rPrChange>
        </w:rPr>
        <w:t xml:space="preserve">ose in the province who are suspected </w:t>
      </w:r>
      <w:r w:rsidR="00EC0E4F">
        <w:rPr>
          <w:sz w:val="24"/>
          <w:szCs w:val="24"/>
        </w:rPr>
        <w:t>of carrying</w:t>
      </w:r>
      <w:r w:rsidR="00214788" w:rsidRPr="00132652">
        <w:rPr>
          <w:sz w:val="24"/>
          <w:szCs w:val="24"/>
          <w:rPrChange w:id="902" w:author="Tashi Alford-Duguid" w:date="2020-06-15T12:17:00Z">
            <w:rPr>
              <w:sz w:val="24"/>
              <w:szCs w:val="24"/>
              <w:lang w:val="en-US"/>
            </w:rPr>
          </w:rPrChange>
        </w:rPr>
        <w:t xml:space="preserve"> COVI</w:t>
      </w:r>
      <w:r w:rsidR="00000A64" w:rsidRPr="00132652">
        <w:rPr>
          <w:sz w:val="24"/>
          <w:szCs w:val="24"/>
          <w:rPrChange w:id="903" w:author="Tashi Alford-Duguid" w:date="2020-06-15T12:17:00Z">
            <w:rPr>
              <w:sz w:val="24"/>
              <w:szCs w:val="24"/>
              <w:lang w:val="en-US"/>
            </w:rPr>
          </w:rPrChange>
        </w:rPr>
        <w:t>D.</w:t>
      </w:r>
      <w:r w:rsidR="00EC0E4F" w:rsidRPr="00115EA5">
        <w:rPr>
          <w:rStyle w:val="FootnoteReference"/>
          <w:sz w:val="24"/>
          <w:szCs w:val="24"/>
        </w:rPr>
        <w:footnoteReference w:id="30"/>
      </w:r>
      <w:r w:rsidR="00EC0E4F" w:rsidRPr="00115EA5">
        <w:rPr>
          <w:sz w:val="24"/>
          <w:szCs w:val="24"/>
        </w:rPr>
        <w:t xml:space="preserve"> </w:t>
      </w:r>
    </w:p>
    <w:p w14:paraId="1B751DC2" w14:textId="67BC0038" w:rsidR="00603560" w:rsidRPr="00132652" w:rsidRDefault="009D22F3">
      <w:pPr>
        <w:ind w:firstLine="720"/>
        <w:rPr>
          <w:sz w:val="24"/>
          <w:szCs w:val="24"/>
          <w:u w:val="single"/>
        </w:rPr>
        <w:pPrChange w:id="904" w:author="Tashi Alford-Duguid" w:date="2020-06-11T13:32:00Z">
          <w:pPr>
            <w:ind w:firstLine="720"/>
            <w:jc w:val="both"/>
          </w:pPr>
        </w:pPrChange>
      </w:pPr>
      <w:r w:rsidRPr="00132652">
        <w:rPr>
          <w:i/>
          <w:sz w:val="24"/>
          <w:szCs w:val="24"/>
          <w:u w:val="single"/>
        </w:rPr>
        <w:t>s. 58(1) of t</w:t>
      </w:r>
      <w:r w:rsidR="00603560" w:rsidRPr="00132652">
        <w:rPr>
          <w:i/>
          <w:sz w:val="24"/>
          <w:szCs w:val="24"/>
          <w:u w:val="single"/>
        </w:rPr>
        <w:t xml:space="preserve">he federal </w:t>
      </w:r>
      <w:r w:rsidR="00603560" w:rsidRPr="00132652">
        <w:rPr>
          <w:sz w:val="24"/>
          <w:szCs w:val="24"/>
          <w:u w:val="single"/>
        </w:rPr>
        <w:t>Quarantine Act</w:t>
      </w:r>
      <w:r w:rsidRPr="00132652">
        <w:rPr>
          <w:i/>
          <w:sz w:val="24"/>
          <w:szCs w:val="24"/>
          <w:u w:val="single"/>
        </w:rPr>
        <w:t>: placing conditions on return</w:t>
      </w:r>
    </w:p>
    <w:p w14:paraId="1F21C241" w14:textId="38C2CC8C" w:rsidR="00E57D93" w:rsidRPr="00132652" w:rsidRDefault="00603560">
      <w:pPr>
        <w:rPr>
          <w:sz w:val="24"/>
          <w:szCs w:val="24"/>
        </w:rPr>
        <w:pPrChange w:id="905" w:author="Tashi Alford-Duguid" w:date="2020-06-11T13:32:00Z">
          <w:pPr>
            <w:jc w:val="both"/>
          </w:pPr>
        </w:pPrChange>
      </w:pPr>
      <w:r w:rsidRPr="00132652">
        <w:rPr>
          <w:sz w:val="24"/>
          <w:szCs w:val="24"/>
        </w:rPr>
        <w:t xml:space="preserve">The </w:t>
      </w:r>
      <w:r w:rsidRPr="00132652">
        <w:rPr>
          <w:i/>
          <w:sz w:val="24"/>
          <w:szCs w:val="24"/>
        </w:rPr>
        <w:t>Quarantine Act</w:t>
      </w:r>
      <w:r w:rsidRPr="00132652">
        <w:rPr>
          <w:sz w:val="24"/>
          <w:szCs w:val="24"/>
        </w:rPr>
        <w:t xml:space="preserve"> grants the </w:t>
      </w:r>
      <w:r w:rsidR="004B0859" w:rsidRPr="00132652">
        <w:rPr>
          <w:sz w:val="24"/>
          <w:szCs w:val="24"/>
        </w:rPr>
        <w:t xml:space="preserve">federal </w:t>
      </w:r>
      <w:r w:rsidRPr="00132652">
        <w:rPr>
          <w:sz w:val="24"/>
          <w:szCs w:val="24"/>
        </w:rPr>
        <w:t xml:space="preserve">government broad powers to control international travel of persons and goods in times of disease. </w:t>
      </w:r>
      <w:r w:rsidR="006B3B99" w:rsidRPr="00132652">
        <w:rPr>
          <w:sz w:val="24"/>
          <w:szCs w:val="24"/>
        </w:rPr>
        <w:t>T</w:t>
      </w:r>
      <w:r w:rsidR="0067630D" w:rsidRPr="00132652">
        <w:rPr>
          <w:sz w:val="24"/>
          <w:szCs w:val="24"/>
        </w:rPr>
        <w:t xml:space="preserve">his law </w:t>
      </w:r>
      <w:r w:rsidR="006B3B99" w:rsidRPr="00132652">
        <w:rPr>
          <w:sz w:val="24"/>
          <w:szCs w:val="24"/>
        </w:rPr>
        <w:t>provides the government with a broad range of powers</w:t>
      </w:r>
      <w:r w:rsidR="009D51AD" w:rsidRPr="00132652">
        <w:rPr>
          <w:sz w:val="24"/>
          <w:szCs w:val="24"/>
        </w:rPr>
        <w:t xml:space="preserve">, but </w:t>
      </w:r>
      <w:r w:rsidR="00C23D6B" w:rsidRPr="00132652">
        <w:rPr>
          <w:sz w:val="24"/>
          <w:szCs w:val="24"/>
        </w:rPr>
        <w:t>the power</w:t>
      </w:r>
      <w:r w:rsidR="009D51AD" w:rsidRPr="00132652">
        <w:rPr>
          <w:sz w:val="24"/>
          <w:szCs w:val="24"/>
        </w:rPr>
        <w:t xml:space="preserve"> most commonly used by the federal government</w:t>
      </w:r>
      <w:r w:rsidR="00130E60" w:rsidRPr="00132652">
        <w:rPr>
          <w:sz w:val="24"/>
          <w:szCs w:val="24"/>
        </w:rPr>
        <w:t xml:space="preserve"> </w:t>
      </w:r>
      <w:r w:rsidR="00C23D6B" w:rsidRPr="00132652">
        <w:rPr>
          <w:sz w:val="24"/>
          <w:szCs w:val="24"/>
        </w:rPr>
        <w:t xml:space="preserve">in the early stages of </w:t>
      </w:r>
      <w:r w:rsidR="00130E60" w:rsidRPr="00132652">
        <w:rPr>
          <w:sz w:val="24"/>
          <w:szCs w:val="24"/>
        </w:rPr>
        <w:t>th</w:t>
      </w:r>
      <w:r w:rsidR="00C23D6B" w:rsidRPr="00132652">
        <w:rPr>
          <w:sz w:val="24"/>
          <w:szCs w:val="24"/>
        </w:rPr>
        <w:t>e</w:t>
      </w:r>
      <w:r w:rsidR="00130E60" w:rsidRPr="00132652">
        <w:rPr>
          <w:sz w:val="24"/>
          <w:szCs w:val="24"/>
        </w:rPr>
        <w:t xml:space="preserve"> crisis</w:t>
      </w:r>
      <w:r w:rsidR="009D51AD" w:rsidRPr="00132652">
        <w:rPr>
          <w:sz w:val="24"/>
          <w:szCs w:val="24"/>
        </w:rPr>
        <w:t xml:space="preserve"> was</w:t>
      </w:r>
      <w:r w:rsidR="006B3B99" w:rsidRPr="00132652">
        <w:rPr>
          <w:sz w:val="24"/>
          <w:szCs w:val="24"/>
        </w:rPr>
        <w:t xml:space="preserve"> </w:t>
      </w:r>
      <w:r w:rsidRPr="00132652">
        <w:rPr>
          <w:sz w:val="24"/>
          <w:szCs w:val="24"/>
        </w:rPr>
        <w:t xml:space="preserve">s. 58(1) of the </w:t>
      </w:r>
      <w:r w:rsidRPr="00132652">
        <w:rPr>
          <w:i/>
          <w:sz w:val="24"/>
          <w:szCs w:val="24"/>
        </w:rPr>
        <w:t>Quarantine Act</w:t>
      </w:r>
      <w:r w:rsidR="00130E60" w:rsidRPr="00132652">
        <w:rPr>
          <w:sz w:val="24"/>
          <w:szCs w:val="24"/>
        </w:rPr>
        <w:t xml:space="preserve">. s. 58(1) </w:t>
      </w:r>
      <w:r w:rsidR="009D51AD" w:rsidRPr="00132652">
        <w:rPr>
          <w:sz w:val="24"/>
          <w:szCs w:val="24"/>
        </w:rPr>
        <w:t>authorize</w:t>
      </w:r>
      <w:r w:rsidR="00FC3DDC" w:rsidRPr="00132652">
        <w:rPr>
          <w:sz w:val="24"/>
          <w:szCs w:val="24"/>
        </w:rPr>
        <w:t>s</w:t>
      </w:r>
      <w:r w:rsidR="009D51AD" w:rsidRPr="00132652">
        <w:rPr>
          <w:sz w:val="24"/>
          <w:szCs w:val="24"/>
        </w:rPr>
        <w:t xml:space="preserve"> the imposition of </w:t>
      </w:r>
      <w:r w:rsidR="00FC3DDC" w:rsidRPr="00132652">
        <w:rPr>
          <w:sz w:val="24"/>
          <w:szCs w:val="24"/>
        </w:rPr>
        <w:t>“</w:t>
      </w:r>
      <w:r w:rsidR="009D51AD" w:rsidRPr="00132652">
        <w:rPr>
          <w:sz w:val="24"/>
          <w:szCs w:val="24"/>
        </w:rPr>
        <w:t>any condition</w:t>
      </w:r>
      <w:r w:rsidR="00FC3DDC" w:rsidRPr="00132652">
        <w:rPr>
          <w:sz w:val="24"/>
          <w:szCs w:val="24"/>
        </w:rPr>
        <w:t xml:space="preserve">” </w:t>
      </w:r>
      <w:r w:rsidR="00235838" w:rsidRPr="00132652">
        <w:rPr>
          <w:sz w:val="24"/>
          <w:szCs w:val="24"/>
        </w:rPr>
        <w:t xml:space="preserve">on “any class of person” entering Canada where </w:t>
      </w:r>
      <w:r w:rsidR="004B0859" w:rsidRPr="00132652">
        <w:rPr>
          <w:sz w:val="24"/>
          <w:szCs w:val="24"/>
        </w:rPr>
        <w:t>there</w:t>
      </w:r>
      <w:r w:rsidR="00235838" w:rsidRPr="00132652">
        <w:rPr>
          <w:sz w:val="24"/>
          <w:szCs w:val="24"/>
        </w:rPr>
        <w:t xml:space="preserve"> is a communicable disease outbreak i</w:t>
      </w:r>
      <w:r w:rsidR="00A714C6" w:rsidRPr="00132652">
        <w:rPr>
          <w:sz w:val="24"/>
          <w:szCs w:val="24"/>
        </w:rPr>
        <w:t xml:space="preserve">n the country of origin and where </w:t>
      </w:r>
      <w:r w:rsidR="00E57D93" w:rsidRPr="00132652">
        <w:rPr>
          <w:sz w:val="24"/>
          <w:szCs w:val="24"/>
        </w:rPr>
        <w:t>such conditions are necessary to contain that outbreak.</w:t>
      </w:r>
      <w:r w:rsidR="00CB3705" w:rsidRPr="00132652">
        <w:rPr>
          <w:sz w:val="24"/>
          <w:szCs w:val="24"/>
        </w:rPr>
        <w:t xml:space="preserve"> </w:t>
      </w:r>
      <w:r w:rsidR="00B22DB9" w:rsidRPr="00132652">
        <w:rPr>
          <w:sz w:val="24"/>
          <w:szCs w:val="24"/>
        </w:rPr>
        <w:t xml:space="preserve">For example, </w:t>
      </w:r>
      <w:r w:rsidR="00B22DB9" w:rsidRPr="00132652">
        <w:rPr>
          <w:sz w:val="24"/>
          <w:szCs w:val="24"/>
        </w:rPr>
        <w:lastRenderedPageBreak/>
        <w:t>t</w:t>
      </w:r>
      <w:r w:rsidRPr="00132652">
        <w:rPr>
          <w:sz w:val="24"/>
          <w:szCs w:val="24"/>
        </w:rPr>
        <w:t>his power was previously used during the 2014 Ebola outbreak to impose reporting and screening obligations on persons who had come from Guinea within a 21-day period.</w:t>
      </w:r>
      <w:r w:rsidRPr="00132652">
        <w:rPr>
          <w:sz w:val="24"/>
          <w:szCs w:val="24"/>
          <w:vertAlign w:val="superscript"/>
        </w:rPr>
        <w:footnoteReference w:id="31"/>
      </w:r>
      <w:r w:rsidRPr="00132652">
        <w:rPr>
          <w:sz w:val="24"/>
          <w:szCs w:val="24"/>
        </w:rPr>
        <w:t xml:space="preserve"> </w:t>
      </w:r>
    </w:p>
    <w:p w14:paraId="548C75E6" w14:textId="0343882C" w:rsidR="00797C99" w:rsidRPr="00132652" w:rsidRDefault="00E57D93">
      <w:pPr>
        <w:rPr>
          <w:sz w:val="24"/>
          <w:szCs w:val="24"/>
        </w:rPr>
        <w:pPrChange w:id="906" w:author="Tashi Alford-Duguid" w:date="2020-06-11T13:32:00Z">
          <w:pPr>
            <w:jc w:val="both"/>
          </w:pPr>
        </w:pPrChange>
      </w:pPr>
      <w:r w:rsidRPr="00132652">
        <w:rPr>
          <w:sz w:val="24"/>
          <w:szCs w:val="24"/>
        </w:rPr>
        <w:t xml:space="preserve">In February 2020, </w:t>
      </w:r>
      <w:r w:rsidR="00951CCD" w:rsidRPr="00132652">
        <w:rPr>
          <w:sz w:val="24"/>
          <w:szCs w:val="24"/>
        </w:rPr>
        <w:t xml:space="preserve">the </w:t>
      </w:r>
      <w:r w:rsidR="00812588" w:rsidRPr="00132652">
        <w:rPr>
          <w:sz w:val="24"/>
          <w:szCs w:val="24"/>
        </w:rPr>
        <w:t xml:space="preserve">federal government used s. 58(1) </w:t>
      </w:r>
      <w:r w:rsidR="000422FA" w:rsidRPr="00132652">
        <w:rPr>
          <w:sz w:val="24"/>
          <w:szCs w:val="24"/>
        </w:rPr>
        <w:t xml:space="preserve">to quarantine </w:t>
      </w:r>
      <w:r w:rsidR="00591231" w:rsidRPr="00132652">
        <w:rPr>
          <w:sz w:val="24"/>
          <w:szCs w:val="24"/>
        </w:rPr>
        <w:t xml:space="preserve">Canadian residents who </w:t>
      </w:r>
      <w:r w:rsidR="00A61DDC" w:rsidRPr="00132652">
        <w:rPr>
          <w:sz w:val="24"/>
          <w:szCs w:val="24"/>
        </w:rPr>
        <w:t>returned via government</w:t>
      </w:r>
      <w:r w:rsidR="00802BA8" w:rsidRPr="00132652">
        <w:rPr>
          <w:sz w:val="24"/>
          <w:szCs w:val="24"/>
        </w:rPr>
        <w:t>-chartered</w:t>
      </w:r>
      <w:r w:rsidR="00A61DDC" w:rsidRPr="00132652">
        <w:rPr>
          <w:sz w:val="24"/>
          <w:szCs w:val="24"/>
        </w:rPr>
        <w:t xml:space="preserve"> plane </w:t>
      </w:r>
      <w:r w:rsidR="00E865C5" w:rsidRPr="00132652">
        <w:rPr>
          <w:sz w:val="24"/>
          <w:szCs w:val="24"/>
        </w:rPr>
        <w:t>from two COVID hotspots:</w:t>
      </w:r>
      <w:r w:rsidR="000422FA" w:rsidRPr="00132652">
        <w:rPr>
          <w:sz w:val="24"/>
          <w:szCs w:val="24"/>
        </w:rPr>
        <w:t xml:space="preserve"> Wuhan and the Diamond Princess cruise ship</w:t>
      </w:r>
      <w:r w:rsidR="00FB3D2B" w:rsidRPr="00132652">
        <w:rPr>
          <w:sz w:val="24"/>
          <w:szCs w:val="24"/>
        </w:rPr>
        <w:t>.</w:t>
      </w:r>
      <w:r w:rsidR="00441E06" w:rsidRPr="00132652">
        <w:rPr>
          <w:sz w:val="24"/>
          <w:szCs w:val="24"/>
        </w:rPr>
        <w:t xml:space="preserve"> Those who returned by government </w:t>
      </w:r>
      <w:r w:rsidR="00FA080B">
        <w:rPr>
          <w:sz w:val="24"/>
          <w:szCs w:val="24"/>
        </w:rPr>
        <w:t>pla</w:t>
      </w:r>
      <w:r w:rsidR="00250ECE">
        <w:rPr>
          <w:sz w:val="24"/>
          <w:szCs w:val="24"/>
        </w:rPr>
        <w:t>n</w:t>
      </w:r>
      <w:r w:rsidR="00FA080B">
        <w:rPr>
          <w:sz w:val="24"/>
          <w:szCs w:val="24"/>
        </w:rPr>
        <w:t>e</w:t>
      </w:r>
      <w:r w:rsidR="00FA080B" w:rsidRPr="00132652">
        <w:rPr>
          <w:sz w:val="24"/>
          <w:szCs w:val="24"/>
        </w:rPr>
        <w:t xml:space="preserve"> </w:t>
      </w:r>
      <w:r w:rsidR="00441E06" w:rsidRPr="00132652">
        <w:rPr>
          <w:sz w:val="24"/>
          <w:szCs w:val="24"/>
        </w:rPr>
        <w:t>were subject to</w:t>
      </w:r>
      <w:r w:rsidR="00FB3D2B" w:rsidRPr="00132652">
        <w:rPr>
          <w:sz w:val="24"/>
          <w:szCs w:val="24"/>
        </w:rPr>
        <w:t xml:space="preserve"> </w:t>
      </w:r>
      <w:r w:rsidR="00C23D6B" w:rsidRPr="00132652">
        <w:rPr>
          <w:sz w:val="24"/>
          <w:szCs w:val="24"/>
        </w:rPr>
        <w:t xml:space="preserve">the </w:t>
      </w:r>
      <w:r w:rsidR="00E51DA1" w:rsidRPr="00132652">
        <w:rPr>
          <w:sz w:val="24"/>
          <w:szCs w:val="24"/>
        </w:rPr>
        <w:t>following conditions</w:t>
      </w:r>
      <w:r w:rsidR="00802BA8" w:rsidRPr="00132652">
        <w:rPr>
          <w:sz w:val="24"/>
          <w:szCs w:val="24"/>
        </w:rPr>
        <w:t xml:space="preserve"> under s. 58(1)</w:t>
      </w:r>
      <w:r w:rsidR="00E51DA1" w:rsidRPr="00132652">
        <w:rPr>
          <w:sz w:val="24"/>
          <w:szCs w:val="24"/>
        </w:rPr>
        <w:t xml:space="preserve">: they had to remain </w:t>
      </w:r>
      <w:r w:rsidR="00802BA8" w:rsidRPr="00132652">
        <w:rPr>
          <w:sz w:val="24"/>
          <w:szCs w:val="24"/>
        </w:rPr>
        <w:t>at a quarantine facility for 14 days and had to undergo health assessments as required.</w:t>
      </w:r>
      <w:r w:rsidR="00802BA8" w:rsidRPr="00132652">
        <w:rPr>
          <w:rStyle w:val="FootnoteReference"/>
          <w:sz w:val="24"/>
          <w:szCs w:val="24"/>
        </w:rPr>
        <w:footnoteReference w:id="32"/>
      </w:r>
      <w:r w:rsidR="00E51DA1" w:rsidRPr="00132652">
        <w:rPr>
          <w:sz w:val="24"/>
          <w:szCs w:val="24"/>
        </w:rPr>
        <w:t xml:space="preserve"> </w:t>
      </w:r>
      <w:r w:rsidR="00802BA8" w:rsidRPr="00132652">
        <w:rPr>
          <w:sz w:val="24"/>
          <w:szCs w:val="24"/>
        </w:rPr>
        <w:t>S</w:t>
      </w:r>
      <w:r w:rsidR="00FB3D2B" w:rsidRPr="00132652">
        <w:rPr>
          <w:sz w:val="24"/>
          <w:szCs w:val="24"/>
        </w:rPr>
        <w:t xml:space="preserve">ome Canadians on the cruise ship declined to return via government flight and </w:t>
      </w:r>
      <w:r w:rsidR="00FA080B">
        <w:rPr>
          <w:sz w:val="24"/>
          <w:szCs w:val="24"/>
        </w:rPr>
        <w:t>were</w:t>
      </w:r>
      <w:r w:rsidR="00FB3D2B" w:rsidRPr="00132652">
        <w:rPr>
          <w:sz w:val="24"/>
          <w:szCs w:val="24"/>
        </w:rPr>
        <w:t xml:space="preserve"> quarantine</w:t>
      </w:r>
      <w:r w:rsidR="00FA080B">
        <w:rPr>
          <w:sz w:val="24"/>
          <w:szCs w:val="24"/>
        </w:rPr>
        <w:t>d</w:t>
      </w:r>
      <w:r w:rsidR="00FB3D2B" w:rsidRPr="00132652">
        <w:rPr>
          <w:sz w:val="24"/>
          <w:szCs w:val="24"/>
        </w:rPr>
        <w:t xml:space="preserve"> upon their return to Canada.</w:t>
      </w:r>
      <w:r w:rsidR="00500202" w:rsidRPr="00132652">
        <w:rPr>
          <w:rStyle w:val="FootnoteReference"/>
          <w:sz w:val="24"/>
          <w:szCs w:val="24"/>
        </w:rPr>
        <w:footnoteReference w:id="33"/>
      </w:r>
      <w:r w:rsidR="00E865C5" w:rsidRPr="00132652">
        <w:rPr>
          <w:sz w:val="24"/>
          <w:szCs w:val="24"/>
        </w:rPr>
        <w:t xml:space="preserve"> </w:t>
      </w:r>
    </w:p>
    <w:p w14:paraId="027A45B9" w14:textId="7F5F7787" w:rsidR="00FD3629" w:rsidRPr="00132652" w:rsidRDefault="00E865C5">
      <w:pPr>
        <w:rPr>
          <w:sz w:val="24"/>
          <w:szCs w:val="24"/>
        </w:rPr>
        <w:pPrChange w:id="907" w:author="Tashi Alford-Duguid" w:date="2020-06-11T13:32:00Z">
          <w:pPr>
            <w:jc w:val="both"/>
          </w:pPr>
        </w:pPrChange>
      </w:pPr>
      <w:r w:rsidRPr="00132652">
        <w:rPr>
          <w:sz w:val="24"/>
          <w:szCs w:val="24"/>
        </w:rPr>
        <w:t>Th</w:t>
      </w:r>
      <w:r w:rsidR="00165475" w:rsidRPr="00132652">
        <w:rPr>
          <w:sz w:val="24"/>
          <w:szCs w:val="24"/>
        </w:rPr>
        <w:t>ose on the government flight</w:t>
      </w:r>
      <w:r w:rsidR="00A61DDC" w:rsidRPr="00132652">
        <w:rPr>
          <w:sz w:val="24"/>
          <w:szCs w:val="24"/>
        </w:rPr>
        <w:t>s</w:t>
      </w:r>
      <w:r w:rsidRPr="00132652">
        <w:rPr>
          <w:sz w:val="24"/>
          <w:szCs w:val="24"/>
        </w:rPr>
        <w:t xml:space="preserve"> were quarantined for 14 days</w:t>
      </w:r>
      <w:r w:rsidR="000A113B" w:rsidRPr="00132652">
        <w:rPr>
          <w:sz w:val="24"/>
          <w:szCs w:val="24"/>
        </w:rPr>
        <w:t xml:space="preserve"> </w:t>
      </w:r>
      <w:r w:rsidRPr="00132652">
        <w:rPr>
          <w:sz w:val="24"/>
          <w:szCs w:val="24"/>
        </w:rPr>
        <w:t xml:space="preserve">at </w:t>
      </w:r>
      <w:r w:rsidR="00D15561" w:rsidRPr="00132652">
        <w:rPr>
          <w:sz w:val="24"/>
          <w:szCs w:val="24"/>
        </w:rPr>
        <w:t xml:space="preserve">a four-star hotel </w:t>
      </w:r>
      <w:r w:rsidR="0003698B" w:rsidRPr="00132652">
        <w:rPr>
          <w:sz w:val="24"/>
          <w:szCs w:val="24"/>
        </w:rPr>
        <w:t xml:space="preserve">on </w:t>
      </w:r>
      <w:r w:rsidR="00A5221B" w:rsidRPr="00132652">
        <w:rPr>
          <w:sz w:val="24"/>
          <w:szCs w:val="24"/>
        </w:rPr>
        <w:t>Canadian Forces Base (CFB) Trenton, an</w:t>
      </w:r>
      <w:r w:rsidR="00D15561" w:rsidRPr="00132652">
        <w:rPr>
          <w:sz w:val="24"/>
          <w:szCs w:val="24"/>
        </w:rPr>
        <w:t xml:space="preserve"> air</w:t>
      </w:r>
      <w:r w:rsidR="00151E56" w:rsidRPr="00132652">
        <w:rPr>
          <w:sz w:val="24"/>
          <w:szCs w:val="24"/>
        </w:rPr>
        <w:t xml:space="preserve"> </w:t>
      </w:r>
      <w:r w:rsidR="00D15561" w:rsidRPr="00132652">
        <w:rPr>
          <w:sz w:val="24"/>
          <w:szCs w:val="24"/>
        </w:rPr>
        <w:t>force base</w:t>
      </w:r>
      <w:r w:rsidR="003B7C8A" w:rsidRPr="00132652">
        <w:rPr>
          <w:sz w:val="24"/>
          <w:szCs w:val="24"/>
        </w:rPr>
        <w:t xml:space="preserve"> in Quinte West, Ontario.</w:t>
      </w:r>
      <w:r w:rsidR="007802E5" w:rsidRPr="00132652">
        <w:rPr>
          <w:rStyle w:val="FootnoteReference"/>
          <w:sz w:val="24"/>
          <w:szCs w:val="24"/>
        </w:rPr>
        <w:footnoteReference w:id="34"/>
      </w:r>
      <w:r w:rsidR="00FB3D2B" w:rsidRPr="00132652">
        <w:rPr>
          <w:sz w:val="24"/>
          <w:szCs w:val="24"/>
        </w:rPr>
        <w:t xml:space="preserve"> </w:t>
      </w:r>
      <w:r w:rsidR="00383D9E" w:rsidRPr="00132652">
        <w:rPr>
          <w:sz w:val="24"/>
          <w:szCs w:val="24"/>
        </w:rPr>
        <w:t>The returnees were housed in comfortable rooms with high-speed internet</w:t>
      </w:r>
      <w:r w:rsidR="00A17AD5" w:rsidRPr="00132652">
        <w:rPr>
          <w:sz w:val="24"/>
          <w:szCs w:val="24"/>
        </w:rPr>
        <w:t>, access to phones, and</w:t>
      </w:r>
      <w:r w:rsidR="00383D9E" w:rsidRPr="00132652">
        <w:rPr>
          <w:sz w:val="24"/>
          <w:szCs w:val="24"/>
        </w:rPr>
        <w:t xml:space="preserve"> meal</w:t>
      </w:r>
      <w:r w:rsidR="00B47C7B">
        <w:rPr>
          <w:sz w:val="24"/>
          <w:szCs w:val="24"/>
        </w:rPr>
        <w:t>s</w:t>
      </w:r>
      <w:r w:rsidR="00A17AD5" w:rsidRPr="00132652">
        <w:rPr>
          <w:sz w:val="24"/>
          <w:szCs w:val="24"/>
        </w:rPr>
        <w:t>.</w:t>
      </w:r>
      <w:r w:rsidR="007802E5" w:rsidRPr="00132652">
        <w:rPr>
          <w:rStyle w:val="FootnoteReference"/>
          <w:sz w:val="24"/>
          <w:szCs w:val="24"/>
        </w:rPr>
        <w:footnoteReference w:id="35"/>
      </w:r>
      <w:r w:rsidR="00444548" w:rsidRPr="00132652">
        <w:rPr>
          <w:sz w:val="24"/>
          <w:szCs w:val="24"/>
        </w:rPr>
        <w:t xml:space="preserve"> </w:t>
      </w:r>
      <w:r w:rsidR="00A17AD5" w:rsidRPr="00132652">
        <w:rPr>
          <w:sz w:val="24"/>
          <w:szCs w:val="24"/>
        </w:rPr>
        <w:t xml:space="preserve">Returnees were instructed of their rights and </w:t>
      </w:r>
      <w:r w:rsidR="00751DD6" w:rsidRPr="00132652">
        <w:rPr>
          <w:sz w:val="24"/>
          <w:szCs w:val="24"/>
        </w:rPr>
        <w:t>were able to</w:t>
      </w:r>
      <w:r w:rsidR="003A7A15" w:rsidRPr="00132652">
        <w:rPr>
          <w:sz w:val="24"/>
          <w:szCs w:val="24"/>
        </w:rPr>
        <w:t xml:space="preserve"> contact legal counsel</w:t>
      </w:r>
      <w:r w:rsidR="00444548" w:rsidRPr="00132652">
        <w:rPr>
          <w:sz w:val="24"/>
          <w:szCs w:val="24"/>
        </w:rPr>
        <w:t xml:space="preserve"> </w:t>
      </w:r>
      <w:r w:rsidR="00751DD6" w:rsidRPr="00132652">
        <w:rPr>
          <w:sz w:val="24"/>
          <w:szCs w:val="24"/>
        </w:rPr>
        <w:t>if they wished to do so,</w:t>
      </w:r>
      <w:r w:rsidR="00383D9E" w:rsidRPr="00132652">
        <w:rPr>
          <w:sz w:val="24"/>
          <w:szCs w:val="24"/>
        </w:rPr>
        <w:t xml:space="preserve"> a</w:t>
      </w:r>
      <w:r w:rsidR="00751DD6" w:rsidRPr="00132652">
        <w:rPr>
          <w:sz w:val="24"/>
          <w:szCs w:val="24"/>
        </w:rPr>
        <w:t>lthough</w:t>
      </w:r>
      <w:r w:rsidR="00383D9E" w:rsidRPr="00132652">
        <w:rPr>
          <w:sz w:val="24"/>
          <w:szCs w:val="24"/>
        </w:rPr>
        <w:t xml:space="preserve"> there </w:t>
      </w:r>
      <w:r w:rsidR="00B47C7B">
        <w:rPr>
          <w:sz w:val="24"/>
          <w:szCs w:val="24"/>
        </w:rPr>
        <w:t>is</w:t>
      </w:r>
      <w:r w:rsidR="00B47C7B" w:rsidRPr="00132652">
        <w:rPr>
          <w:sz w:val="24"/>
          <w:szCs w:val="24"/>
        </w:rPr>
        <w:t xml:space="preserve"> </w:t>
      </w:r>
      <w:r w:rsidR="00383D9E" w:rsidRPr="00132652">
        <w:rPr>
          <w:sz w:val="24"/>
          <w:szCs w:val="24"/>
        </w:rPr>
        <w:t xml:space="preserve">no indication </w:t>
      </w:r>
      <w:r w:rsidR="000C10F7" w:rsidRPr="00132652">
        <w:rPr>
          <w:sz w:val="24"/>
          <w:szCs w:val="24"/>
        </w:rPr>
        <w:t xml:space="preserve">that </w:t>
      </w:r>
      <w:r w:rsidR="005C7415">
        <w:rPr>
          <w:sz w:val="24"/>
          <w:szCs w:val="24"/>
        </w:rPr>
        <w:t xml:space="preserve">any </w:t>
      </w:r>
      <w:r w:rsidR="000C10F7" w:rsidRPr="00132652">
        <w:rPr>
          <w:sz w:val="24"/>
          <w:szCs w:val="24"/>
        </w:rPr>
        <w:t>were</w:t>
      </w:r>
      <w:r w:rsidR="004A4D3F" w:rsidRPr="00132652">
        <w:rPr>
          <w:sz w:val="24"/>
          <w:szCs w:val="24"/>
        </w:rPr>
        <w:t xml:space="preserve"> dissatisf</w:t>
      </w:r>
      <w:r w:rsidR="000C10F7" w:rsidRPr="00132652">
        <w:rPr>
          <w:sz w:val="24"/>
          <w:szCs w:val="24"/>
        </w:rPr>
        <w:t>ied</w:t>
      </w:r>
      <w:r w:rsidR="004A4D3F" w:rsidRPr="00132652">
        <w:rPr>
          <w:sz w:val="24"/>
          <w:szCs w:val="24"/>
        </w:rPr>
        <w:t xml:space="preserve"> with their quarantine. </w:t>
      </w:r>
    </w:p>
    <w:p w14:paraId="4C732114" w14:textId="18BE3505" w:rsidR="00674322" w:rsidRPr="00132652" w:rsidRDefault="004A4D3F">
      <w:pPr>
        <w:rPr>
          <w:sz w:val="24"/>
          <w:szCs w:val="24"/>
        </w:rPr>
        <w:pPrChange w:id="908" w:author="Tashi Alford-Duguid" w:date="2020-06-11T13:32:00Z">
          <w:pPr>
            <w:jc w:val="both"/>
          </w:pPr>
        </w:pPrChange>
      </w:pPr>
      <w:r w:rsidRPr="00132652">
        <w:rPr>
          <w:sz w:val="24"/>
          <w:szCs w:val="24"/>
        </w:rPr>
        <w:t xml:space="preserve">However, </w:t>
      </w:r>
      <w:r w:rsidR="001F71A7">
        <w:rPr>
          <w:sz w:val="24"/>
          <w:szCs w:val="24"/>
        </w:rPr>
        <w:t xml:space="preserve">for </w:t>
      </w:r>
      <w:r w:rsidR="00FD3629" w:rsidRPr="00132652">
        <w:rPr>
          <w:sz w:val="24"/>
          <w:szCs w:val="24"/>
        </w:rPr>
        <w:t xml:space="preserve">any </w:t>
      </w:r>
      <w:r w:rsidR="003F0695" w:rsidRPr="00132652">
        <w:rPr>
          <w:sz w:val="24"/>
          <w:szCs w:val="24"/>
        </w:rPr>
        <w:t xml:space="preserve">person quarantined under s. 58(1) </w:t>
      </w:r>
      <w:r w:rsidR="001F71A7">
        <w:rPr>
          <w:sz w:val="24"/>
          <w:szCs w:val="24"/>
        </w:rPr>
        <w:t xml:space="preserve">who </w:t>
      </w:r>
      <w:r w:rsidR="003F0695" w:rsidRPr="00132652">
        <w:rPr>
          <w:sz w:val="24"/>
          <w:szCs w:val="24"/>
        </w:rPr>
        <w:t>wish</w:t>
      </w:r>
      <w:r w:rsidR="001F71A7">
        <w:rPr>
          <w:sz w:val="24"/>
          <w:szCs w:val="24"/>
        </w:rPr>
        <w:t>es</w:t>
      </w:r>
      <w:r w:rsidR="003F0695" w:rsidRPr="00132652">
        <w:rPr>
          <w:sz w:val="24"/>
          <w:szCs w:val="24"/>
        </w:rPr>
        <w:t xml:space="preserve"> to challenge their quarantine,</w:t>
      </w:r>
      <w:r w:rsidR="00B50E81" w:rsidRPr="00132652">
        <w:rPr>
          <w:sz w:val="24"/>
          <w:szCs w:val="24"/>
        </w:rPr>
        <w:t xml:space="preserve"> the </w:t>
      </w:r>
      <w:r w:rsidR="00B50E81" w:rsidRPr="00132652">
        <w:rPr>
          <w:i/>
          <w:sz w:val="24"/>
          <w:szCs w:val="24"/>
        </w:rPr>
        <w:t>Quarantine Act</w:t>
      </w:r>
      <w:r w:rsidR="00B50E81" w:rsidRPr="00132652">
        <w:rPr>
          <w:sz w:val="24"/>
          <w:szCs w:val="24"/>
        </w:rPr>
        <w:t xml:space="preserve"> provides no </w:t>
      </w:r>
      <w:r w:rsidR="00224AE5" w:rsidRPr="00132652">
        <w:rPr>
          <w:sz w:val="24"/>
          <w:szCs w:val="24"/>
        </w:rPr>
        <w:t xml:space="preserve">recourse. </w:t>
      </w:r>
      <w:r w:rsidR="00B47C7B">
        <w:rPr>
          <w:sz w:val="24"/>
          <w:szCs w:val="24"/>
        </w:rPr>
        <w:t>The</w:t>
      </w:r>
      <w:r w:rsidR="00224AE5" w:rsidRPr="00132652">
        <w:rPr>
          <w:sz w:val="24"/>
          <w:szCs w:val="24"/>
        </w:rPr>
        <w:t xml:space="preserve"> relevant remedy </w:t>
      </w:r>
      <w:r w:rsidR="00EB77BD" w:rsidRPr="00132652">
        <w:rPr>
          <w:sz w:val="24"/>
          <w:szCs w:val="24"/>
        </w:rPr>
        <w:t xml:space="preserve">would </w:t>
      </w:r>
      <w:r w:rsidR="00B47C7B">
        <w:rPr>
          <w:sz w:val="24"/>
          <w:szCs w:val="24"/>
        </w:rPr>
        <w:t xml:space="preserve">therefore </w:t>
      </w:r>
      <w:r w:rsidR="00EB77BD" w:rsidRPr="00132652">
        <w:rPr>
          <w:sz w:val="24"/>
          <w:szCs w:val="24"/>
        </w:rPr>
        <w:t>be</w:t>
      </w:r>
      <w:r w:rsidR="00224AE5" w:rsidRPr="00132652">
        <w:rPr>
          <w:sz w:val="24"/>
          <w:szCs w:val="24"/>
        </w:rPr>
        <w:t xml:space="preserve"> </w:t>
      </w:r>
      <w:r w:rsidR="00224AE5" w:rsidRPr="00132652">
        <w:rPr>
          <w:i/>
          <w:sz w:val="24"/>
          <w:szCs w:val="24"/>
        </w:rPr>
        <w:t>habeas corpus</w:t>
      </w:r>
      <w:r w:rsidR="00224AE5" w:rsidRPr="00132652">
        <w:rPr>
          <w:sz w:val="24"/>
          <w:szCs w:val="24"/>
        </w:rPr>
        <w:t xml:space="preserve"> under s. 10 (c) of the</w:t>
      </w:r>
      <w:r w:rsidR="003F0695" w:rsidRPr="00132652">
        <w:rPr>
          <w:sz w:val="24"/>
          <w:szCs w:val="24"/>
        </w:rPr>
        <w:t xml:space="preserve"> </w:t>
      </w:r>
      <w:r w:rsidR="003F0695" w:rsidRPr="00132652">
        <w:rPr>
          <w:i/>
          <w:sz w:val="24"/>
          <w:szCs w:val="24"/>
        </w:rPr>
        <w:t>Charter</w:t>
      </w:r>
      <w:r w:rsidR="00224AE5" w:rsidRPr="00132652">
        <w:rPr>
          <w:sz w:val="24"/>
          <w:szCs w:val="24"/>
        </w:rPr>
        <w:t xml:space="preserve">. </w:t>
      </w:r>
      <w:r w:rsidR="00A711B8" w:rsidRPr="00132652">
        <w:rPr>
          <w:i/>
          <w:sz w:val="24"/>
          <w:szCs w:val="24"/>
        </w:rPr>
        <w:t>Habeas corpus</w:t>
      </w:r>
      <w:r w:rsidR="00A711B8" w:rsidRPr="00132652">
        <w:rPr>
          <w:sz w:val="24"/>
          <w:szCs w:val="24"/>
        </w:rPr>
        <w:t xml:space="preserve"> </w:t>
      </w:r>
      <w:r w:rsidR="00EA01F4" w:rsidRPr="00132652">
        <w:rPr>
          <w:sz w:val="24"/>
          <w:szCs w:val="24"/>
        </w:rPr>
        <w:t xml:space="preserve">is a right </w:t>
      </w:r>
      <w:r w:rsidR="007F4D87" w:rsidRPr="00132652">
        <w:rPr>
          <w:sz w:val="24"/>
          <w:szCs w:val="24"/>
        </w:rPr>
        <w:t xml:space="preserve">possessed by anyone in Canada to ask a court to </w:t>
      </w:r>
      <w:r w:rsidR="00C33BDD" w:rsidRPr="00132652">
        <w:rPr>
          <w:sz w:val="24"/>
          <w:szCs w:val="24"/>
        </w:rPr>
        <w:t xml:space="preserve">swiftly </w:t>
      </w:r>
      <w:r w:rsidR="007F4D87" w:rsidRPr="00132652">
        <w:rPr>
          <w:sz w:val="24"/>
          <w:szCs w:val="24"/>
        </w:rPr>
        <w:t>determine the legality of</w:t>
      </w:r>
      <w:r w:rsidR="00C33BDD" w:rsidRPr="00132652">
        <w:rPr>
          <w:sz w:val="24"/>
          <w:szCs w:val="24"/>
        </w:rPr>
        <w:t xml:space="preserve"> their detention. </w:t>
      </w:r>
      <w:r w:rsidR="00112284" w:rsidRPr="00132652">
        <w:rPr>
          <w:sz w:val="24"/>
          <w:szCs w:val="24"/>
        </w:rPr>
        <w:t>When challenges to quarantine have been mounted</w:t>
      </w:r>
      <w:r w:rsidR="00F65A49" w:rsidRPr="00132652">
        <w:rPr>
          <w:sz w:val="24"/>
          <w:szCs w:val="24"/>
        </w:rPr>
        <w:t xml:space="preserve"> </w:t>
      </w:r>
      <w:r w:rsidR="00112284" w:rsidRPr="00132652">
        <w:rPr>
          <w:sz w:val="24"/>
          <w:szCs w:val="24"/>
        </w:rPr>
        <w:t>through</w:t>
      </w:r>
      <w:r w:rsidR="00DB155D" w:rsidRPr="00132652">
        <w:rPr>
          <w:sz w:val="24"/>
          <w:szCs w:val="24"/>
        </w:rPr>
        <w:t xml:space="preserve"> </w:t>
      </w:r>
      <w:r w:rsidR="71E3C54F" w:rsidRPr="00132652">
        <w:rPr>
          <w:sz w:val="24"/>
          <w:szCs w:val="24"/>
        </w:rPr>
        <w:t>litigation</w:t>
      </w:r>
      <w:r w:rsidR="00DB155D" w:rsidRPr="00132652">
        <w:rPr>
          <w:sz w:val="24"/>
          <w:szCs w:val="24"/>
        </w:rPr>
        <w:t xml:space="preserve"> on </w:t>
      </w:r>
      <w:r w:rsidR="00EB77BD" w:rsidRPr="00132652">
        <w:rPr>
          <w:sz w:val="24"/>
          <w:szCs w:val="24"/>
        </w:rPr>
        <w:t>three</w:t>
      </w:r>
      <w:r w:rsidR="00DB155D" w:rsidRPr="00132652">
        <w:rPr>
          <w:sz w:val="24"/>
          <w:szCs w:val="24"/>
        </w:rPr>
        <w:t xml:space="preserve"> previous occasions,</w:t>
      </w:r>
      <w:r w:rsidR="00112284" w:rsidRPr="00132652">
        <w:rPr>
          <w:sz w:val="24"/>
          <w:szCs w:val="24"/>
        </w:rPr>
        <w:t xml:space="preserve"> however,</w:t>
      </w:r>
      <w:r w:rsidR="00DB155D" w:rsidRPr="00132652">
        <w:rPr>
          <w:sz w:val="24"/>
          <w:szCs w:val="24"/>
        </w:rPr>
        <w:t xml:space="preserve"> the courts have always deferred to the </w:t>
      </w:r>
      <w:r w:rsidR="00674322" w:rsidRPr="00132652">
        <w:rPr>
          <w:sz w:val="24"/>
          <w:szCs w:val="24"/>
        </w:rPr>
        <w:t>government’s overriding public health objective.</w:t>
      </w:r>
      <w:r w:rsidR="00BD179B" w:rsidRPr="00132652">
        <w:rPr>
          <w:rStyle w:val="FootnoteReference"/>
          <w:sz w:val="24"/>
          <w:szCs w:val="24"/>
        </w:rPr>
        <w:footnoteReference w:id="36"/>
      </w:r>
    </w:p>
    <w:tbl>
      <w:tblPr>
        <w:tblStyle w:val="TableGrid"/>
        <w:tblW w:w="0" w:type="auto"/>
        <w:tblLook w:val="04A0" w:firstRow="1" w:lastRow="0" w:firstColumn="1" w:lastColumn="0" w:noHBand="0" w:noVBand="1"/>
      </w:tblPr>
      <w:tblGrid>
        <w:gridCol w:w="9576"/>
      </w:tblGrid>
      <w:tr w:rsidR="0070649E" w:rsidRPr="00132652" w14:paraId="4828B8D5" w14:textId="77777777" w:rsidTr="0070649E">
        <w:tc>
          <w:tcPr>
            <w:tcW w:w="9576" w:type="dxa"/>
          </w:tcPr>
          <w:p w14:paraId="7BEF2A04" w14:textId="72AF780E" w:rsidR="0070649E" w:rsidRPr="00132652" w:rsidRDefault="0070649E">
            <w:pPr>
              <w:rPr>
                <w:b/>
                <w:sz w:val="24"/>
                <w:szCs w:val="24"/>
                <w:u w:val="single"/>
              </w:rPr>
              <w:pPrChange w:id="909" w:author="Unknown" w:date="2020-06-11T13:32:00Z">
                <w:pPr>
                  <w:jc w:val="both"/>
                </w:pPr>
              </w:pPrChange>
            </w:pPr>
            <w:r w:rsidRPr="00132652">
              <w:rPr>
                <w:sz w:val="24"/>
                <w:szCs w:val="24"/>
              </w:rPr>
              <w:t xml:space="preserve">CIVIL LIBERTIES </w:t>
            </w:r>
            <w:r w:rsidR="00F8344A" w:rsidRPr="00132652">
              <w:rPr>
                <w:sz w:val="24"/>
                <w:szCs w:val="24"/>
              </w:rPr>
              <w:t>GRADE</w:t>
            </w:r>
            <w:r w:rsidR="008A063F" w:rsidRPr="00132652">
              <w:rPr>
                <w:sz w:val="24"/>
                <w:szCs w:val="24"/>
              </w:rPr>
              <w:t xml:space="preserve"> FOR </w:t>
            </w:r>
            <w:r w:rsidR="00C0084B" w:rsidRPr="00132652">
              <w:rPr>
                <w:sz w:val="24"/>
                <w:szCs w:val="24"/>
              </w:rPr>
              <w:t>CFB TRENTON</w:t>
            </w:r>
            <w:r w:rsidR="008A063F" w:rsidRPr="00132652">
              <w:rPr>
                <w:sz w:val="24"/>
                <w:szCs w:val="24"/>
              </w:rPr>
              <w:t xml:space="preserve"> QUARANTINES</w:t>
            </w:r>
            <w:r w:rsidR="00F8344A" w:rsidRPr="00132652">
              <w:rPr>
                <w:sz w:val="24"/>
                <w:szCs w:val="24"/>
              </w:rPr>
              <w:t xml:space="preserve">: </w:t>
            </w:r>
            <w:r w:rsidR="00F8344A" w:rsidRPr="00132652">
              <w:rPr>
                <w:b/>
                <w:sz w:val="24"/>
                <w:szCs w:val="24"/>
                <w:u w:val="single"/>
              </w:rPr>
              <w:t>B+</w:t>
            </w:r>
          </w:p>
          <w:p w14:paraId="63CFDB80" w14:textId="77777777" w:rsidR="00892B40" w:rsidRPr="00132652" w:rsidRDefault="00892B40">
            <w:pPr>
              <w:rPr>
                <w:sz w:val="24"/>
                <w:szCs w:val="24"/>
              </w:rPr>
              <w:pPrChange w:id="910" w:author="Unknown" w:date="2020-06-11T13:32:00Z">
                <w:pPr>
                  <w:jc w:val="both"/>
                </w:pPr>
              </w:pPrChange>
            </w:pPr>
          </w:p>
          <w:p w14:paraId="68CE6F18" w14:textId="76C021C9" w:rsidR="000738A2" w:rsidRPr="00132652" w:rsidRDefault="000738A2">
            <w:pPr>
              <w:rPr>
                <w:b/>
                <w:sz w:val="24"/>
                <w:szCs w:val="24"/>
              </w:rPr>
              <w:pPrChange w:id="911" w:author="Unknown" w:date="2020-06-11T13:32:00Z">
                <w:pPr>
                  <w:jc w:val="both"/>
                </w:pPr>
              </w:pPrChange>
            </w:pPr>
            <w:r w:rsidRPr="00132652">
              <w:rPr>
                <w:b/>
                <w:sz w:val="24"/>
                <w:szCs w:val="24"/>
              </w:rPr>
              <w:t>Necessity:</w:t>
            </w:r>
          </w:p>
          <w:p w14:paraId="11BF08D8" w14:textId="406F32E2" w:rsidR="000738A2" w:rsidRPr="00132652" w:rsidRDefault="0070649E">
            <w:pPr>
              <w:rPr>
                <w:sz w:val="24"/>
                <w:szCs w:val="24"/>
              </w:rPr>
              <w:pPrChange w:id="912" w:author="Unknown" w:date="2020-06-11T13:32:00Z">
                <w:pPr>
                  <w:jc w:val="both"/>
                </w:pPr>
              </w:pPrChange>
            </w:pPr>
            <w:r w:rsidRPr="00132652">
              <w:rPr>
                <w:sz w:val="24"/>
                <w:szCs w:val="24"/>
              </w:rPr>
              <w:t>The quarantines were necessary to protect public health</w:t>
            </w:r>
            <w:r w:rsidR="00893214" w:rsidRPr="00132652">
              <w:rPr>
                <w:sz w:val="24"/>
                <w:szCs w:val="24"/>
              </w:rPr>
              <w:t>, given that the passengers on board the flights were coming directly from</w:t>
            </w:r>
            <w:r w:rsidR="00BD179B" w:rsidRPr="00132652">
              <w:rPr>
                <w:sz w:val="24"/>
                <w:szCs w:val="24"/>
              </w:rPr>
              <w:t xml:space="preserve"> COVID</w:t>
            </w:r>
            <w:r w:rsidR="00893214" w:rsidRPr="00132652">
              <w:rPr>
                <w:sz w:val="24"/>
                <w:szCs w:val="24"/>
              </w:rPr>
              <w:t xml:space="preserve"> </w:t>
            </w:r>
            <w:r w:rsidR="2658B1A1" w:rsidRPr="00132652">
              <w:rPr>
                <w:sz w:val="24"/>
                <w:szCs w:val="24"/>
              </w:rPr>
              <w:t>ground</w:t>
            </w:r>
            <w:r w:rsidR="004370E6" w:rsidRPr="00132652">
              <w:rPr>
                <w:sz w:val="24"/>
                <w:szCs w:val="24"/>
              </w:rPr>
              <w:t xml:space="preserve"> zero. </w:t>
            </w:r>
          </w:p>
          <w:p w14:paraId="1AB3ADD2" w14:textId="77777777" w:rsidR="000738A2" w:rsidRPr="00132652" w:rsidRDefault="000738A2">
            <w:pPr>
              <w:rPr>
                <w:sz w:val="24"/>
                <w:szCs w:val="24"/>
              </w:rPr>
              <w:pPrChange w:id="913" w:author="Unknown" w:date="2020-06-11T13:32:00Z">
                <w:pPr>
                  <w:jc w:val="both"/>
                </w:pPr>
              </w:pPrChange>
            </w:pPr>
          </w:p>
          <w:p w14:paraId="746CD725" w14:textId="295A81A1" w:rsidR="000738A2" w:rsidRPr="00132652" w:rsidRDefault="000738A2">
            <w:pPr>
              <w:rPr>
                <w:b/>
                <w:sz w:val="24"/>
                <w:szCs w:val="24"/>
              </w:rPr>
              <w:pPrChange w:id="914" w:author="Unknown" w:date="2020-06-11T13:32:00Z">
                <w:pPr>
                  <w:jc w:val="both"/>
                </w:pPr>
              </w:pPrChange>
            </w:pPr>
            <w:r w:rsidRPr="00132652">
              <w:rPr>
                <w:b/>
                <w:sz w:val="24"/>
                <w:szCs w:val="24"/>
              </w:rPr>
              <w:t>Proportionality:</w:t>
            </w:r>
          </w:p>
          <w:p w14:paraId="06D4C963" w14:textId="70D39DF7" w:rsidR="000738A2" w:rsidRPr="00132652" w:rsidRDefault="00B47C7B">
            <w:pPr>
              <w:rPr>
                <w:sz w:val="24"/>
                <w:szCs w:val="24"/>
              </w:rPr>
              <w:pPrChange w:id="915" w:author="Unknown" w:date="2020-06-11T13:32:00Z">
                <w:pPr>
                  <w:jc w:val="both"/>
                </w:pPr>
              </w:pPrChange>
            </w:pPr>
            <w:r>
              <w:rPr>
                <w:sz w:val="24"/>
                <w:szCs w:val="24"/>
              </w:rPr>
              <w:t>T</w:t>
            </w:r>
            <w:r w:rsidR="00812F1D" w:rsidRPr="00132652">
              <w:rPr>
                <w:sz w:val="24"/>
                <w:szCs w:val="24"/>
              </w:rPr>
              <w:t xml:space="preserve">he comfortable and rights-respecting conditions of the quarantine meant that </w:t>
            </w:r>
            <w:r w:rsidR="00B52E7B" w:rsidRPr="00132652">
              <w:rPr>
                <w:sz w:val="24"/>
                <w:szCs w:val="24"/>
              </w:rPr>
              <w:t>the restrictions on liberty were</w:t>
            </w:r>
            <w:r>
              <w:rPr>
                <w:sz w:val="24"/>
                <w:szCs w:val="24"/>
              </w:rPr>
              <w:t xml:space="preserve"> generally</w:t>
            </w:r>
            <w:r w:rsidR="00B52E7B" w:rsidRPr="00132652">
              <w:rPr>
                <w:sz w:val="24"/>
                <w:szCs w:val="24"/>
              </w:rPr>
              <w:t xml:space="preserve"> proportionate</w:t>
            </w:r>
            <w:r w:rsidR="008A063F" w:rsidRPr="00132652">
              <w:rPr>
                <w:sz w:val="24"/>
                <w:szCs w:val="24"/>
              </w:rPr>
              <w:t xml:space="preserve"> </w:t>
            </w:r>
            <w:r w:rsidR="001D45C2" w:rsidRPr="00132652">
              <w:rPr>
                <w:sz w:val="24"/>
                <w:szCs w:val="24"/>
              </w:rPr>
              <w:t xml:space="preserve">to their benefit. </w:t>
            </w:r>
            <w:r w:rsidR="000738A2" w:rsidRPr="00132652">
              <w:rPr>
                <w:sz w:val="24"/>
                <w:szCs w:val="24"/>
              </w:rPr>
              <w:t>To make the order even more proportionate</w:t>
            </w:r>
            <w:r w:rsidR="009E0F06" w:rsidRPr="00132652">
              <w:rPr>
                <w:sz w:val="24"/>
                <w:szCs w:val="24"/>
              </w:rPr>
              <w:t xml:space="preserve">, the government could </w:t>
            </w:r>
            <w:r w:rsidR="005E52A3" w:rsidRPr="00132652">
              <w:rPr>
                <w:sz w:val="24"/>
                <w:szCs w:val="24"/>
              </w:rPr>
              <w:t xml:space="preserve">have </w:t>
            </w:r>
            <w:r w:rsidR="00892B40" w:rsidRPr="00132652">
              <w:rPr>
                <w:sz w:val="24"/>
                <w:szCs w:val="24"/>
              </w:rPr>
              <w:t>proactively suppl</w:t>
            </w:r>
            <w:r w:rsidR="000738A2" w:rsidRPr="00132652">
              <w:rPr>
                <w:sz w:val="24"/>
                <w:szCs w:val="24"/>
              </w:rPr>
              <w:t>ied the quarantined</w:t>
            </w:r>
            <w:r w:rsidR="00892B40" w:rsidRPr="00132652">
              <w:rPr>
                <w:sz w:val="24"/>
                <w:szCs w:val="24"/>
              </w:rPr>
              <w:t xml:space="preserve"> with </w:t>
            </w:r>
            <w:r>
              <w:rPr>
                <w:sz w:val="24"/>
                <w:szCs w:val="24"/>
              </w:rPr>
              <w:t xml:space="preserve">access to legal </w:t>
            </w:r>
            <w:r w:rsidR="00892B40" w:rsidRPr="00132652">
              <w:rPr>
                <w:sz w:val="24"/>
                <w:szCs w:val="24"/>
              </w:rPr>
              <w:t>counsel.</w:t>
            </w:r>
          </w:p>
          <w:p w14:paraId="768F5ADC" w14:textId="77777777" w:rsidR="000738A2" w:rsidRPr="00132652" w:rsidRDefault="000738A2">
            <w:pPr>
              <w:rPr>
                <w:sz w:val="24"/>
                <w:szCs w:val="24"/>
              </w:rPr>
              <w:pPrChange w:id="916" w:author="Unknown" w:date="2020-06-11T13:32:00Z">
                <w:pPr>
                  <w:jc w:val="both"/>
                </w:pPr>
              </w:pPrChange>
            </w:pPr>
          </w:p>
          <w:p w14:paraId="353E0417" w14:textId="37D6806C" w:rsidR="000738A2" w:rsidRPr="00132652" w:rsidRDefault="000738A2">
            <w:pPr>
              <w:rPr>
                <w:b/>
                <w:sz w:val="24"/>
                <w:szCs w:val="24"/>
              </w:rPr>
              <w:pPrChange w:id="917" w:author="Unknown" w:date="2020-06-11T13:32:00Z">
                <w:pPr>
                  <w:jc w:val="both"/>
                </w:pPr>
              </w:pPrChange>
            </w:pPr>
            <w:r w:rsidRPr="00132652">
              <w:rPr>
                <w:b/>
                <w:sz w:val="24"/>
                <w:szCs w:val="24"/>
              </w:rPr>
              <w:lastRenderedPageBreak/>
              <w:t>Time limited:</w:t>
            </w:r>
          </w:p>
          <w:p w14:paraId="55F236AF" w14:textId="01CD2FD1" w:rsidR="0070649E" w:rsidRPr="00132652" w:rsidRDefault="000738A2">
            <w:pPr>
              <w:rPr>
                <w:sz w:val="24"/>
                <w:szCs w:val="24"/>
              </w:rPr>
              <w:pPrChange w:id="918" w:author="Unknown" w:date="2020-06-11T13:32:00Z">
                <w:pPr>
                  <w:jc w:val="both"/>
                </w:pPr>
              </w:pPrChange>
            </w:pPr>
            <w:r w:rsidRPr="00132652">
              <w:rPr>
                <w:sz w:val="24"/>
                <w:szCs w:val="24"/>
              </w:rPr>
              <w:t xml:space="preserve">The liberty restrictions were strictly time limited – 14 days, the length of COVID’s incubation period. </w:t>
            </w:r>
          </w:p>
        </w:tc>
      </w:tr>
    </w:tbl>
    <w:p w14:paraId="666C89C0" w14:textId="77777777" w:rsidR="00033A17" w:rsidRPr="00132652" w:rsidRDefault="00033A17">
      <w:pPr>
        <w:rPr>
          <w:i/>
          <w:sz w:val="24"/>
          <w:szCs w:val="24"/>
        </w:rPr>
        <w:pPrChange w:id="919" w:author="Tashi Alford-Duguid" w:date="2020-06-11T13:32:00Z">
          <w:pPr>
            <w:jc w:val="both"/>
          </w:pPr>
        </w:pPrChange>
      </w:pPr>
    </w:p>
    <w:p w14:paraId="59503013" w14:textId="37591497" w:rsidR="00BB5351" w:rsidRPr="00132652" w:rsidRDefault="009C0C10">
      <w:pPr>
        <w:rPr>
          <w:b/>
          <w:sz w:val="24"/>
          <w:szCs w:val="24"/>
          <w:rPrChange w:id="920" w:author="Tashi Alford-Duguid" w:date="2020-06-15T12:17:00Z">
            <w:rPr>
              <w:b/>
              <w:sz w:val="24"/>
              <w:szCs w:val="24"/>
              <w:lang w:val="en-US"/>
            </w:rPr>
          </w:rPrChange>
        </w:rPr>
        <w:pPrChange w:id="921" w:author="Tashi Alford-Duguid" w:date="2020-06-11T13:32:00Z">
          <w:pPr>
            <w:jc w:val="both"/>
          </w:pPr>
        </w:pPrChange>
      </w:pPr>
      <w:r w:rsidRPr="00132652">
        <w:rPr>
          <w:b/>
          <w:sz w:val="24"/>
          <w:szCs w:val="24"/>
          <w:rPrChange w:id="922" w:author="Tashi Alford-Duguid" w:date="2020-06-15T12:17:00Z">
            <w:rPr>
              <w:b/>
              <w:sz w:val="24"/>
              <w:szCs w:val="24"/>
              <w:lang w:val="en-US"/>
            </w:rPr>
          </w:rPrChange>
        </w:rPr>
        <w:t>Emergency legislation</w:t>
      </w:r>
      <w:r w:rsidR="000A77D3" w:rsidRPr="00132652">
        <w:rPr>
          <w:b/>
          <w:sz w:val="24"/>
          <w:szCs w:val="24"/>
          <w:rPrChange w:id="923" w:author="Tashi Alford-Duguid" w:date="2020-06-15T12:17:00Z">
            <w:rPr>
              <w:b/>
              <w:sz w:val="24"/>
              <w:szCs w:val="24"/>
              <w:lang w:val="en-US"/>
            </w:rPr>
          </w:rPrChange>
        </w:rPr>
        <w:t xml:space="preserve"> and power grabs</w:t>
      </w:r>
    </w:p>
    <w:p w14:paraId="67A4B213" w14:textId="51063524" w:rsidR="00E333CF" w:rsidRPr="00132652" w:rsidRDefault="006712C5">
      <w:pPr>
        <w:rPr>
          <w:sz w:val="24"/>
          <w:szCs w:val="24"/>
          <w:rPrChange w:id="924" w:author="Tashi Alford-Duguid" w:date="2020-06-15T12:17:00Z">
            <w:rPr>
              <w:sz w:val="24"/>
              <w:szCs w:val="24"/>
              <w:lang w:val="en-US"/>
            </w:rPr>
          </w:rPrChange>
        </w:rPr>
        <w:pPrChange w:id="925" w:author="Tashi Alford-Duguid" w:date="2020-06-11T13:32:00Z">
          <w:pPr>
            <w:jc w:val="both"/>
          </w:pPr>
        </w:pPrChange>
      </w:pPr>
      <w:r w:rsidRPr="00132652">
        <w:rPr>
          <w:sz w:val="24"/>
          <w:szCs w:val="24"/>
          <w:rPrChange w:id="926" w:author="Tashi Alford-Duguid" w:date="2020-06-15T12:17:00Z">
            <w:rPr>
              <w:sz w:val="24"/>
              <w:szCs w:val="24"/>
              <w:lang w:val="en-US"/>
            </w:rPr>
          </w:rPrChange>
        </w:rPr>
        <w:t xml:space="preserve">Emergency legislation </w:t>
      </w:r>
      <w:r w:rsidR="4A5179AA" w:rsidRPr="00132652">
        <w:rPr>
          <w:sz w:val="24"/>
          <w:szCs w:val="24"/>
          <w:rPrChange w:id="927" w:author="Tashi Alford-Duguid" w:date="2020-06-15T12:17:00Z">
            <w:rPr>
              <w:sz w:val="24"/>
              <w:szCs w:val="24"/>
              <w:lang w:val="en-US"/>
            </w:rPr>
          </w:rPrChange>
        </w:rPr>
        <w:t>sets</w:t>
      </w:r>
      <w:r w:rsidR="00B72BAE" w:rsidRPr="00132652">
        <w:rPr>
          <w:sz w:val="24"/>
          <w:szCs w:val="24"/>
          <w:rPrChange w:id="928" w:author="Tashi Alford-Duguid" w:date="2020-06-15T12:17:00Z">
            <w:rPr>
              <w:sz w:val="24"/>
              <w:szCs w:val="24"/>
              <w:lang w:val="en-US"/>
            </w:rPr>
          </w:rPrChange>
        </w:rPr>
        <w:t xml:space="preserve"> </w:t>
      </w:r>
      <w:r w:rsidR="00B72BAE" w:rsidRPr="00132652">
        <w:rPr>
          <w:sz w:val="24"/>
          <w:szCs w:val="24"/>
          <w:rPrChange w:id="929" w:author="Tashi Alford-Duguid" w:date="2020-06-15T12:17:00Z">
            <w:rPr>
              <w:sz w:val="24"/>
              <w:szCs w:val="24"/>
              <w:lang w:val="en-US"/>
            </w:rPr>
          </w:rPrChange>
        </w:rPr>
        <w:t>the</w:t>
      </w:r>
      <w:r w:rsidRPr="00132652">
        <w:rPr>
          <w:sz w:val="24"/>
          <w:szCs w:val="24"/>
          <w:rPrChange w:id="930" w:author="Tashi Alford-Duguid" w:date="2020-06-15T12:17:00Z">
            <w:rPr>
              <w:sz w:val="24"/>
              <w:szCs w:val="24"/>
              <w:lang w:val="en-US"/>
            </w:rPr>
          </w:rPrChange>
        </w:rPr>
        <w:t xml:space="preserve"> parameters </w:t>
      </w:r>
      <w:r w:rsidR="00B47C7B">
        <w:rPr>
          <w:sz w:val="24"/>
          <w:szCs w:val="24"/>
        </w:rPr>
        <w:t>for</w:t>
      </w:r>
      <w:r w:rsidRPr="00132652">
        <w:rPr>
          <w:sz w:val="24"/>
          <w:szCs w:val="24"/>
          <w:rPrChange w:id="931" w:author="Tashi Alford-Duguid" w:date="2020-06-15T12:17:00Z">
            <w:rPr>
              <w:sz w:val="24"/>
              <w:szCs w:val="24"/>
              <w:lang w:val="en-US"/>
            </w:rPr>
          </w:rPrChange>
        </w:rPr>
        <w:t xml:space="preserve"> what a government can to do</w:t>
      </w:r>
      <w:r w:rsidR="00501774" w:rsidRPr="00132652">
        <w:rPr>
          <w:sz w:val="24"/>
          <w:szCs w:val="24"/>
          <w:rPrChange w:id="932" w:author="Tashi Alford-Duguid" w:date="2020-06-15T12:17:00Z">
            <w:rPr>
              <w:sz w:val="24"/>
              <w:szCs w:val="24"/>
              <w:lang w:val="en-US"/>
            </w:rPr>
          </w:rPrChange>
        </w:rPr>
        <w:t xml:space="preserve"> in an emergency</w:t>
      </w:r>
      <w:r w:rsidRPr="00132652">
        <w:rPr>
          <w:sz w:val="24"/>
          <w:szCs w:val="24"/>
          <w:rPrChange w:id="933" w:author="Tashi Alford-Duguid" w:date="2020-06-15T12:17:00Z">
            <w:rPr>
              <w:sz w:val="24"/>
              <w:szCs w:val="24"/>
              <w:lang w:val="en-US"/>
            </w:rPr>
          </w:rPrChange>
        </w:rPr>
        <w:t xml:space="preserve">. </w:t>
      </w:r>
      <w:r w:rsidR="003002F9" w:rsidRPr="00132652">
        <w:rPr>
          <w:sz w:val="24"/>
          <w:szCs w:val="24"/>
          <w:rPrChange w:id="934" w:author="Tashi Alford-Duguid" w:date="2020-06-15T12:17:00Z">
            <w:rPr>
              <w:sz w:val="24"/>
              <w:szCs w:val="24"/>
              <w:lang w:val="en-US"/>
            </w:rPr>
          </w:rPrChange>
        </w:rPr>
        <w:t>The first step</w:t>
      </w:r>
      <w:r w:rsidR="00B47C7B">
        <w:rPr>
          <w:sz w:val="24"/>
          <w:szCs w:val="24"/>
        </w:rPr>
        <w:t xml:space="preserve"> for a government to address an emergency</w:t>
      </w:r>
      <w:r w:rsidR="003002F9" w:rsidRPr="00132652">
        <w:rPr>
          <w:sz w:val="24"/>
          <w:szCs w:val="24"/>
          <w:rPrChange w:id="935" w:author="Tashi Alford-Duguid" w:date="2020-06-15T12:17:00Z">
            <w:rPr>
              <w:sz w:val="24"/>
              <w:szCs w:val="24"/>
              <w:lang w:val="en-US"/>
            </w:rPr>
          </w:rPrChange>
        </w:rPr>
        <w:t xml:space="preserve"> is for</w:t>
      </w:r>
      <w:r w:rsidR="002E753A" w:rsidRPr="00132652">
        <w:rPr>
          <w:sz w:val="24"/>
          <w:szCs w:val="24"/>
          <w:rPrChange w:id="936" w:author="Tashi Alford-Duguid" w:date="2020-06-15T12:17:00Z">
            <w:rPr>
              <w:sz w:val="24"/>
              <w:szCs w:val="24"/>
              <w:lang w:val="en-US"/>
            </w:rPr>
          </w:rPrChange>
        </w:rPr>
        <w:t xml:space="preserve"> the cabinet (or premier) t</w:t>
      </w:r>
      <w:r w:rsidR="0064642E" w:rsidRPr="00132652">
        <w:rPr>
          <w:sz w:val="24"/>
          <w:szCs w:val="24"/>
          <w:rPrChange w:id="937" w:author="Tashi Alford-Duguid" w:date="2020-06-15T12:17:00Z">
            <w:rPr>
              <w:sz w:val="24"/>
              <w:szCs w:val="24"/>
              <w:lang w:val="en-US"/>
            </w:rPr>
          </w:rPrChange>
        </w:rPr>
        <w:t>o</w:t>
      </w:r>
      <w:r w:rsidR="002E753A" w:rsidRPr="00132652">
        <w:rPr>
          <w:sz w:val="24"/>
          <w:szCs w:val="24"/>
          <w:rPrChange w:id="938" w:author="Tashi Alford-Duguid" w:date="2020-06-15T12:17:00Z">
            <w:rPr>
              <w:sz w:val="24"/>
              <w:szCs w:val="24"/>
              <w:lang w:val="en-US"/>
            </w:rPr>
          </w:rPrChange>
        </w:rPr>
        <w:t xml:space="preserve"> declare a</w:t>
      </w:r>
      <w:r w:rsidR="00065421" w:rsidRPr="00132652">
        <w:rPr>
          <w:sz w:val="24"/>
          <w:szCs w:val="24"/>
          <w:rPrChange w:id="939" w:author="Tashi Alford-Duguid" w:date="2020-06-15T12:17:00Z">
            <w:rPr>
              <w:sz w:val="24"/>
              <w:szCs w:val="24"/>
              <w:lang w:val="en-US"/>
            </w:rPr>
          </w:rPrChange>
        </w:rPr>
        <w:t>n emergency</w:t>
      </w:r>
      <w:r w:rsidR="009F041F" w:rsidRPr="00132652">
        <w:rPr>
          <w:sz w:val="24"/>
          <w:szCs w:val="24"/>
          <w:rPrChange w:id="940" w:author="Tashi Alford-Duguid" w:date="2020-06-15T12:17:00Z">
            <w:rPr>
              <w:sz w:val="24"/>
              <w:szCs w:val="24"/>
              <w:lang w:val="en-US"/>
            </w:rPr>
          </w:rPrChange>
        </w:rPr>
        <w:t>.</w:t>
      </w:r>
      <w:r w:rsidR="00DB3F3A" w:rsidRPr="00132652">
        <w:rPr>
          <w:sz w:val="24"/>
          <w:szCs w:val="24"/>
          <w:rPrChange w:id="941" w:author="Tashi Alford-Duguid" w:date="2020-06-15T12:17:00Z">
            <w:rPr>
              <w:sz w:val="24"/>
              <w:szCs w:val="24"/>
              <w:lang w:val="en-US"/>
            </w:rPr>
          </w:rPrChange>
        </w:rPr>
        <w:t xml:space="preserve"> </w:t>
      </w:r>
      <w:r w:rsidR="009F041F" w:rsidRPr="00132652">
        <w:rPr>
          <w:sz w:val="24"/>
          <w:szCs w:val="24"/>
          <w:rPrChange w:id="942" w:author="Tashi Alford-Duguid" w:date="2020-06-15T12:17:00Z">
            <w:rPr>
              <w:sz w:val="24"/>
              <w:szCs w:val="24"/>
              <w:lang w:val="en-US"/>
            </w:rPr>
          </w:rPrChange>
        </w:rPr>
        <w:t>T</w:t>
      </w:r>
      <w:r w:rsidR="00DB3F3A" w:rsidRPr="00132652">
        <w:rPr>
          <w:sz w:val="24"/>
          <w:szCs w:val="24"/>
          <w:rPrChange w:id="943" w:author="Tashi Alford-Duguid" w:date="2020-06-15T12:17:00Z">
            <w:rPr>
              <w:sz w:val="24"/>
              <w:szCs w:val="24"/>
              <w:lang w:val="en-US"/>
            </w:rPr>
          </w:rPrChange>
        </w:rPr>
        <w:t>he provinces</w:t>
      </w:r>
      <w:r w:rsidR="005529A2" w:rsidRPr="00132652">
        <w:rPr>
          <w:sz w:val="24"/>
          <w:szCs w:val="24"/>
          <w:rPrChange w:id="944" w:author="Tashi Alford-Duguid" w:date="2020-06-15T12:17:00Z">
            <w:rPr>
              <w:sz w:val="24"/>
              <w:szCs w:val="24"/>
              <w:lang w:val="en-US"/>
            </w:rPr>
          </w:rPrChange>
        </w:rPr>
        <w:t xml:space="preserve"> and territories</w:t>
      </w:r>
      <w:r w:rsidR="00DB3F3A" w:rsidRPr="00132652">
        <w:rPr>
          <w:sz w:val="24"/>
          <w:szCs w:val="24"/>
          <w:rPrChange w:id="945" w:author="Tashi Alford-Duguid" w:date="2020-06-15T12:17:00Z">
            <w:rPr>
              <w:sz w:val="24"/>
              <w:szCs w:val="24"/>
              <w:lang w:val="en-US"/>
            </w:rPr>
          </w:rPrChange>
        </w:rPr>
        <w:t xml:space="preserve"> vary in terms of which legislation </w:t>
      </w:r>
      <w:r w:rsidR="00060117" w:rsidRPr="00132652">
        <w:rPr>
          <w:sz w:val="24"/>
          <w:szCs w:val="24"/>
          <w:rPrChange w:id="946" w:author="Tashi Alford-Duguid" w:date="2020-06-15T12:17:00Z">
            <w:rPr>
              <w:sz w:val="24"/>
              <w:szCs w:val="24"/>
              <w:lang w:val="en-US"/>
            </w:rPr>
          </w:rPrChange>
        </w:rPr>
        <w:t>grants the government that power</w:t>
      </w:r>
      <w:r w:rsidR="00DF6423" w:rsidRPr="00132652">
        <w:rPr>
          <w:sz w:val="24"/>
          <w:szCs w:val="24"/>
          <w:rPrChange w:id="947" w:author="Tashi Alford-Duguid" w:date="2020-06-15T12:17:00Z">
            <w:rPr>
              <w:sz w:val="24"/>
              <w:szCs w:val="24"/>
              <w:lang w:val="en-US"/>
            </w:rPr>
          </w:rPrChange>
        </w:rPr>
        <w:t>.</w:t>
      </w:r>
      <w:r w:rsidR="008C167C" w:rsidRPr="00132652">
        <w:rPr>
          <w:sz w:val="24"/>
          <w:szCs w:val="24"/>
          <w:rPrChange w:id="948" w:author="Tashi Alford-Duguid" w:date="2020-06-15T12:17:00Z">
            <w:rPr>
              <w:sz w:val="24"/>
              <w:szCs w:val="24"/>
              <w:lang w:val="en-US"/>
            </w:rPr>
          </w:rPrChange>
        </w:rPr>
        <w:t xml:space="preserve"> </w:t>
      </w:r>
      <w:r w:rsidR="00EF5E19" w:rsidRPr="00132652">
        <w:rPr>
          <w:sz w:val="24"/>
          <w:szCs w:val="24"/>
          <w:rPrChange w:id="949" w:author="Tashi Alford-Duguid" w:date="2020-06-15T12:17:00Z">
            <w:rPr>
              <w:sz w:val="24"/>
              <w:szCs w:val="24"/>
              <w:lang w:val="en-US"/>
            </w:rPr>
          </w:rPrChange>
        </w:rPr>
        <w:t>For example,</w:t>
      </w:r>
      <w:r w:rsidR="00331FDB" w:rsidRPr="00132652">
        <w:rPr>
          <w:sz w:val="24"/>
          <w:szCs w:val="24"/>
          <w:rPrChange w:id="950" w:author="Tashi Alford-Duguid" w:date="2020-06-15T12:17:00Z">
            <w:rPr>
              <w:sz w:val="24"/>
              <w:szCs w:val="24"/>
              <w:lang w:val="en-US"/>
            </w:rPr>
          </w:rPrChange>
        </w:rPr>
        <w:t xml:space="preserve"> </w:t>
      </w:r>
      <w:r w:rsidR="008C167C" w:rsidRPr="00132652">
        <w:rPr>
          <w:sz w:val="24"/>
          <w:szCs w:val="24"/>
          <w:rPrChange w:id="951" w:author="Tashi Alford-Duguid" w:date="2020-06-15T12:17:00Z">
            <w:rPr>
              <w:sz w:val="24"/>
              <w:szCs w:val="24"/>
              <w:lang w:val="en-US"/>
            </w:rPr>
          </w:rPrChange>
        </w:rPr>
        <w:t>Nunavut</w:t>
      </w:r>
      <w:r w:rsidR="005529A2" w:rsidRPr="00132652">
        <w:rPr>
          <w:sz w:val="24"/>
          <w:szCs w:val="24"/>
          <w:rPrChange w:id="952" w:author="Tashi Alford-Duguid" w:date="2020-06-15T12:17:00Z">
            <w:rPr>
              <w:sz w:val="24"/>
              <w:szCs w:val="24"/>
              <w:lang w:val="en-US"/>
            </w:rPr>
          </w:rPrChange>
        </w:rPr>
        <w:t>, the</w:t>
      </w:r>
      <w:r w:rsidR="001E6AE4" w:rsidRPr="00132652">
        <w:rPr>
          <w:sz w:val="24"/>
          <w:szCs w:val="24"/>
          <w:rPrChange w:id="953" w:author="Tashi Alford-Duguid" w:date="2020-06-15T12:17:00Z">
            <w:rPr>
              <w:sz w:val="24"/>
              <w:szCs w:val="24"/>
              <w:lang w:val="en-US"/>
            </w:rPr>
          </w:rPrChange>
        </w:rPr>
        <w:t xml:space="preserve"> Northwest Territories</w:t>
      </w:r>
      <w:r w:rsidR="005529A2" w:rsidRPr="00132652">
        <w:rPr>
          <w:sz w:val="24"/>
          <w:szCs w:val="24"/>
          <w:rPrChange w:id="954" w:author="Tashi Alford-Duguid" w:date="2020-06-15T12:17:00Z">
            <w:rPr>
              <w:sz w:val="24"/>
              <w:szCs w:val="24"/>
              <w:lang w:val="en-US"/>
            </w:rPr>
          </w:rPrChange>
        </w:rPr>
        <w:t>, and Yukon</w:t>
      </w:r>
      <w:r w:rsidR="00060117" w:rsidRPr="00132652">
        <w:rPr>
          <w:sz w:val="24"/>
          <w:szCs w:val="24"/>
          <w:rPrChange w:id="955" w:author="Tashi Alford-Duguid" w:date="2020-06-15T12:17:00Z">
            <w:rPr>
              <w:sz w:val="24"/>
              <w:szCs w:val="24"/>
              <w:lang w:val="en-US"/>
            </w:rPr>
          </w:rPrChange>
        </w:rPr>
        <w:t xml:space="preserve"> have specific legislation for public health emergenc</w:t>
      </w:r>
      <w:r w:rsidR="005529A2" w:rsidRPr="00132652">
        <w:rPr>
          <w:sz w:val="24"/>
          <w:szCs w:val="24"/>
          <w:rPrChange w:id="956" w:author="Tashi Alford-Duguid" w:date="2020-06-15T12:17:00Z">
            <w:rPr>
              <w:sz w:val="24"/>
              <w:szCs w:val="24"/>
              <w:lang w:val="en-US"/>
            </w:rPr>
          </w:rPrChange>
        </w:rPr>
        <w:t xml:space="preserve">ies. </w:t>
      </w:r>
      <w:r w:rsidR="00A965DB" w:rsidRPr="00132652">
        <w:rPr>
          <w:sz w:val="24"/>
          <w:szCs w:val="24"/>
          <w:rPrChange w:id="957" w:author="Tashi Alford-Duguid" w:date="2020-06-15T12:17:00Z">
            <w:rPr>
              <w:sz w:val="24"/>
              <w:szCs w:val="24"/>
              <w:lang w:val="en-US"/>
            </w:rPr>
          </w:rPrChange>
        </w:rPr>
        <w:t>Other</w:t>
      </w:r>
      <w:r w:rsidR="005529A2" w:rsidRPr="00132652">
        <w:rPr>
          <w:sz w:val="24"/>
          <w:szCs w:val="24"/>
          <w:rPrChange w:id="958" w:author="Tashi Alford-Duguid" w:date="2020-06-15T12:17:00Z">
            <w:rPr>
              <w:sz w:val="24"/>
              <w:szCs w:val="24"/>
              <w:lang w:val="en-US"/>
            </w:rPr>
          </w:rPrChange>
        </w:rPr>
        <w:t xml:space="preserve"> provinces,</w:t>
      </w:r>
      <w:r w:rsidR="00DF6423" w:rsidRPr="00132652">
        <w:rPr>
          <w:sz w:val="24"/>
          <w:szCs w:val="24"/>
          <w:rPrChange w:id="959" w:author="Tashi Alford-Duguid" w:date="2020-06-15T12:17:00Z">
            <w:rPr>
              <w:sz w:val="24"/>
              <w:szCs w:val="24"/>
              <w:lang w:val="en-US"/>
            </w:rPr>
          </w:rPrChange>
        </w:rPr>
        <w:t xml:space="preserve"> such as Ontario</w:t>
      </w:r>
      <w:r w:rsidR="00A965DB" w:rsidRPr="00132652">
        <w:rPr>
          <w:sz w:val="24"/>
          <w:szCs w:val="24"/>
          <w:rPrChange w:id="960" w:author="Tashi Alford-Duguid" w:date="2020-06-15T12:17:00Z">
            <w:rPr>
              <w:sz w:val="24"/>
              <w:szCs w:val="24"/>
              <w:lang w:val="en-US"/>
            </w:rPr>
          </w:rPrChange>
        </w:rPr>
        <w:t xml:space="preserve"> or Saskatchewan</w:t>
      </w:r>
      <w:r w:rsidR="00DF6423" w:rsidRPr="00132652">
        <w:rPr>
          <w:sz w:val="24"/>
          <w:szCs w:val="24"/>
          <w:rPrChange w:id="961" w:author="Tashi Alford-Duguid" w:date="2020-06-15T12:17:00Z">
            <w:rPr>
              <w:sz w:val="24"/>
              <w:szCs w:val="24"/>
              <w:lang w:val="en-US"/>
            </w:rPr>
          </w:rPrChange>
        </w:rPr>
        <w:t xml:space="preserve">, </w:t>
      </w:r>
      <w:r w:rsidR="003E313E" w:rsidRPr="00132652">
        <w:rPr>
          <w:sz w:val="24"/>
          <w:szCs w:val="24"/>
          <w:rPrChange w:id="962" w:author="Tashi Alford-Duguid" w:date="2020-06-15T12:17:00Z">
            <w:rPr>
              <w:sz w:val="24"/>
              <w:szCs w:val="24"/>
              <w:lang w:val="en-US"/>
            </w:rPr>
          </w:rPrChange>
        </w:rPr>
        <w:t>draw the power to declare an emergency from their</w:t>
      </w:r>
      <w:r w:rsidR="00EF5E19" w:rsidRPr="00132652">
        <w:rPr>
          <w:sz w:val="24"/>
          <w:szCs w:val="24"/>
          <w:rPrChange w:id="963" w:author="Tashi Alford-Duguid" w:date="2020-06-15T12:17:00Z">
            <w:rPr>
              <w:sz w:val="24"/>
              <w:szCs w:val="24"/>
              <w:lang w:val="en-US"/>
            </w:rPr>
          </w:rPrChange>
        </w:rPr>
        <w:t xml:space="preserve"> general </w:t>
      </w:r>
      <w:r w:rsidR="003002F9" w:rsidRPr="00132652">
        <w:rPr>
          <w:sz w:val="24"/>
          <w:szCs w:val="24"/>
          <w:rPrChange w:id="964" w:author="Tashi Alford-Duguid" w:date="2020-06-15T12:17:00Z">
            <w:rPr>
              <w:sz w:val="24"/>
              <w:szCs w:val="24"/>
              <w:lang w:val="en-US"/>
            </w:rPr>
          </w:rPrChange>
        </w:rPr>
        <w:t>emergency</w:t>
      </w:r>
      <w:r w:rsidR="00EF5E19" w:rsidRPr="00132652">
        <w:rPr>
          <w:sz w:val="24"/>
          <w:szCs w:val="24"/>
          <w:rPrChange w:id="965" w:author="Tashi Alford-Duguid" w:date="2020-06-15T12:17:00Z">
            <w:rPr>
              <w:sz w:val="24"/>
              <w:szCs w:val="24"/>
              <w:lang w:val="en-US"/>
            </w:rPr>
          </w:rPrChange>
        </w:rPr>
        <w:t xml:space="preserve"> management legislation</w:t>
      </w:r>
      <w:r w:rsidR="00BA5B75" w:rsidRPr="00132652">
        <w:rPr>
          <w:sz w:val="24"/>
          <w:szCs w:val="24"/>
          <w:rPrChange w:id="966" w:author="Tashi Alford-Duguid" w:date="2020-06-15T12:17:00Z">
            <w:rPr>
              <w:sz w:val="24"/>
              <w:szCs w:val="24"/>
              <w:lang w:val="en-US"/>
            </w:rPr>
          </w:rPrChange>
        </w:rPr>
        <w:t>, which is also used for non-health emergencies such as flooding or fires.</w:t>
      </w:r>
      <w:r w:rsidR="00EF5E19" w:rsidRPr="00132652">
        <w:rPr>
          <w:sz w:val="24"/>
          <w:szCs w:val="24"/>
          <w:rPrChange w:id="967" w:author="Tashi Alford-Duguid" w:date="2020-06-15T12:17:00Z">
            <w:rPr>
              <w:sz w:val="24"/>
              <w:szCs w:val="24"/>
              <w:lang w:val="en-US"/>
            </w:rPr>
          </w:rPrChange>
        </w:rPr>
        <w:t xml:space="preserve"> </w:t>
      </w:r>
      <w:r w:rsidR="00733162" w:rsidRPr="00132652">
        <w:rPr>
          <w:sz w:val="24"/>
          <w:szCs w:val="24"/>
          <w:rPrChange w:id="968" w:author="Tashi Alford-Duguid" w:date="2020-06-15T12:17:00Z">
            <w:rPr>
              <w:sz w:val="24"/>
              <w:szCs w:val="24"/>
              <w:lang w:val="en-US"/>
            </w:rPr>
          </w:rPrChange>
        </w:rPr>
        <w:t>Other provinces</w:t>
      </w:r>
      <w:r w:rsidR="00772ABC" w:rsidRPr="00132652">
        <w:rPr>
          <w:sz w:val="24"/>
          <w:szCs w:val="24"/>
          <w:rPrChange w:id="969" w:author="Tashi Alford-Duguid" w:date="2020-06-15T12:17:00Z">
            <w:rPr>
              <w:sz w:val="24"/>
              <w:szCs w:val="24"/>
              <w:lang w:val="en-US"/>
            </w:rPr>
          </w:rPrChange>
        </w:rPr>
        <w:t xml:space="preserve">, such as BC </w:t>
      </w:r>
      <w:r w:rsidR="00B47C7B">
        <w:rPr>
          <w:sz w:val="24"/>
          <w:szCs w:val="24"/>
        </w:rPr>
        <w:t>an</w:t>
      </w:r>
      <w:r w:rsidR="00680027">
        <w:rPr>
          <w:sz w:val="24"/>
          <w:szCs w:val="24"/>
        </w:rPr>
        <w:t>d</w:t>
      </w:r>
      <w:r w:rsidR="00772ABC" w:rsidRPr="00132652">
        <w:rPr>
          <w:sz w:val="24"/>
          <w:szCs w:val="24"/>
          <w:rPrChange w:id="970" w:author="Tashi Alford-Duguid" w:date="2020-06-15T12:17:00Z">
            <w:rPr>
              <w:sz w:val="24"/>
              <w:szCs w:val="24"/>
              <w:lang w:val="en-US"/>
            </w:rPr>
          </w:rPrChange>
        </w:rPr>
        <w:t xml:space="preserve"> </w:t>
      </w:r>
      <w:r w:rsidR="00C97001" w:rsidRPr="00132652">
        <w:rPr>
          <w:sz w:val="24"/>
          <w:szCs w:val="24"/>
          <w:rPrChange w:id="971" w:author="Tashi Alford-Duguid" w:date="2020-06-15T12:17:00Z">
            <w:rPr>
              <w:sz w:val="24"/>
              <w:szCs w:val="24"/>
              <w:lang w:val="en-US"/>
            </w:rPr>
          </w:rPrChange>
        </w:rPr>
        <w:t>Manitoba,</w:t>
      </w:r>
      <w:r w:rsidR="00733162" w:rsidRPr="00132652">
        <w:rPr>
          <w:sz w:val="24"/>
          <w:szCs w:val="24"/>
          <w:rPrChange w:id="972" w:author="Tashi Alford-Duguid" w:date="2020-06-15T12:17:00Z">
            <w:rPr>
              <w:sz w:val="24"/>
              <w:szCs w:val="24"/>
              <w:lang w:val="en-US"/>
            </w:rPr>
          </w:rPrChange>
        </w:rPr>
        <w:t xml:space="preserve"> </w:t>
      </w:r>
      <w:r w:rsidR="00E333CF" w:rsidRPr="00132652">
        <w:rPr>
          <w:sz w:val="24"/>
          <w:szCs w:val="24"/>
          <w:rPrChange w:id="973" w:author="Tashi Alford-Duguid" w:date="2020-06-15T12:17:00Z">
            <w:rPr>
              <w:sz w:val="24"/>
              <w:szCs w:val="24"/>
              <w:lang w:val="en-US"/>
            </w:rPr>
          </w:rPrChange>
        </w:rPr>
        <w:t xml:space="preserve">have </w:t>
      </w:r>
      <w:r w:rsidR="00FD0AA3" w:rsidRPr="00132652">
        <w:rPr>
          <w:sz w:val="24"/>
          <w:szCs w:val="24"/>
          <w:rPrChange w:id="974" w:author="Tashi Alford-Duguid" w:date="2020-06-15T12:17:00Z">
            <w:rPr>
              <w:sz w:val="24"/>
              <w:szCs w:val="24"/>
              <w:lang w:val="en-US"/>
            </w:rPr>
          </w:rPrChange>
        </w:rPr>
        <w:t xml:space="preserve">the option of both </w:t>
      </w:r>
      <w:r w:rsidR="008F15B4" w:rsidRPr="00132652">
        <w:rPr>
          <w:sz w:val="24"/>
          <w:szCs w:val="24"/>
          <w:rPrChange w:id="975" w:author="Tashi Alford-Duguid" w:date="2020-06-15T12:17:00Z">
            <w:rPr>
              <w:sz w:val="24"/>
              <w:szCs w:val="24"/>
              <w:lang w:val="en-US"/>
            </w:rPr>
          </w:rPrChange>
        </w:rPr>
        <w:t>general emergenc</w:t>
      </w:r>
      <w:r w:rsidR="00B47C7B">
        <w:rPr>
          <w:sz w:val="24"/>
          <w:szCs w:val="24"/>
        </w:rPr>
        <w:t>y</w:t>
      </w:r>
      <w:r w:rsidR="008F15B4" w:rsidRPr="00132652">
        <w:rPr>
          <w:sz w:val="24"/>
          <w:szCs w:val="24"/>
          <w:rPrChange w:id="976" w:author="Tashi Alford-Duguid" w:date="2020-06-15T12:17:00Z">
            <w:rPr>
              <w:sz w:val="24"/>
              <w:szCs w:val="24"/>
              <w:lang w:val="en-US"/>
            </w:rPr>
          </w:rPrChange>
        </w:rPr>
        <w:t xml:space="preserve"> legislation and public health emergenc</w:t>
      </w:r>
      <w:r w:rsidR="00B47C7B">
        <w:rPr>
          <w:sz w:val="24"/>
          <w:szCs w:val="24"/>
        </w:rPr>
        <w:t>y</w:t>
      </w:r>
      <w:r w:rsidR="008F15B4" w:rsidRPr="00132652">
        <w:rPr>
          <w:sz w:val="24"/>
          <w:szCs w:val="24"/>
          <w:rPrChange w:id="977" w:author="Tashi Alford-Duguid" w:date="2020-06-15T12:17:00Z">
            <w:rPr>
              <w:sz w:val="24"/>
              <w:szCs w:val="24"/>
              <w:lang w:val="en-US"/>
            </w:rPr>
          </w:rPrChange>
        </w:rPr>
        <w:t xml:space="preserve"> legislation, each of which </w:t>
      </w:r>
      <w:r w:rsidR="00380EEF" w:rsidRPr="00132652">
        <w:rPr>
          <w:sz w:val="24"/>
          <w:szCs w:val="24"/>
          <w:rPrChange w:id="978" w:author="Tashi Alford-Duguid" w:date="2020-06-15T12:17:00Z">
            <w:rPr>
              <w:sz w:val="24"/>
              <w:szCs w:val="24"/>
              <w:lang w:val="en-US"/>
            </w:rPr>
          </w:rPrChange>
        </w:rPr>
        <w:t>offers different tools to the government.</w:t>
      </w:r>
    </w:p>
    <w:p w14:paraId="2BFF7773" w14:textId="5BA9C2F8" w:rsidR="00501774" w:rsidRPr="00132652" w:rsidRDefault="003002F9">
      <w:pPr>
        <w:rPr>
          <w:sz w:val="24"/>
          <w:szCs w:val="24"/>
        </w:rPr>
        <w:pPrChange w:id="979" w:author="Tashi Alford-Duguid" w:date="2020-06-11T13:32:00Z">
          <w:pPr>
            <w:jc w:val="both"/>
          </w:pPr>
        </w:pPrChange>
      </w:pPr>
      <w:r w:rsidRPr="00132652">
        <w:rPr>
          <w:sz w:val="24"/>
          <w:szCs w:val="24"/>
          <w:rPrChange w:id="980" w:author="Tashi Alford-Duguid" w:date="2020-06-15T12:17:00Z">
            <w:rPr>
              <w:sz w:val="24"/>
              <w:szCs w:val="24"/>
              <w:lang w:val="en-US"/>
            </w:rPr>
          </w:rPrChange>
        </w:rPr>
        <w:t xml:space="preserve">Once </w:t>
      </w:r>
      <w:r w:rsidR="0064642E" w:rsidRPr="00132652">
        <w:rPr>
          <w:sz w:val="24"/>
          <w:szCs w:val="24"/>
          <w:rPrChange w:id="981" w:author="Tashi Alford-Duguid" w:date="2020-06-15T12:17:00Z">
            <w:rPr>
              <w:sz w:val="24"/>
              <w:szCs w:val="24"/>
              <w:lang w:val="en-US"/>
            </w:rPr>
          </w:rPrChange>
        </w:rPr>
        <w:t>an emergency is declared</w:t>
      </w:r>
      <w:r w:rsidRPr="00132652">
        <w:rPr>
          <w:sz w:val="24"/>
          <w:szCs w:val="24"/>
          <w:rPrChange w:id="982" w:author="Tashi Alford-Duguid" w:date="2020-06-15T12:17:00Z">
            <w:rPr>
              <w:sz w:val="24"/>
              <w:szCs w:val="24"/>
              <w:lang w:val="en-US"/>
            </w:rPr>
          </w:rPrChange>
        </w:rPr>
        <w:t>,</w:t>
      </w:r>
      <w:r w:rsidR="00A912B3" w:rsidRPr="00132652">
        <w:rPr>
          <w:sz w:val="24"/>
          <w:szCs w:val="24"/>
          <w:rPrChange w:id="983" w:author="Tashi Alford-Duguid" w:date="2020-06-15T12:17:00Z">
            <w:rPr>
              <w:sz w:val="24"/>
              <w:szCs w:val="24"/>
              <w:lang w:val="en-US"/>
            </w:rPr>
          </w:rPrChange>
        </w:rPr>
        <w:t xml:space="preserve"> cabinet ministers may issu</w:t>
      </w:r>
      <w:r w:rsidR="00B47C7B">
        <w:rPr>
          <w:sz w:val="24"/>
          <w:szCs w:val="24"/>
        </w:rPr>
        <w:t>e</w:t>
      </w:r>
      <w:r w:rsidR="00A912B3" w:rsidRPr="00132652">
        <w:rPr>
          <w:sz w:val="24"/>
          <w:szCs w:val="24"/>
          <w:rPrChange w:id="984" w:author="Tashi Alford-Duguid" w:date="2020-06-15T12:17:00Z">
            <w:rPr>
              <w:sz w:val="24"/>
              <w:szCs w:val="24"/>
              <w:lang w:val="en-US"/>
            </w:rPr>
          </w:rPrChange>
        </w:rPr>
        <w:t xml:space="preserve"> orders</w:t>
      </w:r>
      <w:r w:rsidR="00C75087" w:rsidRPr="00132652">
        <w:rPr>
          <w:sz w:val="24"/>
          <w:szCs w:val="24"/>
          <w:rPrChange w:id="985" w:author="Tashi Alford-Duguid" w:date="2020-06-15T12:17:00Z">
            <w:rPr>
              <w:sz w:val="24"/>
              <w:szCs w:val="24"/>
              <w:lang w:val="en-US"/>
            </w:rPr>
          </w:rPrChange>
        </w:rPr>
        <w:t xml:space="preserve"> or regulations</w:t>
      </w:r>
      <w:r w:rsidR="00D93EB0" w:rsidRPr="00132652">
        <w:rPr>
          <w:sz w:val="24"/>
          <w:szCs w:val="24"/>
          <w:rPrChange w:id="986" w:author="Tashi Alford-Duguid" w:date="2020-06-15T12:17:00Z">
            <w:rPr>
              <w:sz w:val="24"/>
              <w:szCs w:val="24"/>
              <w:lang w:val="en-US"/>
            </w:rPr>
          </w:rPrChange>
        </w:rPr>
        <w:t xml:space="preserve"> to </w:t>
      </w:r>
      <w:r w:rsidR="00B47C7B">
        <w:rPr>
          <w:sz w:val="24"/>
          <w:szCs w:val="24"/>
        </w:rPr>
        <w:t>manage</w:t>
      </w:r>
      <w:r w:rsidR="00B47C7B" w:rsidRPr="00132652">
        <w:rPr>
          <w:sz w:val="24"/>
          <w:szCs w:val="24"/>
          <w:rPrChange w:id="987" w:author="Tashi Alford-Duguid" w:date="2020-06-15T12:17:00Z">
            <w:rPr>
              <w:sz w:val="24"/>
              <w:szCs w:val="24"/>
              <w:lang w:val="en-US"/>
            </w:rPr>
          </w:rPrChange>
        </w:rPr>
        <w:t xml:space="preserve"> </w:t>
      </w:r>
      <w:r w:rsidR="00E86A62" w:rsidRPr="00132652">
        <w:rPr>
          <w:sz w:val="24"/>
          <w:szCs w:val="24"/>
          <w:rPrChange w:id="988" w:author="Tashi Alford-Duguid" w:date="2020-06-15T12:17:00Z">
            <w:rPr>
              <w:sz w:val="24"/>
              <w:szCs w:val="24"/>
              <w:lang w:val="en-US"/>
            </w:rPr>
          </w:rPrChange>
        </w:rPr>
        <w:t>areas of public and private life that they could not touch before</w:t>
      </w:r>
      <w:r w:rsidR="002E7C68" w:rsidRPr="00132652">
        <w:rPr>
          <w:sz w:val="24"/>
          <w:szCs w:val="24"/>
          <w:rPrChange w:id="989" w:author="Tashi Alford-Duguid" w:date="2020-06-15T12:17:00Z">
            <w:rPr>
              <w:sz w:val="24"/>
              <w:szCs w:val="24"/>
              <w:lang w:val="en-US"/>
            </w:rPr>
          </w:rPrChange>
        </w:rPr>
        <w:t xml:space="preserve">. </w:t>
      </w:r>
      <w:r w:rsidR="0064642E" w:rsidRPr="00132652">
        <w:rPr>
          <w:sz w:val="24"/>
          <w:szCs w:val="24"/>
          <w:rPrChange w:id="990" w:author="Tashi Alford-Duguid" w:date="2020-06-15T12:17:00Z">
            <w:rPr>
              <w:sz w:val="24"/>
              <w:szCs w:val="24"/>
              <w:lang w:val="en-US"/>
            </w:rPr>
          </w:rPrChange>
        </w:rPr>
        <w:t xml:space="preserve">The </w:t>
      </w:r>
      <w:r w:rsidR="00FF7CE7">
        <w:rPr>
          <w:sz w:val="24"/>
          <w:szCs w:val="24"/>
        </w:rPr>
        <w:t>premise behind emergency powers is that they</w:t>
      </w:r>
      <w:r w:rsidR="00C75087" w:rsidRPr="00132652">
        <w:rPr>
          <w:sz w:val="24"/>
          <w:szCs w:val="24"/>
          <w:rPrChange w:id="991" w:author="Tashi Alford-Duguid" w:date="2020-06-15T12:17:00Z">
            <w:rPr>
              <w:sz w:val="24"/>
              <w:szCs w:val="24"/>
              <w:lang w:val="en-US"/>
            </w:rPr>
          </w:rPrChange>
        </w:rPr>
        <w:t xml:space="preserve"> </w:t>
      </w:r>
      <w:r w:rsidR="002E7C68" w:rsidRPr="00132652">
        <w:rPr>
          <w:sz w:val="24"/>
          <w:szCs w:val="24"/>
          <w:rPrChange w:id="992" w:author="Tashi Alford-Duguid" w:date="2020-06-15T12:17:00Z">
            <w:rPr>
              <w:sz w:val="24"/>
              <w:szCs w:val="24"/>
              <w:lang w:val="en-US"/>
            </w:rPr>
          </w:rPrChange>
        </w:rPr>
        <w:t>significantly but temporarily expand the government’s ability to deal with emergency situations.</w:t>
      </w:r>
      <w:r w:rsidR="00A912B3" w:rsidRPr="00132652">
        <w:rPr>
          <w:sz w:val="24"/>
          <w:szCs w:val="24"/>
          <w:rPrChange w:id="993" w:author="Tashi Alford-Duguid" w:date="2020-06-15T12:17:00Z">
            <w:rPr>
              <w:sz w:val="24"/>
              <w:szCs w:val="24"/>
              <w:lang w:val="en-US"/>
            </w:rPr>
          </w:rPrChange>
        </w:rPr>
        <w:t xml:space="preserve"> </w:t>
      </w:r>
      <w:r w:rsidR="002E7C68" w:rsidRPr="00132652">
        <w:rPr>
          <w:sz w:val="24"/>
          <w:szCs w:val="24"/>
          <w:rPrChange w:id="994" w:author="Tashi Alford-Duguid" w:date="2020-06-15T12:17:00Z">
            <w:rPr>
              <w:sz w:val="24"/>
              <w:szCs w:val="24"/>
              <w:lang w:val="en-US"/>
            </w:rPr>
          </w:rPrChange>
        </w:rPr>
        <w:t>T</w:t>
      </w:r>
      <w:r w:rsidR="00A912B3" w:rsidRPr="00132652">
        <w:rPr>
          <w:sz w:val="24"/>
          <w:szCs w:val="24"/>
          <w:rPrChange w:id="995" w:author="Tashi Alford-Duguid" w:date="2020-06-15T12:17:00Z">
            <w:rPr>
              <w:sz w:val="24"/>
              <w:szCs w:val="24"/>
              <w:lang w:val="en-US"/>
            </w:rPr>
          </w:rPrChange>
        </w:rPr>
        <w:t>he scope of</w:t>
      </w:r>
      <w:r w:rsidR="002E7C68" w:rsidRPr="00132652">
        <w:rPr>
          <w:sz w:val="24"/>
          <w:szCs w:val="24"/>
          <w:rPrChange w:id="996" w:author="Tashi Alford-Duguid" w:date="2020-06-15T12:17:00Z">
            <w:rPr>
              <w:sz w:val="24"/>
              <w:szCs w:val="24"/>
              <w:lang w:val="en-US"/>
            </w:rPr>
          </w:rPrChange>
        </w:rPr>
        <w:t xml:space="preserve"> these orders</w:t>
      </w:r>
      <w:r w:rsidR="00A912B3" w:rsidRPr="00132652">
        <w:rPr>
          <w:sz w:val="24"/>
          <w:szCs w:val="24"/>
          <w:rPrChange w:id="997" w:author="Tashi Alford-Duguid" w:date="2020-06-15T12:17:00Z">
            <w:rPr>
              <w:sz w:val="24"/>
              <w:szCs w:val="24"/>
              <w:lang w:val="en-US"/>
            </w:rPr>
          </w:rPrChange>
        </w:rPr>
        <w:t xml:space="preserve"> depends on what is allowed under the </w:t>
      </w:r>
      <w:r w:rsidR="00256CF4">
        <w:rPr>
          <w:sz w:val="24"/>
          <w:szCs w:val="24"/>
        </w:rPr>
        <w:t xml:space="preserve">applicable </w:t>
      </w:r>
      <w:r w:rsidR="00A912B3" w:rsidRPr="00132652">
        <w:rPr>
          <w:sz w:val="24"/>
          <w:szCs w:val="24"/>
          <w:rPrChange w:id="998" w:author="Tashi Alford-Duguid" w:date="2020-06-15T12:17:00Z">
            <w:rPr>
              <w:sz w:val="24"/>
              <w:szCs w:val="24"/>
              <w:lang w:val="en-US"/>
            </w:rPr>
          </w:rPrChange>
        </w:rPr>
        <w:t xml:space="preserve">emergency legislation. For example, </w:t>
      </w:r>
      <w:r w:rsidR="00DC1530" w:rsidRPr="00132652">
        <w:rPr>
          <w:sz w:val="24"/>
          <w:szCs w:val="24"/>
          <w:rPrChange w:id="999" w:author="Tashi Alford-Duguid" w:date="2020-06-15T12:17:00Z">
            <w:rPr>
              <w:sz w:val="24"/>
              <w:szCs w:val="24"/>
              <w:lang w:val="en-US"/>
            </w:rPr>
          </w:rPrChange>
        </w:rPr>
        <w:t xml:space="preserve">s. </w:t>
      </w:r>
      <w:r w:rsidR="00EC79E4" w:rsidRPr="00132652">
        <w:rPr>
          <w:sz w:val="24"/>
          <w:szCs w:val="24"/>
          <w:rPrChange w:id="1000" w:author="Tashi Alford-Duguid" w:date="2020-06-15T12:17:00Z">
            <w:rPr>
              <w:sz w:val="24"/>
              <w:szCs w:val="24"/>
              <w:lang w:val="en-US"/>
            </w:rPr>
          </w:rPrChange>
        </w:rPr>
        <w:t xml:space="preserve">7.0.2(4)(5) of Ontario’s </w:t>
      </w:r>
      <w:r w:rsidR="00EC79E4" w:rsidRPr="00132652">
        <w:rPr>
          <w:i/>
          <w:iCs/>
          <w:sz w:val="24"/>
          <w:szCs w:val="24"/>
          <w:rPrChange w:id="1001" w:author="Tashi Alford-Duguid" w:date="2020-06-15T12:17:00Z">
            <w:rPr>
              <w:i/>
              <w:iCs/>
              <w:sz w:val="24"/>
              <w:szCs w:val="24"/>
              <w:lang w:val="en-US"/>
            </w:rPr>
          </w:rPrChange>
        </w:rPr>
        <w:t>Emergency Management and Civil Protection Act</w:t>
      </w:r>
      <w:r w:rsidR="00EC79E4" w:rsidRPr="00132652">
        <w:rPr>
          <w:sz w:val="24"/>
          <w:szCs w:val="24"/>
          <w:rPrChange w:id="1002" w:author="Tashi Alford-Duguid" w:date="2020-06-15T12:17:00Z">
            <w:rPr>
              <w:sz w:val="24"/>
              <w:szCs w:val="24"/>
              <w:lang w:val="en-US"/>
            </w:rPr>
          </w:rPrChange>
        </w:rPr>
        <w:t xml:space="preserve"> allows the cabinet to </w:t>
      </w:r>
      <w:r w:rsidR="005F3289" w:rsidRPr="00132652">
        <w:rPr>
          <w:sz w:val="24"/>
          <w:szCs w:val="24"/>
          <w:rPrChange w:id="1003" w:author="Tashi Alford-Duguid" w:date="2020-06-15T12:17:00Z">
            <w:rPr>
              <w:sz w:val="24"/>
              <w:szCs w:val="24"/>
              <w:lang w:val="en-US"/>
            </w:rPr>
          </w:rPrChange>
        </w:rPr>
        <w:t xml:space="preserve">pass orders </w:t>
      </w:r>
      <w:r w:rsidR="00EC79E4" w:rsidRPr="00132652">
        <w:rPr>
          <w:sz w:val="24"/>
          <w:szCs w:val="24"/>
          <w:rPrChange w:id="1004" w:author="Tashi Alford-Duguid" w:date="2020-06-15T12:17:00Z">
            <w:rPr>
              <w:sz w:val="24"/>
              <w:szCs w:val="24"/>
              <w:lang w:val="en-US"/>
            </w:rPr>
          </w:rPrChange>
        </w:rPr>
        <w:t>“</w:t>
      </w:r>
      <w:r w:rsidR="005F3289" w:rsidRPr="00132652">
        <w:rPr>
          <w:sz w:val="24"/>
          <w:szCs w:val="24"/>
        </w:rPr>
        <w:t xml:space="preserve">Closing any place, whether public or private, including any business, office, school, hospital or other establishment or institution”. </w:t>
      </w:r>
      <w:r w:rsidR="00A253E3" w:rsidRPr="00132652">
        <w:rPr>
          <w:sz w:val="24"/>
          <w:szCs w:val="24"/>
        </w:rPr>
        <w:t>T</w:t>
      </w:r>
      <w:r w:rsidR="005F3289" w:rsidRPr="00132652">
        <w:rPr>
          <w:sz w:val="24"/>
          <w:szCs w:val="24"/>
        </w:rPr>
        <w:t>he government of Ontario</w:t>
      </w:r>
      <w:r w:rsidR="00A253E3" w:rsidRPr="00132652">
        <w:rPr>
          <w:sz w:val="24"/>
          <w:szCs w:val="24"/>
        </w:rPr>
        <w:t xml:space="preserve"> was thus authorized</w:t>
      </w:r>
      <w:r w:rsidR="005F3289" w:rsidRPr="00132652">
        <w:rPr>
          <w:sz w:val="24"/>
          <w:szCs w:val="24"/>
        </w:rPr>
        <w:t xml:space="preserve"> to pass a regulation that closed all non-essential </w:t>
      </w:r>
      <w:r w:rsidR="4B15DDDE" w:rsidRPr="00132652">
        <w:rPr>
          <w:sz w:val="24"/>
          <w:szCs w:val="24"/>
        </w:rPr>
        <w:t>businesses.</w:t>
      </w:r>
      <w:r w:rsidR="00935DC3" w:rsidRPr="00132652">
        <w:rPr>
          <w:rStyle w:val="FootnoteReference"/>
          <w:sz w:val="24"/>
          <w:szCs w:val="24"/>
        </w:rPr>
        <w:footnoteReference w:id="37"/>
      </w:r>
      <w:r w:rsidR="3FD90E28" w:rsidRPr="00132652">
        <w:rPr>
          <w:sz w:val="24"/>
          <w:szCs w:val="24"/>
        </w:rPr>
        <w:t xml:space="preserve"> </w:t>
      </w:r>
      <w:r w:rsidR="00070166" w:rsidRPr="00132652">
        <w:rPr>
          <w:sz w:val="24"/>
          <w:szCs w:val="24"/>
        </w:rPr>
        <w:t>Th</w:t>
      </w:r>
      <w:r w:rsidR="00D73E30" w:rsidRPr="00132652">
        <w:rPr>
          <w:sz w:val="24"/>
          <w:szCs w:val="24"/>
        </w:rPr>
        <w:t xml:space="preserve">e Act also restrains </w:t>
      </w:r>
      <w:r w:rsidR="294E8F9C" w:rsidRPr="2383D38B">
        <w:rPr>
          <w:sz w:val="24"/>
          <w:szCs w:val="24"/>
        </w:rPr>
        <w:t xml:space="preserve">measures; </w:t>
      </w:r>
      <w:r w:rsidR="002A580B" w:rsidRPr="00132652">
        <w:rPr>
          <w:sz w:val="24"/>
          <w:szCs w:val="24"/>
        </w:rPr>
        <w:t>for example,</w:t>
      </w:r>
      <w:r w:rsidR="00D73E30" w:rsidRPr="00132652">
        <w:rPr>
          <w:sz w:val="24"/>
          <w:szCs w:val="24"/>
        </w:rPr>
        <w:t xml:space="preserve"> they must be </w:t>
      </w:r>
      <w:r w:rsidR="00C4453A" w:rsidRPr="00132652">
        <w:rPr>
          <w:sz w:val="24"/>
          <w:szCs w:val="24"/>
        </w:rPr>
        <w:t>exercised in a manner that limits their intrusiveness</w:t>
      </w:r>
      <w:r w:rsidR="002A580B" w:rsidRPr="00132652">
        <w:rPr>
          <w:sz w:val="24"/>
          <w:szCs w:val="24"/>
        </w:rPr>
        <w:t xml:space="preserve">, </w:t>
      </w:r>
      <w:r w:rsidR="00AC09AA">
        <w:rPr>
          <w:sz w:val="24"/>
          <w:szCs w:val="24"/>
        </w:rPr>
        <w:t xml:space="preserve">they </w:t>
      </w:r>
      <w:r w:rsidR="002A580B" w:rsidRPr="00132652">
        <w:rPr>
          <w:sz w:val="24"/>
          <w:szCs w:val="24"/>
        </w:rPr>
        <w:t xml:space="preserve">should only apply to the parts of the province where </w:t>
      </w:r>
      <w:r w:rsidR="00AC09AA">
        <w:rPr>
          <w:sz w:val="24"/>
          <w:szCs w:val="24"/>
        </w:rPr>
        <w:t>the measure</w:t>
      </w:r>
      <w:r w:rsidR="002A580B" w:rsidRPr="00132652">
        <w:rPr>
          <w:sz w:val="24"/>
          <w:szCs w:val="24"/>
        </w:rPr>
        <w:t xml:space="preserve"> is necessary, and </w:t>
      </w:r>
      <w:r w:rsidR="00AC09AA">
        <w:rPr>
          <w:sz w:val="24"/>
          <w:szCs w:val="24"/>
        </w:rPr>
        <w:t xml:space="preserve">they </w:t>
      </w:r>
      <w:r w:rsidR="002A580B" w:rsidRPr="00132652">
        <w:rPr>
          <w:sz w:val="24"/>
          <w:szCs w:val="24"/>
        </w:rPr>
        <w:t xml:space="preserve">should be effective for only as long as </w:t>
      </w:r>
      <w:r w:rsidR="00AC09AA">
        <w:rPr>
          <w:sz w:val="24"/>
          <w:szCs w:val="24"/>
        </w:rPr>
        <w:t xml:space="preserve">is </w:t>
      </w:r>
      <w:r w:rsidR="002A580B" w:rsidRPr="00132652">
        <w:rPr>
          <w:sz w:val="24"/>
          <w:szCs w:val="24"/>
        </w:rPr>
        <w:t>necessary.</w:t>
      </w:r>
      <w:r w:rsidR="00710264" w:rsidRPr="00132652">
        <w:rPr>
          <w:rStyle w:val="FootnoteReference"/>
          <w:sz w:val="24"/>
          <w:szCs w:val="24"/>
        </w:rPr>
        <w:footnoteReference w:id="38"/>
      </w:r>
      <w:r w:rsidR="00860CFA">
        <w:rPr>
          <w:sz w:val="24"/>
          <w:szCs w:val="24"/>
        </w:rPr>
        <w:t xml:space="preserve"> </w:t>
      </w:r>
      <w:r w:rsidR="00A25F52">
        <w:rPr>
          <w:sz w:val="24"/>
          <w:szCs w:val="24"/>
        </w:rPr>
        <w:t>Emergency powers should thus mirror the size and seriousness of the problems they are meant to address, not eclipse them.</w:t>
      </w:r>
    </w:p>
    <w:p w14:paraId="769BDB08" w14:textId="5A505E6F" w:rsidR="00821B41" w:rsidRPr="00132652" w:rsidRDefault="15DBD189">
      <w:pPr>
        <w:rPr>
          <w:sz w:val="24"/>
          <w:szCs w:val="24"/>
        </w:rPr>
        <w:pPrChange w:id="1005" w:author="Tashi Alford-Duguid" w:date="2020-06-11T13:32:00Z">
          <w:pPr>
            <w:jc w:val="both"/>
          </w:pPr>
        </w:pPrChange>
      </w:pPr>
      <w:r w:rsidRPr="2383D38B">
        <w:rPr>
          <w:sz w:val="24"/>
          <w:szCs w:val="24"/>
        </w:rPr>
        <w:t>E</w:t>
      </w:r>
      <w:r w:rsidR="2EEC27F9" w:rsidRPr="2383D38B">
        <w:rPr>
          <w:sz w:val="24"/>
          <w:szCs w:val="24"/>
        </w:rPr>
        <w:t>mergency</w:t>
      </w:r>
      <w:r w:rsidR="006A2E81" w:rsidRPr="00132652">
        <w:rPr>
          <w:sz w:val="24"/>
          <w:szCs w:val="24"/>
        </w:rPr>
        <w:t xml:space="preserve"> legislation</w:t>
      </w:r>
      <w:r w:rsidR="5DDF494B" w:rsidRPr="2383D38B">
        <w:rPr>
          <w:sz w:val="24"/>
          <w:szCs w:val="24"/>
        </w:rPr>
        <w:t xml:space="preserve"> </w:t>
      </w:r>
      <w:r w:rsidR="006A2E81" w:rsidRPr="00132652">
        <w:rPr>
          <w:sz w:val="24"/>
          <w:szCs w:val="24"/>
        </w:rPr>
        <w:t>cannot authorize</w:t>
      </w:r>
      <w:r w:rsidR="00B01041" w:rsidRPr="00132652">
        <w:rPr>
          <w:sz w:val="24"/>
          <w:szCs w:val="24"/>
        </w:rPr>
        <w:t xml:space="preserve"> a government to act in a way that is contrary to the </w:t>
      </w:r>
      <w:r w:rsidR="00B01041" w:rsidRPr="00132652">
        <w:rPr>
          <w:i/>
          <w:sz w:val="24"/>
          <w:szCs w:val="24"/>
        </w:rPr>
        <w:t>Charter</w:t>
      </w:r>
      <w:r w:rsidR="00B01041" w:rsidRPr="00132652">
        <w:rPr>
          <w:sz w:val="24"/>
          <w:szCs w:val="24"/>
        </w:rPr>
        <w:t xml:space="preserve">. </w:t>
      </w:r>
      <w:r w:rsidR="2DE022AD" w:rsidRPr="2383D38B">
        <w:rPr>
          <w:sz w:val="24"/>
          <w:szCs w:val="24"/>
        </w:rPr>
        <w:t>However, s</w:t>
      </w:r>
      <w:r w:rsidR="005448AE" w:rsidRPr="00132652">
        <w:rPr>
          <w:sz w:val="24"/>
          <w:szCs w:val="24"/>
        </w:rPr>
        <w:t>ome</w:t>
      </w:r>
      <w:r w:rsidR="004B567F" w:rsidRPr="00132652">
        <w:rPr>
          <w:sz w:val="24"/>
          <w:szCs w:val="24"/>
        </w:rPr>
        <w:t xml:space="preserve"> governments</w:t>
      </w:r>
      <w:r w:rsidR="0083189A" w:rsidRPr="00132652">
        <w:rPr>
          <w:sz w:val="24"/>
          <w:szCs w:val="24"/>
        </w:rPr>
        <w:t xml:space="preserve"> in Canada</w:t>
      </w:r>
      <w:r w:rsidR="00BD317B" w:rsidRPr="00132652">
        <w:rPr>
          <w:sz w:val="24"/>
          <w:szCs w:val="24"/>
        </w:rPr>
        <w:t xml:space="preserve">, either </w:t>
      </w:r>
      <w:r w:rsidR="00A15852" w:rsidRPr="00132652">
        <w:rPr>
          <w:sz w:val="24"/>
          <w:szCs w:val="24"/>
        </w:rPr>
        <w:t xml:space="preserve">overwhelmed by the urgency of the crisis or </w:t>
      </w:r>
      <w:r w:rsidR="00BD0F2B" w:rsidRPr="00132652">
        <w:rPr>
          <w:sz w:val="24"/>
          <w:szCs w:val="24"/>
        </w:rPr>
        <w:t>viewing</w:t>
      </w:r>
      <w:r w:rsidR="0041731A" w:rsidRPr="00132652">
        <w:rPr>
          <w:sz w:val="24"/>
          <w:szCs w:val="24"/>
        </w:rPr>
        <w:t xml:space="preserve"> </w:t>
      </w:r>
      <w:r w:rsidR="00E4403E">
        <w:rPr>
          <w:sz w:val="24"/>
          <w:szCs w:val="24"/>
        </w:rPr>
        <w:t>the crisis</w:t>
      </w:r>
      <w:r w:rsidR="00E4403E" w:rsidRPr="00132652">
        <w:rPr>
          <w:sz w:val="24"/>
          <w:szCs w:val="24"/>
        </w:rPr>
        <w:t xml:space="preserve"> </w:t>
      </w:r>
      <w:r w:rsidR="0041731A" w:rsidRPr="00132652">
        <w:rPr>
          <w:sz w:val="24"/>
          <w:szCs w:val="24"/>
        </w:rPr>
        <w:t>as a</w:t>
      </w:r>
      <w:r w:rsidR="00E4403E">
        <w:rPr>
          <w:sz w:val="24"/>
          <w:szCs w:val="24"/>
        </w:rPr>
        <w:t>n</w:t>
      </w:r>
      <w:r w:rsidR="00BD0F2B" w:rsidRPr="00132652">
        <w:rPr>
          <w:sz w:val="24"/>
          <w:szCs w:val="24"/>
        </w:rPr>
        <w:t xml:space="preserve"> </w:t>
      </w:r>
      <w:r w:rsidR="0041731A" w:rsidRPr="00132652">
        <w:rPr>
          <w:sz w:val="24"/>
          <w:szCs w:val="24"/>
        </w:rPr>
        <w:t xml:space="preserve">opportunity, have </w:t>
      </w:r>
      <w:r w:rsidR="00001A46" w:rsidRPr="00132652">
        <w:rPr>
          <w:sz w:val="24"/>
          <w:szCs w:val="24"/>
        </w:rPr>
        <w:t xml:space="preserve">updated their legislation to </w:t>
      </w:r>
      <w:r w:rsidR="00E409F9" w:rsidRPr="00132652">
        <w:rPr>
          <w:sz w:val="24"/>
          <w:szCs w:val="24"/>
        </w:rPr>
        <w:t xml:space="preserve">vastly expand </w:t>
      </w:r>
      <w:r w:rsidR="007560A5" w:rsidRPr="00132652">
        <w:rPr>
          <w:sz w:val="24"/>
          <w:szCs w:val="24"/>
        </w:rPr>
        <w:t>their powers</w:t>
      </w:r>
      <w:r w:rsidR="00AA5318" w:rsidRPr="00132652">
        <w:rPr>
          <w:sz w:val="24"/>
          <w:szCs w:val="24"/>
        </w:rPr>
        <w:t xml:space="preserve"> </w:t>
      </w:r>
      <w:r w:rsidR="00DE1ADD" w:rsidRPr="00132652">
        <w:rPr>
          <w:sz w:val="24"/>
          <w:szCs w:val="24"/>
        </w:rPr>
        <w:t>in</w:t>
      </w:r>
      <w:r w:rsidR="00627D4F" w:rsidRPr="00132652">
        <w:rPr>
          <w:sz w:val="24"/>
          <w:szCs w:val="24"/>
        </w:rPr>
        <w:t xml:space="preserve"> a manner contrary to </w:t>
      </w:r>
      <w:r w:rsidR="00AA5318" w:rsidRPr="00132652">
        <w:rPr>
          <w:sz w:val="24"/>
          <w:szCs w:val="24"/>
        </w:rPr>
        <w:t xml:space="preserve">the </w:t>
      </w:r>
      <w:r w:rsidR="00AA5318" w:rsidRPr="00132652">
        <w:rPr>
          <w:i/>
          <w:sz w:val="24"/>
          <w:szCs w:val="24"/>
        </w:rPr>
        <w:t>Charter</w:t>
      </w:r>
      <w:r w:rsidR="00AA69D3" w:rsidRPr="00132652">
        <w:rPr>
          <w:sz w:val="24"/>
          <w:szCs w:val="24"/>
        </w:rPr>
        <w:t xml:space="preserve">. </w:t>
      </w:r>
      <w:r w:rsidR="00B76BD1" w:rsidRPr="00132652">
        <w:rPr>
          <w:sz w:val="24"/>
          <w:szCs w:val="24"/>
        </w:rPr>
        <w:t>The later sections of this report discuss those powers as they relate</w:t>
      </w:r>
      <w:r w:rsidR="005C4B62" w:rsidRPr="00132652">
        <w:rPr>
          <w:sz w:val="24"/>
          <w:szCs w:val="24"/>
        </w:rPr>
        <w:t xml:space="preserve"> to </w:t>
      </w:r>
      <w:r w:rsidR="00B76BD1" w:rsidRPr="00132652">
        <w:rPr>
          <w:sz w:val="24"/>
          <w:szCs w:val="24"/>
        </w:rPr>
        <w:t>different thematic areas</w:t>
      </w:r>
      <w:r w:rsidR="00662E26">
        <w:rPr>
          <w:sz w:val="24"/>
          <w:szCs w:val="24"/>
        </w:rPr>
        <w:t>,</w:t>
      </w:r>
      <w:r w:rsidR="00B76BD1" w:rsidRPr="00132652">
        <w:rPr>
          <w:sz w:val="24"/>
          <w:szCs w:val="24"/>
        </w:rPr>
        <w:t xml:space="preserve"> such as </w:t>
      </w:r>
      <w:r w:rsidR="005C4B62" w:rsidRPr="00132652">
        <w:rPr>
          <w:sz w:val="24"/>
          <w:szCs w:val="24"/>
        </w:rPr>
        <w:t xml:space="preserve">police </w:t>
      </w:r>
      <w:r w:rsidR="00012D6C" w:rsidRPr="00132652">
        <w:rPr>
          <w:sz w:val="24"/>
          <w:szCs w:val="24"/>
        </w:rPr>
        <w:t xml:space="preserve">searches </w:t>
      </w:r>
      <w:r w:rsidR="00662E26">
        <w:rPr>
          <w:sz w:val="24"/>
          <w:szCs w:val="24"/>
        </w:rPr>
        <w:t>and</w:t>
      </w:r>
      <w:r w:rsidR="00662E26" w:rsidRPr="00132652">
        <w:rPr>
          <w:sz w:val="24"/>
          <w:szCs w:val="24"/>
        </w:rPr>
        <w:t xml:space="preserve"> </w:t>
      </w:r>
      <w:r w:rsidR="00686222" w:rsidRPr="00132652">
        <w:rPr>
          <w:sz w:val="24"/>
          <w:szCs w:val="24"/>
        </w:rPr>
        <w:t>privacy incursions. The following section</w:t>
      </w:r>
      <w:r w:rsidR="004140F6" w:rsidRPr="00132652">
        <w:rPr>
          <w:sz w:val="24"/>
          <w:szCs w:val="24"/>
        </w:rPr>
        <w:t>, however,</w:t>
      </w:r>
      <w:r w:rsidR="00686222" w:rsidRPr="00132652">
        <w:rPr>
          <w:sz w:val="24"/>
          <w:szCs w:val="24"/>
        </w:rPr>
        <w:t xml:space="preserve"> </w:t>
      </w:r>
      <w:r w:rsidR="334021D1" w:rsidRPr="00132652">
        <w:rPr>
          <w:sz w:val="24"/>
          <w:szCs w:val="24"/>
        </w:rPr>
        <w:t>focuses</w:t>
      </w:r>
      <w:r w:rsidR="00686222" w:rsidRPr="00132652">
        <w:rPr>
          <w:sz w:val="24"/>
          <w:szCs w:val="24"/>
        </w:rPr>
        <w:t xml:space="preserve"> </w:t>
      </w:r>
      <w:r w:rsidR="00686222" w:rsidRPr="00132652">
        <w:rPr>
          <w:sz w:val="24"/>
          <w:szCs w:val="24"/>
        </w:rPr>
        <w:t xml:space="preserve">on </w:t>
      </w:r>
      <w:r w:rsidR="001B26D7" w:rsidRPr="00132652">
        <w:rPr>
          <w:sz w:val="24"/>
          <w:szCs w:val="24"/>
        </w:rPr>
        <w:t xml:space="preserve">how provincial governments </w:t>
      </w:r>
      <w:r w:rsidR="00662E26">
        <w:rPr>
          <w:sz w:val="24"/>
          <w:szCs w:val="24"/>
        </w:rPr>
        <w:t>are using</w:t>
      </w:r>
      <w:r w:rsidR="00AA2C79" w:rsidRPr="00132652">
        <w:rPr>
          <w:sz w:val="24"/>
          <w:szCs w:val="24"/>
        </w:rPr>
        <w:t xml:space="preserve"> </w:t>
      </w:r>
      <w:r w:rsidR="00662E26">
        <w:rPr>
          <w:sz w:val="24"/>
          <w:szCs w:val="24"/>
        </w:rPr>
        <w:t xml:space="preserve">the crisis as </w:t>
      </w:r>
      <w:r w:rsidR="00AA2C79" w:rsidRPr="00132652">
        <w:rPr>
          <w:sz w:val="24"/>
          <w:szCs w:val="24"/>
        </w:rPr>
        <w:t xml:space="preserve">cover </w:t>
      </w:r>
      <w:r w:rsidR="0043063A" w:rsidRPr="00132652">
        <w:rPr>
          <w:sz w:val="24"/>
          <w:szCs w:val="24"/>
        </w:rPr>
        <w:t>to expand their powers under emergency legislation.</w:t>
      </w:r>
    </w:p>
    <w:p w14:paraId="3748AE15" w14:textId="0448D3A3" w:rsidR="00613473" w:rsidRPr="00132652" w:rsidRDefault="00613473">
      <w:pPr>
        <w:ind w:left="720"/>
        <w:rPr>
          <w:i/>
          <w:sz w:val="24"/>
          <w:szCs w:val="24"/>
          <w:u w:val="single"/>
          <w:rPrChange w:id="1006" w:author="Tashi Alford-Duguid" w:date="2020-06-15T12:17:00Z">
            <w:rPr>
              <w:i/>
              <w:sz w:val="24"/>
              <w:szCs w:val="24"/>
              <w:u w:val="single"/>
              <w:lang w:val="en-US"/>
            </w:rPr>
          </w:rPrChange>
        </w:rPr>
        <w:pPrChange w:id="1007" w:author="Tashi Alford-Duguid" w:date="2020-06-11T13:32:00Z">
          <w:pPr>
            <w:ind w:left="720"/>
            <w:jc w:val="both"/>
          </w:pPr>
        </w:pPrChange>
      </w:pPr>
      <w:r w:rsidRPr="00132652">
        <w:rPr>
          <w:i/>
          <w:sz w:val="24"/>
          <w:szCs w:val="24"/>
          <w:u w:val="single"/>
          <w:rPrChange w:id="1008" w:author="Tashi Alford-Duguid" w:date="2020-06-15T12:17:00Z">
            <w:rPr>
              <w:i/>
              <w:sz w:val="24"/>
              <w:szCs w:val="24"/>
              <w:u w:val="single"/>
              <w:lang w:val="en-US"/>
            </w:rPr>
          </w:rPrChange>
        </w:rPr>
        <w:lastRenderedPageBreak/>
        <w:t>Alberta</w:t>
      </w:r>
      <w:r w:rsidR="0077588C" w:rsidRPr="00132652">
        <w:rPr>
          <w:i/>
          <w:sz w:val="24"/>
          <w:szCs w:val="24"/>
          <w:u w:val="single"/>
          <w:rPrChange w:id="1009" w:author="Tashi Alford-Duguid" w:date="2020-06-15T12:17:00Z">
            <w:rPr>
              <w:i/>
              <w:sz w:val="24"/>
              <w:szCs w:val="24"/>
              <w:u w:val="single"/>
              <w:lang w:val="en-US"/>
            </w:rPr>
          </w:rPrChange>
        </w:rPr>
        <w:t>’s</w:t>
      </w:r>
      <w:r w:rsidR="00053E96" w:rsidRPr="00132652">
        <w:rPr>
          <w:i/>
          <w:sz w:val="24"/>
          <w:szCs w:val="24"/>
          <w:u w:val="single"/>
          <w:rPrChange w:id="1010" w:author="Tashi Alford-Duguid" w:date="2020-06-15T12:17:00Z">
            <w:rPr>
              <w:i/>
              <w:sz w:val="24"/>
              <w:szCs w:val="24"/>
              <w:u w:val="single"/>
              <w:lang w:val="en-US"/>
            </w:rPr>
          </w:rPrChange>
        </w:rPr>
        <w:t xml:space="preserve"> </w:t>
      </w:r>
      <w:r w:rsidR="00053E96" w:rsidRPr="00132652">
        <w:rPr>
          <w:sz w:val="24"/>
          <w:szCs w:val="24"/>
          <w:u w:val="single"/>
          <w:rPrChange w:id="1011" w:author="Tashi Alford-Duguid" w:date="2020-06-15T12:17:00Z">
            <w:rPr>
              <w:sz w:val="24"/>
              <w:szCs w:val="24"/>
              <w:u w:val="single"/>
              <w:lang w:val="en-US"/>
            </w:rPr>
          </w:rPrChange>
        </w:rPr>
        <w:t>Public Health Act</w:t>
      </w:r>
      <w:r w:rsidR="00053E96" w:rsidRPr="00132652">
        <w:rPr>
          <w:i/>
          <w:sz w:val="24"/>
          <w:szCs w:val="24"/>
          <w:u w:val="single"/>
          <w:rPrChange w:id="1012" w:author="Tashi Alford-Duguid" w:date="2020-06-15T12:17:00Z">
            <w:rPr>
              <w:i/>
              <w:sz w:val="24"/>
              <w:szCs w:val="24"/>
              <w:u w:val="single"/>
              <w:lang w:val="en-US"/>
            </w:rPr>
          </w:rPrChange>
        </w:rPr>
        <w:t xml:space="preserve"> and the</w:t>
      </w:r>
      <w:r w:rsidR="0077588C" w:rsidRPr="00132652">
        <w:rPr>
          <w:i/>
          <w:sz w:val="24"/>
          <w:szCs w:val="24"/>
          <w:u w:val="single"/>
          <w:rPrChange w:id="1013" w:author="Tashi Alford-Duguid" w:date="2020-06-15T12:17:00Z">
            <w:rPr>
              <w:i/>
              <w:sz w:val="24"/>
              <w:szCs w:val="24"/>
              <w:u w:val="single"/>
              <w:lang w:val="en-US"/>
            </w:rPr>
          </w:rPrChange>
        </w:rPr>
        <w:t xml:space="preserve"> </w:t>
      </w:r>
      <w:r w:rsidR="0077588C" w:rsidRPr="00132652">
        <w:rPr>
          <w:sz w:val="24"/>
          <w:szCs w:val="24"/>
          <w:u w:val="single"/>
          <w:rPrChange w:id="1014" w:author="Tashi Alford-Duguid" w:date="2020-06-15T12:17:00Z">
            <w:rPr>
              <w:sz w:val="24"/>
              <w:szCs w:val="24"/>
              <w:u w:val="single"/>
              <w:lang w:val="en-US"/>
            </w:rPr>
          </w:rPrChange>
        </w:rPr>
        <w:t>Public Health (Emergency Powers) Amendment Act, 2020</w:t>
      </w:r>
      <w:r w:rsidR="00E8168B" w:rsidRPr="00132652">
        <w:rPr>
          <w:i/>
          <w:sz w:val="24"/>
          <w:szCs w:val="24"/>
          <w:u w:val="single"/>
          <w:rPrChange w:id="1015" w:author="Tashi Alford-Duguid" w:date="2020-06-15T12:17:00Z">
            <w:rPr>
              <w:i/>
              <w:sz w:val="24"/>
              <w:szCs w:val="24"/>
              <w:u w:val="single"/>
              <w:lang w:val="en-US"/>
            </w:rPr>
          </w:rPrChange>
        </w:rPr>
        <w:t xml:space="preserve"> (Bill 10)</w:t>
      </w:r>
    </w:p>
    <w:p w14:paraId="0D6C1E9E" w14:textId="603DB270" w:rsidR="00946DF8" w:rsidRPr="00132652" w:rsidRDefault="001E5DBD">
      <w:pPr>
        <w:rPr>
          <w:sz w:val="24"/>
          <w:szCs w:val="24"/>
          <w:rPrChange w:id="1016" w:author="Tashi Alford-Duguid" w:date="2020-06-15T12:17:00Z">
            <w:rPr>
              <w:sz w:val="24"/>
              <w:szCs w:val="24"/>
              <w:lang w:val="en-US"/>
            </w:rPr>
          </w:rPrChange>
        </w:rPr>
        <w:pPrChange w:id="1017" w:author="Tashi Alford-Duguid" w:date="2020-06-11T13:32:00Z">
          <w:pPr>
            <w:jc w:val="both"/>
          </w:pPr>
        </w:pPrChange>
      </w:pPr>
      <w:r w:rsidRPr="00132652">
        <w:rPr>
          <w:sz w:val="24"/>
          <w:szCs w:val="24"/>
          <w:rPrChange w:id="1018" w:author="Tashi Alford-Duguid" w:date="2020-06-15T12:17:00Z">
            <w:rPr>
              <w:sz w:val="24"/>
              <w:szCs w:val="24"/>
              <w:lang w:val="en-US"/>
            </w:rPr>
          </w:rPrChange>
        </w:rPr>
        <w:t xml:space="preserve">Alberta’s </w:t>
      </w:r>
      <w:r w:rsidRPr="00132652">
        <w:rPr>
          <w:i/>
          <w:iCs/>
          <w:sz w:val="24"/>
          <w:szCs w:val="24"/>
          <w:rPrChange w:id="1019" w:author="Tashi Alford-Duguid" w:date="2020-06-15T12:17:00Z">
            <w:rPr>
              <w:i/>
              <w:iCs/>
              <w:sz w:val="24"/>
              <w:szCs w:val="24"/>
              <w:lang w:val="en-US"/>
            </w:rPr>
          </w:rPrChange>
        </w:rPr>
        <w:t>Public Health (Emergency Powers) Amendment Act 2020</w:t>
      </w:r>
      <w:r w:rsidRPr="00132652">
        <w:rPr>
          <w:sz w:val="24"/>
          <w:szCs w:val="24"/>
          <w:rPrChange w:id="1020" w:author="Tashi Alford-Duguid" w:date="2020-06-15T12:17:00Z">
            <w:rPr>
              <w:sz w:val="24"/>
              <w:szCs w:val="24"/>
              <w:lang w:val="en-US"/>
            </w:rPr>
          </w:rPrChange>
        </w:rPr>
        <w:t>,</w:t>
      </w:r>
      <w:r w:rsidR="00E1035F" w:rsidRPr="00132652">
        <w:rPr>
          <w:rStyle w:val="FootnoteReference"/>
          <w:sz w:val="24"/>
          <w:szCs w:val="24"/>
          <w:rPrChange w:id="1021" w:author="Tashi Alford-Duguid" w:date="2020-06-15T12:17:00Z">
            <w:rPr>
              <w:rStyle w:val="FootnoteReference"/>
              <w:sz w:val="24"/>
              <w:szCs w:val="24"/>
              <w:lang w:val="en-US"/>
            </w:rPr>
          </w:rPrChange>
        </w:rPr>
        <w:footnoteReference w:id="39"/>
      </w:r>
      <w:r w:rsidRPr="00132652">
        <w:rPr>
          <w:sz w:val="24"/>
          <w:szCs w:val="24"/>
          <w:rPrChange w:id="1022" w:author="Tashi Alford-Duguid" w:date="2020-06-15T12:17:00Z">
            <w:rPr>
              <w:sz w:val="24"/>
              <w:szCs w:val="24"/>
              <w:lang w:val="en-US"/>
            </w:rPr>
          </w:rPrChange>
        </w:rPr>
        <w:t xml:space="preserve"> otherwise known as Bill 10,</w:t>
      </w:r>
      <w:r w:rsidR="00534324" w:rsidRPr="00132652">
        <w:rPr>
          <w:sz w:val="24"/>
          <w:szCs w:val="24"/>
          <w:rPrChange w:id="1023" w:author="Tashi Alford-Duguid" w:date="2020-06-15T12:17:00Z">
            <w:rPr>
              <w:sz w:val="24"/>
              <w:szCs w:val="24"/>
              <w:lang w:val="en-US"/>
            </w:rPr>
          </w:rPrChange>
        </w:rPr>
        <w:t xml:space="preserve"> </w:t>
      </w:r>
      <w:r w:rsidR="00E879F1" w:rsidRPr="00132652">
        <w:rPr>
          <w:sz w:val="24"/>
          <w:szCs w:val="24"/>
          <w:rPrChange w:id="1024" w:author="Tashi Alford-Duguid" w:date="2020-06-15T12:17:00Z">
            <w:rPr>
              <w:sz w:val="24"/>
              <w:szCs w:val="24"/>
              <w:lang w:val="en-US"/>
            </w:rPr>
          </w:rPrChange>
        </w:rPr>
        <w:t>was introduced in Parliament on March 31</w:t>
      </w:r>
      <w:r w:rsidR="00BB0738" w:rsidRPr="00BB0738">
        <w:rPr>
          <w:sz w:val="24"/>
          <w:szCs w:val="24"/>
          <w:vertAlign w:val="superscript"/>
          <w:rPrChange w:id="1025" w:author="Tashi Alford-Duguid" w:date="2020-06-16T11:32:00Z">
            <w:rPr>
              <w:sz w:val="24"/>
              <w:szCs w:val="24"/>
            </w:rPr>
          </w:rPrChange>
        </w:rPr>
        <w:t>st</w:t>
      </w:r>
      <w:r w:rsidR="00E879F1" w:rsidRPr="00132652">
        <w:rPr>
          <w:sz w:val="24"/>
          <w:szCs w:val="24"/>
          <w:rPrChange w:id="1026" w:author="Tashi Alford-Duguid" w:date="2020-06-15T12:17:00Z">
            <w:rPr>
              <w:sz w:val="24"/>
              <w:szCs w:val="24"/>
              <w:lang w:val="en-US"/>
            </w:rPr>
          </w:rPrChange>
        </w:rPr>
        <w:t>, 2020 and passed 48 hours later on April 2</w:t>
      </w:r>
      <w:r w:rsidR="00E879F1" w:rsidRPr="00132652">
        <w:rPr>
          <w:sz w:val="24"/>
          <w:szCs w:val="24"/>
          <w:vertAlign w:val="superscript"/>
          <w:rPrChange w:id="1027" w:author="Tashi Alford-Duguid" w:date="2020-06-15T12:17:00Z">
            <w:rPr>
              <w:sz w:val="24"/>
              <w:szCs w:val="24"/>
              <w:vertAlign w:val="superscript"/>
              <w:lang w:val="en-US"/>
            </w:rPr>
          </w:rPrChange>
        </w:rPr>
        <w:t>nd</w:t>
      </w:r>
      <w:r w:rsidR="00E879F1" w:rsidRPr="00132652">
        <w:rPr>
          <w:sz w:val="24"/>
          <w:szCs w:val="24"/>
          <w:rPrChange w:id="1028" w:author="Tashi Alford-Duguid" w:date="2020-06-15T12:17:00Z">
            <w:rPr>
              <w:sz w:val="24"/>
              <w:szCs w:val="24"/>
              <w:lang w:val="en-US"/>
            </w:rPr>
          </w:rPrChange>
        </w:rPr>
        <w:t>.</w:t>
      </w:r>
      <w:r w:rsidR="00936730" w:rsidRPr="00132652">
        <w:rPr>
          <w:sz w:val="24"/>
          <w:szCs w:val="24"/>
          <w:rPrChange w:id="1029" w:author="Tashi Alford-Duguid" w:date="2020-06-15T12:17:00Z">
            <w:rPr>
              <w:sz w:val="24"/>
              <w:szCs w:val="24"/>
              <w:lang w:val="en-US"/>
            </w:rPr>
          </w:rPrChange>
        </w:rPr>
        <w:t xml:space="preserve"> </w:t>
      </w:r>
      <w:r w:rsidR="00CA6774" w:rsidRPr="00132652">
        <w:rPr>
          <w:sz w:val="24"/>
          <w:szCs w:val="24"/>
          <w:rPrChange w:id="1030" w:author="Tashi Alford-Duguid" w:date="2020-06-15T12:17:00Z">
            <w:rPr>
              <w:sz w:val="24"/>
              <w:szCs w:val="24"/>
              <w:lang w:val="en-US"/>
            </w:rPr>
          </w:rPrChange>
        </w:rPr>
        <w:t>Bill 10 has two main components: the concentration of legislative power in</w:t>
      </w:r>
      <w:r w:rsidR="00CA6774">
        <w:rPr>
          <w:sz w:val="24"/>
          <w:szCs w:val="24"/>
        </w:rPr>
        <w:t xml:space="preserve"> </w:t>
      </w:r>
      <w:r w:rsidR="00BB0738">
        <w:rPr>
          <w:sz w:val="24"/>
          <w:szCs w:val="24"/>
        </w:rPr>
        <w:t>the hands of</w:t>
      </w:r>
      <w:r w:rsidR="00CA6774" w:rsidRPr="00132652">
        <w:rPr>
          <w:sz w:val="24"/>
          <w:szCs w:val="24"/>
          <w:rPrChange w:id="1031" w:author="Tashi Alford-Duguid" w:date="2020-06-15T12:17:00Z">
            <w:rPr>
              <w:sz w:val="24"/>
              <w:szCs w:val="24"/>
              <w:lang w:val="en-US"/>
            </w:rPr>
          </w:rPrChange>
        </w:rPr>
        <w:t xml:space="preserve"> a single minister, and the retroactive </w:t>
      </w:r>
      <w:r w:rsidR="00BC6F7C" w:rsidRPr="00132652">
        <w:rPr>
          <w:sz w:val="24"/>
          <w:szCs w:val="24"/>
          <w:rPrChange w:id="1032" w:author="Tashi Alford-Duguid" w:date="2020-06-15T12:17:00Z">
            <w:rPr>
              <w:sz w:val="24"/>
              <w:szCs w:val="24"/>
              <w:lang w:val="en-US"/>
            </w:rPr>
          </w:rPrChange>
        </w:rPr>
        <w:t>validation of laws.</w:t>
      </w:r>
      <w:r w:rsidR="00BB0738">
        <w:rPr>
          <w:sz w:val="24"/>
          <w:szCs w:val="24"/>
        </w:rPr>
        <w:t xml:space="preserve"> Bill 10 seizes essential powers</w:t>
      </w:r>
      <w:r w:rsidR="00E258A5">
        <w:rPr>
          <w:sz w:val="24"/>
          <w:szCs w:val="24"/>
        </w:rPr>
        <w:t xml:space="preserve"> away</w:t>
      </w:r>
      <w:r w:rsidR="00BB0738">
        <w:rPr>
          <w:sz w:val="24"/>
          <w:szCs w:val="24"/>
        </w:rPr>
        <w:t xml:space="preserve"> from Alberta’s legislature and hands them</w:t>
      </w:r>
      <w:r w:rsidR="00783D54">
        <w:rPr>
          <w:sz w:val="24"/>
          <w:szCs w:val="24"/>
        </w:rPr>
        <w:t xml:space="preserve"> over</w:t>
      </w:r>
      <w:r w:rsidR="00BB0738">
        <w:rPr>
          <w:sz w:val="24"/>
          <w:szCs w:val="24"/>
        </w:rPr>
        <w:t xml:space="preserve"> </w:t>
      </w:r>
      <w:r w:rsidR="00783D54">
        <w:rPr>
          <w:sz w:val="24"/>
          <w:szCs w:val="24"/>
        </w:rPr>
        <w:t>to</w:t>
      </w:r>
      <w:r w:rsidR="00E258A5">
        <w:rPr>
          <w:sz w:val="24"/>
          <w:szCs w:val="24"/>
        </w:rPr>
        <w:t xml:space="preserve"> just one minister</w:t>
      </w:r>
      <w:r w:rsidR="00BB0738">
        <w:rPr>
          <w:sz w:val="24"/>
          <w:szCs w:val="24"/>
        </w:rPr>
        <w:t>.</w:t>
      </w:r>
    </w:p>
    <w:p w14:paraId="00F9C775" w14:textId="6C39A637" w:rsidR="00BC6F7C" w:rsidRPr="00132652" w:rsidRDefault="00661FDC">
      <w:pPr>
        <w:rPr>
          <w:sz w:val="24"/>
          <w:szCs w:val="24"/>
          <w:rPrChange w:id="1033" w:author="Tashi Alford-Duguid" w:date="2020-06-15T12:17:00Z">
            <w:rPr>
              <w:sz w:val="24"/>
              <w:szCs w:val="24"/>
              <w:lang w:val="en-US"/>
            </w:rPr>
          </w:rPrChange>
        </w:rPr>
        <w:pPrChange w:id="1034" w:author="Tashi Alford-Duguid" w:date="2020-06-11T13:32:00Z">
          <w:pPr>
            <w:jc w:val="both"/>
          </w:pPr>
        </w:pPrChange>
      </w:pPr>
      <w:r w:rsidRPr="00132652">
        <w:rPr>
          <w:sz w:val="24"/>
          <w:szCs w:val="24"/>
          <w:rPrChange w:id="1035" w:author="Tashi Alford-Duguid" w:date="2020-06-15T12:17:00Z">
            <w:rPr>
              <w:sz w:val="24"/>
              <w:szCs w:val="24"/>
              <w:lang w:val="en-US"/>
            </w:rPr>
          </w:rPrChange>
        </w:rPr>
        <w:t>Bill 10 made it clear that a single minister could</w:t>
      </w:r>
      <w:r w:rsidR="00FD6A3F" w:rsidRPr="00132652">
        <w:rPr>
          <w:sz w:val="24"/>
          <w:szCs w:val="24"/>
          <w:rPrChange w:id="1036" w:author="Tashi Alford-Duguid" w:date="2020-06-15T12:17:00Z">
            <w:rPr>
              <w:sz w:val="24"/>
              <w:szCs w:val="24"/>
              <w:lang w:val="en-US"/>
            </w:rPr>
          </w:rPrChange>
        </w:rPr>
        <w:t xml:space="preserve"> act </w:t>
      </w:r>
      <w:r w:rsidR="007530E7" w:rsidRPr="00132652">
        <w:rPr>
          <w:sz w:val="24"/>
          <w:szCs w:val="24"/>
          <w:rPrChange w:id="1037" w:author="Tashi Alford-Duguid" w:date="2020-06-15T12:17:00Z">
            <w:rPr>
              <w:sz w:val="24"/>
              <w:szCs w:val="24"/>
              <w:lang w:val="en-US"/>
            </w:rPr>
          </w:rPrChange>
        </w:rPr>
        <w:t>with the power of a full parliamentary majority:</w:t>
      </w:r>
      <w:r w:rsidR="00FD6A3F" w:rsidRPr="00132652">
        <w:rPr>
          <w:sz w:val="24"/>
          <w:szCs w:val="24"/>
          <w:rPrChange w:id="1038" w:author="Tashi Alford-Duguid" w:date="2020-06-15T12:17:00Z">
            <w:rPr>
              <w:sz w:val="24"/>
              <w:szCs w:val="24"/>
              <w:lang w:val="en-US"/>
            </w:rPr>
          </w:rPrChange>
        </w:rPr>
        <w:t xml:space="preserve"> </w:t>
      </w:r>
      <w:r w:rsidR="007530E7" w:rsidRPr="00132652">
        <w:rPr>
          <w:sz w:val="24"/>
          <w:szCs w:val="24"/>
          <w:rPrChange w:id="1039" w:author="Tashi Alford-Duguid" w:date="2020-06-15T12:17:00Z">
            <w:rPr>
              <w:sz w:val="24"/>
              <w:szCs w:val="24"/>
              <w:lang w:val="en-US"/>
            </w:rPr>
          </w:rPrChange>
        </w:rPr>
        <w:t>the ability to</w:t>
      </w:r>
      <w:r w:rsidR="00FD6A3F" w:rsidRPr="00132652">
        <w:rPr>
          <w:sz w:val="24"/>
          <w:szCs w:val="24"/>
          <w:rPrChange w:id="1040" w:author="Tashi Alford-Duguid" w:date="2020-06-15T12:17:00Z">
            <w:rPr>
              <w:sz w:val="24"/>
              <w:szCs w:val="24"/>
              <w:lang w:val="en-US"/>
            </w:rPr>
          </w:rPrChange>
        </w:rPr>
        <w:t xml:space="preserve"> pass, suspend, or amend laws without consultation</w:t>
      </w:r>
      <w:r w:rsidR="007530E7" w:rsidRPr="00132652">
        <w:rPr>
          <w:sz w:val="24"/>
          <w:szCs w:val="24"/>
          <w:rPrChange w:id="1041" w:author="Tashi Alford-Duguid" w:date="2020-06-15T12:17:00Z">
            <w:rPr>
              <w:sz w:val="24"/>
              <w:szCs w:val="24"/>
              <w:lang w:val="en-US"/>
            </w:rPr>
          </w:rPrChange>
        </w:rPr>
        <w:t xml:space="preserve">. </w:t>
      </w:r>
      <w:r w:rsidR="00636F50" w:rsidRPr="00132652">
        <w:rPr>
          <w:sz w:val="24"/>
          <w:szCs w:val="24"/>
          <w:rPrChange w:id="1042" w:author="Tashi Alford-Duguid" w:date="2020-06-15T12:17:00Z">
            <w:rPr>
              <w:sz w:val="24"/>
              <w:szCs w:val="24"/>
              <w:lang w:val="en-US"/>
            </w:rPr>
          </w:rPrChange>
        </w:rPr>
        <w:t>Before Bill 10,</w:t>
      </w:r>
      <w:r w:rsidR="007530E7" w:rsidRPr="00132652">
        <w:rPr>
          <w:sz w:val="24"/>
          <w:szCs w:val="24"/>
          <w:rPrChange w:id="1043" w:author="Tashi Alford-Duguid" w:date="2020-06-15T12:17:00Z">
            <w:rPr>
              <w:sz w:val="24"/>
              <w:szCs w:val="24"/>
              <w:lang w:val="en-US"/>
            </w:rPr>
          </w:rPrChange>
        </w:rPr>
        <w:t xml:space="preserve"> s. 52(1) of Alberta’s </w:t>
      </w:r>
      <w:r w:rsidR="007530E7" w:rsidRPr="00132652">
        <w:rPr>
          <w:i/>
          <w:iCs/>
          <w:sz w:val="24"/>
          <w:szCs w:val="24"/>
          <w:rPrChange w:id="1044" w:author="Tashi Alford-Duguid" w:date="2020-06-15T12:17:00Z">
            <w:rPr>
              <w:i/>
              <w:iCs/>
              <w:sz w:val="24"/>
              <w:szCs w:val="24"/>
              <w:lang w:val="en-US"/>
            </w:rPr>
          </w:rPrChange>
        </w:rPr>
        <w:t>Public Health Act</w:t>
      </w:r>
      <w:r w:rsidR="007530E7" w:rsidRPr="00132652">
        <w:rPr>
          <w:sz w:val="24"/>
          <w:szCs w:val="24"/>
          <w:rPrChange w:id="1045" w:author="Tashi Alford-Duguid" w:date="2020-06-15T12:17:00Z">
            <w:rPr>
              <w:sz w:val="24"/>
              <w:szCs w:val="24"/>
              <w:lang w:val="en-US"/>
            </w:rPr>
          </w:rPrChange>
        </w:rPr>
        <w:t xml:space="preserve"> enabled a minister to “suspend or modify the application or operation” of laws. </w:t>
      </w:r>
      <w:r w:rsidR="00D72279" w:rsidRPr="00132652">
        <w:rPr>
          <w:sz w:val="24"/>
          <w:szCs w:val="24"/>
          <w:rPrChange w:id="1046" w:author="Tashi Alford-Duguid" w:date="2020-06-15T12:17:00Z">
            <w:rPr>
              <w:sz w:val="24"/>
              <w:szCs w:val="24"/>
              <w:lang w:val="en-US"/>
            </w:rPr>
          </w:rPrChange>
        </w:rPr>
        <w:t xml:space="preserve">On its face, that provision allowed a minister to temporarily </w:t>
      </w:r>
      <w:r w:rsidR="00BB0738">
        <w:rPr>
          <w:sz w:val="24"/>
          <w:szCs w:val="24"/>
        </w:rPr>
        <w:t>prevent</w:t>
      </w:r>
      <w:r w:rsidR="00BB0738" w:rsidRPr="00132652">
        <w:rPr>
          <w:sz w:val="24"/>
          <w:szCs w:val="24"/>
          <w:rPrChange w:id="1047" w:author="Tashi Alford-Duguid" w:date="2020-06-15T12:17:00Z">
            <w:rPr>
              <w:sz w:val="24"/>
              <w:szCs w:val="24"/>
              <w:lang w:val="en-US"/>
            </w:rPr>
          </w:rPrChange>
        </w:rPr>
        <w:t xml:space="preserve"> </w:t>
      </w:r>
      <w:r w:rsidR="00D72279" w:rsidRPr="00132652">
        <w:rPr>
          <w:sz w:val="24"/>
          <w:szCs w:val="24"/>
          <w:rPrChange w:id="1048" w:author="Tashi Alford-Duguid" w:date="2020-06-15T12:17:00Z">
            <w:rPr>
              <w:sz w:val="24"/>
              <w:szCs w:val="24"/>
              <w:lang w:val="en-US"/>
            </w:rPr>
          </w:rPrChange>
        </w:rPr>
        <w:t>a law from operating or make slight changes to how it would apply. Bill 10</w:t>
      </w:r>
      <w:r w:rsidR="0090400F" w:rsidRPr="00132652">
        <w:rPr>
          <w:sz w:val="24"/>
          <w:szCs w:val="24"/>
          <w:rPrChange w:id="1049" w:author="Tashi Alford-Duguid" w:date="2020-06-15T12:17:00Z">
            <w:rPr>
              <w:sz w:val="24"/>
              <w:szCs w:val="24"/>
              <w:lang w:val="en-US"/>
            </w:rPr>
          </w:rPrChange>
        </w:rPr>
        <w:t xml:space="preserve"> then</w:t>
      </w:r>
      <w:r w:rsidR="00D72279" w:rsidRPr="00132652">
        <w:rPr>
          <w:sz w:val="24"/>
          <w:szCs w:val="24"/>
          <w:rPrChange w:id="1050" w:author="Tashi Alford-Duguid" w:date="2020-06-15T12:17:00Z">
            <w:rPr>
              <w:sz w:val="24"/>
              <w:szCs w:val="24"/>
              <w:lang w:val="en-US"/>
            </w:rPr>
          </w:rPrChange>
        </w:rPr>
        <w:t xml:space="preserve"> added the power to “</w:t>
      </w:r>
      <w:r w:rsidR="00D41B56" w:rsidRPr="00132652">
        <w:rPr>
          <w:sz w:val="24"/>
          <w:szCs w:val="24"/>
          <w:rPrChange w:id="1051" w:author="Tashi Alford-Duguid" w:date="2020-06-15T12:17:00Z">
            <w:rPr>
              <w:sz w:val="24"/>
              <w:szCs w:val="24"/>
              <w:lang w:val="en-US"/>
            </w:rPr>
          </w:rPrChange>
        </w:rPr>
        <w:t>specify or set out provisions that apply in addition to, or instead of, any provision of an enactment.”</w:t>
      </w:r>
      <w:r w:rsidR="00D84DFE" w:rsidRPr="00132652">
        <w:rPr>
          <w:rStyle w:val="FootnoteReference"/>
          <w:sz w:val="24"/>
          <w:szCs w:val="24"/>
          <w:rPrChange w:id="1052" w:author="Tashi Alford-Duguid" w:date="2020-06-15T12:17:00Z">
            <w:rPr>
              <w:rStyle w:val="FootnoteReference"/>
              <w:sz w:val="24"/>
              <w:szCs w:val="24"/>
              <w:lang w:val="en-US"/>
            </w:rPr>
          </w:rPrChange>
        </w:rPr>
        <w:footnoteReference w:id="40"/>
      </w:r>
      <w:r w:rsidR="0017692D" w:rsidRPr="00132652">
        <w:rPr>
          <w:sz w:val="24"/>
          <w:szCs w:val="24"/>
          <w:rPrChange w:id="1053" w:author="Tashi Alford-Duguid" w:date="2020-06-15T12:17:00Z">
            <w:rPr>
              <w:sz w:val="24"/>
              <w:szCs w:val="24"/>
              <w:lang w:val="en-US"/>
            </w:rPr>
          </w:rPrChange>
        </w:rPr>
        <w:t xml:space="preserve"> </w:t>
      </w:r>
      <w:r w:rsidR="0079121C" w:rsidRPr="00132652">
        <w:rPr>
          <w:sz w:val="24"/>
          <w:szCs w:val="24"/>
          <w:rPrChange w:id="1054" w:author="Tashi Alford-Duguid" w:date="2020-06-15T12:17:00Z">
            <w:rPr>
              <w:sz w:val="24"/>
              <w:szCs w:val="24"/>
              <w:lang w:val="en-US"/>
            </w:rPr>
          </w:rPrChange>
        </w:rPr>
        <w:t xml:space="preserve">This addition confirms that the minister </w:t>
      </w:r>
      <w:r w:rsidR="00934BA7" w:rsidRPr="00132652">
        <w:rPr>
          <w:sz w:val="24"/>
          <w:szCs w:val="24"/>
          <w:rPrChange w:id="1055" w:author="Tashi Alford-Duguid" w:date="2020-06-15T12:17:00Z">
            <w:rPr>
              <w:sz w:val="24"/>
              <w:szCs w:val="24"/>
              <w:lang w:val="en-US"/>
            </w:rPr>
          </w:rPrChange>
        </w:rPr>
        <w:t xml:space="preserve">has the </w:t>
      </w:r>
      <w:r w:rsidR="00E31979" w:rsidRPr="00132652">
        <w:rPr>
          <w:sz w:val="24"/>
          <w:szCs w:val="24"/>
          <w:rPrChange w:id="1056" w:author="Tashi Alford-Duguid" w:date="2020-06-15T12:17:00Z">
            <w:rPr>
              <w:sz w:val="24"/>
              <w:szCs w:val="24"/>
              <w:lang w:val="en-US"/>
            </w:rPr>
          </w:rPrChange>
        </w:rPr>
        <w:t>full suite of legislative powers</w:t>
      </w:r>
      <w:r w:rsidR="00BB0738">
        <w:rPr>
          <w:sz w:val="24"/>
          <w:szCs w:val="24"/>
        </w:rPr>
        <w:t>,</w:t>
      </w:r>
      <w:r w:rsidR="0015740E" w:rsidRPr="00132652">
        <w:rPr>
          <w:sz w:val="24"/>
          <w:szCs w:val="24"/>
          <w:rPrChange w:id="1057" w:author="Tashi Alford-Duguid" w:date="2020-06-15T12:17:00Z">
            <w:rPr>
              <w:sz w:val="24"/>
              <w:szCs w:val="24"/>
              <w:lang w:val="en-US"/>
            </w:rPr>
          </w:rPrChange>
        </w:rPr>
        <w:t xml:space="preserve"> </w:t>
      </w:r>
      <w:r w:rsidR="00BB0738">
        <w:rPr>
          <w:sz w:val="24"/>
          <w:szCs w:val="24"/>
        </w:rPr>
        <w:t>including the power to</w:t>
      </w:r>
      <w:r w:rsidR="0015740E" w:rsidRPr="00132652">
        <w:rPr>
          <w:sz w:val="24"/>
          <w:szCs w:val="24"/>
          <w:rPrChange w:id="1058" w:author="Tashi Alford-Duguid" w:date="2020-06-15T12:17:00Z">
            <w:rPr>
              <w:sz w:val="24"/>
              <w:szCs w:val="24"/>
              <w:lang w:val="en-US"/>
            </w:rPr>
          </w:rPrChange>
        </w:rPr>
        <w:t xml:space="preserve"> </w:t>
      </w:r>
      <w:r w:rsidR="00C810C6" w:rsidRPr="00132652">
        <w:rPr>
          <w:sz w:val="24"/>
          <w:szCs w:val="24"/>
          <w:rPrChange w:id="1059" w:author="Tashi Alford-Duguid" w:date="2020-06-15T12:17:00Z">
            <w:rPr>
              <w:sz w:val="24"/>
              <w:szCs w:val="24"/>
              <w:lang w:val="en-US"/>
            </w:rPr>
          </w:rPrChange>
        </w:rPr>
        <w:t>amend and pass completely new laws.</w:t>
      </w:r>
      <w:r w:rsidR="0017692D" w:rsidRPr="00132652">
        <w:rPr>
          <w:sz w:val="24"/>
          <w:szCs w:val="24"/>
          <w:rPrChange w:id="1060" w:author="Tashi Alford-Duguid" w:date="2020-06-15T12:17:00Z">
            <w:rPr>
              <w:sz w:val="24"/>
              <w:szCs w:val="24"/>
              <w:lang w:val="en-US"/>
            </w:rPr>
          </w:rPrChange>
        </w:rPr>
        <w:t xml:space="preserve"> </w:t>
      </w:r>
      <w:r w:rsidR="006A0A61" w:rsidRPr="00132652">
        <w:rPr>
          <w:sz w:val="24"/>
          <w:szCs w:val="24"/>
          <w:rPrChange w:id="1061" w:author="Tashi Alford-Duguid" w:date="2020-06-15T12:17:00Z">
            <w:rPr>
              <w:sz w:val="24"/>
              <w:szCs w:val="24"/>
              <w:lang w:val="en-US"/>
            </w:rPr>
          </w:rPrChange>
        </w:rPr>
        <w:t>There are</w:t>
      </w:r>
      <w:r w:rsidR="003C3C84">
        <w:rPr>
          <w:sz w:val="24"/>
          <w:szCs w:val="24"/>
        </w:rPr>
        <w:t xml:space="preserve"> some</w:t>
      </w:r>
      <w:r w:rsidR="006A0A61" w:rsidRPr="00132652">
        <w:rPr>
          <w:sz w:val="24"/>
          <w:szCs w:val="24"/>
          <w:rPrChange w:id="1062" w:author="Tashi Alford-Duguid" w:date="2020-06-15T12:17:00Z">
            <w:rPr>
              <w:sz w:val="24"/>
              <w:szCs w:val="24"/>
              <w:lang w:val="en-US"/>
            </w:rPr>
          </w:rPrChange>
        </w:rPr>
        <w:t xml:space="preserve"> exceptions</w:t>
      </w:r>
      <w:r w:rsidR="003C3C84" w:rsidRPr="002361F2">
        <w:rPr>
          <w:sz w:val="24"/>
          <w:szCs w:val="24"/>
          <w:lang w:eastAsia="zh-CN"/>
        </w:rPr>
        <w:t>—</w:t>
      </w:r>
      <w:r w:rsidR="00312660" w:rsidRPr="00132652">
        <w:rPr>
          <w:sz w:val="24"/>
          <w:szCs w:val="24"/>
          <w:rPrChange w:id="1063" w:author="Tashi Alford-Duguid" w:date="2020-06-15T12:17:00Z">
            <w:rPr>
              <w:sz w:val="24"/>
              <w:szCs w:val="24"/>
              <w:lang w:val="en-US"/>
            </w:rPr>
          </w:rPrChange>
        </w:rPr>
        <w:t xml:space="preserve">the minister cannot </w:t>
      </w:r>
      <w:r w:rsidR="00312660" w:rsidRPr="00132652">
        <w:rPr>
          <w:sz w:val="24"/>
          <w:szCs w:val="24"/>
        </w:rPr>
        <w:t>pass measures t</w:t>
      </w:r>
      <w:r w:rsidR="00845CE8" w:rsidRPr="00132652">
        <w:rPr>
          <w:sz w:val="24"/>
          <w:szCs w:val="24"/>
        </w:rPr>
        <w:t xml:space="preserve">hat </w:t>
      </w:r>
      <w:r w:rsidR="00A57EFA" w:rsidRPr="00132652">
        <w:rPr>
          <w:sz w:val="24"/>
          <w:szCs w:val="24"/>
        </w:rPr>
        <w:t>pertain</w:t>
      </w:r>
      <w:r w:rsidR="00845CE8" w:rsidRPr="00132652">
        <w:rPr>
          <w:sz w:val="24"/>
          <w:szCs w:val="24"/>
        </w:rPr>
        <w:t xml:space="preserve"> to</w:t>
      </w:r>
      <w:r w:rsidR="00312660" w:rsidRPr="00132652">
        <w:rPr>
          <w:sz w:val="24"/>
          <w:szCs w:val="24"/>
        </w:rPr>
        <w:t> tax,</w:t>
      </w:r>
      <w:r w:rsidR="00A57EFA" w:rsidRPr="00132652">
        <w:rPr>
          <w:sz w:val="24"/>
          <w:szCs w:val="24"/>
        </w:rPr>
        <w:t xml:space="preserve"> </w:t>
      </w:r>
      <w:r w:rsidR="000E4B05" w:rsidRPr="00132652">
        <w:rPr>
          <w:sz w:val="24"/>
          <w:szCs w:val="24"/>
        </w:rPr>
        <w:t>relate to</w:t>
      </w:r>
      <w:r w:rsidR="00A57EFA" w:rsidRPr="00132652">
        <w:rPr>
          <w:sz w:val="24"/>
          <w:szCs w:val="24"/>
        </w:rPr>
        <w:t xml:space="preserve"> </w:t>
      </w:r>
      <w:r w:rsidR="00312660" w:rsidRPr="00132652">
        <w:rPr>
          <w:sz w:val="24"/>
          <w:szCs w:val="24"/>
        </w:rPr>
        <w:t>public funds, or</w:t>
      </w:r>
      <w:r w:rsidR="00BB0738">
        <w:rPr>
          <w:sz w:val="24"/>
          <w:szCs w:val="24"/>
        </w:rPr>
        <w:t xml:space="preserve"> which</w:t>
      </w:r>
      <w:r w:rsidR="00312660" w:rsidRPr="00132652">
        <w:rPr>
          <w:sz w:val="24"/>
          <w:szCs w:val="24"/>
        </w:rPr>
        <w:t xml:space="preserve"> creat</w:t>
      </w:r>
      <w:r w:rsidR="00A57EFA" w:rsidRPr="00132652">
        <w:rPr>
          <w:sz w:val="24"/>
          <w:szCs w:val="24"/>
        </w:rPr>
        <w:t>e</w:t>
      </w:r>
      <w:r w:rsidR="00312660" w:rsidRPr="00132652">
        <w:rPr>
          <w:sz w:val="24"/>
          <w:szCs w:val="24"/>
        </w:rPr>
        <w:t xml:space="preserve"> new offences with retroactive application</w:t>
      </w:r>
      <w:r w:rsidR="00312660" w:rsidRPr="00132652">
        <w:rPr>
          <w:sz w:val="24"/>
          <w:szCs w:val="24"/>
          <w:rPrChange w:id="1064" w:author="Tashi Alford-Duguid" w:date="2020-06-15T12:17:00Z">
            <w:rPr>
              <w:sz w:val="24"/>
              <w:szCs w:val="24"/>
              <w:lang w:val="en-US"/>
            </w:rPr>
          </w:rPrChange>
        </w:rPr>
        <w:t>.</w:t>
      </w:r>
      <w:r w:rsidR="00D84DFE" w:rsidRPr="00132652">
        <w:rPr>
          <w:rStyle w:val="FootnoteReference"/>
          <w:sz w:val="24"/>
          <w:szCs w:val="24"/>
          <w:rPrChange w:id="1065" w:author="Tashi Alford-Duguid" w:date="2020-06-15T12:17:00Z">
            <w:rPr>
              <w:rStyle w:val="FootnoteReference"/>
              <w:sz w:val="24"/>
              <w:szCs w:val="24"/>
              <w:lang w:val="en-US"/>
            </w:rPr>
          </w:rPrChange>
        </w:rPr>
        <w:footnoteReference w:id="41"/>
      </w:r>
      <w:r w:rsidR="0090400F" w:rsidRPr="00132652">
        <w:rPr>
          <w:sz w:val="24"/>
          <w:szCs w:val="24"/>
          <w:rPrChange w:id="1066" w:author="Tashi Alford-Duguid" w:date="2020-06-15T12:17:00Z">
            <w:rPr>
              <w:sz w:val="24"/>
              <w:szCs w:val="24"/>
              <w:lang w:val="en-US"/>
            </w:rPr>
          </w:rPrChange>
        </w:rPr>
        <w:t xml:space="preserve"> Otherwise, the minister can freely legislate without consultation</w:t>
      </w:r>
      <w:r w:rsidR="00BB0738">
        <w:rPr>
          <w:sz w:val="24"/>
          <w:szCs w:val="24"/>
        </w:rPr>
        <w:t>.</w:t>
      </w:r>
      <w:r w:rsidR="0090400F" w:rsidRPr="00132652">
        <w:rPr>
          <w:sz w:val="24"/>
          <w:szCs w:val="24"/>
          <w:rPrChange w:id="1067" w:author="Tashi Alford-Duguid" w:date="2020-06-15T12:17:00Z">
            <w:rPr>
              <w:sz w:val="24"/>
              <w:szCs w:val="24"/>
              <w:lang w:val="en-US"/>
            </w:rPr>
          </w:rPrChange>
        </w:rPr>
        <w:t xml:space="preserve"> </w:t>
      </w:r>
      <w:r w:rsidR="00BB0738">
        <w:rPr>
          <w:sz w:val="24"/>
          <w:szCs w:val="24"/>
        </w:rPr>
        <w:t>T</w:t>
      </w:r>
      <w:r w:rsidR="0090400F" w:rsidRPr="00132652">
        <w:rPr>
          <w:sz w:val="24"/>
          <w:szCs w:val="24"/>
          <w:rPrChange w:id="1068" w:author="Tashi Alford-Duguid" w:date="2020-06-15T12:17:00Z">
            <w:rPr>
              <w:sz w:val="24"/>
              <w:szCs w:val="24"/>
              <w:lang w:val="en-US"/>
            </w:rPr>
          </w:rPrChange>
        </w:rPr>
        <w:t>he</w:t>
      </w:r>
      <w:r w:rsidR="00A2081A" w:rsidRPr="00132652">
        <w:rPr>
          <w:sz w:val="24"/>
          <w:szCs w:val="24"/>
          <w:rPrChange w:id="1069" w:author="Tashi Alford-Duguid" w:date="2020-06-15T12:17:00Z">
            <w:rPr>
              <w:sz w:val="24"/>
              <w:szCs w:val="24"/>
              <w:lang w:val="en-US"/>
            </w:rPr>
          </w:rPrChange>
        </w:rPr>
        <w:t xml:space="preserve"> </w:t>
      </w:r>
      <w:r w:rsidR="00A2081A" w:rsidRPr="00132652">
        <w:rPr>
          <w:i/>
          <w:iCs/>
          <w:sz w:val="24"/>
          <w:szCs w:val="24"/>
          <w:rPrChange w:id="1070" w:author="Tashi Alford-Duguid" w:date="2020-06-15T12:17:00Z">
            <w:rPr>
              <w:i/>
              <w:iCs/>
              <w:sz w:val="24"/>
              <w:szCs w:val="24"/>
              <w:lang w:val="en-US"/>
            </w:rPr>
          </w:rPrChange>
        </w:rPr>
        <w:t>Public Health Act</w:t>
      </w:r>
      <w:r w:rsidR="00A2081A" w:rsidRPr="00132652">
        <w:rPr>
          <w:sz w:val="24"/>
          <w:szCs w:val="24"/>
          <w:rPrChange w:id="1071" w:author="Tashi Alford-Duguid" w:date="2020-06-15T12:17:00Z">
            <w:rPr>
              <w:sz w:val="24"/>
              <w:szCs w:val="24"/>
              <w:lang w:val="en-US"/>
            </w:rPr>
          </w:rPrChange>
        </w:rPr>
        <w:t xml:space="preserve"> provides that</w:t>
      </w:r>
      <w:r w:rsidR="0090400F" w:rsidRPr="00132652">
        <w:rPr>
          <w:sz w:val="24"/>
          <w:szCs w:val="24"/>
          <w:rPrChange w:id="1072" w:author="Tashi Alford-Duguid" w:date="2020-06-15T12:17:00Z">
            <w:rPr>
              <w:sz w:val="24"/>
              <w:szCs w:val="24"/>
              <w:lang w:val="en-US"/>
            </w:rPr>
          </w:rPrChange>
        </w:rPr>
        <w:t xml:space="preserve"> resulting orders can last for up to 6 months after the lapse of the public health emergency.</w:t>
      </w:r>
      <w:r w:rsidR="00D84DFE" w:rsidRPr="00132652">
        <w:rPr>
          <w:rStyle w:val="FootnoteReference"/>
          <w:sz w:val="24"/>
          <w:szCs w:val="24"/>
          <w:rPrChange w:id="1073" w:author="Tashi Alford-Duguid" w:date="2020-06-15T12:17:00Z">
            <w:rPr>
              <w:rStyle w:val="FootnoteReference"/>
              <w:sz w:val="24"/>
              <w:szCs w:val="24"/>
              <w:lang w:val="en-US"/>
            </w:rPr>
          </w:rPrChange>
        </w:rPr>
        <w:footnoteReference w:id="42"/>
      </w:r>
    </w:p>
    <w:p w14:paraId="3CBF1BE4" w14:textId="48279006" w:rsidR="008B5963" w:rsidRPr="00132652" w:rsidRDefault="002125DE">
      <w:pPr>
        <w:rPr>
          <w:sz w:val="24"/>
          <w:szCs w:val="24"/>
          <w:lang w:eastAsia="zh-CN"/>
          <w:rPrChange w:id="1074" w:author="Tashi Alford-Duguid" w:date="2020-06-15T12:17:00Z">
            <w:rPr>
              <w:sz w:val="24"/>
              <w:szCs w:val="24"/>
              <w:lang w:val="en-US" w:eastAsia="zh-CN"/>
            </w:rPr>
          </w:rPrChange>
        </w:rPr>
        <w:pPrChange w:id="1075" w:author="Tashi Alford-Duguid" w:date="2020-06-11T13:32:00Z">
          <w:pPr>
            <w:jc w:val="both"/>
          </w:pPr>
        </w:pPrChange>
      </w:pPr>
      <w:r w:rsidRPr="00132652">
        <w:rPr>
          <w:sz w:val="24"/>
          <w:szCs w:val="24"/>
          <w:rPrChange w:id="1076" w:author="Tashi Alford-Duguid" w:date="2020-06-15T12:17:00Z">
            <w:rPr>
              <w:sz w:val="24"/>
              <w:szCs w:val="24"/>
              <w:lang w:val="en-US"/>
            </w:rPr>
          </w:rPrChange>
        </w:rPr>
        <w:t>Bill 10</w:t>
      </w:r>
      <w:r w:rsidR="00EC5985" w:rsidRPr="00132652">
        <w:rPr>
          <w:sz w:val="24"/>
          <w:szCs w:val="24"/>
          <w:rPrChange w:id="1077" w:author="Tashi Alford-Duguid" w:date="2020-06-15T12:17:00Z">
            <w:rPr>
              <w:sz w:val="24"/>
              <w:szCs w:val="24"/>
              <w:lang w:val="en-US"/>
            </w:rPr>
          </w:rPrChange>
        </w:rPr>
        <w:t xml:space="preserve"> was also an example of retroactive lawmaking</w:t>
      </w:r>
      <w:r w:rsidR="00E258A5" w:rsidRPr="00E258A5">
        <w:rPr>
          <w:sz w:val="24"/>
          <w:szCs w:val="24"/>
        </w:rPr>
        <w:t>—</w:t>
      </w:r>
      <w:r w:rsidR="00EC5985" w:rsidRPr="00132652">
        <w:rPr>
          <w:sz w:val="24"/>
          <w:szCs w:val="24"/>
          <w:rPrChange w:id="1078" w:author="Tashi Alford-Duguid" w:date="2020-06-15T12:17:00Z">
            <w:rPr>
              <w:sz w:val="24"/>
              <w:szCs w:val="24"/>
              <w:lang w:val="en-US"/>
            </w:rPr>
          </w:rPrChange>
        </w:rPr>
        <w:t xml:space="preserve">going back in time </w:t>
      </w:r>
      <w:r w:rsidR="0095090F" w:rsidRPr="00132652">
        <w:rPr>
          <w:sz w:val="24"/>
          <w:szCs w:val="24"/>
          <w:rPrChange w:id="1079" w:author="Tashi Alford-Duguid" w:date="2020-06-15T12:17:00Z">
            <w:rPr>
              <w:sz w:val="24"/>
              <w:szCs w:val="24"/>
              <w:lang w:val="en-US"/>
            </w:rPr>
          </w:rPrChange>
        </w:rPr>
        <w:t xml:space="preserve">to </w:t>
      </w:r>
      <w:r w:rsidR="00532EAD">
        <w:rPr>
          <w:sz w:val="24"/>
          <w:szCs w:val="24"/>
        </w:rPr>
        <w:t>authorise previous</w:t>
      </w:r>
      <w:r w:rsidR="00532EAD" w:rsidRPr="00132652">
        <w:rPr>
          <w:sz w:val="24"/>
          <w:szCs w:val="24"/>
          <w:rPrChange w:id="1080" w:author="Tashi Alford-Duguid" w:date="2020-06-15T12:17:00Z">
            <w:rPr>
              <w:sz w:val="24"/>
              <w:szCs w:val="24"/>
              <w:lang w:val="en-US"/>
            </w:rPr>
          </w:rPrChange>
        </w:rPr>
        <w:t xml:space="preserve"> </w:t>
      </w:r>
      <w:r w:rsidR="0095090F" w:rsidRPr="00132652">
        <w:rPr>
          <w:sz w:val="24"/>
          <w:szCs w:val="24"/>
          <w:rPrChange w:id="1081" w:author="Tashi Alford-Duguid" w:date="2020-06-15T12:17:00Z">
            <w:rPr>
              <w:sz w:val="24"/>
              <w:szCs w:val="24"/>
              <w:lang w:val="en-US"/>
            </w:rPr>
          </w:rPrChange>
        </w:rPr>
        <w:t>orders that may not have been valid when they were passed.</w:t>
      </w:r>
      <w:r w:rsidR="00023D9D" w:rsidRPr="00132652">
        <w:rPr>
          <w:sz w:val="24"/>
          <w:szCs w:val="24"/>
          <w:rPrChange w:id="1082" w:author="Tashi Alford-Duguid" w:date="2020-06-15T12:17:00Z">
            <w:rPr>
              <w:sz w:val="24"/>
              <w:szCs w:val="24"/>
              <w:lang w:val="en-US"/>
            </w:rPr>
          </w:rPrChange>
        </w:rPr>
        <w:t xml:space="preserve"> Normally, if the government makes an order that was not authorized by statute, </w:t>
      </w:r>
      <w:r w:rsidR="00FF124B" w:rsidRPr="00132652">
        <w:rPr>
          <w:sz w:val="24"/>
          <w:szCs w:val="24"/>
          <w:rPrChange w:id="1083" w:author="Tashi Alford-Duguid" w:date="2020-06-15T12:17:00Z">
            <w:rPr>
              <w:sz w:val="24"/>
              <w:szCs w:val="24"/>
              <w:lang w:val="en-US"/>
            </w:rPr>
          </w:rPrChange>
        </w:rPr>
        <w:t xml:space="preserve">that order is </w:t>
      </w:r>
      <w:r w:rsidR="00FF124B" w:rsidRPr="00132652">
        <w:rPr>
          <w:i/>
          <w:iCs/>
          <w:sz w:val="24"/>
          <w:szCs w:val="24"/>
          <w:rPrChange w:id="1084" w:author="Tashi Alford-Duguid" w:date="2020-06-15T12:17:00Z">
            <w:rPr>
              <w:i/>
              <w:iCs/>
              <w:sz w:val="24"/>
              <w:szCs w:val="24"/>
              <w:lang w:val="en-US"/>
            </w:rPr>
          </w:rPrChange>
        </w:rPr>
        <w:t>ultra vires</w:t>
      </w:r>
      <w:r w:rsidR="00E258A5" w:rsidRPr="00E258A5">
        <w:rPr>
          <w:sz w:val="24"/>
          <w:szCs w:val="24"/>
          <w:rPrChange w:id="1085" w:author="Tashi Alford-Duguid" w:date="2020-06-16T11:49:00Z">
            <w:rPr>
              <w:i/>
              <w:iCs/>
              <w:sz w:val="24"/>
              <w:szCs w:val="24"/>
            </w:rPr>
          </w:rPrChange>
        </w:rPr>
        <w:t>—</w:t>
      </w:r>
      <w:r w:rsidR="00FF124B" w:rsidRPr="00132652">
        <w:rPr>
          <w:sz w:val="24"/>
          <w:szCs w:val="24"/>
          <w:rPrChange w:id="1086" w:author="Tashi Alford-Duguid" w:date="2020-06-15T12:17:00Z">
            <w:rPr>
              <w:sz w:val="24"/>
              <w:szCs w:val="24"/>
              <w:lang w:val="en-US"/>
            </w:rPr>
          </w:rPrChange>
        </w:rPr>
        <w:t xml:space="preserve">null because it was beyond the government’s authority. However, </w:t>
      </w:r>
      <w:r w:rsidR="001F6C98" w:rsidRPr="00132652">
        <w:rPr>
          <w:sz w:val="24"/>
          <w:szCs w:val="24"/>
          <w:rPrChange w:id="1087" w:author="Tashi Alford-Duguid" w:date="2020-06-15T12:17:00Z">
            <w:rPr>
              <w:sz w:val="24"/>
              <w:szCs w:val="24"/>
              <w:lang w:val="en-US"/>
            </w:rPr>
          </w:rPrChange>
        </w:rPr>
        <w:t xml:space="preserve">Bill 10 </w:t>
      </w:r>
      <w:r w:rsidR="00F22AF4" w:rsidRPr="00132652">
        <w:rPr>
          <w:sz w:val="24"/>
          <w:szCs w:val="24"/>
          <w:rPrChange w:id="1088" w:author="Tashi Alford-Duguid" w:date="2020-06-15T12:17:00Z">
            <w:rPr>
              <w:sz w:val="24"/>
              <w:szCs w:val="24"/>
              <w:lang w:val="en-US"/>
            </w:rPr>
          </w:rPrChange>
        </w:rPr>
        <w:t>went back in</w:t>
      </w:r>
      <w:r w:rsidR="00F22AF4" w:rsidRPr="00132652">
        <w:rPr>
          <w:sz w:val="24"/>
          <w:szCs w:val="24"/>
          <w:rPrChange w:id="1089" w:author="Tashi Alford-Duguid" w:date="2020-06-15T12:17:00Z">
            <w:rPr>
              <w:sz w:val="24"/>
              <w:szCs w:val="24"/>
              <w:lang w:val="en-US"/>
            </w:rPr>
          </w:rPrChange>
        </w:rPr>
        <w:t xml:space="preserve"> time</w:t>
      </w:r>
      <w:r w:rsidR="00F22AF4" w:rsidRPr="00132652">
        <w:rPr>
          <w:sz w:val="24"/>
          <w:szCs w:val="24"/>
          <w:rPrChange w:id="1090" w:author="Tashi Alford-Duguid" w:date="2020-06-15T12:17:00Z">
            <w:rPr>
              <w:sz w:val="24"/>
              <w:szCs w:val="24"/>
              <w:lang w:val="en-US"/>
            </w:rPr>
          </w:rPrChange>
        </w:rPr>
        <w:t xml:space="preserve"> to </w:t>
      </w:r>
      <w:r w:rsidR="00532EAD">
        <w:rPr>
          <w:sz w:val="24"/>
          <w:szCs w:val="24"/>
        </w:rPr>
        <w:t>insist</w:t>
      </w:r>
      <w:r w:rsidR="00532EAD" w:rsidRPr="00132652">
        <w:rPr>
          <w:sz w:val="24"/>
          <w:szCs w:val="24"/>
          <w:rPrChange w:id="1091" w:author="Tashi Alford-Duguid" w:date="2020-06-15T12:17:00Z">
            <w:rPr>
              <w:sz w:val="24"/>
              <w:szCs w:val="24"/>
              <w:lang w:val="en-US"/>
            </w:rPr>
          </w:rPrChange>
        </w:rPr>
        <w:t xml:space="preserve"> </w:t>
      </w:r>
      <w:r w:rsidR="00F22AF4" w:rsidRPr="00132652">
        <w:rPr>
          <w:sz w:val="24"/>
          <w:szCs w:val="24"/>
          <w:rPrChange w:id="1092" w:author="Tashi Alford-Duguid" w:date="2020-06-15T12:17:00Z">
            <w:rPr>
              <w:sz w:val="24"/>
              <w:szCs w:val="24"/>
              <w:lang w:val="en-US"/>
            </w:rPr>
          </w:rPrChange>
        </w:rPr>
        <w:t xml:space="preserve">that </w:t>
      </w:r>
      <w:r w:rsidR="00B91DA3" w:rsidRPr="00132652">
        <w:rPr>
          <w:sz w:val="24"/>
          <w:szCs w:val="24"/>
          <w:rPrChange w:id="1093" w:author="Tashi Alford-Duguid" w:date="2020-06-15T12:17:00Z">
            <w:rPr>
              <w:sz w:val="24"/>
              <w:szCs w:val="24"/>
              <w:lang w:val="en-US"/>
            </w:rPr>
          </w:rPrChange>
        </w:rPr>
        <w:t xml:space="preserve">any public health </w:t>
      </w:r>
      <w:r w:rsidR="00F22AF4" w:rsidRPr="00132652">
        <w:rPr>
          <w:sz w:val="24"/>
          <w:szCs w:val="24"/>
          <w:lang w:eastAsia="zh-CN"/>
          <w:rPrChange w:id="1094" w:author="Tashi Alford-Duguid" w:date="2020-06-15T12:17:00Z">
            <w:rPr>
              <w:sz w:val="24"/>
              <w:szCs w:val="24"/>
              <w:lang w:val="en-US" w:eastAsia="zh-CN"/>
            </w:rPr>
          </w:rPrChange>
        </w:rPr>
        <w:t>order</w:t>
      </w:r>
      <w:r w:rsidR="00B91DA3" w:rsidRPr="00132652">
        <w:rPr>
          <w:sz w:val="24"/>
          <w:szCs w:val="24"/>
          <w:lang w:eastAsia="zh-CN"/>
          <w:rPrChange w:id="1095" w:author="Tashi Alford-Duguid" w:date="2020-06-15T12:17:00Z">
            <w:rPr>
              <w:sz w:val="24"/>
              <w:szCs w:val="24"/>
              <w:lang w:val="en-US" w:eastAsia="zh-CN"/>
            </w:rPr>
          </w:rPrChange>
        </w:rPr>
        <w:t xml:space="preserve"> made after March 17, 2020</w:t>
      </w:r>
      <w:r w:rsidR="67CD8DE0" w:rsidRPr="00132652">
        <w:rPr>
          <w:sz w:val="24"/>
          <w:szCs w:val="24"/>
          <w:lang w:eastAsia="zh-CN"/>
          <w:rPrChange w:id="1096" w:author="Tashi Alford-Duguid" w:date="2020-06-15T12:17:00Z">
            <w:rPr>
              <w:sz w:val="24"/>
              <w:szCs w:val="24"/>
              <w:lang w:val="en-US" w:eastAsia="zh-CN"/>
            </w:rPr>
          </w:rPrChange>
        </w:rPr>
        <w:t>,</w:t>
      </w:r>
      <w:r w:rsidR="00B91DA3" w:rsidRPr="00132652">
        <w:rPr>
          <w:sz w:val="24"/>
          <w:szCs w:val="24"/>
          <w:lang w:eastAsia="zh-CN"/>
          <w:rPrChange w:id="1097" w:author="Tashi Alford-Duguid" w:date="2020-06-15T12:17:00Z">
            <w:rPr>
              <w:sz w:val="24"/>
              <w:szCs w:val="24"/>
              <w:lang w:val="en-US" w:eastAsia="zh-CN"/>
            </w:rPr>
          </w:rPrChange>
        </w:rPr>
        <w:t xml:space="preserve"> </w:t>
      </w:r>
      <w:r w:rsidR="000139D7" w:rsidRPr="00132652">
        <w:rPr>
          <w:sz w:val="24"/>
          <w:szCs w:val="24"/>
          <w:lang w:eastAsia="zh-CN"/>
          <w:rPrChange w:id="1098" w:author="Tashi Alford-Duguid" w:date="2020-06-15T12:17:00Z">
            <w:rPr>
              <w:sz w:val="24"/>
              <w:szCs w:val="24"/>
              <w:lang w:val="en-US" w:eastAsia="zh-CN"/>
            </w:rPr>
          </w:rPrChange>
        </w:rPr>
        <w:t>but before the passing of Bill 10</w:t>
      </w:r>
      <w:r w:rsidR="0FA0C4DB" w:rsidRPr="00132652">
        <w:rPr>
          <w:sz w:val="24"/>
          <w:szCs w:val="24"/>
          <w:lang w:eastAsia="zh-CN"/>
          <w:rPrChange w:id="1099" w:author="Tashi Alford-Duguid" w:date="2020-06-15T12:17:00Z">
            <w:rPr>
              <w:sz w:val="24"/>
              <w:szCs w:val="24"/>
              <w:lang w:val="en-US" w:eastAsia="zh-CN"/>
            </w:rPr>
          </w:rPrChange>
        </w:rPr>
        <w:t>,</w:t>
      </w:r>
      <w:r w:rsidR="000139D7" w:rsidRPr="00132652">
        <w:rPr>
          <w:sz w:val="24"/>
          <w:szCs w:val="24"/>
          <w:lang w:eastAsia="zh-CN"/>
          <w:rPrChange w:id="1100" w:author="Tashi Alford-Duguid" w:date="2020-06-15T12:17:00Z">
            <w:rPr>
              <w:sz w:val="24"/>
              <w:szCs w:val="24"/>
              <w:lang w:val="en-US" w:eastAsia="zh-CN"/>
            </w:rPr>
          </w:rPrChange>
        </w:rPr>
        <w:t xml:space="preserve"> was valid.</w:t>
      </w:r>
      <w:r w:rsidR="00D84DFE" w:rsidRPr="00132652">
        <w:rPr>
          <w:rStyle w:val="FootnoteReference"/>
          <w:sz w:val="24"/>
          <w:szCs w:val="24"/>
          <w:lang w:eastAsia="zh-CN"/>
          <w:rPrChange w:id="1101" w:author="Tashi Alford-Duguid" w:date="2020-06-15T12:17:00Z">
            <w:rPr>
              <w:rStyle w:val="FootnoteReference"/>
              <w:sz w:val="24"/>
              <w:szCs w:val="24"/>
              <w:lang w:val="en-US" w:eastAsia="zh-CN"/>
            </w:rPr>
          </w:rPrChange>
        </w:rPr>
        <w:footnoteReference w:id="43"/>
      </w:r>
      <w:r w:rsidR="000139D7" w:rsidRPr="00132652">
        <w:rPr>
          <w:sz w:val="24"/>
          <w:szCs w:val="24"/>
          <w:lang w:eastAsia="zh-CN"/>
          <w:rPrChange w:id="1102" w:author="Tashi Alford-Duguid" w:date="2020-06-15T12:17:00Z">
            <w:rPr>
              <w:sz w:val="24"/>
              <w:szCs w:val="24"/>
              <w:lang w:val="en-US" w:eastAsia="zh-CN"/>
            </w:rPr>
          </w:rPrChange>
        </w:rPr>
        <w:t xml:space="preserve"> </w:t>
      </w:r>
    </w:p>
    <w:p w14:paraId="3C955A39" w14:textId="296C3675" w:rsidR="00DE5195" w:rsidRPr="00132652" w:rsidRDefault="008B5963">
      <w:pPr>
        <w:rPr>
          <w:sz w:val="24"/>
          <w:szCs w:val="24"/>
          <w:lang w:eastAsia="zh-CN"/>
        </w:rPr>
        <w:pPrChange w:id="1103" w:author="Tashi Alford-Duguid" w:date="2020-06-11T13:32:00Z">
          <w:pPr>
            <w:jc w:val="both"/>
          </w:pPr>
        </w:pPrChange>
      </w:pPr>
      <w:r w:rsidRPr="00132652">
        <w:rPr>
          <w:sz w:val="24"/>
          <w:szCs w:val="24"/>
          <w:lang w:eastAsia="zh-CN"/>
          <w:rPrChange w:id="1104" w:author="Tashi Alford-Duguid" w:date="2020-06-15T12:17:00Z">
            <w:rPr>
              <w:sz w:val="24"/>
              <w:szCs w:val="24"/>
              <w:lang w:val="en-US" w:eastAsia="zh-CN"/>
            </w:rPr>
          </w:rPrChange>
        </w:rPr>
        <w:t>This retroactive validation</w:t>
      </w:r>
      <w:r w:rsidR="00136D50" w:rsidRPr="00132652">
        <w:rPr>
          <w:sz w:val="24"/>
          <w:szCs w:val="24"/>
          <w:lang w:eastAsia="zh-CN"/>
          <w:rPrChange w:id="1105" w:author="Tashi Alford-Duguid" w:date="2020-06-15T12:17:00Z">
            <w:rPr>
              <w:sz w:val="24"/>
              <w:szCs w:val="24"/>
              <w:lang w:val="en-US" w:eastAsia="zh-CN"/>
            </w:rPr>
          </w:rPrChange>
        </w:rPr>
        <w:t xml:space="preserve"> was</w:t>
      </w:r>
      <w:r w:rsidR="00B21F7E" w:rsidRPr="00132652">
        <w:rPr>
          <w:sz w:val="24"/>
          <w:szCs w:val="24"/>
          <w:lang w:eastAsia="zh-CN"/>
          <w:rPrChange w:id="1106" w:author="Tashi Alford-Duguid" w:date="2020-06-15T12:17:00Z">
            <w:rPr>
              <w:sz w:val="24"/>
              <w:szCs w:val="24"/>
              <w:lang w:val="en-US" w:eastAsia="zh-CN"/>
            </w:rPr>
          </w:rPrChange>
        </w:rPr>
        <w:t xml:space="preserve"> likely designed to assuage the provincial</w:t>
      </w:r>
      <w:r w:rsidR="00136D50" w:rsidRPr="00132652">
        <w:rPr>
          <w:sz w:val="24"/>
          <w:szCs w:val="24"/>
          <w:lang w:eastAsia="zh-CN"/>
          <w:rPrChange w:id="1107" w:author="Tashi Alford-Duguid" w:date="2020-06-15T12:17:00Z">
            <w:rPr>
              <w:sz w:val="24"/>
              <w:szCs w:val="24"/>
              <w:lang w:val="en-US" w:eastAsia="zh-CN"/>
            </w:rPr>
          </w:rPrChange>
        </w:rPr>
        <w:t xml:space="preserve"> government</w:t>
      </w:r>
      <w:r w:rsidR="00B21F7E" w:rsidRPr="00132652">
        <w:rPr>
          <w:sz w:val="24"/>
          <w:szCs w:val="24"/>
          <w:lang w:eastAsia="zh-CN"/>
          <w:rPrChange w:id="1108" w:author="Tashi Alford-Duguid" w:date="2020-06-15T12:17:00Z">
            <w:rPr>
              <w:sz w:val="24"/>
              <w:szCs w:val="24"/>
              <w:lang w:val="en-US" w:eastAsia="zh-CN"/>
            </w:rPr>
          </w:rPrChange>
        </w:rPr>
        <w:t>’s</w:t>
      </w:r>
      <w:r w:rsidR="00136D50" w:rsidRPr="00132652">
        <w:rPr>
          <w:sz w:val="24"/>
          <w:szCs w:val="24"/>
          <w:lang w:eastAsia="zh-CN"/>
          <w:rPrChange w:id="1109" w:author="Tashi Alford-Duguid" w:date="2020-06-15T12:17:00Z">
            <w:rPr>
              <w:sz w:val="24"/>
              <w:szCs w:val="24"/>
              <w:lang w:val="en-US" w:eastAsia="zh-CN"/>
            </w:rPr>
          </w:rPrChange>
        </w:rPr>
        <w:t xml:space="preserve"> </w:t>
      </w:r>
      <w:r w:rsidR="00B21F7E" w:rsidRPr="00132652">
        <w:rPr>
          <w:sz w:val="24"/>
          <w:szCs w:val="24"/>
          <w:lang w:eastAsia="zh-CN"/>
          <w:rPrChange w:id="1110" w:author="Tashi Alford-Duguid" w:date="2020-06-15T12:17:00Z">
            <w:rPr>
              <w:sz w:val="24"/>
              <w:szCs w:val="24"/>
              <w:lang w:val="en-US" w:eastAsia="zh-CN"/>
            </w:rPr>
          </w:rPrChange>
        </w:rPr>
        <w:t>anxiety</w:t>
      </w:r>
      <w:r w:rsidR="00136D50" w:rsidRPr="00132652">
        <w:rPr>
          <w:sz w:val="24"/>
          <w:szCs w:val="24"/>
          <w:lang w:eastAsia="zh-CN"/>
          <w:rPrChange w:id="1111" w:author="Tashi Alford-Duguid" w:date="2020-06-15T12:17:00Z">
            <w:rPr>
              <w:sz w:val="24"/>
              <w:szCs w:val="24"/>
              <w:lang w:val="en-US" w:eastAsia="zh-CN"/>
            </w:rPr>
          </w:rPrChange>
        </w:rPr>
        <w:t xml:space="preserve"> that some of its</w:t>
      </w:r>
      <w:r w:rsidR="00D84DFE" w:rsidRPr="00132652">
        <w:rPr>
          <w:sz w:val="24"/>
          <w:szCs w:val="24"/>
          <w:lang w:eastAsia="zh-CN"/>
          <w:rPrChange w:id="1112" w:author="Tashi Alford-Duguid" w:date="2020-06-15T12:17:00Z">
            <w:rPr>
              <w:sz w:val="24"/>
              <w:szCs w:val="24"/>
              <w:lang w:val="en-US" w:eastAsia="zh-CN"/>
            </w:rPr>
          </w:rPrChange>
        </w:rPr>
        <w:t xml:space="preserve"> earlier</w:t>
      </w:r>
      <w:r w:rsidR="00136D50" w:rsidRPr="00132652">
        <w:rPr>
          <w:sz w:val="24"/>
          <w:szCs w:val="24"/>
          <w:lang w:eastAsia="zh-CN"/>
          <w:rPrChange w:id="1113" w:author="Tashi Alford-Duguid" w:date="2020-06-15T12:17:00Z">
            <w:rPr>
              <w:sz w:val="24"/>
              <w:szCs w:val="24"/>
              <w:lang w:val="en-US" w:eastAsia="zh-CN"/>
            </w:rPr>
          </w:rPrChange>
        </w:rPr>
        <w:t xml:space="preserve"> orders </w:t>
      </w:r>
      <w:r w:rsidR="00B21F7E" w:rsidRPr="00132652">
        <w:rPr>
          <w:sz w:val="24"/>
          <w:szCs w:val="24"/>
          <w:lang w:eastAsia="zh-CN"/>
          <w:rPrChange w:id="1114" w:author="Tashi Alford-Duguid" w:date="2020-06-15T12:17:00Z">
            <w:rPr>
              <w:sz w:val="24"/>
              <w:szCs w:val="24"/>
              <w:lang w:val="en-US" w:eastAsia="zh-CN"/>
            </w:rPr>
          </w:rPrChange>
        </w:rPr>
        <w:t>may have been in</w:t>
      </w:r>
      <w:r w:rsidR="00136D50" w:rsidRPr="00132652">
        <w:rPr>
          <w:sz w:val="24"/>
          <w:szCs w:val="24"/>
          <w:lang w:eastAsia="zh-CN"/>
          <w:rPrChange w:id="1115" w:author="Tashi Alford-Duguid" w:date="2020-06-15T12:17:00Z">
            <w:rPr>
              <w:sz w:val="24"/>
              <w:szCs w:val="24"/>
              <w:lang w:val="en-US" w:eastAsia="zh-CN"/>
            </w:rPr>
          </w:rPrChange>
        </w:rPr>
        <w:t xml:space="preserve">valid </w:t>
      </w:r>
      <w:r w:rsidR="00532EAD">
        <w:rPr>
          <w:sz w:val="24"/>
          <w:szCs w:val="24"/>
          <w:lang w:eastAsia="zh-CN"/>
        </w:rPr>
        <w:t>when they were passed</w:t>
      </w:r>
      <w:r w:rsidR="00136D50" w:rsidRPr="00132652">
        <w:rPr>
          <w:sz w:val="24"/>
          <w:szCs w:val="24"/>
          <w:lang w:eastAsia="zh-CN"/>
          <w:rPrChange w:id="1116" w:author="Tashi Alford-Duguid" w:date="2020-06-15T12:17:00Z">
            <w:rPr>
              <w:sz w:val="24"/>
              <w:szCs w:val="24"/>
              <w:lang w:val="en-US" w:eastAsia="zh-CN"/>
            </w:rPr>
          </w:rPrChange>
        </w:rPr>
        <w:t>.</w:t>
      </w:r>
      <w:r w:rsidR="00946143" w:rsidRPr="00132652">
        <w:rPr>
          <w:sz w:val="24"/>
          <w:szCs w:val="24"/>
          <w:lang w:eastAsia="zh-CN"/>
          <w:rPrChange w:id="1117" w:author="Tashi Alford-Duguid" w:date="2020-06-15T12:17:00Z">
            <w:rPr>
              <w:sz w:val="24"/>
              <w:szCs w:val="24"/>
              <w:lang w:val="en-US" w:eastAsia="zh-CN"/>
            </w:rPr>
          </w:rPrChange>
        </w:rPr>
        <w:t xml:space="preserve"> </w:t>
      </w:r>
      <w:r w:rsidR="005F3DE9" w:rsidRPr="00132652">
        <w:rPr>
          <w:sz w:val="24"/>
          <w:szCs w:val="24"/>
          <w:lang w:eastAsia="zh-CN"/>
          <w:rPrChange w:id="1118" w:author="Tashi Alford-Duguid" w:date="2020-06-15T12:17:00Z">
            <w:rPr>
              <w:sz w:val="24"/>
              <w:szCs w:val="24"/>
              <w:lang w:val="en-US" w:eastAsia="zh-CN"/>
            </w:rPr>
          </w:rPrChange>
        </w:rPr>
        <w:t>For example,</w:t>
      </w:r>
      <w:r w:rsidR="00D5309F" w:rsidRPr="00132652">
        <w:rPr>
          <w:sz w:val="24"/>
          <w:szCs w:val="24"/>
          <w:lang w:eastAsia="zh-CN"/>
          <w:rPrChange w:id="1119" w:author="Tashi Alford-Duguid" w:date="2020-06-15T12:17:00Z">
            <w:rPr>
              <w:sz w:val="24"/>
              <w:szCs w:val="24"/>
              <w:lang w:val="en-US" w:eastAsia="zh-CN"/>
            </w:rPr>
          </w:rPrChange>
        </w:rPr>
        <w:t xml:space="preserve"> on March 26, 2020,</w:t>
      </w:r>
      <w:r w:rsidR="005F3DE9" w:rsidRPr="00132652">
        <w:rPr>
          <w:sz w:val="24"/>
          <w:szCs w:val="24"/>
          <w:lang w:eastAsia="zh-CN"/>
          <w:rPrChange w:id="1120" w:author="Tashi Alford-Duguid" w:date="2020-06-15T12:17:00Z">
            <w:rPr>
              <w:sz w:val="24"/>
              <w:szCs w:val="24"/>
              <w:lang w:val="en-US" w:eastAsia="zh-CN"/>
            </w:rPr>
          </w:rPrChange>
        </w:rPr>
        <w:t xml:space="preserve"> the health minister </w:t>
      </w:r>
      <w:r w:rsidR="006733D4" w:rsidRPr="00132652">
        <w:rPr>
          <w:sz w:val="24"/>
          <w:szCs w:val="24"/>
          <w:lang w:eastAsia="zh-CN"/>
          <w:rPrChange w:id="1121" w:author="Tashi Alford-Duguid" w:date="2020-06-15T12:17:00Z">
            <w:rPr>
              <w:sz w:val="24"/>
              <w:szCs w:val="24"/>
              <w:lang w:val="en-US" w:eastAsia="zh-CN"/>
            </w:rPr>
          </w:rPrChange>
        </w:rPr>
        <w:t>ordered</w:t>
      </w:r>
      <w:r w:rsidR="005F3DE9" w:rsidRPr="00132652">
        <w:rPr>
          <w:sz w:val="24"/>
          <w:szCs w:val="24"/>
          <w:lang w:eastAsia="zh-CN"/>
          <w:rPrChange w:id="1122" w:author="Tashi Alford-Duguid" w:date="2020-06-15T12:17:00Z">
            <w:rPr>
              <w:sz w:val="24"/>
              <w:szCs w:val="24"/>
              <w:lang w:val="en-US" w:eastAsia="zh-CN"/>
            </w:rPr>
          </w:rPrChange>
        </w:rPr>
        <w:t xml:space="preserve"> a massive increase to the quantum of general fines for violations of the </w:t>
      </w:r>
      <w:r w:rsidR="005F3DE9" w:rsidRPr="00132652">
        <w:rPr>
          <w:i/>
          <w:iCs/>
          <w:sz w:val="24"/>
          <w:szCs w:val="24"/>
          <w:lang w:eastAsia="zh-CN"/>
          <w:rPrChange w:id="1123" w:author="Tashi Alford-Duguid" w:date="2020-06-15T12:17:00Z">
            <w:rPr>
              <w:i/>
              <w:iCs/>
              <w:sz w:val="24"/>
              <w:szCs w:val="24"/>
              <w:lang w:val="en-US" w:eastAsia="zh-CN"/>
            </w:rPr>
          </w:rPrChange>
        </w:rPr>
        <w:t>PHA</w:t>
      </w:r>
      <w:r w:rsidR="00532EAD" w:rsidRPr="00532EAD">
        <w:rPr>
          <w:sz w:val="24"/>
          <w:szCs w:val="24"/>
          <w:lang w:eastAsia="zh-CN"/>
          <w:rPrChange w:id="1124" w:author="Tashi Alford-Duguid" w:date="2020-06-16T11:57:00Z">
            <w:rPr>
              <w:i/>
              <w:iCs/>
              <w:sz w:val="24"/>
              <w:szCs w:val="24"/>
              <w:lang w:eastAsia="zh-CN"/>
            </w:rPr>
          </w:rPrChange>
        </w:rPr>
        <w:t>—</w:t>
      </w:r>
      <w:r w:rsidR="00DB4DBD" w:rsidRPr="00132652">
        <w:rPr>
          <w:sz w:val="24"/>
          <w:szCs w:val="24"/>
          <w:lang w:eastAsia="zh-CN"/>
        </w:rPr>
        <w:t xml:space="preserve">from a maximum of </w:t>
      </w:r>
      <w:r w:rsidR="00B07E68" w:rsidRPr="00132652">
        <w:rPr>
          <w:sz w:val="24"/>
          <w:szCs w:val="24"/>
          <w:lang w:eastAsia="zh-CN"/>
        </w:rPr>
        <w:t>$</w:t>
      </w:r>
      <w:r w:rsidR="00DB4DBD" w:rsidRPr="00132652">
        <w:rPr>
          <w:sz w:val="24"/>
          <w:szCs w:val="24"/>
          <w:lang w:eastAsia="zh-CN"/>
        </w:rPr>
        <w:t xml:space="preserve">2,000 to a maximum of </w:t>
      </w:r>
      <w:r w:rsidR="00B07E68" w:rsidRPr="00132652">
        <w:rPr>
          <w:sz w:val="24"/>
          <w:szCs w:val="24"/>
          <w:lang w:eastAsia="zh-CN"/>
        </w:rPr>
        <w:t>$</w:t>
      </w:r>
      <w:r w:rsidR="00DB4DBD" w:rsidRPr="00132652">
        <w:rPr>
          <w:sz w:val="24"/>
          <w:szCs w:val="24"/>
          <w:lang w:eastAsia="zh-CN"/>
        </w:rPr>
        <w:t xml:space="preserve">100,000 for a first offence, and from a maximum of </w:t>
      </w:r>
      <w:r w:rsidR="00B07E68" w:rsidRPr="00132652">
        <w:rPr>
          <w:sz w:val="24"/>
          <w:szCs w:val="24"/>
          <w:lang w:eastAsia="zh-CN"/>
        </w:rPr>
        <w:t>$</w:t>
      </w:r>
      <w:r w:rsidR="00DB4DBD" w:rsidRPr="00132652">
        <w:rPr>
          <w:sz w:val="24"/>
          <w:szCs w:val="24"/>
          <w:lang w:eastAsia="zh-CN"/>
        </w:rPr>
        <w:t xml:space="preserve">5,000 for subsequent offences to a maximum of </w:t>
      </w:r>
      <w:r w:rsidR="00B07E68" w:rsidRPr="00132652">
        <w:rPr>
          <w:sz w:val="24"/>
          <w:szCs w:val="24"/>
          <w:lang w:eastAsia="zh-CN"/>
        </w:rPr>
        <w:t>$</w:t>
      </w:r>
      <w:r w:rsidR="00DB4DBD" w:rsidRPr="00132652">
        <w:rPr>
          <w:sz w:val="24"/>
          <w:szCs w:val="24"/>
          <w:lang w:eastAsia="zh-CN"/>
        </w:rPr>
        <w:t>500,000 for subsequent offences</w:t>
      </w:r>
      <w:r w:rsidR="00C55B6F" w:rsidRPr="00132652">
        <w:rPr>
          <w:sz w:val="24"/>
          <w:szCs w:val="24"/>
          <w:lang w:eastAsia="zh-CN"/>
        </w:rPr>
        <w:t>.</w:t>
      </w:r>
      <w:r w:rsidR="00D84DFE" w:rsidRPr="00132652">
        <w:rPr>
          <w:rStyle w:val="FootnoteReference"/>
          <w:sz w:val="24"/>
          <w:szCs w:val="24"/>
          <w:lang w:eastAsia="zh-CN"/>
        </w:rPr>
        <w:footnoteReference w:id="44"/>
      </w:r>
      <w:r w:rsidR="00C55B6F" w:rsidRPr="00132652">
        <w:rPr>
          <w:sz w:val="24"/>
          <w:szCs w:val="24"/>
          <w:lang w:eastAsia="zh-CN"/>
        </w:rPr>
        <w:t xml:space="preserve"> </w:t>
      </w:r>
      <w:r w:rsidR="00532EAD">
        <w:rPr>
          <w:sz w:val="24"/>
          <w:szCs w:val="24"/>
          <w:lang w:eastAsia="zh-CN"/>
        </w:rPr>
        <w:t>These changes were not mere suspensions or modifications of the law</w:t>
      </w:r>
      <w:r w:rsidR="00C55B6F" w:rsidRPr="00132652">
        <w:rPr>
          <w:sz w:val="24"/>
          <w:szCs w:val="24"/>
          <w:lang w:eastAsia="zh-CN"/>
        </w:rPr>
        <w:t xml:space="preserve">, which </w:t>
      </w:r>
      <w:r w:rsidR="00B07E68" w:rsidRPr="00132652">
        <w:rPr>
          <w:sz w:val="24"/>
          <w:szCs w:val="24"/>
          <w:lang w:eastAsia="zh-CN"/>
        </w:rPr>
        <w:t>wa</w:t>
      </w:r>
      <w:r w:rsidR="00C55B6F" w:rsidRPr="00132652">
        <w:rPr>
          <w:sz w:val="24"/>
          <w:szCs w:val="24"/>
          <w:lang w:eastAsia="zh-CN"/>
        </w:rPr>
        <w:t>s all the minister was empowered to do at the time</w:t>
      </w:r>
      <w:r w:rsidR="00C810C6" w:rsidRPr="00132652">
        <w:rPr>
          <w:sz w:val="24"/>
          <w:szCs w:val="24"/>
          <w:lang w:eastAsia="zh-CN"/>
        </w:rPr>
        <w:t xml:space="preserve"> </w:t>
      </w:r>
      <w:r w:rsidR="00532EAD">
        <w:rPr>
          <w:sz w:val="24"/>
          <w:szCs w:val="24"/>
          <w:lang w:eastAsia="zh-CN"/>
        </w:rPr>
        <w:t>under</w:t>
      </w:r>
      <w:r w:rsidR="00C810C6" w:rsidRPr="00132652">
        <w:rPr>
          <w:sz w:val="24"/>
          <w:szCs w:val="24"/>
          <w:lang w:eastAsia="zh-CN"/>
        </w:rPr>
        <w:t xml:space="preserve"> s. 52(1)</w:t>
      </w:r>
      <w:r w:rsidR="00C55B6F" w:rsidRPr="00132652">
        <w:rPr>
          <w:sz w:val="24"/>
          <w:szCs w:val="24"/>
          <w:lang w:eastAsia="zh-CN"/>
        </w:rPr>
        <w:t xml:space="preserve">. </w:t>
      </w:r>
      <w:r w:rsidR="00176CCC" w:rsidRPr="00132652">
        <w:rPr>
          <w:sz w:val="24"/>
          <w:szCs w:val="24"/>
          <w:lang w:eastAsia="zh-CN"/>
        </w:rPr>
        <w:t>T</w:t>
      </w:r>
      <w:r w:rsidR="00C55B6F" w:rsidRPr="00132652">
        <w:rPr>
          <w:sz w:val="24"/>
          <w:szCs w:val="24"/>
          <w:lang w:eastAsia="zh-CN"/>
        </w:rPr>
        <w:t xml:space="preserve">he retroactive </w:t>
      </w:r>
      <w:r w:rsidR="00532EAD">
        <w:rPr>
          <w:sz w:val="24"/>
          <w:szCs w:val="24"/>
          <w:lang w:eastAsia="zh-CN"/>
        </w:rPr>
        <w:t>authorisation</w:t>
      </w:r>
      <w:r w:rsidR="00532EAD" w:rsidRPr="00132652">
        <w:rPr>
          <w:sz w:val="24"/>
          <w:szCs w:val="24"/>
          <w:lang w:eastAsia="zh-CN"/>
        </w:rPr>
        <w:t xml:space="preserve"> </w:t>
      </w:r>
      <w:r w:rsidR="00176CCC" w:rsidRPr="00132652">
        <w:rPr>
          <w:sz w:val="24"/>
          <w:szCs w:val="24"/>
          <w:lang w:eastAsia="zh-CN"/>
        </w:rPr>
        <w:t>was designed to remedy</w:t>
      </w:r>
      <w:r w:rsidR="00C55B6F" w:rsidRPr="00132652">
        <w:rPr>
          <w:sz w:val="24"/>
          <w:szCs w:val="24"/>
          <w:lang w:eastAsia="zh-CN"/>
        </w:rPr>
        <w:t xml:space="preserve"> that</w:t>
      </w:r>
      <w:r w:rsidR="00C55B6F" w:rsidRPr="00132652">
        <w:rPr>
          <w:sz w:val="24"/>
          <w:szCs w:val="24"/>
          <w:lang w:eastAsia="zh-CN"/>
        </w:rPr>
        <w:t xml:space="preserve"> </w:t>
      </w:r>
      <w:r w:rsidR="00532EAD">
        <w:rPr>
          <w:sz w:val="24"/>
          <w:szCs w:val="24"/>
          <w:lang w:eastAsia="zh-CN"/>
        </w:rPr>
        <w:t>sort of</w:t>
      </w:r>
      <w:r w:rsidR="00C55B6F" w:rsidRPr="00132652">
        <w:rPr>
          <w:sz w:val="24"/>
          <w:szCs w:val="24"/>
          <w:lang w:eastAsia="zh-CN"/>
        </w:rPr>
        <w:t xml:space="preserve"> </w:t>
      </w:r>
      <w:r w:rsidR="00176CCC" w:rsidRPr="00132652">
        <w:rPr>
          <w:sz w:val="24"/>
          <w:szCs w:val="24"/>
          <w:lang w:eastAsia="zh-CN"/>
        </w:rPr>
        <w:t>defect and others like it</w:t>
      </w:r>
      <w:r w:rsidR="00C55B6F" w:rsidRPr="00132652">
        <w:rPr>
          <w:sz w:val="24"/>
          <w:szCs w:val="24"/>
          <w:lang w:eastAsia="zh-CN"/>
        </w:rPr>
        <w:t>.</w:t>
      </w:r>
      <w:r w:rsidR="00532EAD">
        <w:rPr>
          <w:sz w:val="24"/>
          <w:szCs w:val="24"/>
          <w:lang w:eastAsia="zh-CN"/>
        </w:rPr>
        <w:t xml:space="preserve"> </w:t>
      </w:r>
      <w:r w:rsidR="00772CCE">
        <w:rPr>
          <w:sz w:val="24"/>
          <w:szCs w:val="24"/>
          <w:lang w:eastAsia="zh-CN"/>
        </w:rPr>
        <w:t>Bill 10</w:t>
      </w:r>
      <w:r w:rsidR="00532EAD">
        <w:rPr>
          <w:sz w:val="24"/>
          <w:szCs w:val="24"/>
          <w:lang w:eastAsia="zh-CN"/>
        </w:rPr>
        <w:t xml:space="preserve"> thus did not </w:t>
      </w:r>
      <w:r w:rsidR="00532EAD">
        <w:rPr>
          <w:sz w:val="24"/>
          <w:szCs w:val="24"/>
          <w:lang w:eastAsia="zh-CN"/>
        </w:rPr>
        <w:lastRenderedPageBreak/>
        <w:t xml:space="preserve">clean up the government’s spilt milk so much as allege that the government had always intended to spill </w:t>
      </w:r>
      <w:r w:rsidR="00646542">
        <w:rPr>
          <w:sz w:val="24"/>
          <w:szCs w:val="24"/>
          <w:lang w:eastAsia="zh-CN"/>
        </w:rPr>
        <w:t>the</w:t>
      </w:r>
      <w:r w:rsidR="00532EAD">
        <w:rPr>
          <w:sz w:val="24"/>
          <w:szCs w:val="24"/>
          <w:lang w:eastAsia="zh-CN"/>
        </w:rPr>
        <w:t xml:space="preserve"> milk, and moreover that it was a </w:t>
      </w:r>
      <w:r w:rsidR="00532EAD">
        <w:rPr>
          <w:i/>
          <w:iCs/>
          <w:sz w:val="24"/>
          <w:szCs w:val="24"/>
          <w:lang w:eastAsia="zh-CN"/>
        </w:rPr>
        <w:t>good thing</w:t>
      </w:r>
      <w:r w:rsidR="00532EAD">
        <w:rPr>
          <w:sz w:val="24"/>
          <w:szCs w:val="24"/>
          <w:lang w:eastAsia="zh-CN"/>
        </w:rPr>
        <w:t xml:space="preserve"> the government </w:t>
      </w:r>
      <w:r w:rsidR="00772CCE">
        <w:rPr>
          <w:sz w:val="24"/>
          <w:szCs w:val="24"/>
          <w:lang w:eastAsia="zh-CN"/>
        </w:rPr>
        <w:t xml:space="preserve">had </w:t>
      </w:r>
      <w:r w:rsidR="00532EAD">
        <w:rPr>
          <w:sz w:val="24"/>
          <w:szCs w:val="24"/>
          <w:lang w:eastAsia="zh-CN"/>
        </w:rPr>
        <w:t xml:space="preserve">spilled </w:t>
      </w:r>
      <w:r w:rsidR="00646542">
        <w:rPr>
          <w:sz w:val="24"/>
          <w:szCs w:val="24"/>
          <w:lang w:eastAsia="zh-CN"/>
        </w:rPr>
        <w:t>the</w:t>
      </w:r>
      <w:r w:rsidR="00532EAD">
        <w:rPr>
          <w:sz w:val="24"/>
          <w:szCs w:val="24"/>
          <w:lang w:eastAsia="zh-CN"/>
        </w:rPr>
        <w:t xml:space="preserve"> milk</w:t>
      </w:r>
      <w:r w:rsidR="00532EAD" w:rsidRPr="002361F2">
        <w:rPr>
          <w:sz w:val="24"/>
          <w:szCs w:val="24"/>
          <w:lang w:eastAsia="zh-CN"/>
        </w:rPr>
        <w:t>—</w:t>
      </w:r>
      <w:r w:rsidR="00532EAD">
        <w:rPr>
          <w:sz w:val="24"/>
          <w:szCs w:val="24"/>
          <w:lang w:eastAsia="zh-CN"/>
        </w:rPr>
        <w:t>for the public’s safety, of course.</w:t>
      </w:r>
    </w:p>
    <w:p w14:paraId="2F74C24A" w14:textId="242FAD2B" w:rsidR="00FA7F80" w:rsidRDefault="00FA7F80">
      <w:pPr>
        <w:rPr>
          <w:sz w:val="24"/>
          <w:szCs w:val="24"/>
          <w:lang w:eastAsia="zh-CN"/>
        </w:rPr>
      </w:pPr>
      <w:r>
        <w:rPr>
          <w:sz w:val="24"/>
          <w:szCs w:val="24"/>
          <w:lang w:eastAsia="zh-CN"/>
        </w:rPr>
        <w:t xml:space="preserve">In addition to seizing legislative powers and insisting that bad legal orders were in fact good legal orders, </w:t>
      </w:r>
      <w:r w:rsidR="00DF1EE4">
        <w:rPr>
          <w:sz w:val="24"/>
          <w:szCs w:val="24"/>
          <w:lang w:eastAsia="zh-CN"/>
        </w:rPr>
        <w:t xml:space="preserve">section 11 of </w:t>
      </w:r>
      <w:r>
        <w:rPr>
          <w:sz w:val="24"/>
          <w:szCs w:val="24"/>
          <w:lang w:eastAsia="zh-CN"/>
        </w:rPr>
        <w:t>Bill 10 t</w:t>
      </w:r>
      <w:r w:rsidR="00DF1EE4">
        <w:rPr>
          <w:sz w:val="24"/>
          <w:szCs w:val="24"/>
          <w:lang w:eastAsia="zh-CN"/>
        </w:rPr>
        <w:t>ook</w:t>
      </w:r>
      <w:r>
        <w:rPr>
          <w:sz w:val="24"/>
          <w:szCs w:val="24"/>
          <w:lang w:eastAsia="zh-CN"/>
        </w:rPr>
        <w:t xml:space="preserve"> the strange and unjustified step of denying Albertans the positive right to know when the law changes. Ordinarily, when governments pass new laws, they must publish those laws in gazettes. For instance, </w:t>
      </w:r>
      <w:r w:rsidRPr="00FA7F80">
        <w:rPr>
          <w:sz w:val="24"/>
          <w:szCs w:val="24"/>
          <w:lang w:eastAsia="zh-CN"/>
        </w:rPr>
        <w:t xml:space="preserve">s. 3(5) of </w:t>
      </w:r>
      <w:r>
        <w:rPr>
          <w:sz w:val="24"/>
          <w:szCs w:val="24"/>
          <w:lang w:eastAsia="zh-CN"/>
        </w:rPr>
        <w:t>Alberta’s</w:t>
      </w:r>
      <w:r w:rsidRPr="00FA7F80">
        <w:rPr>
          <w:sz w:val="24"/>
          <w:szCs w:val="24"/>
          <w:lang w:eastAsia="zh-CN"/>
        </w:rPr>
        <w:t> </w:t>
      </w:r>
      <w:r w:rsidRPr="00FA7F80">
        <w:rPr>
          <w:i/>
          <w:iCs/>
          <w:sz w:val="24"/>
          <w:szCs w:val="24"/>
          <w:lang w:eastAsia="zh-CN"/>
        </w:rPr>
        <w:t>Regulations Act </w:t>
      </w:r>
      <w:r w:rsidRPr="00FA7F80">
        <w:rPr>
          <w:sz w:val="24"/>
          <w:szCs w:val="24"/>
          <w:lang w:eastAsia="zh-CN"/>
        </w:rPr>
        <w:t>states that</w:t>
      </w:r>
      <w:r>
        <w:rPr>
          <w:sz w:val="24"/>
          <w:szCs w:val="24"/>
          <w:lang w:eastAsia="zh-CN"/>
        </w:rPr>
        <w:t xml:space="preserve"> changes to regulations that create fines are only valid when a fined person was either actually notified of the changes or the changes were published in the </w:t>
      </w:r>
      <w:r w:rsidRPr="00FA7F80">
        <w:rPr>
          <w:sz w:val="24"/>
          <w:szCs w:val="24"/>
          <w:lang w:eastAsia="zh-CN"/>
        </w:rPr>
        <w:t xml:space="preserve">Alberta Gazette. </w:t>
      </w:r>
      <w:r>
        <w:rPr>
          <w:sz w:val="24"/>
          <w:szCs w:val="24"/>
          <w:lang w:eastAsia="zh-CN"/>
        </w:rPr>
        <w:t>This is what makes levying those fines fair: if people do not have a chance to know the law then they cannot reasonably be fined for breaking it. Laws made without any notice are in that way simply unfair. But that</w:t>
      </w:r>
      <w:r w:rsidR="00352649">
        <w:rPr>
          <w:sz w:val="24"/>
          <w:szCs w:val="24"/>
          <w:lang w:eastAsia="zh-CN"/>
        </w:rPr>
        <w:t xml:space="preserve"> i</w:t>
      </w:r>
      <w:r>
        <w:rPr>
          <w:sz w:val="24"/>
          <w:szCs w:val="24"/>
          <w:lang w:eastAsia="zh-CN"/>
        </w:rPr>
        <w:t>s what Bill 10 does: it means that many new or amended laws do not have to be published in the Alberta Gaz</w:t>
      </w:r>
      <w:r w:rsidR="00DA218C">
        <w:rPr>
          <w:sz w:val="24"/>
          <w:szCs w:val="24"/>
          <w:lang w:eastAsia="zh-CN"/>
        </w:rPr>
        <w:t>e</w:t>
      </w:r>
      <w:r>
        <w:rPr>
          <w:sz w:val="24"/>
          <w:szCs w:val="24"/>
          <w:lang w:eastAsia="zh-CN"/>
        </w:rPr>
        <w:t>tte for people to be subject to them.</w:t>
      </w:r>
      <w:r w:rsidR="00B677EF">
        <w:rPr>
          <w:rStyle w:val="FootnoteReference"/>
          <w:sz w:val="24"/>
          <w:szCs w:val="24"/>
          <w:lang w:eastAsia="zh-CN"/>
        </w:rPr>
        <w:footnoteReference w:id="45"/>
      </w:r>
      <w:r w:rsidR="00DA218C">
        <w:rPr>
          <w:sz w:val="24"/>
          <w:szCs w:val="24"/>
          <w:lang w:eastAsia="zh-CN"/>
        </w:rPr>
        <w:t xml:space="preserve"> Worse, </w:t>
      </w:r>
      <w:r w:rsidR="00E21B94">
        <w:rPr>
          <w:sz w:val="24"/>
          <w:szCs w:val="24"/>
          <w:lang w:eastAsia="zh-CN"/>
        </w:rPr>
        <w:t xml:space="preserve">the bill went back in time to </w:t>
      </w:r>
      <w:r w:rsidR="00C047FE">
        <w:rPr>
          <w:sz w:val="24"/>
          <w:szCs w:val="24"/>
          <w:lang w:eastAsia="zh-CN"/>
        </w:rPr>
        <w:t>ensure that citizens were</w:t>
      </w:r>
      <w:r w:rsidR="005E5C1B">
        <w:rPr>
          <w:sz w:val="24"/>
          <w:szCs w:val="24"/>
          <w:lang w:eastAsia="zh-CN"/>
        </w:rPr>
        <w:t xml:space="preserve"> still</w:t>
      </w:r>
      <w:r w:rsidR="00C047FE">
        <w:rPr>
          <w:sz w:val="24"/>
          <w:szCs w:val="24"/>
          <w:lang w:eastAsia="zh-CN"/>
        </w:rPr>
        <w:t xml:space="preserve"> liable for fines even if they were given no notice of them at all.</w:t>
      </w:r>
    </w:p>
    <w:p w14:paraId="40339205" w14:textId="02765EFF" w:rsidR="00FA7F80" w:rsidRPr="00FA7F80" w:rsidRDefault="00FA7F80">
      <w:pPr>
        <w:rPr>
          <w:sz w:val="24"/>
          <w:szCs w:val="24"/>
          <w:lang w:eastAsia="zh-CN"/>
        </w:rPr>
        <w:pPrChange w:id="1125" w:author="Tashi Alford-Duguid" w:date="2020-06-11T13:32:00Z">
          <w:pPr>
            <w:jc w:val="both"/>
          </w:pPr>
        </w:pPrChange>
      </w:pPr>
      <w:r>
        <w:rPr>
          <w:sz w:val="24"/>
          <w:szCs w:val="24"/>
          <w:lang w:eastAsia="zh-CN"/>
        </w:rPr>
        <w:t xml:space="preserve">The government of Alberta might argue that its press releases about new fines constitute the actual notice required by the </w:t>
      </w:r>
      <w:r>
        <w:rPr>
          <w:i/>
          <w:iCs/>
          <w:sz w:val="24"/>
          <w:szCs w:val="24"/>
          <w:lang w:eastAsia="zh-CN"/>
        </w:rPr>
        <w:t>Regulations Act</w:t>
      </w:r>
      <w:r>
        <w:rPr>
          <w:sz w:val="24"/>
          <w:szCs w:val="24"/>
          <w:lang w:eastAsia="zh-CN"/>
        </w:rPr>
        <w:t>. That is not at all clear, however, and not at all what Albertans should expect. Can all of the refugees living in Alberta read the new law? Has Alberta’s government taken steps to ensure that they can? We cannot say for sure. What we can say though is that it looks like Bill 10 has made a mess of civil rights in Alberta.</w:t>
      </w:r>
    </w:p>
    <w:tbl>
      <w:tblPr>
        <w:tblStyle w:val="TableGrid"/>
        <w:tblW w:w="0" w:type="auto"/>
        <w:tblLook w:val="04A0" w:firstRow="1" w:lastRow="0" w:firstColumn="1" w:lastColumn="0" w:noHBand="0" w:noVBand="1"/>
      </w:tblPr>
      <w:tblGrid>
        <w:gridCol w:w="9576"/>
      </w:tblGrid>
      <w:tr w:rsidR="00C55B6F" w:rsidRPr="00132652" w14:paraId="3CE6BF5B" w14:textId="77777777" w:rsidTr="00C55B6F">
        <w:tc>
          <w:tcPr>
            <w:tcW w:w="9576" w:type="dxa"/>
          </w:tcPr>
          <w:p w14:paraId="5187AC88" w14:textId="77777777" w:rsidR="00C55B6F" w:rsidRPr="00132652" w:rsidRDefault="00870C8B">
            <w:pPr>
              <w:rPr>
                <w:rFonts w:eastAsiaTheme="minorEastAsia"/>
                <w:b/>
                <w:bCs/>
                <w:sz w:val="24"/>
                <w:szCs w:val="24"/>
                <w:u w:val="single"/>
                <w:lang w:eastAsia="zh-CN"/>
                <w:rPrChange w:id="1126" w:author="Tashi Alford-Duguid" w:date="2020-06-15T12:17:00Z">
                  <w:rPr>
                    <w:rFonts w:eastAsiaTheme="minorEastAsia"/>
                    <w:b/>
                    <w:bCs/>
                    <w:sz w:val="24"/>
                    <w:szCs w:val="24"/>
                    <w:u w:val="single"/>
                    <w:lang w:val="en-US" w:eastAsia="zh-CN"/>
                  </w:rPr>
                </w:rPrChange>
              </w:rPr>
              <w:pPrChange w:id="1127" w:author="Unknown" w:date="2020-06-11T13:32:00Z">
                <w:pPr>
                  <w:jc w:val="both"/>
                </w:pPr>
              </w:pPrChange>
            </w:pPr>
            <w:r w:rsidRPr="00132652">
              <w:rPr>
                <w:rFonts w:eastAsiaTheme="minorEastAsia"/>
                <w:sz w:val="24"/>
                <w:szCs w:val="24"/>
                <w:lang w:eastAsia="zh-CN"/>
                <w:rPrChange w:id="1128" w:author="Tashi Alford-Duguid" w:date="2020-06-15T12:17:00Z">
                  <w:rPr>
                    <w:rFonts w:eastAsiaTheme="minorEastAsia"/>
                    <w:sz w:val="24"/>
                    <w:szCs w:val="24"/>
                    <w:lang w:val="en-US" w:eastAsia="zh-CN"/>
                  </w:rPr>
                </w:rPrChange>
              </w:rPr>
              <w:t xml:space="preserve">CIVIL LIBERTIES GRADE FOR ALBERTA’S </w:t>
            </w:r>
            <w:r w:rsidRPr="00132652">
              <w:rPr>
                <w:rFonts w:eastAsiaTheme="minorEastAsia"/>
                <w:i/>
                <w:iCs/>
                <w:sz w:val="24"/>
                <w:szCs w:val="24"/>
                <w:lang w:eastAsia="zh-CN"/>
                <w:rPrChange w:id="1129" w:author="Tashi Alford-Duguid" w:date="2020-06-15T12:17:00Z">
                  <w:rPr>
                    <w:rFonts w:eastAsiaTheme="minorEastAsia"/>
                    <w:i/>
                    <w:iCs/>
                    <w:sz w:val="24"/>
                    <w:szCs w:val="24"/>
                    <w:lang w:val="en-US" w:eastAsia="zh-CN"/>
                  </w:rPr>
                </w:rPrChange>
              </w:rPr>
              <w:t>PUBLIC HEALTH ACT</w:t>
            </w:r>
            <w:r w:rsidRPr="00132652">
              <w:rPr>
                <w:rFonts w:eastAsiaTheme="minorEastAsia"/>
                <w:sz w:val="24"/>
                <w:szCs w:val="24"/>
                <w:lang w:eastAsia="zh-CN"/>
                <w:rPrChange w:id="1130" w:author="Tashi Alford-Duguid" w:date="2020-06-15T12:17:00Z">
                  <w:rPr>
                    <w:rFonts w:eastAsiaTheme="minorEastAsia"/>
                    <w:sz w:val="24"/>
                    <w:szCs w:val="24"/>
                    <w:lang w:val="en-US" w:eastAsia="zh-CN"/>
                  </w:rPr>
                </w:rPrChange>
              </w:rPr>
              <w:t xml:space="preserve"> AND BILL 10</w:t>
            </w:r>
            <w:r w:rsidRPr="00132652">
              <w:rPr>
                <w:rFonts w:eastAsiaTheme="minorEastAsia"/>
                <w:i/>
                <w:iCs/>
                <w:sz w:val="24"/>
                <w:szCs w:val="24"/>
                <w:lang w:eastAsia="zh-CN"/>
                <w:rPrChange w:id="1131" w:author="Tashi Alford-Duguid" w:date="2020-06-15T12:17:00Z">
                  <w:rPr>
                    <w:rFonts w:eastAsiaTheme="minorEastAsia"/>
                    <w:i/>
                    <w:iCs/>
                    <w:sz w:val="24"/>
                    <w:szCs w:val="24"/>
                    <w:lang w:val="en-US" w:eastAsia="zh-CN"/>
                  </w:rPr>
                </w:rPrChange>
              </w:rPr>
              <w:t xml:space="preserve">: </w:t>
            </w:r>
            <w:r w:rsidRPr="00132652">
              <w:rPr>
                <w:rFonts w:eastAsiaTheme="minorEastAsia"/>
                <w:b/>
                <w:bCs/>
                <w:sz w:val="24"/>
                <w:szCs w:val="24"/>
                <w:u w:val="single"/>
                <w:lang w:eastAsia="zh-CN"/>
                <w:rPrChange w:id="1132" w:author="Tashi Alford-Duguid" w:date="2020-06-15T12:17:00Z">
                  <w:rPr>
                    <w:rFonts w:eastAsiaTheme="minorEastAsia"/>
                    <w:b/>
                    <w:bCs/>
                    <w:sz w:val="24"/>
                    <w:szCs w:val="24"/>
                    <w:u w:val="single"/>
                    <w:lang w:val="en-US" w:eastAsia="zh-CN"/>
                  </w:rPr>
                </w:rPrChange>
              </w:rPr>
              <w:t>F</w:t>
            </w:r>
          </w:p>
          <w:p w14:paraId="6BDDAC61" w14:textId="77777777" w:rsidR="006733D4" w:rsidRPr="00132652" w:rsidRDefault="006733D4">
            <w:pPr>
              <w:rPr>
                <w:rFonts w:eastAsiaTheme="minorEastAsia"/>
                <w:b/>
                <w:bCs/>
                <w:sz w:val="24"/>
                <w:szCs w:val="24"/>
                <w:u w:val="single"/>
                <w:lang w:eastAsia="zh-CN"/>
                <w:rPrChange w:id="1133" w:author="Tashi Alford-Duguid" w:date="2020-06-15T12:17:00Z">
                  <w:rPr>
                    <w:rFonts w:eastAsiaTheme="minorEastAsia"/>
                    <w:b/>
                    <w:bCs/>
                    <w:sz w:val="24"/>
                    <w:szCs w:val="24"/>
                    <w:u w:val="single"/>
                    <w:lang w:val="en-US" w:eastAsia="zh-CN"/>
                  </w:rPr>
                </w:rPrChange>
              </w:rPr>
              <w:pPrChange w:id="1134" w:author="Unknown" w:date="2020-06-11T13:32:00Z">
                <w:pPr>
                  <w:jc w:val="both"/>
                </w:pPr>
              </w:pPrChange>
            </w:pPr>
          </w:p>
          <w:p w14:paraId="4CA0D728" w14:textId="2D59B059" w:rsidR="000738A2" w:rsidRPr="00132652" w:rsidRDefault="000738A2">
            <w:pPr>
              <w:rPr>
                <w:rFonts w:eastAsiaTheme="minorEastAsia"/>
                <w:b/>
                <w:bCs/>
                <w:sz w:val="24"/>
                <w:szCs w:val="24"/>
                <w:lang w:eastAsia="zh-CN"/>
                <w:rPrChange w:id="1135" w:author="Tashi Alford-Duguid" w:date="2020-06-15T12:17:00Z">
                  <w:rPr>
                    <w:rFonts w:eastAsiaTheme="minorEastAsia"/>
                    <w:b/>
                    <w:bCs/>
                    <w:sz w:val="24"/>
                    <w:szCs w:val="24"/>
                    <w:lang w:val="en-US" w:eastAsia="zh-CN"/>
                  </w:rPr>
                </w:rPrChange>
              </w:rPr>
              <w:pPrChange w:id="1136" w:author="Unknown" w:date="2020-06-11T13:32:00Z">
                <w:pPr>
                  <w:jc w:val="both"/>
                </w:pPr>
              </w:pPrChange>
            </w:pPr>
            <w:r w:rsidRPr="00132652">
              <w:rPr>
                <w:rFonts w:eastAsiaTheme="minorEastAsia"/>
                <w:b/>
                <w:bCs/>
                <w:sz w:val="24"/>
                <w:szCs w:val="24"/>
                <w:lang w:eastAsia="zh-CN"/>
                <w:rPrChange w:id="1137" w:author="Tashi Alford-Duguid" w:date="2020-06-15T12:17:00Z">
                  <w:rPr>
                    <w:rFonts w:eastAsiaTheme="minorEastAsia"/>
                    <w:b/>
                    <w:bCs/>
                    <w:sz w:val="24"/>
                    <w:szCs w:val="24"/>
                    <w:lang w:val="en-US" w:eastAsia="zh-CN"/>
                  </w:rPr>
                </w:rPrChange>
              </w:rPr>
              <w:t>Necessity:</w:t>
            </w:r>
          </w:p>
          <w:p w14:paraId="37974225" w14:textId="28861896" w:rsidR="00AD3225" w:rsidRPr="00132652" w:rsidRDefault="00F43880">
            <w:pPr>
              <w:rPr>
                <w:rFonts w:eastAsiaTheme="minorEastAsia"/>
                <w:sz w:val="24"/>
                <w:szCs w:val="24"/>
                <w:lang w:eastAsia="zh-CN"/>
                <w:rPrChange w:id="1138" w:author="Tashi Alford-Duguid" w:date="2020-06-15T12:17:00Z">
                  <w:rPr>
                    <w:rFonts w:eastAsiaTheme="minorEastAsia"/>
                    <w:sz w:val="24"/>
                    <w:szCs w:val="24"/>
                    <w:lang w:val="en-US" w:eastAsia="zh-CN"/>
                  </w:rPr>
                </w:rPrChange>
              </w:rPr>
              <w:pPrChange w:id="1139" w:author="Unknown" w:date="2020-06-11T13:32:00Z">
                <w:pPr>
                  <w:jc w:val="both"/>
                </w:pPr>
              </w:pPrChange>
            </w:pPr>
            <w:r w:rsidRPr="00132652">
              <w:rPr>
                <w:rFonts w:eastAsiaTheme="minorEastAsia"/>
                <w:sz w:val="24"/>
                <w:szCs w:val="24"/>
                <w:lang w:eastAsia="zh-CN"/>
                <w:rPrChange w:id="1140" w:author="Tashi Alford-Duguid" w:date="2020-06-15T12:17:00Z">
                  <w:rPr>
                    <w:rFonts w:eastAsiaTheme="minorEastAsia"/>
                    <w:sz w:val="24"/>
                    <w:szCs w:val="24"/>
                    <w:lang w:val="en-US" w:eastAsia="zh-CN"/>
                  </w:rPr>
                </w:rPrChange>
              </w:rPr>
              <w:t xml:space="preserve">The Alberta government </w:t>
            </w:r>
            <w:r w:rsidR="00772CCE" w:rsidRPr="00375AFA">
              <w:rPr>
                <w:rFonts w:eastAsiaTheme="minorEastAsia"/>
                <w:sz w:val="24"/>
                <w:szCs w:val="24"/>
                <w:lang w:eastAsia="zh-CN"/>
              </w:rPr>
              <w:t>did not</w:t>
            </w:r>
            <w:r w:rsidR="006733D4" w:rsidRPr="00132652">
              <w:rPr>
                <w:rFonts w:eastAsiaTheme="minorEastAsia"/>
                <w:sz w:val="24"/>
                <w:szCs w:val="24"/>
                <w:lang w:eastAsia="zh-CN"/>
                <w:rPrChange w:id="1141" w:author="Tashi Alford-Duguid" w:date="2020-06-15T12:17:00Z">
                  <w:rPr>
                    <w:rFonts w:eastAsiaTheme="minorEastAsia"/>
                    <w:sz w:val="24"/>
                    <w:szCs w:val="24"/>
                    <w:lang w:val="en-US" w:eastAsia="zh-CN"/>
                  </w:rPr>
                </w:rPrChange>
              </w:rPr>
              <w:t xml:space="preserve"> </w:t>
            </w:r>
            <w:r w:rsidR="318D1BEF" w:rsidRPr="00132652">
              <w:rPr>
                <w:rFonts w:eastAsiaTheme="minorEastAsia"/>
                <w:sz w:val="24"/>
                <w:szCs w:val="24"/>
                <w:lang w:eastAsia="zh-CN"/>
                <w:rPrChange w:id="1142" w:author="Tashi Alford-Duguid" w:date="2020-06-15T12:17:00Z">
                  <w:rPr>
                    <w:rFonts w:eastAsiaTheme="minorEastAsia"/>
                    <w:sz w:val="24"/>
                    <w:szCs w:val="24"/>
                    <w:lang w:val="en-US" w:eastAsia="zh-CN"/>
                  </w:rPr>
                </w:rPrChange>
              </w:rPr>
              <w:t xml:space="preserve">establish </w:t>
            </w:r>
            <w:r w:rsidR="006733D4" w:rsidRPr="00132652">
              <w:rPr>
                <w:rFonts w:eastAsiaTheme="minorEastAsia"/>
                <w:sz w:val="24"/>
                <w:szCs w:val="24"/>
                <w:lang w:eastAsia="zh-CN"/>
                <w:rPrChange w:id="1143" w:author="Tashi Alford-Duguid" w:date="2020-06-15T12:17:00Z">
                  <w:rPr>
                    <w:rFonts w:eastAsiaTheme="minorEastAsia"/>
                    <w:sz w:val="24"/>
                    <w:szCs w:val="24"/>
                    <w:lang w:val="en-US" w:eastAsia="zh-CN"/>
                  </w:rPr>
                </w:rPrChange>
              </w:rPr>
              <w:t xml:space="preserve">that Bill 10 </w:t>
            </w:r>
            <w:r w:rsidR="0083637D" w:rsidRPr="00132652">
              <w:rPr>
                <w:rFonts w:eastAsiaTheme="minorEastAsia"/>
                <w:sz w:val="24"/>
                <w:szCs w:val="24"/>
                <w:lang w:eastAsia="zh-CN"/>
                <w:rPrChange w:id="1144" w:author="Tashi Alford-Duguid" w:date="2020-06-15T12:17:00Z">
                  <w:rPr>
                    <w:rFonts w:eastAsiaTheme="minorEastAsia"/>
                    <w:sz w:val="24"/>
                    <w:szCs w:val="24"/>
                    <w:lang w:val="en-US" w:eastAsia="zh-CN"/>
                  </w:rPr>
                </w:rPrChange>
              </w:rPr>
              <w:t xml:space="preserve">is </w:t>
            </w:r>
            <w:r w:rsidR="00341240" w:rsidRPr="00132652">
              <w:rPr>
                <w:rFonts w:eastAsiaTheme="minorEastAsia"/>
                <w:sz w:val="24"/>
                <w:szCs w:val="24"/>
                <w:lang w:eastAsia="zh-CN"/>
                <w:rPrChange w:id="1145" w:author="Tashi Alford-Duguid" w:date="2020-06-15T12:17:00Z">
                  <w:rPr>
                    <w:rFonts w:eastAsiaTheme="minorEastAsia"/>
                    <w:sz w:val="24"/>
                    <w:szCs w:val="24"/>
                    <w:lang w:val="en-US" w:eastAsia="zh-CN"/>
                  </w:rPr>
                </w:rPrChange>
              </w:rPr>
              <w:t xml:space="preserve">necessary. </w:t>
            </w:r>
            <w:r w:rsidR="00DB6307" w:rsidRPr="00132652">
              <w:rPr>
                <w:rFonts w:eastAsiaTheme="minorEastAsia"/>
                <w:sz w:val="24"/>
                <w:szCs w:val="24"/>
                <w:lang w:eastAsia="zh-CN"/>
                <w:rPrChange w:id="1146" w:author="Tashi Alford-Duguid" w:date="2020-06-15T12:17:00Z">
                  <w:rPr>
                    <w:rFonts w:eastAsiaTheme="minorEastAsia"/>
                    <w:sz w:val="24"/>
                    <w:szCs w:val="24"/>
                    <w:lang w:val="en-US" w:eastAsia="zh-CN"/>
                  </w:rPr>
                </w:rPrChange>
              </w:rPr>
              <w:t xml:space="preserve">There is no demonstrable </w:t>
            </w:r>
            <w:r w:rsidR="00E46065" w:rsidRPr="00132652">
              <w:rPr>
                <w:rFonts w:eastAsiaTheme="minorEastAsia"/>
                <w:sz w:val="24"/>
                <w:szCs w:val="24"/>
                <w:lang w:eastAsia="zh-CN"/>
                <w:rPrChange w:id="1147" w:author="Tashi Alford-Duguid" w:date="2020-06-15T12:17:00Z">
                  <w:rPr>
                    <w:rFonts w:eastAsiaTheme="minorEastAsia"/>
                    <w:sz w:val="24"/>
                    <w:szCs w:val="24"/>
                    <w:lang w:val="en-US" w:eastAsia="zh-CN"/>
                  </w:rPr>
                </w:rPrChange>
              </w:rPr>
              <w:t xml:space="preserve">reason why the concentration of power in an individual minister is needed to solve the </w:t>
            </w:r>
            <w:r w:rsidR="00176CCC" w:rsidRPr="00132652">
              <w:rPr>
                <w:rFonts w:eastAsiaTheme="minorEastAsia"/>
                <w:sz w:val="24"/>
                <w:szCs w:val="24"/>
                <w:lang w:eastAsia="zh-CN"/>
                <w:rPrChange w:id="1148" w:author="Tashi Alford-Duguid" w:date="2020-06-15T12:17:00Z">
                  <w:rPr>
                    <w:rFonts w:eastAsiaTheme="minorEastAsia"/>
                    <w:sz w:val="24"/>
                    <w:szCs w:val="24"/>
                    <w:lang w:val="en-US" w:eastAsia="zh-CN"/>
                  </w:rPr>
                </w:rPrChange>
              </w:rPr>
              <w:t>public health</w:t>
            </w:r>
            <w:r w:rsidR="00E46065" w:rsidRPr="00132652">
              <w:rPr>
                <w:rFonts w:eastAsiaTheme="minorEastAsia"/>
                <w:sz w:val="24"/>
                <w:szCs w:val="24"/>
                <w:lang w:eastAsia="zh-CN"/>
                <w:rPrChange w:id="1149" w:author="Tashi Alford-Duguid" w:date="2020-06-15T12:17:00Z">
                  <w:rPr>
                    <w:rFonts w:eastAsiaTheme="minorEastAsia"/>
                    <w:sz w:val="24"/>
                    <w:szCs w:val="24"/>
                    <w:lang w:val="en-US" w:eastAsia="zh-CN"/>
                  </w:rPr>
                </w:rPrChange>
              </w:rPr>
              <w:t xml:space="preserve"> crisis. </w:t>
            </w:r>
            <w:r w:rsidR="000415A5" w:rsidRPr="00132652">
              <w:rPr>
                <w:rFonts w:eastAsiaTheme="minorEastAsia"/>
                <w:sz w:val="24"/>
                <w:szCs w:val="24"/>
                <w:lang w:eastAsia="zh-CN"/>
                <w:rPrChange w:id="1150" w:author="Tashi Alford-Duguid" w:date="2020-06-15T12:17:00Z">
                  <w:rPr>
                    <w:rFonts w:eastAsiaTheme="minorEastAsia"/>
                    <w:sz w:val="24"/>
                    <w:szCs w:val="24"/>
                    <w:lang w:val="en-US" w:eastAsia="zh-CN"/>
                  </w:rPr>
                </w:rPrChange>
              </w:rPr>
              <w:t xml:space="preserve">Legislatures </w:t>
            </w:r>
            <w:r w:rsidR="00797DB4" w:rsidRPr="00132652">
              <w:rPr>
                <w:rFonts w:eastAsiaTheme="minorEastAsia"/>
                <w:sz w:val="24"/>
                <w:szCs w:val="24"/>
                <w:lang w:eastAsia="zh-CN"/>
                <w:rPrChange w:id="1151" w:author="Tashi Alford-Duguid" w:date="2020-06-15T12:17:00Z">
                  <w:rPr>
                    <w:rFonts w:eastAsiaTheme="minorEastAsia"/>
                    <w:sz w:val="24"/>
                    <w:szCs w:val="24"/>
                    <w:lang w:val="en-US" w:eastAsia="zh-CN"/>
                  </w:rPr>
                </w:rPrChange>
              </w:rPr>
              <w:t>should pass</w:t>
            </w:r>
            <w:r w:rsidR="006A3BBC" w:rsidRPr="00132652">
              <w:rPr>
                <w:rFonts w:eastAsiaTheme="minorEastAsia"/>
                <w:sz w:val="24"/>
                <w:szCs w:val="24"/>
                <w:lang w:eastAsia="zh-CN"/>
                <w:rPrChange w:id="1152" w:author="Tashi Alford-Duguid" w:date="2020-06-15T12:17:00Z">
                  <w:rPr>
                    <w:rFonts w:eastAsiaTheme="minorEastAsia"/>
                    <w:sz w:val="24"/>
                    <w:szCs w:val="24"/>
                    <w:lang w:val="en-US" w:eastAsia="zh-CN"/>
                  </w:rPr>
                </w:rPrChange>
              </w:rPr>
              <w:t xml:space="preserve"> laws</w:t>
            </w:r>
            <w:r w:rsidR="00241872" w:rsidRPr="00132652">
              <w:rPr>
                <w:rFonts w:eastAsiaTheme="minorEastAsia"/>
                <w:sz w:val="24"/>
                <w:szCs w:val="24"/>
                <w:lang w:eastAsia="zh-CN"/>
                <w:rPrChange w:id="1153" w:author="Tashi Alford-Duguid" w:date="2020-06-15T12:17:00Z">
                  <w:rPr>
                    <w:rFonts w:eastAsiaTheme="minorEastAsia"/>
                    <w:sz w:val="24"/>
                    <w:szCs w:val="24"/>
                    <w:lang w:val="en-US" w:eastAsia="zh-CN"/>
                  </w:rPr>
                </w:rPrChange>
              </w:rPr>
              <w:t>, not individuals</w:t>
            </w:r>
            <w:r w:rsidR="00361B3F" w:rsidRPr="00132652">
              <w:rPr>
                <w:rFonts w:eastAsiaTheme="minorEastAsia"/>
                <w:sz w:val="24"/>
                <w:szCs w:val="24"/>
                <w:lang w:eastAsia="zh-CN"/>
                <w:rPrChange w:id="1154" w:author="Tashi Alford-Duguid" w:date="2020-06-15T12:17:00Z">
                  <w:rPr>
                    <w:rFonts w:eastAsiaTheme="minorEastAsia"/>
                    <w:sz w:val="24"/>
                    <w:szCs w:val="24"/>
                    <w:lang w:val="en-US" w:eastAsia="zh-CN"/>
                  </w:rPr>
                </w:rPrChange>
              </w:rPr>
              <w:t>,</w:t>
            </w:r>
            <w:r w:rsidR="006A3BBC" w:rsidRPr="00132652">
              <w:rPr>
                <w:rFonts w:eastAsiaTheme="minorEastAsia"/>
                <w:sz w:val="24"/>
                <w:szCs w:val="24"/>
                <w:lang w:eastAsia="zh-CN"/>
                <w:rPrChange w:id="1155" w:author="Tashi Alford-Duguid" w:date="2020-06-15T12:17:00Z">
                  <w:rPr>
                    <w:rFonts w:eastAsiaTheme="minorEastAsia"/>
                    <w:sz w:val="24"/>
                    <w:szCs w:val="24"/>
                    <w:lang w:val="en-US" w:eastAsia="zh-CN"/>
                  </w:rPr>
                </w:rPrChange>
              </w:rPr>
              <w:t xml:space="preserve"> because</w:t>
            </w:r>
            <w:r w:rsidR="00BB47A0" w:rsidRPr="00132652">
              <w:rPr>
                <w:rFonts w:eastAsiaTheme="minorEastAsia"/>
                <w:sz w:val="24"/>
                <w:szCs w:val="24"/>
                <w:lang w:eastAsia="zh-CN"/>
                <w:rPrChange w:id="1156" w:author="Tashi Alford-Duguid" w:date="2020-06-15T12:17:00Z">
                  <w:rPr>
                    <w:rFonts w:eastAsiaTheme="minorEastAsia"/>
                    <w:sz w:val="24"/>
                    <w:szCs w:val="24"/>
                    <w:lang w:val="en-US" w:eastAsia="zh-CN"/>
                  </w:rPr>
                </w:rPrChange>
              </w:rPr>
              <w:t xml:space="preserve"> that process </w:t>
            </w:r>
            <w:r w:rsidR="00AD3225" w:rsidRPr="00132652">
              <w:rPr>
                <w:rFonts w:eastAsiaTheme="minorEastAsia"/>
                <w:sz w:val="24"/>
                <w:szCs w:val="24"/>
                <w:lang w:eastAsia="zh-CN"/>
                <w:rPrChange w:id="1157" w:author="Tashi Alford-Duguid" w:date="2020-06-15T12:17:00Z">
                  <w:rPr>
                    <w:rFonts w:eastAsiaTheme="minorEastAsia"/>
                    <w:sz w:val="24"/>
                    <w:szCs w:val="24"/>
                    <w:lang w:val="en-US" w:eastAsia="zh-CN"/>
                  </w:rPr>
                </w:rPrChange>
              </w:rPr>
              <w:t>provides</w:t>
            </w:r>
            <w:r w:rsidR="00944495" w:rsidRPr="00132652">
              <w:rPr>
                <w:rFonts w:eastAsiaTheme="minorEastAsia"/>
                <w:sz w:val="24"/>
                <w:szCs w:val="24"/>
                <w:lang w:eastAsia="zh-CN"/>
                <w:rPrChange w:id="1158" w:author="Tashi Alford-Duguid" w:date="2020-06-15T12:17:00Z">
                  <w:rPr>
                    <w:rFonts w:eastAsiaTheme="minorEastAsia"/>
                    <w:sz w:val="24"/>
                    <w:szCs w:val="24"/>
                    <w:lang w:val="en-US" w:eastAsia="zh-CN"/>
                  </w:rPr>
                </w:rPrChange>
              </w:rPr>
              <w:t xml:space="preserve"> </w:t>
            </w:r>
            <w:r w:rsidR="00BB47A0" w:rsidRPr="00132652">
              <w:rPr>
                <w:rFonts w:eastAsiaTheme="minorEastAsia"/>
                <w:sz w:val="24"/>
                <w:szCs w:val="24"/>
                <w:lang w:eastAsia="zh-CN"/>
                <w:rPrChange w:id="1159" w:author="Tashi Alford-Duguid" w:date="2020-06-15T12:17:00Z">
                  <w:rPr>
                    <w:rFonts w:eastAsiaTheme="minorEastAsia"/>
                    <w:sz w:val="24"/>
                    <w:szCs w:val="24"/>
                    <w:lang w:val="en-US" w:eastAsia="zh-CN"/>
                  </w:rPr>
                </w:rPrChange>
              </w:rPr>
              <w:t xml:space="preserve">scrutiny and </w:t>
            </w:r>
            <w:r w:rsidR="00944495" w:rsidRPr="00132652">
              <w:rPr>
                <w:rFonts w:eastAsiaTheme="minorEastAsia"/>
                <w:sz w:val="24"/>
                <w:szCs w:val="24"/>
                <w:lang w:eastAsia="zh-CN"/>
                <w:rPrChange w:id="1160" w:author="Tashi Alford-Duguid" w:date="2020-06-15T12:17:00Z">
                  <w:rPr>
                    <w:rFonts w:eastAsiaTheme="minorEastAsia"/>
                    <w:sz w:val="24"/>
                    <w:szCs w:val="24"/>
                    <w:lang w:val="en-US" w:eastAsia="zh-CN"/>
                  </w:rPr>
                </w:rPrChange>
              </w:rPr>
              <w:t>democratic accountability</w:t>
            </w:r>
            <w:r w:rsidR="00AD3225" w:rsidRPr="00132652">
              <w:rPr>
                <w:rFonts w:eastAsiaTheme="minorEastAsia"/>
                <w:sz w:val="24"/>
                <w:szCs w:val="24"/>
                <w:lang w:eastAsia="zh-CN"/>
                <w:rPrChange w:id="1161" w:author="Tashi Alford-Duguid" w:date="2020-06-15T12:17:00Z">
                  <w:rPr>
                    <w:rFonts w:eastAsiaTheme="minorEastAsia"/>
                    <w:sz w:val="24"/>
                    <w:szCs w:val="24"/>
                    <w:lang w:val="en-US" w:eastAsia="zh-CN"/>
                  </w:rPr>
                </w:rPrChange>
              </w:rPr>
              <w:t xml:space="preserve">; the government failed to </w:t>
            </w:r>
            <w:r w:rsidR="00772CCE">
              <w:rPr>
                <w:rFonts w:eastAsiaTheme="minorEastAsia"/>
                <w:sz w:val="24"/>
                <w:szCs w:val="24"/>
                <w:lang w:eastAsia="zh-CN"/>
              </w:rPr>
              <w:t>show</w:t>
            </w:r>
            <w:r w:rsidR="00AD3225" w:rsidRPr="00132652">
              <w:rPr>
                <w:rFonts w:eastAsiaTheme="minorEastAsia"/>
                <w:sz w:val="24"/>
                <w:szCs w:val="24"/>
                <w:lang w:eastAsia="zh-CN"/>
                <w:rPrChange w:id="1162" w:author="Tashi Alford-Duguid" w:date="2020-06-15T12:17:00Z">
                  <w:rPr>
                    <w:rFonts w:eastAsiaTheme="minorEastAsia"/>
                    <w:sz w:val="24"/>
                    <w:szCs w:val="24"/>
                    <w:lang w:val="en-US" w:eastAsia="zh-CN"/>
                  </w:rPr>
                </w:rPrChange>
              </w:rPr>
              <w:t xml:space="preserve"> </w:t>
            </w:r>
            <w:r w:rsidR="00772CCE">
              <w:rPr>
                <w:rFonts w:eastAsiaTheme="minorEastAsia"/>
                <w:sz w:val="24"/>
                <w:szCs w:val="24"/>
                <w:lang w:eastAsia="zh-CN"/>
              </w:rPr>
              <w:t>how</w:t>
            </w:r>
            <w:r w:rsidR="00AD3225" w:rsidRPr="00132652">
              <w:rPr>
                <w:rFonts w:eastAsiaTheme="minorEastAsia"/>
                <w:sz w:val="24"/>
                <w:szCs w:val="24"/>
                <w:lang w:eastAsia="zh-CN"/>
                <w:rPrChange w:id="1163" w:author="Tashi Alford-Duguid" w:date="2020-06-15T12:17:00Z">
                  <w:rPr>
                    <w:rFonts w:eastAsiaTheme="minorEastAsia"/>
                    <w:sz w:val="24"/>
                    <w:szCs w:val="24"/>
                    <w:lang w:val="en-US" w:eastAsia="zh-CN"/>
                  </w:rPr>
                </w:rPrChange>
              </w:rPr>
              <w:t xml:space="preserve"> it is necessary to do away with those time-tested </w:t>
            </w:r>
            <w:r w:rsidR="00772CCE">
              <w:rPr>
                <w:rFonts w:eastAsiaTheme="minorEastAsia"/>
                <w:sz w:val="24"/>
                <w:szCs w:val="24"/>
                <w:lang w:eastAsia="zh-CN"/>
              </w:rPr>
              <w:t xml:space="preserve">and essential </w:t>
            </w:r>
            <w:r w:rsidR="00AD3225" w:rsidRPr="00132652">
              <w:rPr>
                <w:rFonts w:eastAsiaTheme="minorEastAsia"/>
                <w:sz w:val="24"/>
                <w:szCs w:val="24"/>
                <w:lang w:eastAsia="zh-CN"/>
                <w:rPrChange w:id="1164" w:author="Tashi Alford-Duguid" w:date="2020-06-15T12:17:00Z">
                  <w:rPr>
                    <w:rFonts w:eastAsiaTheme="minorEastAsia"/>
                    <w:sz w:val="24"/>
                    <w:szCs w:val="24"/>
                    <w:lang w:val="en-US" w:eastAsia="zh-CN"/>
                  </w:rPr>
                </w:rPrChange>
              </w:rPr>
              <w:t>features of</w:t>
            </w:r>
            <w:r w:rsidR="00AD3225">
              <w:rPr>
                <w:rFonts w:eastAsiaTheme="minorEastAsia"/>
                <w:sz w:val="24"/>
                <w:szCs w:val="24"/>
                <w:lang w:eastAsia="zh-CN"/>
              </w:rPr>
              <w:t xml:space="preserve"> </w:t>
            </w:r>
            <w:r w:rsidR="00772CCE">
              <w:rPr>
                <w:rFonts w:eastAsiaTheme="minorEastAsia"/>
                <w:sz w:val="24"/>
                <w:szCs w:val="24"/>
                <w:lang w:eastAsia="zh-CN"/>
              </w:rPr>
              <w:t>good</w:t>
            </w:r>
            <w:r w:rsidR="00AD3225" w:rsidRPr="00132652">
              <w:rPr>
                <w:rFonts w:eastAsiaTheme="minorEastAsia"/>
                <w:sz w:val="24"/>
                <w:szCs w:val="24"/>
                <w:lang w:eastAsia="zh-CN"/>
                <w:rPrChange w:id="1165" w:author="Tashi Alford-Duguid" w:date="2020-06-15T12:17:00Z">
                  <w:rPr>
                    <w:rFonts w:eastAsiaTheme="minorEastAsia"/>
                    <w:sz w:val="24"/>
                    <w:szCs w:val="24"/>
                    <w:lang w:val="en-US" w:eastAsia="zh-CN"/>
                  </w:rPr>
                </w:rPrChange>
              </w:rPr>
              <w:t xml:space="preserve"> lawmaking.</w:t>
            </w:r>
          </w:p>
          <w:p w14:paraId="38B1BC51" w14:textId="77777777" w:rsidR="00AD3225" w:rsidRPr="00132652" w:rsidRDefault="00AD3225">
            <w:pPr>
              <w:rPr>
                <w:rFonts w:eastAsiaTheme="minorEastAsia"/>
                <w:sz w:val="24"/>
                <w:szCs w:val="24"/>
                <w:lang w:eastAsia="zh-CN"/>
                <w:rPrChange w:id="1166" w:author="Tashi Alford-Duguid" w:date="2020-06-15T12:17:00Z">
                  <w:rPr>
                    <w:rFonts w:eastAsiaTheme="minorEastAsia"/>
                    <w:sz w:val="24"/>
                    <w:szCs w:val="24"/>
                    <w:lang w:val="en-US" w:eastAsia="zh-CN"/>
                  </w:rPr>
                </w:rPrChange>
              </w:rPr>
              <w:pPrChange w:id="1167" w:author="Unknown" w:date="2020-06-11T13:32:00Z">
                <w:pPr>
                  <w:jc w:val="both"/>
                </w:pPr>
              </w:pPrChange>
            </w:pPr>
          </w:p>
          <w:p w14:paraId="1F3C5FA6" w14:textId="75298CF2" w:rsidR="00B4642B" w:rsidRPr="00132652" w:rsidRDefault="000140D1">
            <w:pPr>
              <w:rPr>
                <w:rFonts w:eastAsiaTheme="minorEastAsia"/>
                <w:sz w:val="24"/>
                <w:szCs w:val="24"/>
                <w:lang w:eastAsia="zh-CN"/>
                <w:rPrChange w:id="1168" w:author="Tashi Alford-Duguid" w:date="2020-06-15T12:17:00Z">
                  <w:rPr>
                    <w:rFonts w:eastAsiaTheme="minorEastAsia"/>
                    <w:sz w:val="24"/>
                    <w:szCs w:val="24"/>
                    <w:lang w:val="en-US" w:eastAsia="zh-CN"/>
                  </w:rPr>
                </w:rPrChange>
              </w:rPr>
              <w:pPrChange w:id="1169" w:author="Unknown" w:date="2020-06-11T13:32:00Z">
                <w:pPr>
                  <w:jc w:val="both"/>
                </w:pPr>
              </w:pPrChange>
            </w:pPr>
            <w:r w:rsidRPr="00132652">
              <w:rPr>
                <w:rFonts w:eastAsiaTheme="minorEastAsia"/>
                <w:sz w:val="24"/>
                <w:szCs w:val="24"/>
                <w:lang w:eastAsia="zh-CN"/>
                <w:rPrChange w:id="1170" w:author="Tashi Alford-Duguid" w:date="2020-06-15T12:17:00Z">
                  <w:rPr>
                    <w:rFonts w:eastAsiaTheme="minorEastAsia"/>
                    <w:sz w:val="24"/>
                    <w:szCs w:val="24"/>
                    <w:lang w:val="en-US" w:eastAsia="zh-CN"/>
                  </w:rPr>
                </w:rPrChange>
              </w:rPr>
              <w:t xml:space="preserve">The government has also failed to </w:t>
            </w:r>
            <w:r w:rsidR="00772CCE">
              <w:rPr>
                <w:rFonts w:eastAsiaTheme="minorEastAsia"/>
                <w:sz w:val="24"/>
                <w:szCs w:val="24"/>
                <w:lang w:eastAsia="zh-CN"/>
              </w:rPr>
              <w:t>show</w:t>
            </w:r>
            <w:r w:rsidR="00772CCE" w:rsidRPr="00132652">
              <w:rPr>
                <w:rFonts w:eastAsiaTheme="minorEastAsia"/>
                <w:sz w:val="24"/>
                <w:szCs w:val="24"/>
                <w:lang w:eastAsia="zh-CN"/>
                <w:rPrChange w:id="1171" w:author="Tashi Alford-Duguid" w:date="2020-06-15T12:17:00Z">
                  <w:rPr>
                    <w:rFonts w:eastAsiaTheme="minorEastAsia"/>
                    <w:sz w:val="24"/>
                    <w:szCs w:val="24"/>
                    <w:lang w:val="en-US" w:eastAsia="zh-CN"/>
                  </w:rPr>
                </w:rPrChange>
              </w:rPr>
              <w:t xml:space="preserve"> </w:t>
            </w:r>
            <w:r w:rsidRPr="00132652">
              <w:rPr>
                <w:rFonts w:eastAsiaTheme="minorEastAsia"/>
                <w:sz w:val="24"/>
                <w:szCs w:val="24"/>
                <w:lang w:eastAsia="zh-CN"/>
                <w:rPrChange w:id="1172" w:author="Tashi Alford-Duguid" w:date="2020-06-15T12:17:00Z">
                  <w:rPr>
                    <w:rFonts w:eastAsiaTheme="minorEastAsia"/>
                    <w:sz w:val="24"/>
                    <w:szCs w:val="24"/>
                    <w:lang w:val="en-US" w:eastAsia="zh-CN"/>
                  </w:rPr>
                </w:rPrChange>
              </w:rPr>
              <w:t xml:space="preserve">why retroactive validity is necessary. If </w:t>
            </w:r>
            <w:r w:rsidR="00B76977" w:rsidRPr="00132652">
              <w:rPr>
                <w:rFonts w:eastAsiaTheme="minorEastAsia"/>
                <w:sz w:val="24"/>
                <w:szCs w:val="24"/>
                <w:lang w:eastAsia="zh-CN"/>
                <w:rPrChange w:id="1173" w:author="Tashi Alford-Duguid" w:date="2020-06-15T12:17:00Z">
                  <w:rPr>
                    <w:rFonts w:eastAsiaTheme="minorEastAsia"/>
                    <w:sz w:val="24"/>
                    <w:szCs w:val="24"/>
                    <w:lang w:val="en-US" w:eastAsia="zh-CN"/>
                  </w:rPr>
                </w:rPrChange>
              </w:rPr>
              <w:t>the government passed laws that it did not have the authority to pass, the</w:t>
            </w:r>
            <w:r w:rsidR="00FE38C7" w:rsidRPr="00132652">
              <w:rPr>
                <w:rFonts w:eastAsiaTheme="minorEastAsia"/>
                <w:sz w:val="24"/>
                <w:szCs w:val="24"/>
                <w:lang w:eastAsia="zh-CN"/>
                <w:rPrChange w:id="1174" w:author="Tashi Alford-Duguid" w:date="2020-06-15T12:17:00Z">
                  <w:rPr>
                    <w:rFonts w:eastAsiaTheme="minorEastAsia"/>
                    <w:sz w:val="24"/>
                    <w:szCs w:val="24"/>
                    <w:lang w:val="en-US" w:eastAsia="zh-CN"/>
                  </w:rPr>
                </w:rPrChange>
              </w:rPr>
              <w:t xml:space="preserve"> rule of law </w:t>
            </w:r>
            <w:r w:rsidR="00772CCE">
              <w:rPr>
                <w:rFonts w:eastAsiaTheme="minorEastAsia"/>
                <w:sz w:val="24"/>
                <w:szCs w:val="24"/>
                <w:lang w:eastAsia="zh-CN"/>
              </w:rPr>
              <w:t>requires</w:t>
            </w:r>
            <w:r w:rsidR="00772CCE" w:rsidRPr="00132652">
              <w:rPr>
                <w:rFonts w:eastAsiaTheme="minorEastAsia"/>
                <w:sz w:val="24"/>
                <w:szCs w:val="24"/>
                <w:lang w:eastAsia="zh-CN"/>
                <w:rPrChange w:id="1175" w:author="Tashi Alford-Duguid" w:date="2020-06-15T12:17:00Z">
                  <w:rPr>
                    <w:rFonts w:eastAsiaTheme="minorEastAsia"/>
                    <w:sz w:val="24"/>
                    <w:szCs w:val="24"/>
                    <w:lang w:val="en-US" w:eastAsia="zh-CN"/>
                  </w:rPr>
                </w:rPrChange>
              </w:rPr>
              <w:t xml:space="preserve"> </w:t>
            </w:r>
            <w:r w:rsidR="00FE38C7" w:rsidRPr="00132652">
              <w:rPr>
                <w:rFonts w:eastAsiaTheme="minorEastAsia"/>
                <w:sz w:val="24"/>
                <w:szCs w:val="24"/>
                <w:lang w:eastAsia="zh-CN"/>
                <w:rPrChange w:id="1176" w:author="Tashi Alford-Duguid" w:date="2020-06-15T12:17:00Z">
                  <w:rPr>
                    <w:rFonts w:eastAsiaTheme="minorEastAsia"/>
                    <w:sz w:val="24"/>
                    <w:szCs w:val="24"/>
                    <w:lang w:val="en-US" w:eastAsia="zh-CN"/>
                  </w:rPr>
                </w:rPrChange>
              </w:rPr>
              <w:t>that those laws</w:t>
            </w:r>
            <w:r w:rsidR="00B76977" w:rsidRPr="00132652">
              <w:rPr>
                <w:rFonts w:eastAsiaTheme="minorEastAsia"/>
                <w:sz w:val="24"/>
                <w:szCs w:val="24"/>
                <w:lang w:eastAsia="zh-CN"/>
                <w:rPrChange w:id="1177" w:author="Tashi Alford-Duguid" w:date="2020-06-15T12:17:00Z">
                  <w:rPr>
                    <w:rFonts w:eastAsiaTheme="minorEastAsia"/>
                    <w:sz w:val="24"/>
                    <w:szCs w:val="24"/>
                    <w:lang w:val="en-US" w:eastAsia="zh-CN"/>
                  </w:rPr>
                </w:rPrChange>
              </w:rPr>
              <w:t xml:space="preserve"> be subject to judicial scrutiny</w:t>
            </w:r>
            <w:r w:rsidR="002A3122" w:rsidRPr="00132652">
              <w:rPr>
                <w:rFonts w:eastAsiaTheme="minorEastAsia"/>
                <w:sz w:val="24"/>
                <w:szCs w:val="24"/>
                <w:lang w:eastAsia="zh-CN"/>
                <w:rPrChange w:id="1178" w:author="Tashi Alford-Duguid" w:date="2020-06-15T12:17:00Z">
                  <w:rPr>
                    <w:rFonts w:eastAsiaTheme="minorEastAsia"/>
                    <w:sz w:val="24"/>
                    <w:szCs w:val="24"/>
                    <w:lang w:val="en-US" w:eastAsia="zh-CN"/>
                  </w:rPr>
                </w:rPrChange>
              </w:rPr>
              <w:t>.</w:t>
            </w:r>
            <w:r w:rsidR="00772CCE">
              <w:rPr>
                <w:rFonts w:eastAsiaTheme="minorEastAsia"/>
                <w:sz w:val="24"/>
                <w:szCs w:val="24"/>
                <w:lang w:eastAsia="zh-CN"/>
              </w:rPr>
              <w:t xml:space="preserve"> </w:t>
            </w:r>
          </w:p>
          <w:p w14:paraId="05698242" w14:textId="4E720DB7" w:rsidR="002A3122" w:rsidRPr="00132652" w:rsidRDefault="002A3122">
            <w:pPr>
              <w:rPr>
                <w:rFonts w:eastAsiaTheme="minorEastAsia"/>
                <w:sz w:val="24"/>
                <w:szCs w:val="24"/>
                <w:lang w:eastAsia="zh-CN"/>
                <w:rPrChange w:id="1179" w:author="Tashi Alford-Duguid" w:date="2020-06-15T12:17:00Z">
                  <w:rPr>
                    <w:rFonts w:eastAsiaTheme="minorEastAsia"/>
                    <w:sz w:val="24"/>
                    <w:szCs w:val="24"/>
                    <w:lang w:val="en-US" w:eastAsia="zh-CN"/>
                  </w:rPr>
                </w:rPrChange>
              </w:rPr>
              <w:pPrChange w:id="1180" w:author="Unknown" w:date="2020-06-11T13:32:00Z">
                <w:pPr>
                  <w:jc w:val="both"/>
                </w:pPr>
              </w:pPrChange>
            </w:pPr>
          </w:p>
          <w:p w14:paraId="75B0D095" w14:textId="747256A1" w:rsidR="000738A2" w:rsidRPr="00132652" w:rsidRDefault="000738A2">
            <w:pPr>
              <w:rPr>
                <w:rFonts w:eastAsiaTheme="minorEastAsia"/>
                <w:b/>
                <w:bCs/>
                <w:sz w:val="24"/>
                <w:szCs w:val="24"/>
                <w:lang w:eastAsia="zh-CN"/>
                <w:rPrChange w:id="1181" w:author="Tashi Alford-Duguid" w:date="2020-06-15T12:17:00Z">
                  <w:rPr>
                    <w:rFonts w:eastAsiaTheme="minorEastAsia"/>
                    <w:b/>
                    <w:bCs/>
                    <w:sz w:val="24"/>
                    <w:szCs w:val="24"/>
                    <w:lang w:val="en-US" w:eastAsia="zh-CN"/>
                  </w:rPr>
                </w:rPrChange>
              </w:rPr>
              <w:pPrChange w:id="1182" w:author="Unknown" w:date="2020-06-11T13:32:00Z">
                <w:pPr>
                  <w:jc w:val="both"/>
                </w:pPr>
              </w:pPrChange>
            </w:pPr>
            <w:r w:rsidRPr="00132652">
              <w:rPr>
                <w:rFonts w:eastAsiaTheme="minorEastAsia"/>
                <w:b/>
                <w:bCs/>
                <w:sz w:val="24"/>
                <w:szCs w:val="24"/>
                <w:lang w:eastAsia="zh-CN"/>
                <w:rPrChange w:id="1183" w:author="Tashi Alford-Duguid" w:date="2020-06-15T12:17:00Z">
                  <w:rPr>
                    <w:rFonts w:eastAsiaTheme="minorEastAsia"/>
                    <w:b/>
                    <w:bCs/>
                    <w:sz w:val="24"/>
                    <w:szCs w:val="24"/>
                    <w:lang w:val="en-US" w:eastAsia="zh-CN"/>
                  </w:rPr>
                </w:rPrChange>
              </w:rPr>
              <w:t>Proportionality:</w:t>
            </w:r>
          </w:p>
          <w:p w14:paraId="72159504" w14:textId="0C49D4FF" w:rsidR="002A3122" w:rsidRPr="00680027" w:rsidRDefault="002A3122" w:rsidP="00680027">
            <w:pPr>
              <w:rPr>
                <w:rFonts w:eastAsiaTheme="minorEastAsia"/>
                <w:sz w:val="24"/>
                <w:szCs w:val="24"/>
                <w:lang w:eastAsia="zh-CN"/>
              </w:rPr>
            </w:pPr>
            <w:r w:rsidRPr="00132652">
              <w:rPr>
                <w:rFonts w:eastAsiaTheme="minorEastAsia"/>
                <w:sz w:val="24"/>
                <w:szCs w:val="24"/>
                <w:lang w:eastAsia="zh-CN"/>
                <w:rPrChange w:id="1184" w:author="Tashi Alford-Duguid" w:date="2020-06-15T12:17:00Z">
                  <w:rPr>
                    <w:rFonts w:eastAsiaTheme="minorEastAsia"/>
                    <w:sz w:val="24"/>
                    <w:szCs w:val="24"/>
                    <w:lang w:val="en-US" w:eastAsia="zh-CN"/>
                  </w:rPr>
                </w:rPrChange>
              </w:rPr>
              <w:t xml:space="preserve">Bill 10 </w:t>
            </w:r>
            <w:r w:rsidR="00772CCE">
              <w:rPr>
                <w:rFonts w:eastAsiaTheme="minorEastAsia"/>
                <w:sz w:val="24"/>
                <w:szCs w:val="24"/>
                <w:lang w:eastAsia="zh-CN"/>
              </w:rPr>
              <w:t>is radically disproportionate</w:t>
            </w:r>
            <w:r w:rsidRPr="00132652">
              <w:rPr>
                <w:rFonts w:eastAsiaTheme="minorEastAsia"/>
                <w:sz w:val="24"/>
                <w:szCs w:val="24"/>
                <w:lang w:eastAsia="zh-CN"/>
                <w:rPrChange w:id="1185" w:author="Tashi Alford-Duguid" w:date="2020-06-15T12:17:00Z">
                  <w:rPr>
                    <w:rFonts w:eastAsiaTheme="minorEastAsia"/>
                    <w:sz w:val="24"/>
                    <w:szCs w:val="24"/>
                    <w:lang w:val="en-US" w:eastAsia="zh-CN"/>
                  </w:rPr>
                </w:rPrChange>
              </w:rPr>
              <w:t xml:space="preserve">. </w:t>
            </w:r>
            <w:r w:rsidR="00AD658A" w:rsidRPr="00132652">
              <w:rPr>
                <w:rFonts w:eastAsiaTheme="minorEastAsia"/>
                <w:sz w:val="24"/>
                <w:szCs w:val="24"/>
                <w:lang w:eastAsia="zh-CN"/>
                <w:rPrChange w:id="1186" w:author="Tashi Alford-Duguid" w:date="2020-06-15T12:17:00Z">
                  <w:rPr>
                    <w:rFonts w:eastAsiaTheme="minorEastAsia"/>
                    <w:sz w:val="24"/>
                    <w:szCs w:val="24"/>
                    <w:lang w:val="en-US" w:eastAsia="zh-CN"/>
                  </w:rPr>
                </w:rPrChange>
              </w:rPr>
              <w:t xml:space="preserve">The minimal time </w:t>
            </w:r>
            <w:r w:rsidR="00772CCE">
              <w:rPr>
                <w:rFonts w:eastAsiaTheme="minorEastAsia"/>
                <w:sz w:val="24"/>
                <w:szCs w:val="24"/>
                <w:lang w:eastAsia="zh-CN"/>
              </w:rPr>
              <w:t>saved by</w:t>
            </w:r>
            <w:r w:rsidR="0050227E" w:rsidRPr="00132652">
              <w:rPr>
                <w:rFonts w:eastAsiaTheme="minorEastAsia"/>
                <w:sz w:val="24"/>
                <w:szCs w:val="24"/>
                <w:lang w:eastAsia="zh-CN"/>
                <w:rPrChange w:id="1187" w:author="Tashi Alford-Duguid" w:date="2020-06-15T12:17:00Z">
                  <w:rPr>
                    <w:rFonts w:eastAsiaTheme="minorEastAsia"/>
                    <w:sz w:val="24"/>
                    <w:szCs w:val="24"/>
                    <w:lang w:val="en-US" w:eastAsia="zh-CN"/>
                  </w:rPr>
                </w:rPrChange>
              </w:rPr>
              <w:t xml:space="preserve"> waiving </w:t>
            </w:r>
            <w:r w:rsidR="00FE38C7" w:rsidRPr="00132652">
              <w:rPr>
                <w:rFonts w:eastAsiaTheme="minorEastAsia"/>
                <w:sz w:val="24"/>
                <w:szCs w:val="24"/>
                <w:lang w:eastAsia="zh-CN"/>
                <w:rPrChange w:id="1188" w:author="Tashi Alford-Duguid" w:date="2020-06-15T12:17:00Z">
                  <w:rPr>
                    <w:rFonts w:eastAsiaTheme="minorEastAsia"/>
                    <w:sz w:val="24"/>
                    <w:szCs w:val="24"/>
                    <w:lang w:val="en-US" w:eastAsia="zh-CN"/>
                  </w:rPr>
                </w:rPrChange>
              </w:rPr>
              <w:t>the need for a minister to consult</w:t>
            </w:r>
            <w:r w:rsidR="00FE38C7">
              <w:rPr>
                <w:rFonts w:eastAsiaTheme="minorEastAsia"/>
                <w:sz w:val="24"/>
                <w:szCs w:val="24"/>
                <w:lang w:eastAsia="zh-CN"/>
              </w:rPr>
              <w:t xml:space="preserve"> </w:t>
            </w:r>
            <w:r w:rsidR="00772CCE">
              <w:rPr>
                <w:rFonts w:eastAsiaTheme="minorEastAsia"/>
                <w:sz w:val="24"/>
                <w:szCs w:val="24"/>
                <w:lang w:eastAsia="zh-CN"/>
              </w:rPr>
              <w:t>with stakeholders</w:t>
            </w:r>
            <w:r w:rsidR="00FE38C7" w:rsidRPr="00132652">
              <w:rPr>
                <w:rFonts w:eastAsiaTheme="minorEastAsia"/>
                <w:sz w:val="24"/>
                <w:szCs w:val="24"/>
                <w:lang w:eastAsia="zh-CN"/>
                <w:rPrChange w:id="1189" w:author="Tashi Alford-Duguid" w:date="2020-06-15T12:17:00Z">
                  <w:rPr>
                    <w:rFonts w:eastAsiaTheme="minorEastAsia"/>
                    <w:sz w:val="24"/>
                    <w:szCs w:val="24"/>
                    <w:lang w:val="en-US" w:eastAsia="zh-CN"/>
                  </w:rPr>
                </w:rPrChange>
              </w:rPr>
              <w:t xml:space="preserve"> </w:t>
            </w:r>
            <w:r w:rsidR="000E7C7F" w:rsidRPr="00132652">
              <w:rPr>
                <w:rFonts w:eastAsiaTheme="minorEastAsia"/>
                <w:sz w:val="24"/>
                <w:szCs w:val="24"/>
                <w:lang w:eastAsia="zh-CN"/>
                <w:rPrChange w:id="1190" w:author="Tashi Alford-Duguid" w:date="2020-06-15T12:17:00Z">
                  <w:rPr>
                    <w:rFonts w:eastAsiaTheme="minorEastAsia"/>
                    <w:sz w:val="24"/>
                    <w:szCs w:val="24"/>
                    <w:lang w:val="en-US" w:eastAsia="zh-CN"/>
                  </w:rPr>
                </w:rPrChange>
              </w:rPr>
              <w:t xml:space="preserve">pales in comparison to the damage </w:t>
            </w:r>
            <w:r w:rsidR="00772CCE">
              <w:rPr>
                <w:rFonts w:eastAsiaTheme="minorEastAsia"/>
                <w:sz w:val="24"/>
                <w:szCs w:val="24"/>
                <w:lang w:eastAsia="zh-CN"/>
              </w:rPr>
              <w:t xml:space="preserve">done </w:t>
            </w:r>
            <w:r w:rsidR="00E6477E" w:rsidRPr="00132652">
              <w:rPr>
                <w:rFonts w:eastAsiaTheme="minorEastAsia"/>
                <w:sz w:val="24"/>
                <w:szCs w:val="24"/>
                <w:lang w:eastAsia="zh-CN"/>
                <w:rPrChange w:id="1191" w:author="Tashi Alford-Duguid" w:date="2020-06-15T12:17:00Z">
                  <w:rPr>
                    <w:rFonts w:eastAsiaTheme="minorEastAsia"/>
                    <w:sz w:val="24"/>
                    <w:szCs w:val="24"/>
                    <w:lang w:val="en-US" w:eastAsia="zh-CN"/>
                  </w:rPr>
                </w:rPrChange>
              </w:rPr>
              <w:t>to</w:t>
            </w:r>
            <w:r w:rsidR="00E6477E">
              <w:rPr>
                <w:rFonts w:eastAsiaTheme="minorEastAsia"/>
                <w:sz w:val="24"/>
                <w:szCs w:val="24"/>
                <w:lang w:eastAsia="zh-CN"/>
              </w:rPr>
              <w:t xml:space="preserve"> </w:t>
            </w:r>
            <w:r w:rsidR="00772CCE">
              <w:rPr>
                <w:rFonts w:eastAsiaTheme="minorEastAsia"/>
                <w:sz w:val="24"/>
                <w:szCs w:val="24"/>
                <w:lang w:eastAsia="zh-CN"/>
              </w:rPr>
              <w:t>Alberta’s</w:t>
            </w:r>
            <w:r w:rsidR="00E6477E" w:rsidRPr="00132652">
              <w:rPr>
                <w:rFonts w:eastAsiaTheme="minorEastAsia"/>
                <w:sz w:val="24"/>
                <w:szCs w:val="24"/>
                <w:lang w:eastAsia="zh-CN"/>
                <w:rPrChange w:id="1192" w:author="Tashi Alford-Duguid" w:date="2020-06-15T12:17:00Z">
                  <w:rPr>
                    <w:rFonts w:eastAsiaTheme="minorEastAsia"/>
                    <w:sz w:val="24"/>
                    <w:szCs w:val="24"/>
                    <w:lang w:val="en-US" w:eastAsia="zh-CN"/>
                  </w:rPr>
                </w:rPrChange>
              </w:rPr>
              <w:t xml:space="preserve"> democracy</w:t>
            </w:r>
            <w:r w:rsidR="000E7C7F" w:rsidRPr="00132652">
              <w:rPr>
                <w:rFonts w:eastAsiaTheme="minorEastAsia"/>
                <w:sz w:val="24"/>
                <w:szCs w:val="24"/>
                <w:lang w:eastAsia="zh-CN"/>
                <w:rPrChange w:id="1193" w:author="Tashi Alford-Duguid" w:date="2020-06-15T12:17:00Z">
                  <w:rPr>
                    <w:rFonts w:eastAsiaTheme="minorEastAsia"/>
                    <w:sz w:val="24"/>
                    <w:szCs w:val="24"/>
                    <w:lang w:val="en-US" w:eastAsia="zh-CN"/>
                  </w:rPr>
                </w:rPrChange>
              </w:rPr>
              <w:t xml:space="preserve"> </w:t>
            </w:r>
            <w:r w:rsidR="000E7C7F">
              <w:rPr>
                <w:rFonts w:eastAsiaTheme="minorEastAsia"/>
                <w:sz w:val="24"/>
                <w:szCs w:val="24"/>
                <w:lang w:eastAsia="zh-CN"/>
              </w:rPr>
              <w:t xml:space="preserve">by </w:t>
            </w:r>
            <w:r w:rsidR="00772CCE">
              <w:rPr>
                <w:rFonts w:eastAsiaTheme="minorEastAsia"/>
                <w:sz w:val="24"/>
                <w:szCs w:val="24"/>
                <w:lang w:eastAsia="zh-CN"/>
              </w:rPr>
              <w:t>stripping Alberta of</w:t>
            </w:r>
            <w:r w:rsidR="0005012A">
              <w:rPr>
                <w:rFonts w:eastAsiaTheme="minorEastAsia"/>
                <w:sz w:val="24"/>
                <w:szCs w:val="24"/>
                <w:lang w:eastAsia="zh-CN"/>
              </w:rPr>
              <w:t xml:space="preserve"> </w:t>
            </w:r>
            <w:r w:rsidR="00772CCE">
              <w:rPr>
                <w:rFonts w:eastAsiaTheme="minorEastAsia"/>
                <w:sz w:val="24"/>
                <w:szCs w:val="24"/>
                <w:lang w:eastAsia="zh-CN"/>
              </w:rPr>
              <w:t>so many</w:t>
            </w:r>
            <w:r w:rsidR="0005012A" w:rsidRPr="00132652">
              <w:rPr>
                <w:rFonts w:eastAsiaTheme="minorEastAsia"/>
                <w:sz w:val="24"/>
                <w:szCs w:val="24"/>
                <w:lang w:eastAsia="zh-CN"/>
                <w:rPrChange w:id="1194" w:author="Tashi Alford-Duguid" w:date="2020-06-15T12:17:00Z">
                  <w:rPr>
                    <w:rFonts w:eastAsiaTheme="minorEastAsia"/>
                    <w:sz w:val="24"/>
                    <w:szCs w:val="24"/>
                    <w:lang w:val="en-US" w:eastAsia="zh-CN"/>
                  </w:rPr>
                </w:rPrChange>
              </w:rPr>
              <w:t xml:space="preserve"> checks and balances</w:t>
            </w:r>
            <w:r w:rsidR="00C361BC" w:rsidRPr="00132652">
              <w:rPr>
                <w:rFonts w:eastAsiaTheme="minorEastAsia"/>
                <w:sz w:val="24"/>
                <w:szCs w:val="24"/>
                <w:lang w:eastAsia="zh-CN"/>
                <w:rPrChange w:id="1195" w:author="Tashi Alford-Duguid" w:date="2020-06-15T12:17:00Z">
                  <w:rPr>
                    <w:rFonts w:eastAsiaTheme="minorEastAsia"/>
                    <w:sz w:val="24"/>
                    <w:szCs w:val="24"/>
                    <w:lang w:val="en-US" w:eastAsia="zh-CN"/>
                  </w:rPr>
                </w:rPrChange>
              </w:rPr>
              <w:t>.</w:t>
            </w:r>
            <w:r w:rsidR="000E7C7F">
              <w:rPr>
                <w:rFonts w:eastAsiaTheme="minorEastAsia"/>
                <w:sz w:val="24"/>
                <w:szCs w:val="24"/>
                <w:lang w:eastAsia="zh-CN"/>
              </w:rPr>
              <w:t xml:space="preserve"> </w:t>
            </w:r>
            <w:r w:rsidR="00772CCE">
              <w:rPr>
                <w:rFonts w:eastAsiaTheme="minorEastAsia"/>
                <w:sz w:val="24"/>
                <w:szCs w:val="24"/>
                <w:lang w:eastAsia="zh-CN"/>
              </w:rPr>
              <w:t>Bill 10 will likely reduc</w:t>
            </w:r>
            <w:r w:rsidR="008F0D08" w:rsidRPr="00132652">
              <w:rPr>
                <w:rFonts w:eastAsiaTheme="minorEastAsia"/>
                <w:sz w:val="24"/>
                <w:szCs w:val="24"/>
                <w:lang w:eastAsia="zh-CN"/>
                <w:rPrChange w:id="1196" w:author="Tashi Alford-Duguid" w:date="2020-06-15T12:17:00Z">
                  <w:rPr>
                    <w:rFonts w:eastAsiaTheme="minorEastAsia"/>
                    <w:sz w:val="24"/>
                    <w:szCs w:val="24"/>
                    <w:lang w:val="en-US" w:eastAsia="zh-CN"/>
                  </w:rPr>
                </w:rPrChange>
              </w:rPr>
              <w:t>e</w:t>
            </w:r>
            <w:r w:rsidR="008F0D08">
              <w:rPr>
                <w:rFonts w:eastAsiaTheme="minorEastAsia"/>
                <w:sz w:val="24"/>
                <w:szCs w:val="24"/>
                <w:lang w:eastAsia="zh-CN"/>
              </w:rPr>
              <w:t xml:space="preserve"> </w:t>
            </w:r>
            <w:r w:rsidR="008F0D08" w:rsidRPr="00132652">
              <w:rPr>
                <w:rFonts w:eastAsiaTheme="minorEastAsia"/>
                <w:sz w:val="24"/>
                <w:szCs w:val="24"/>
                <w:lang w:eastAsia="zh-CN"/>
                <w:rPrChange w:id="1197" w:author="Tashi Alford-Duguid" w:date="2020-06-15T12:17:00Z">
                  <w:rPr>
                    <w:rFonts w:eastAsiaTheme="minorEastAsia"/>
                    <w:sz w:val="24"/>
                    <w:szCs w:val="24"/>
                    <w:lang w:val="en-US" w:eastAsia="zh-CN"/>
                  </w:rPr>
                </w:rPrChange>
              </w:rPr>
              <w:t xml:space="preserve">public </w:t>
            </w:r>
            <w:r w:rsidR="000E5C6E">
              <w:rPr>
                <w:rFonts w:eastAsiaTheme="minorEastAsia"/>
                <w:sz w:val="24"/>
                <w:szCs w:val="24"/>
                <w:lang w:eastAsia="zh-CN"/>
              </w:rPr>
              <w:t xml:space="preserve">trust </w:t>
            </w:r>
            <w:r w:rsidR="00772CCE">
              <w:rPr>
                <w:rFonts w:eastAsiaTheme="minorEastAsia"/>
                <w:sz w:val="24"/>
                <w:szCs w:val="24"/>
                <w:lang w:eastAsia="zh-CN"/>
              </w:rPr>
              <w:t>because the public will see the bill as an</w:t>
            </w:r>
            <w:r w:rsidR="008F0D08" w:rsidRPr="00132652">
              <w:rPr>
                <w:rFonts w:eastAsiaTheme="minorEastAsia"/>
                <w:sz w:val="24"/>
                <w:szCs w:val="24"/>
                <w:lang w:eastAsia="zh-CN"/>
                <w:rPrChange w:id="1198" w:author="Tashi Alford-Duguid" w:date="2020-06-15T12:17:00Z">
                  <w:rPr>
                    <w:rFonts w:eastAsiaTheme="minorEastAsia"/>
                    <w:sz w:val="24"/>
                    <w:szCs w:val="24"/>
                    <w:lang w:val="en-US" w:eastAsia="zh-CN"/>
                  </w:rPr>
                </w:rPrChange>
              </w:rPr>
              <w:t xml:space="preserve"> undue concentration of power.</w:t>
            </w:r>
            <w:r w:rsidR="00343EB4" w:rsidRPr="00132652">
              <w:rPr>
                <w:rFonts w:eastAsiaTheme="minorEastAsia"/>
                <w:sz w:val="24"/>
                <w:szCs w:val="24"/>
                <w:lang w:eastAsia="zh-CN"/>
                <w:rPrChange w:id="1199" w:author="Tashi Alford-Duguid" w:date="2020-06-15T12:17:00Z">
                  <w:rPr>
                    <w:rFonts w:eastAsiaTheme="minorEastAsia"/>
                    <w:sz w:val="24"/>
                    <w:szCs w:val="24"/>
                    <w:lang w:val="en-US" w:eastAsia="zh-CN"/>
                  </w:rPr>
                </w:rPrChange>
              </w:rPr>
              <w:t xml:space="preserve"> Bill 10’s retroactivity is also </w:t>
            </w:r>
            <w:r w:rsidR="00343EB4" w:rsidRPr="00132652">
              <w:rPr>
                <w:rFonts w:eastAsiaTheme="minorEastAsia"/>
                <w:sz w:val="24"/>
                <w:szCs w:val="24"/>
                <w:lang w:eastAsia="zh-CN"/>
                <w:rPrChange w:id="1200" w:author="Tashi Alford-Duguid" w:date="2020-06-15T12:17:00Z">
                  <w:rPr>
                    <w:rFonts w:eastAsiaTheme="minorEastAsia"/>
                    <w:sz w:val="24"/>
                    <w:szCs w:val="24"/>
                    <w:lang w:val="en-US" w:eastAsia="zh-CN"/>
                  </w:rPr>
                </w:rPrChange>
              </w:rPr>
              <w:lastRenderedPageBreak/>
              <w:t>disproportionate</w:t>
            </w:r>
            <w:r w:rsidR="00343EB4" w:rsidRPr="00680027">
              <w:rPr>
                <w:rFonts w:eastAsiaTheme="minorEastAsia"/>
                <w:sz w:val="24"/>
                <w:szCs w:val="24"/>
                <w:lang w:eastAsia="zh-CN"/>
              </w:rPr>
              <w:t>:</w:t>
            </w:r>
            <w:r w:rsidR="00343EB4">
              <w:rPr>
                <w:rFonts w:eastAsiaTheme="minorEastAsia"/>
                <w:sz w:val="24"/>
                <w:szCs w:val="24"/>
                <w:lang w:eastAsia="zh-CN"/>
              </w:rPr>
              <w:t xml:space="preserve"> </w:t>
            </w:r>
            <w:r w:rsidR="00772CCE">
              <w:rPr>
                <w:rFonts w:eastAsiaTheme="minorEastAsia"/>
                <w:sz w:val="24"/>
                <w:szCs w:val="24"/>
                <w:lang w:eastAsia="zh-CN"/>
              </w:rPr>
              <w:t xml:space="preserve">it offers </w:t>
            </w:r>
            <w:r w:rsidR="00343EB4" w:rsidRPr="00680027">
              <w:rPr>
                <w:rFonts w:eastAsiaTheme="minorEastAsia"/>
                <w:sz w:val="24"/>
                <w:szCs w:val="24"/>
                <w:lang w:eastAsia="zh-CN"/>
              </w:rPr>
              <w:t>no benefit and</w:t>
            </w:r>
            <w:r w:rsidR="006E02CC" w:rsidRPr="00680027">
              <w:rPr>
                <w:rFonts w:eastAsiaTheme="minorEastAsia"/>
                <w:sz w:val="24"/>
                <w:szCs w:val="24"/>
                <w:lang w:eastAsia="zh-CN"/>
              </w:rPr>
              <w:t xml:space="preserve"> </w:t>
            </w:r>
            <w:r w:rsidR="00772CCE">
              <w:rPr>
                <w:rFonts w:eastAsiaTheme="minorEastAsia"/>
                <w:sz w:val="24"/>
                <w:szCs w:val="24"/>
                <w:lang w:eastAsia="zh-CN"/>
              </w:rPr>
              <w:t>denies Albertans</w:t>
            </w:r>
            <w:r w:rsidR="003A57CC" w:rsidRPr="00680027">
              <w:rPr>
                <w:rFonts w:eastAsiaTheme="minorEastAsia"/>
                <w:sz w:val="24"/>
                <w:szCs w:val="24"/>
                <w:lang w:eastAsia="zh-CN"/>
              </w:rPr>
              <w:t xml:space="preserve"> </w:t>
            </w:r>
            <w:r w:rsidR="00772CCE">
              <w:rPr>
                <w:rFonts w:eastAsiaTheme="minorEastAsia"/>
                <w:sz w:val="24"/>
                <w:szCs w:val="24"/>
                <w:lang w:eastAsia="zh-CN"/>
              </w:rPr>
              <w:t>the right to know the laws they</w:t>
            </w:r>
            <w:r w:rsidR="000E5C6E">
              <w:rPr>
                <w:rFonts w:eastAsiaTheme="minorEastAsia"/>
                <w:sz w:val="24"/>
                <w:szCs w:val="24"/>
                <w:lang w:eastAsia="zh-CN"/>
              </w:rPr>
              <w:t xml:space="preserve"> a</w:t>
            </w:r>
            <w:r w:rsidR="00772CCE">
              <w:rPr>
                <w:rFonts w:eastAsiaTheme="minorEastAsia"/>
                <w:sz w:val="24"/>
                <w:szCs w:val="24"/>
                <w:lang w:eastAsia="zh-CN"/>
              </w:rPr>
              <w:t>re subject to</w:t>
            </w:r>
            <w:r w:rsidR="00392714" w:rsidRPr="00680027">
              <w:rPr>
                <w:rFonts w:eastAsiaTheme="minorEastAsia"/>
                <w:sz w:val="24"/>
                <w:szCs w:val="24"/>
                <w:lang w:eastAsia="zh-CN"/>
              </w:rPr>
              <w:t>.</w:t>
            </w:r>
            <w:r w:rsidR="00CB3705">
              <w:rPr>
                <w:rFonts w:eastAsiaTheme="minorEastAsia"/>
                <w:sz w:val="24"/>
                <w:szCs w:val="24"/>
                <w:lang w:eastAsia="zh-CN"/>
              </w:rPr>
              <w:t xml:space="preserve"> </w:t>
            </w:r>
          </w:p>
          <w:p w14:paraId="09B33437" w14:textId="77777777" w:rsidR="00B4642B" w:rsidRPr="00680027" w:rsidRDefault="00B4642B" w:rsidP="00680027">
            <w:pPr>
              <w:rPr>
                <w:rFonts w:eastAsiaTheme="minorEastAsia"/>
                <w:sz w:val="24"/>
                <w:szCs w:val="24"/>
                <w:lang w:eastAsia="zh-CN"/>
              </w:rPr>
            </w:pPr>
          </w:p>
          <w:p w14:paraId="7B5701AA" w14:textId="52F7165D" w:rsidR="000738A2" w:rsidRPr="00680027" w:rsidRDefault="000738A2" w:rsidP="00680027">
            <w:pPr>
              <w:rPr>
                <w:rFonts w:eastAsiaTheme="minorEastAsia"/>
                <w:b/>
                <w:bCs/>
                <w:sz w:val="24"/>
                <w:szCs w:val="24"/>
                <w:lang w:eastAsia="zh-CN"/>
              </w:rPr>
            </w:pPr>
            <w:r w:rsidRPr="00680027">
              <w:rPr>
                <w:rFonts w:eastAsiaTheme="minorEastAsia"/>
                <w:b/>
                <w:bCs/>
                <w:sz w:val="24"/>
                <w:szCs w:val="24"/>
                <w:lang w:eastAsia="zh-CN"/>
              </w:rPr>
              <w:t>Time-limited:</w:t>
            </w:r>
          </w:p>
          <w:p w14:paraId="7E2ED1F6" w14:textId="6294C5ED" w:rsidR="00907B97" w:rsidRDefault="0013552E">
            <w:pPr>
              <w:rPr>
                <w:rFonts w:eastAsiaTheme="minorEastAsia"/>
                <w:sz w:val="24"/>
                <w:szCs w:val="24"/>
                <w:lang w:eastAsia="zh-CN"/>
              </w:rPr>
            </w:pPr>
            <w:r w:rsidRPr="00680027">
              <w:rPr>
                <w:rFonts w:eastAsiaTheme="minorEastAsia"/>
                <w:sz w:val="24"/>
                <w:szCs w:val="24"/>
                <w:lang w:eastAsia="zh-CN"/>
              </w:rPr>
              <w:t xml:space="preserve">Bill 10 </w:t>
            </w:r>
            <w:r w:rsidR="005135EA" w:rsidRPr="00680027">
              <w:rPr>
                <w:rFonts w:eastAsiaTheme="minorEastAsia"/>
                <w:sz w:val="24"/>
                <w:szCs w:val="24"/>
                <w:lang w:eastAsia="zh-CN"/>
              </w:rPr>
              <w:t>also</w:t>
            </w:r>
            <w:r w:rsidR="000E5C6E">
              <w:rPr>
                <w:rFonts w:eastAsiaTheme="minorEastAsia"/>
                <w:sz w:val="24"/>
                <w:szCs w:val="24"/>
                <w:lang w:eastAsia="zh-CN"/>
              </w:rPr>
              <w:t xml:space="preserve"> failed</w:t>
            </w:r>
            <w:r w:rsidR="005135EA" w:rsidRPr="00680027">
              <w:rPr>
                <w:rFonts w:eastAsiaTheme="minorEastAsia"/>
                <w:sz w:val="24"/>
                <w:szCs w:val="24"/>
                <w:lang w:eastAsia="zh-CN"/>
              </w:rPr>
              <w:t xml:space="preserve"> </w:t>
            </w:r>
            <w:r w:rsidR="00772CCE">
              <w:rPr>
                <w:rFonts w:eastAsiaTheme="minorEastAsia"/>
                <w:sz w:val="24"/>
                <w:szCs w:val="24"/>
                <w:lang w:eastAsia="zh-CN"/>
              </w:rPr>
              <w:t>to be</w:t>
            </w:r>
            <w:r w:rsidRPr="00680027">
              <w:rPr>
                <w:rFonts w:eastAsiaTheme="minorEastAsia"/>
                <w:sz w:val="24"/>
                <w:szCs w:val="24"/>
                <w:lang w:eastAsia="zh-CN"/>
              </w:rPr>
              <w:t xml:space="preserve"> time limit</w:t>
            </w:r>
            <w:r w:rsidR="00772CCE">
              <w:rPr>
                <w:rFonts w:eastAsiaTheme="minorEastAsia"/>
                <w:sz w:val="24"/>
                <w:szCs w:val="24"/>
                <w:lang w:eastAsia="zh-CN"/>
              </w:rPr>
              <w:t>ed</w:t>
            </w:r>
            <w:r w:rsidRPr="00680027">
              <w:rPr>
                <w:rFonts w:eastAsiaTheme="minorEastAsia"/>
                <w:sz w:val="24"/>
                <w:szCs w:val="24"/>
                <w:lang w:eastAsia="zh-CN"/>
              </w:rPr>
              <w:t xml:space="preserve">. </w:t>
            </w:r>
            <w:r w:rsidR="00772CCE">
              <w:rPr>
                <w:rFonts w:eastAsiaTheme="minorEastAsia"/>
                <w:sz w:val="24"/>
                <w:szCs w:val="24"/>
                <w:lang w:eastAsia="zh-CN"/>
              </w:rPr>
              <w:t>The government offered n</w:t>
            </w:r>
            <w:r w:rsidR="001925E3" w:rsidRPr="00680027">
              <w:rPr>
                <w:rFonts w:eastAsiaTheme="minorEastAsia"/>
                <w:sz w:val="24"/>
                <w:szCs w:val="24"/>
                <w:lang w:eastAsia="zh-CN"/>
              </w:rPr>
              <w:t xml:space="preserve">o </w:t>
            </w:r>
            <w:r w:rsidRPr="00680027">
              <w:rPr>
                <w:rFonts w:eastAsiaTheme="minorEastAsia"/>
                <w:sz w:val="24"/>
                <w:szCs w:val="24"/>
                <w:lang w:eastAsia="zh-CN"/>
              </w:rPr>
              <w:t xml:space="preserve">justification for </w:t>
            </w:r>
            <w:r w:rsidR="00772CCE">
              <w:rPr>
                <w:rFonts w:eastAsiaTheme="minorEastAsia"/>
                <w:sz w:val="24"/>
                <w:szCs w:val="24"/>
                <w:lang w:eastAsia="zh-CN"/>
              </w:rPr>
              <w:t xml:space="preserve">why </w:t>
            </w:r>
            <w:r w:rsidRPr="00680027">
              <w:rPr>
                <w:rFonts w:eastAsiaTheme="minorEastAsia"/>
                <w:sz w:val="24"/>
                <w:szCs w:val="24"/>
                <w:lang w:eastAsia="zh-CN"/>
              </w:rPr>
              <w:t>the orders of a</w:t>
            </w:r>
            <w:r w:rsidR="0016002C" w:rsidRPr="00680027">
              <w:rPr>
                <w:rFonts w:eastAsiaTheme="minorEastAsia"/>
                <w:sz w:val="24"/>
                <w:szCs w:val="24"/>
                <w:lang w:eastAsia="zh-CN"/>
              </w:rPr>
              <w:t xml:space="preserve"> single</w:t>
            </w:r>
            <w:r w:rsidRPr="00680027">
              <w:rPr>
                <w:rFonts w:eastAsiaTheme="minorEastAsia"/>
                <w:sz w:val="24"/>
                <w:szCs w:val="24"/>
                <w:lang w:eastAsia="zh-CN"/>
              </w:rPr>
              <w:t xml:space="preserve"> minister</w:t>
            </w:r>
            <w:r w:rsidR="0016002C" w:rsidRPr="00680027">
              <w:rPr>
                <w:rFonts w:eastAsiaTheme="minorEastAsia"/>
                <w:sz w:val="24"/>
                <w:szCs w:val="24"/>
                <w:lang w:eastAsia="zh-CN"/>
              </w:rPr>
              <w:t xml:space="preserve"> </w:t>
            </w:r>
            <w:r w:rsidR="00772CCE">
              <w:rPr>
                <w:rFonts w:eastAsiaTheme="minorEastAsia"/>
                <w:sz w:val="24"/>
                <w:szCs w:val="24"/>
                <w:lang w:eastAsia="zh-CN"/>
              </w:rPr>
              <w:t xml:space="preserve">should </w:t>
            </w:r>
            <w:r w:rsidR="0016002C" w:rsidRPr="00680027">
              <w:rPr>
                <w:rFonts w:eastAsiaTheme="minorEastAsia"/>
                <w:sz w:val="24"/>
                <w:szCs w:val="24"/>
                <w:lang w:eastAsia="zh-CN"/>
              </w:rPr>
              <w:t xml:space="preserve">extend for 6 months </w:t>
            </w:r>
            <w:r w:rsidR="00907B97">
              <w:rPr>
                <w:rFonts w:eastAsiaTheme="minorEastAsia"/>
                <w:sz w:val="24"/>
                <w:szCs w:val="24"/>
                <w:lang w:eastAsia="zh-CN"/>
              </w:rPr>
              <w:t>after the end of the</w:t>
            </w:r>
            <w:r w:rsidR="0016002C" w:rsidRPr="00680027">
              <w:rPr>
                <w:rFonts w:eastAsiaTheme="minorEastAsia"/>
                <w:sz w:val="24"/>
                <w:szCs w:val="24"/>
                <w:lang w:eastAsia="zh-CN"/>
              </w:rPr>
              <w:t xml:space="preserve"> emergency</w:t>
            </w:r>
            <w:r w:rsidR="00A3345C" w:rsidRPr="00680027">
              <w:rPr>
                <w:rFonts w:eastAsiaTheme="minorEastAsia"/>
                <w:sz w:val="24"/>
                <w:szCs w:val="24"/>
                <w:lang w:eastAsia="zh-CN"/>
              </w:rPr>
              <w:t>.</w:t>
            </w:r>
            <w:r w:rsidR="0016002C" w:rsidRPr="00680027">
              <w:rPr>
                <w:rFonts w:eastAsiaTheme="minorEastAsia"/>
                <w:sz w:val="24"/>
                <w:szCs w:val="24"/>
                <w:lang w:eastAsia="zh-CN"/>
              </w:rPr>
              <w:t xml:space="preserve"> </w:t>
            </w:r>
          </w:p>
          <w:p w14:paraId="71F838FF" w14:textId="77777777" w:rsidR="00907B97" w:rsidRDefault="00907B97">
            <w:pPr>
              <w:rPr>
                <w:rFonts w:eastAsiaTheme="minorEastAsia"/>
                <w:sz w:val="24"/>
                <w:szCs w:val="24"/>
                <w:lang w:eastAsia="zh-CN"/>
              </w:rPr>
            </w:pPr>
          </w:p>
          <w:p w14:paraId="6C1A02B5" w14:textId="63F75766" w:rsidR="00F43880" w:rsidRPr="00132652" w:rsidRDefault="00907B97" w:rsidP="00680027">
            <w:pPr>
              <w:rPr>
                <w:rFonts w:eastAsiaTheme="minorEastAsia"/>
                <w:sz w:val="24"/>
                <w:szCs w:val="24"/>
                <w:lang w:eastAsia="zh-CN"/>
                <w:rPrChange w:id="1201" w:author="Tashi Alford-Duguid" w:date="2020-06-15T12:17:00Z">
                  <w:rPr>
                    <w:rFonts w:eastAsiaTheme="minorEastAsia"/>
                    <w:sz w:val="24"/>
                    <w:szCs w:val="24"/>
                    <w:lang w:val="en-US" w:eastAsia="zh-CN"/>
                  </w:rPr>
                </w:rPrChange>
              </w:rPr>
            </w:pPr>
            <w:r>
              <w:rPr>
                <w:rFonts w:eastAsiaTheme="minorEastAsia"/>
                <w:sz w:val="24"/>
                <w:szCs w:val="24"/>
                <w:lang w:eastAsia="zh-CN"/>
              </w:rPr>
              <w:t>Making this bad idea even worse</w:t>
            </w:r>
            <w:r w:rsidR="00915EF5" w:rsidRPr="00680027">
              <w:rPr>
                <w:rFonts w:eastAsiaTheme="minorEastAsia"/>
                <w:sz w:val="24"/>
                <w:szCs w:val="24"/>
                <w:lang w:eastAsia="zh-CN"/>
              </w:rPr>
              <w:t>,</w:t>
            </w:r>
            <w:r w:rsidR="00BE0968" w:rsidRPr="00680027">
              <w:rPr>
                <w:rFonts w:eastAsiaTheme="minorEastAsia"/>
                <w:sz w:val="24"/>
                <w:szCs w:val="24"/>
                <w:lang w:eastAsia="zh-CN"/>
              </w:rPr>
              <w:t xml:space="preserve"> the </w:t>
            </w:r>
            <w:r>
              <w:rPr>
                <w:rFonts w:eastAsiaTheme="minorEastAsia"/>
                <w:sz w:val="24"/>
                <w:szCs w:val="24"/>
                <w:lang w:eastAsia="zh-CN"/>
              </w:rPr>
              <w:t xml:space="preserve">government’s </w:t>
            </w:r>
            <w:r w:rsidR="00BE0968" w:rsidRPr="00680027">
              <w:rPr>
                <w:rFonts w:eastAsiaTheme="minorEastAsia"/>
                <w:sz w:val="24"/>
                <w:szCs w:val="24"/>
                <w:lang w:eastAsia="zh-CN"/>
              </w:rPr>
              <w:t xml:space="preserve">wanton use of </w:t>
            </w:r>
            <w:r>
              <w:rPr>
                <w:rFonts w:eastAsiaTheme="minorEastAsia"/>
                <w:sz w:val="24"/>
                <w:szCs w:val="24"/>
                <w:lang w:eastAsia="zh-CN"/>
              </w:rPr>
              <w:t>retroactive laws</w:t>
            </w:r>
            <w:r w:rsidRPr="00680027">
              <w:rPr>
                <w:rFonts w:eastAsiaTheme="minorEastAsia"/>
                <w:sz w:val="24"/>
                <w:szCs w:val="24"/>
                <w:lang w:eastAsia="zh-CN"/>
              </w:rPr>
              <w:t xml:space="preserve"> </w:t>
            </w:r>
            <w:r w:rsidR="005B2928" w:rsidRPr="00680027">
              <w:rPr>
                <w:rFonts w:eastAsiaTheme="minorEastAsia"/>
                <w:sz w:val="24"/>
                <w:szCs w:val="24"/>
                <w:lang w:eastAsia="zh-CN"/>
              </w:rPr>
              <w:t xml:space="preserve">erodes the </w:t>
            </w:r>
            <w:r>
              <w:rPr>
                <w:rFonts w:eastAsiaTheme="minorEastAsia"/>
                <w:sz w:val="24"/>
                <w:szCs w:val="24"/>
                <w:lang w:eastAsia="zh-CN"/>
              </w:rPr>
              <w:t>premise</w:t>
            </w:r>
            <w:r w:rsidRPr="00680027">
              <w:rPr>
                <w:rFonts w:eastAsiaTheme="minorEastAsia"/>
                <w:sz w:val="24"/>
                <w:szCs w:val="24"/>
                <w:lang w:eastAsia="zh-CN"/>
              </w:rPr>
              <w:t xml:space="preserve"> </w:t>
            </w:r>
            <w:r w:rsidR="005B2928" w:rsidRPr="00680027">
              <w:rPr>
                <w:rFonts w:eastAsiaTheme="minorEastAsia"/>
                <w:sz w:val="24"/>
                <w:szCs w:val="24"/>
                <w:lang w:eastAsia="zh-CN"/>
              </w:rPr>
              <w:t>of time limitation</w:t>
            </w:r>
            <w:r>
              <w:rPr>
                <w:rFonts w:eastAsiaTheme="minorEastAsia"/>
                <w:sz w:val="24"/>
                <w:szCs w:val="24"/>
                <w:lang w:eastAsia="zh-CN"/>
              </w:rPr>
              <w:t>s altogether. I</w:t>
            </w:r>
            <w:r w:rsidR="005B2928" w:rsidRPr="00680027">
              <w:rPr>
                <w:rFonts w:eastAsiaTheme="minorEastAsia"/>
                <w:sz w:val="24"/>
                <w:szCs w:val="24"/>
                <w:lang w:eastAsia="zh-CN"/>
              </w:rPr>
              <w:t>f a government thinks it can get away with</w:t>
            </w:r>
            <w:r w:rsidR="005B2928">
              <w:rPr>
                <w:rFonts w:eastAsiaTheme="minorEastAsia"/>
                <w:sz w:val="24"/>
                <w:szCs w:val="24"/>
                <w:lang w:eastAsia="zh-CN"/>
              </w:rPr>
              <w:t xml:space="preserve"> </w:t>
            </w:r>
            <w:r w:rsidR="005B2928" w:rsidRPr="00680027">
              <w:rPr>
                <w:rFonts w:eastAsiaTheme="minorEastAsia"/>
                <w:sz w:val="24"/>
                <w:szCs w:val="24"/>
                <w:lang w:eastAsia="zh-CN"/>
              </w:rPr>
              <w:t>going back in time</w:t>
            </w:r>
            <w:r>
              <w:rPr>
                <w:rFonts w:eastAsiaTheme="minorEastAsia"/>
                <w:sz w:val="24"/>
                <w:szCs w:val="24"/>
                <w:lang w:eastAsia="zh-CN"/>
              </w:rPr>
              <w:t xml:space="preserve"> to revise its mistakes</w:t>
            </w:r>
            <w:r w:rsidR="005B2928" w:rsidRPr="00680027">
              <w:rPr>
                <w:rFonts w:eastAsiaTheme="minorEastAsia"/>
                <w:sz w:val="24"/>
                <w:szCs w:val="24"/>
                <w:lang w:eastAsia="zh-CN"/>
              </w:rPr>
              <w:t xml:space="preserve">, it </w:t>
            </w:r>
            <w:r>
              <w:rPr>
                <w:rFonts w:eastAsiaTheme="minorEastAsia"/>
                <w:sz w:val="24"/>
                <w:szCs w:val="24"/>
                <w:lang w:eastAsia="zh-CN"/>
              </w:rPr>
              <w:t>might</w:t>
            </w:r>
            <w:r w:rsidRPr="00680027">
              <w:rPr>
                <w:rFonts w:eastAsiaTheme="minorEastAsia"/>
                <w:sz w:val="24"/>
                <w:szCs w:val="24"/>
                <w:lang w:eastAsia="zh-CN"/>
              </w:rPr>
              <w:t xml:space="preserve"> </w:t>
            </w:r>
            <w:r>
              <w:rPr>
                <w:rFonts w:eastAsiaTheme="minorEastAsia"/>
                <w:sz w:val="24"/>
                <w:szCs w:val="24"/>
                <w:lang w:eastAsia="zh-CN"/>
              </w:rPr>
              <w:t>also</w:t>
            </w:r>
            <w:r w:rsidRPr="00680027">
              <w:rPr>
                <w:rFonts w:eastAsiaTheme="minorEastAsia"/>
                <w:sz w:val="24"/>
                <w:szCs w:val="24"/>
                <w:lang w:eastAsia="zh-CN"/>
              </w:rPr>
              <w:t xml:space="preserve"> </w:t>
            </w:r>
            <w:r>
              <w:rPr>
                <w:rFonts w:eastAsiaTheme="minorEastAsia"/>
                <w:sz w:val="24"/>
                <w:szCs w:val="24"/>
                <w:lang w:eastAsia="zh-CN"/>
              </w:rPr>
              <w:t>try to go back in time to</w:t>
            </w:r>
            <w:r w:rsidRPr="00680027">
              <w:rPr>
                <w:rFonts w:eastAsiaTheme="minorEastAsia"/>
                <w:sz w:val="24"/>
                <w:szCs w:val="24"/>
                <w:lang w:eastAsia="zh-CN"/>
              </w:rPr>
              <w:t xml:space="preserve"> </w:t>
            </w:r>
            <w:r w:rsidR="006F1456" w:rsidRPr="00680027">
              <w:rPr>
                <w:rFonts w:eastAsiaTheme="minorEastAsia"/>
                <w:sz w:val="24"/>
                <w:szCs w:val="24"/>
                <w:lang w:eastAsia="zh-CN"/>
              </w:rPr>
              <w:t xml:space="preserve">extend </w:t>
            </w:r>
            <w:r w:rsidR="00C400B7" w:rsidRPr="00680027">
              <w:rPr>
                <w:rFonts w:eastAsiaTheme="minorEastAsia"/>
                <w:sz w:val="24"/>
                <w:szCs w:val="24"/>
                <w:lang w:eastAsia="zh-CN"/>
              </w:rPr>
              <w:t>the time limits placed on</w:t>
            </w:r>
            <w:r w:rsidR="00C400B7">
              <w:rPr>
                <w:rFonts w:eastAsiaTheme="minorEastAsia"/>
                <w:sz w:val="24"/>
                <w:szCs w:val="24"/>
                <w:lang w:eastAsia="zh-CN"/>
              </w:rPr>
              <w:t xml:space="preserve"> its</w:t>
            </w:r>
            <w:r w:rsidR="00C400B7" w:rsidRPr="00680027">
              <w:rPr>
                <w:rFonts w:eastAsiaTheme="minorEastAsia"/>
                <w:sz w:val="24"/>
                <w:szCs w:val="24"/>
                <w:lang w:eastAsia="zh-CN"/>
              </w:rPr>
              <w:t xml:space="preserve"> </w:t>
            </w:r>
            <w:r>
              <w:rPr>
                <w:rFonts w:eastAsiaTheme="minorEastAsia"/>
                <w:sz w:val="24"/>
                <w:szCs w:val="24"/>
                <w:lang w:eastAsia="zh-CN"/>
              </w:rPr>
              <w:t>other</w:t>
            </w:r>
            <w:r w:rsidRPr="00680027">
              <w:rPr>
                <w:rFonts w:eastAsiaTheme="minorEastAsia"/>
                <w:sz w:val="24"/>
                <w:szCs w:val="24"/>
                <w:lang w:eastAsia="zh-CN"/>
              </w:rPr>
              <w:t xml:space="preserve"> </w:t>
            </w:r>
            <w:r w:rsidR="00C400B7" w:rsidRPr="00680027">
              <w:rPr>
                <w:rFonts w:eastAsiaTheme="minorEastAsia"/>
                <w:sz w:val="24"/>
                <w:szCs w:val="24"/>
                <w:lang w:eastAsia="zh-CN"/>
              </w:rPr>
              <w:t>additional powers.</w:t>
            </w:r>
            <w:r w:rsidR="0016002C" w:rsidRPr="00680027">
              <w:rPr>
                <w:rFonts w:eastAsiaTheme="minorEastAsia"/>
                <w:sz w:val="24"/>
                <w:szCs w:val="24"/>
                <w:lang w:eastAsia="zh-CN"/>
              </w:rPr>
              <w:t xml:space="preserve"> </w:t>
            </w:r>
          </w:p>
        </w:tc>
      </w:tr>
    </w:tbl>
    <w:p w14:paraId="479DB14F" w14:textId="77777777" w:rsidR="00452950" w:rsidRPr="00132652" w:rsidRDefault="00452950">
      <w:pPr>
        <w:rPr>
          <w:i/>
          <w:iCs/>
          <w:sz w:val="24"/>
          <w:szCs w:val="24"/>
          <w:rPrChange w:id="1202" w:author="Tashi Alford-Duguid" w:date="2020-06-15T12:17:00Z">
            <w:rPr>
              <w:i/>
              <w:iCs/>
              <w:sz w:val="24"/>
              <w:szCs w:val="24"/>
              <w:lang w:val="en-US"/>
            </w:rPr>
          </w:rPrChange>
        </w:rPr>
        <w:pPrChange w:id="1203" w:author="Tashi Alford-Duguid" w:date="2020-06-11T13:32:00Z">
          <w:pPr>
            <w:jc w:val="both"/>
          </w:pPr>
        </w:pPrChange>
      </w:pPr>
    </w:p>
    <w:p w14:paraId="7E9D4D06" w14:textId="3A25DCCD" w:rsidR="00FE67AC" w:rsidRPr="00132652" w:rsidRDefault="00146C57" w:rsidP="009A5E7B">
      <w:pPr>
        <w:pStyle w:val="Heading1"/>
      </w:pPr>
      <w:r w:rsidRPr="00132652">
        <w:t>Mass Behavioural Modification and the Erosion of the Presumption of Liberty</w:t>
      </w:r>
    </w:p>
    <w:p w14:paraId="31261014" w14:textId="77777777" w:rsidR="00146C57" w:rsidRPr="00132652" w:rsidRDefault="00146C57" w:rsidP="009A5E7B">
      <w:pPr>
        <w:rPr>
          <w:b/>
        </w:rPr>
      </w:pPr>
    </w:p>
    <w:p w14:paraId="6B6D7A76" w14:textId="51563A7B" w:rsidR="00146C57" w:rsidRPr="00132652" w:rsidRDefault="000C45BB" w:rsidP="009A5E7B">
      <w:pPr>
        <w:rPr>
          <w:sz w:val="24"/>
          <w:szCs w:val="24"/>
        </w:rPr>
      </w:pPr>
      <w:r w:rsidRPr="00132652">
        <w:rPr>
          <w:sz w:val="24"/>
          <w:szCs w:val="24"/>
        </w:rPr>
        <w:t xml:space="preserve">This section of the report addresses </w:t>
      </w:r>
      <w:r w:rsidR="009F3B62" w:rsidRPr="00132652">
        <w:rPr>
          <w:sz w:val="24"/>
          <w:szCs w:val="24"/>
        </w:rPr>
        <w:t>how</w:t>
      </w:r>
      <w:r w:rsidRPr="00132652">
        <w:rPr>
          <w:sz w:val="24"/>
          <w:szCs w:val="24"/>
        </w:rPr>
        <w:t xml:space="preserve"> </w:t>
      </w:r>
      <w:r w:rsidR="004D6FDD" w:rsidRPr="00132652">
        <w:rPr>
          <w:sz w:val="24"/>
          <w:szCs w:val="24"/>
        </w:rPr>
        <w:t xml:space="preserve">different levels of Canadian government have </w:t>
      </w:r>
      <w:r w:rsidR="009F2579" w:rsidRPr="00132652">
        <w:rPr>
          <w:sz w:val="24"/>
          <w:szCs w:val="24"/>
        </w:rPr>
        <w:t xml:space="preserve">used emergency orders and regulations </w:t>
      </w:r>
      <w:r w:rsidR="003C3C84">
        <w:rPr>
          <w:sz w:val="24"/>
          <w:szCs w:val="24"/>
        </w:rPr>
        <w:t xml:space="preserve">in this crisis </w:t>
      </w:r>
      <w:r w:rsidR="009F2579" w:rsidRPr="00132652">
        <w:rPr>
          <w:sz w:val="24"/>
          <w:szCs w:val="24"/>
        </w:rPr>
        <w:t xml:space="preserve">to </w:t>
      </w:r>
      <w:r w:rsidR="00AE7757" w:rsidRPr="00132652">
        <w:rPr>
          <w:sz w:val="24"/>
          <w:szCs w:val="24"/>
        </w:rPr>
        <w:t xml:space="preserve">modify </w:t>
      </w:r>
      <w:r w:rsidR="003C3C84">
        <w:rPr>
          <w:sz w:val="24"/>
          <w:szCs w:val="24"/>
        </w:rPr>
        <w:t>our</w:t>
      </w:r>
      <w:r w:rsidR="00AE7757" w:rsidRPr="00132652">
        <w:rPr>
          <w:sz w:val="24"/>
          <w:szCs w:val="24"/>
        </w:rPr>
        <w:t xml:space="preserve"> </w:t>
      </w:r>
      <w:r w:rsidR="00AE7757" w:rsidRPr="00132652">
        <w:rPr>
          <w:sz w:val="24"/>
          <w:szCs w:val="24"/>
        </w:rPr>
        <w:t>behaviour on a</w:t>
      </w:r>
      <w:r w:rsidR="009F3B62" w:rsidRPr="00132652">
        <w:rPr>
          <w:sz w:val="24"/>
          <w:szCs w:val="24"/>
        </w:rPr>
        <w:t xml:space="preserve"> mass</w:t>
      </w:r>
      <w:r w:rsidR="003C3C84">
        <w:rPr>
          <w:sz w:val="24"/>
          <w:szCs w:val="24"/>
        </w:rPr>
        <w:t>ive</w:t>
      </w:r>
      <w:r w:rsidR="009F3B62" w:rsidRPr="00132652">
        <w:rPr>
          <w:sz w:val="24"/>
          <w:szCs w:val="24"/>
        </w:rPr>
        <w:t xml:space="preserve"> </w:t>
      </w:r>
      <w:r w:rsidR="00AE7757" w:rsidRPr="00132652">
        <w:rPr>
          <w:sz w:val="24"/>
          <w:szCs w:val="24"/>
        </w:rPr>
        <w:t>scale.</w:t>
      </w:r>
      <w:r w:rsidR="009F3B62" w:rsidRPr="00132652">
        <w:rPr>
          <w:sz w:val="24"/>
          <w:szCs w:val="24"/>
        </w:rPr>
        <w:t xml:space="preserve"> </w:t>
      </w:r>
      <w:r w:rsidR="003C3C84">
        <w:rPr>
          <w:sz w:val="24"/>
          <w:szCs w:val="24"/>
        </w:rPr>
        <w:t xml:space="preserve">Governments used </w:t>
      </w:r>
      <w:r w:rsidR="0051755E" w:rsidRPr="00132652">
        <w:rPr>
          <w:sz w:val="24"/>
          <w:szCs w:val="24"/>
        </w:rPr>
        <w:t>r</w:t>
      </w:r>
      <w:r w:rsidR="0051755E" w:rsidRPr="00132652">
        <w:rPr>
          <w:sz w:val="24"/>
          <w:szCs w:val="24"/>
        </w:rPr>
        <w:t xml:space="preserve">estrictions </w:t>
      </w:r>
      <w:r w:rsidR="003C3C84">
        <w:rPr>
          <w:sz w:val="24"/>
          <w:szCs w:val="24"/>
        </w:rPr>
        <w:t>on gatherings</w:t>
      </w:r>
      <w:r w:rsidR="0051755E" w:rsidRPr="00132652">
        <w:rPr>
          <w:sz w:val="24"/>
          <w:szCs w:val="24"/>
        </w:rPr>
        <w:t xml:space="preserve"> and p</w:t>
      </w:r>
      <w:r w:rsidR="00A52C6D" w:rsidRPr="00132652">
        <w:rPr>
          <w:sz w:val="24"/>
          <w:szCs w:val="24"/>
        </w:rPr>
        <w:t>hysical distancing laws were used to keep people apart</w:t>
      </w:r>
      <w:r w:rsidR="003C3C84">
        <w:rPr>
          <w:sz w:val="24"/>
          <w:szCs w:val="24"/>
        </w:rPr>
        <w:t>,</w:t>
      </w:r>
      <w:r w:rsidR="0051755E" w:rsidRPr="00132652">
        <w:rPr>
          <w:sz w:val="24"/>
          <w:szCs w:val="24"/>
        </w:rPr>
        <w:t xml:space="preserve"> to</w:t>
      </w:r>
      <w:r w:rsidR="0051755E" w:rsidRPr="00132652">
        <w:rPr>
          <w:sz w:val="24"/>
          <w:szCs w:val="24"/>
        </w:rPr>
        <w:t xml:space="preserve"> prevent human-to-human transmission</w:t>
      </w:r>
      <w:r w:rsidR="00C87DDD" w:rsidRPr="00132652">
        <w:rPr>
          <w:sz w:val="24"/>
          <w:szCs w:val="24"/>
        </w:rPr>
        <w:t xml:space="preserve"> </w:t>
      </w:r>
      <w:r w:rsidR="003C3C84">
        <w:rPr>
          <w:sz w:val="24"/>
          <w:szCs w:val="24"/>
        </w:rPr>
        <w:t>of the virus</w:t>
      </w:r>
      <w:r w:rsidR="00C87DDD" w:rsidRPr="00132652">
        <w:rPr>
          <w:sz w:val="24"/>
          <w:szCs w:val="24"/>
        </w:rPr>
        <w:t xml:space="preserve">. </w:t>
      </w:r>
      <w:r w:rsidR="003C3C84">
        <w:rPr>
          <w:sz w:val="24"/>
          <w:szCs w:val="24"/>
        </w:rPr>
        <w:t>Canadian governments imposed i</w:t>
      </w:r>
      <w:r w:rsidR="00C87DDD" w:rsidRPr="00132652">
        <w:rPr>
          <w:sz w:val="24"/>
          <w:szCs w:val="24"/>
        </w:rPr>
        <w:t>nterprovincial and interterritorial travel bans for the first time in Canadian history.</w:t>
      </w:r>
    </w:p>
    <w:p w14:paraId="287ABEF2" w14:textId="7182B605" w:rsidR="00C87DDD" w:rsidRPr="00132652" w:rsidRDefault="00C87DDD" w:rsidP="009A5E7B">
      <w:pPr>
        <w:rPr>
          <w:sz w:val="24"/>
          <w:szCs w:val="24"/>
        </w:rPr>
      </w:pPr>
      <w:r w:rsidRPr="00132652">
        <w:rPr>
          <w:sz w:val="24"/>
          <w:szCs w:val="24"/>
        </w:rPr>
        <w:t xml:space="preserve">These </w:t>
      </w:r>
      <w:r w:rsidR="00527CC9" w:rsidRPr="00132652">
        <w:rPr>
          <w:sz w:val="24"/>
          <w:szCs w:val="24"/>
        </w:rPr>
        <w:t>restrictions shifted the presumption</w:t>
      </w:r>
      <w:r w:rsidR="008240E4" w:rsidRPr="00132652">
        <w:rPr>
          <w:sz w:val="24"/>
          <w:szCs w:val="24"/>
        </w:rPr>
        <w:t xml:space="preserve"> of liberty</w:t>
      </w:r>
      <w:r w:rsidR="00B6362F" w:rsidRPr="00132652">
        <w:rPr>
          <w:sz w:val="24"/>
          <w:szCs w:val="24"/>
        </w:rPr>
        <w:t xml:space="preserve"> that has been</w:t>
      </w:r>
      <w:r w:rsidR="00527CC9" w:rsidRPr="00132652">
        <w:rPr>
          <w:sz w:val="24"/>
          <w:szCs w:val="24"/>
        </w:rPr>
        <w:t xml:space="preserve"> long enjoyed in Canadian life</w:t>
      </w:r>
      <w:r w:rsidR="008240E4" w:rsidRPr="00132652">
        <w:rPr>
          <w:sz w:val="24"/>
          <w:szCs w:val="24"/>
        </w:rPr>
        <w:t xml:space="preserve">. Aggressive enforcement of physical distancing measures </w:t>
      </w:r>
      <w:r w:rsidR="007A3062" w:rsidRPr="00132652">
        <w:rPr>
          <w:sz w:val="24"/>
          <w:szCs w:val="24"/>
        </w:rPr>
        <w:t xml:space="preserve">meant that anyone walking in parks, for example, </w:t>
      </w:r>
      <w:r w:rsidR="004B4E2F" w:rsidRPr="00132652">
        <w:rPr>
          <w:sz w:val="24"/>
          <w:szCs w:val="24"/>
        </w:rPr>
        <w:t xml:space="preserve">could be </w:t>
      </w:r>
      <w:r w:rsidR="003C3C84">
        <w:rPr>
          <w:sz w:val="24"/>
          <w:szCs w:val="24"/>
        </w:rPr>
        <w:t>treated as</w:t>
      </w:r>
      <w:r w:rsidR="004B4E2F" w:rsidRPr="00132652">
        <w:rPr>
          <w:sz w:val="24"/>
          <w:szCs w:val="24"/>
        </w:rPr>
        <w:t xml:space="preserve"> a suspect</w:t>
      </w:r>
      <w:r w:rsidR="00A61FB6" w:rsidRPr="00132652">
        <w:rPr>
          <w:sz w:val="24"/>
          <w:szCs w:val="24"/>
        </w:rPr>
        <w:t xml:space="preserve">. </w:t>
      </w:r>
      <w:r w:rsidR="0AF2B239" w:rsidRPr="00132652">
        <w:rPr>
          <w:sz w:val="24"/>
          <w:szCs w:val="24"/>
        </w:rPr>
        <w:t xml:space="preserve">Emergency legislation in Ontario </w:t>
      </w:r>
      <w:r w:rsidR="3E51E84F" w:rsidRPr="00132652">
        <w:rPr>
          <w:sz w:val="24"/>
          <w:szCs w:val="24"/>
        </w:rPr>
        <w:t>gave police and by-law officers</w:t>
      </w:r>
      <w:r w:rsidR="0AF2B239" w:rsidRPr="00132652">
        <w:rPr>
          <w:sz w:val="24"/>
          <w:szCs w:val="24"/>
        </w:rPr>
        <w:t xml:space="preserve"> new powers to card</w:t>
      </w:r>
      <w:r w:rsidR="003C3C84" w:rsidRPr="00680027">
        <w:rPr>
          <w:sz w:val="24"/>
          <w:szCs w:val="24"/>
          <w:lang w:eastAsia="zh-CN"/>
        </w:rPr>
        <w:t>—</w:t>
      </w:r>
      <w:r w:rsidR="00A61FB6" w:rsidRPr="00132652">
        <w:rPr>
          <w:sz w:val="24"/>
          <w:szCs w:val="24"/>
        </w:rPr>
        <w:t xml:space="preserve">a practice that has been </w:t>
      </w:r>
      <w:r w:rsidR="42467E82" w:rsidRPr="00132652">
        <w:rPr>
          <w:sz w:val="24"/>
          <w:szCs w:val="24"/>
        </w:rPr>
        <w:t xml:space="preserve">used </w:t>
      </w:r>
      <w:r w:rsidR="004B4E2F" w:rsidRPr="00132652">
        <w:rPr>
          <w:sz w:val="24"/>
          <w:szCs w:val="24"/>
        </w:rPr>
        <w:t>disproportionate</w:t>
      </w:r>
      <w:r w:rsidR="00A61FB6" w:rsidRPr="00132652">
        <w:rPr>
          <w:sz w:val="24"/>
          <w:szCs w:val="24"/>
        </w:rPr>
        <w:t>ly</w:t>
      </w:r>
      <w:r w:rsidR="004B4E2F" w:rsidRPr="00132652">
        <w:rPr>
          <w:sz w:val="24"/>
          <w:szCs w:val="24"/>
        </w:rPr>
        <w:t xml:space="preserve"> </w:t>
      </w:r>
      <w:r w:rsidR="4B73CC2D" w:rsidRPr="00132652">
        <w:rPr>
          <w:sz w:val="24"/>
          <w:szCs w:val="24"/>
        </w:rPr>
        <w:t>against</w:t>
      </w:r>
      <w:r w:rsidR="00132652">
        <w:rPr>
          <w:sz w:val="24"/>
          <w:szCs w:val="24"/>
        </w:rPr>
        <w:t xml:space="preserve"> </w:t>
      </w:r>
      <w:r w:rsidR="00B6362F" w:rsidRPr="00132652">
        <w:rPr>
          <w:sz w:val="24"/>
          <w:szCs w:val="24"/>
        </w:rPr>
        <w:t>racialized persons and other minorities</w:t>
      </w:r>
      <w:r w:rsidR="386E331B">
        <w:rPr>
          <w:sz w:val="24"/>
          <w:szCs w:val="24"/>
        </w:rPr>
        <w:t>.</w:t>
      </w:r>
      <w:r w:rsidR="007770A6" w:rsidRPr="00132652">
        <w:rPr>
          <w:rStyle w:val="FootnoteReference"/>
          <w:sz w:val="24"/>
          <w:szCs w:val="24"/>
        </w:rPr>
        <w:footnoteReference w:id="46"/>
      </w:r>
      <w:r w:rsidR="00527CC9" w:rsidRPr="00132652">
        <w:rPr>
          <w:sz w:val="24"/>
          <w:szCs w:val="24"/>
        </w:rPr>
        <w:t xml:space="preserve"> </w:t>
      </w:r>
      <w:r w:rsidR="00050371" w:rsidRPr="00132652">
        <w:rPr>
          <w:sz w:val="24"/>
          <w:szCs w:val="24"/>
        </w:rPr>
        <w:t xml:space="preserve">Residents of a province were turned away at the </w:t>
      </w:r>
      <w:r w:rsidR="003C3C84">
        <w:rPr>
          <w:sz w:val="24"/>
          <w:szCs w:val="24"/>
        </w:rPr>
        <w:t>province’s</w:t>
      </w:r>
      <w:r w:rsidR="00050371" w:rsidRPr="00132652">
        <w:rPr>
          <w:sz w:val="24"/>
          <w:szCs w:val="24"/>
        </w:rPr>
        <w:t xml:space="preserve"> border unless they could provide </w:t>
      </w:r>
      <w:r w:rsidR="00943DAD" w:rsidRPr="00132652">
        <w:rPr>
          <w:sz w:val="24"/>
          <w:szCs w:val="24"/>
        </w:rPr>
        <w:t xml:space="preserve">the right documentation, which </w:t>
      </w:r>
      <w:r w:rsidR="001679D3" w:rsidRPr="00132652">
        <w:rPr>
          <w:sz w:val="24"/>
          <w:szCs w:val="24"/>
        </w:rPr>
        <w:t xml:space="preserve">was often not on hand due to the speed at which the borders </w:t>
      </w:r>
      <w:r w:rsidR="003C3C84">
        <w:rPr>
          <w:sz w:val="24"/>
          <w:szCs w:val="24"/>
        </w:rPr>
        <w:t>closed</w:t>
      </w:r>
      <w:r w:rsidR="001679D3" w:rsidRPr="00132652">
        <w:rPr>
          <w:sz w:val="24"/>
          <w:szCs w:val="24"/>
        </w:rPr>
        <w:t>.</w:t>
      </w:r>
      <w:r w:rsidR="00313D71" w:rsidRPr="00132652">
        <w:rPr>
          <w:rStyle w:val="FootnoteReference"/>
          <w:sz w:val="24"/>
          <w:szCs w:val="24"/>
        </w:rPr>
        <w:footnoteReference w:id="47"/>
      </w:r>
      <w:r w:rsidR="001679D3" w:rsidRPr="00132652">
        <w:rPr>
          <w:sz w:val="24"/>
          <w:szCs w:val="24"/>
        </w:rPr>
        <w:t xml:space="preserve"> </w:t>
      </w:r>
      <w:r w:rsidR="00874561" w:rsidRPr="00132652">
        <w:rPr>
          <w:sz w:val="24"/>
          <w:szCs w:val="24"/>
        </w:rPr>
        <w:t>P</w:t>
      </w:r>
      <w:r w:rsidR="001679D3" w:rsidRPr="00132652">
        <w:rPr>
          <w:sz w:val="24"/>
          <w:szCs w:val="24"/>
        </w:rPr>
        <w:t xml:space="preserve">rivacy </w:t>
      </w:r>
      <w:r w:rsidR="003C70D3" w:rsidRPr="00132652">
        <w:rPr>
          <w:sz w:val="24"/>
          <w:szCs w:val="24"/>
        </w:rPr>
        <w:t>came under threat</w:t>
      </w:r>
      <w:r w:rsidR="00181EA7" w:rsidRPr="00132652">
        <w:rPr>
          <w:sz w:val="24"/>
          <w:szCs w:val="24"/>
        </w:rPr>
        <w:t xml:space="preserve"> as Ontario</w:t>
      </w:r>
      <w:r w:rsidR="003C3C84">
        <w:rPr>
          <w:sz w:val="24"/>
          <w:szCs w:val="24"/>
        </w:rPr>
        <w:t>’s</w:t>
      </w:r>
      <w:r w:rsidR="004A7773" w:rsidRPr="00132652">
        <w:rPr>
          <w:rStyle w:val="FootnoteReference"/>
          <w:sz w:val="24"/>
          <w:szCs w:val="24"/>
        </w:rPr>
        <w:footnoteReference w:id="48"/>
      </w:r>
      <w:r w:rsidR="0096442C" w:rsidRPr="00132652">
        <w:rPr>
          <w:sz w:val="24"/>
          <w:szCs w:val="24"/>
        </w:rPr>
        <w:t xml:space="preserve"> and Alberta</w:t>
      </w:r>
      <w:r w:rsidR="003C3C84">
        <w:rPr>
          <w:sz w:val="24"/>
          <w:szCs w:val="24"/>
        </w:rPr>
        <w:t>’s</w:t>
      </w:r>
      <w:r w:rsidR="001B7DF7" w:rsidRPr="00132652">
        <w:rPr>
          <w:rStyle w:val="FootnoteReference"/>
          <w:sz w:val="24"/>
          <w:szCs w:val="24"/>
        </w:rPr>
        <w:footnoteReference w:id="49"/>
      </w:r>
      <w:r w:rsidR="00181EA7" w:rsidRPr="00132652">
        <w:rPr>
          <w:sz w:val="24"/>
          <w:szCs w:val="24"/>
        </w:rPr>
        <w:t xml:space="preserve"> </w:t>
      </w:r>
      <w:r w:rsidR="003C3C84">
        <w:rPr>
          <w:sz w:val="24"/>
          <w:szCs w:val="24"/>
        </w:rPr>
        <w:t xml:space="preserve">governments </w:t>
      </w:r>
      <w:r w:rsidR="00181EA7" w:rsidRPr="00132652">
        <w:rPr>
          <w:sz w:val="24"/>
          <w:szCs w:val="24"/>
        </w:rPr>
        <w:t xml:space="preserve">gave </w:t>
      </w:r>
      <w:r w:rsidR="004C5197" w:rsidRPr="00132652">
        <w:rPr>
          <w:sz w:val="24"/>
          <w:szCs w:val="24"/>
        </w:rPr>
        <w:t xml:space="preserve">police direct access to </w:t>
      </w:r>
      <w:r w:rsidR="003C3C84">
        <w:rPr>
          <w:sz w:val="24"/>
          <w:szCs w:val="24"/>
        </w:rPr>
        <w:t>Ontarians’</w:t>
      </w:r>
      <w:r w:rsidR="004C5197" w:rsidRPr="00132652">
        <w:rPr>
          <w:sz w:val="24"/>
          <w:szCs w:val="24"/>
        </w:rPr>
        <w:t xml:space="preserve"> medical information</w:t>
      </w:r>
      <w:r w:rsidR="00174536">
        <w:rPr>
          <w:sz w:val="24"/>
          <w:szCs w:val="24"/>
        </w:rPr>
        <w:t>,</w:t>
      </w:r>
      <w:r w:rsidR="004C5197" w:rsidRPr="00132652">
        <w:rPr>
          <w:sz w:val="24"/>
          <w:szCs w:val="24"/>
        </w:rPr>
        <w:t xml:space="preserve"> </w:t>
      </w:r>
      <w:ins w:id="1204" w:author="Tashi Alford-Duguid" w:date="2020-06-16T17:46:00Z">
        <w:r w:rsidR="00E16C62">
          <w:rPr>
            <w:sz w:val="24"/>
            <w:szCs w:val="24"/>
          </w:rPr>
          <w:t>while</w:t>
        </w:r>
        <w:r w:rsidR="004C5197" w:rsidRPr="00132652">
          <w:rPr>
            <w:sz w:val="24"/>
            <w:szCs w:val="24"/>
          </w:rPr>
          <w:t xml:space="preserve"> </w:t>
        </w:r>
      </w:ins>
      <w:r w:rsidR="00874561" w:rsidRPr="00132652">
        <w:rPr>
          <w:sz w:val="24"/>
          <w:szCs w:val="24"/>
        </w:rPr>
        <w:t xml:space="preserve">provinces clamoured to </w:t>
      </w:r>
      <w:r w:rsidR="003C3C84">
        <w:rPr>
          <w:sz w:val="24"/>
          <w:szCs w:val="24"/>
        </w:rPr>
        <w:t>develop</w:t>
      </w:r>
      <w:r w:rsidR="003C70D3" w:rsidRPr="00132652">
        <w:rPr>
          <w:sz w:val="24"/>
          <w:szCs w:val="24"/>
        </w:rPr>
        <w:t xml:space="preserve"> contact tracing apps.</w:t>
      </w:r>
    </w:p>
    <w:p w14:paraId="7DFE71BB" w14:textId="248ACB76" w:rsidR="003A250E" w:rsidRPr="00680027" w:rsidRDefault="00FE67AC" w:rsidP="00680027">
      <w:pPr>
        <w:rPr>
          <w:b/>
          <w:bCs/>
          <w:sz w:val="24"/>
          <w:szCs w:val="24"/>
        </w:rPr>
      </w:pPr>
      <w:r w:rsidRPr="00132652">
        <w:rPr>
          <w:b/>
          <w:bCs/>
          <w:sz w:val="24"/>
          <w:szCs w:val="24"/>
          <w:rPrChange w:id="1205" w:author="Tashi Alford-Duguid" w:date="2020-06-15T12:17:00Z">
            <w:rPr>
              <w:b/>
              <w:bCs/>
              <w:sz w:val="24"/>
              <w:szCs w:val="24"/>
              <w:lang w:val="en-US"/>
            </w:rPr>
          </w:rPrChange>
        </w:rPr>
        <w:t xml:space="preserve"> </w:t>
      </w:r>
      <w:r w:rsidR="00FD1A61" w:rsidRPr="00132652">
        <w:rPr>
          <w:b/>
          <w:bCs/>
          <w:sz w:val="24"/>
          <w:szCs w:val="24"/>
          <w:rPrChange w:id="1206" w:author="Tashi Alford-Duguid" w:date="2020-06-15T12:17:00Z">
            <w:rPr>
              <w:b/>
              <w:bCs/>
              <w:sz w:val="24"/>
              <w:szCs w:val="24"/>
              <w:lang w:val="en-US"/>
            </w:rPr>
          </w:rPrChange>
        </w:rPr>
        <w:t>“</w:t>
      </w:r>
      <w:r w:rsidR="00FD1A61" w:rsidRPr="00680027">
        <w:rPr>
          <w:b/>
          <w:bCs/>
          <w:sz w:val="24"/>
          <w:szCs w:val="24"/>
        </w:rPr>
        <w:t xml:space="preserve">Policing the pandemic” </w:t>
      </w:r>
      <w:r w:rsidR="003C3C84" w:rsidRPr="00680027">
        <w:rPr>
          <w:sz w:val="24"/>
          <w:szCs w:val="24"/>
          <w:lang w:eastAsia="zh-CN"/>
        </w:rPr>
        <w:t>—</w:t>
      </w:r>
      <w:r w:rsidR="00FD1A61" w:rsidRPr="00680027">
        <w:rPr>
          <w:b/>
          <w:bCs/>
          <w:sz w:val="24"/>
          <w:szCs w:val="24"/>
        </w:rPr>
        <w:t xml:space="preserve"> Parks, public squares, and </w:t>
      </w:r>
      <w:r w:rsidR="00583E64" w:rsidRPr="00680027">
        <w:rPr>
          <w:b/>
          <w:bCs/>
          <w:sz w:val="24"/>
          <w:szCs w:val="24"/>
        </w:rPr>
        <w:t>physical distancing</w:t>
      </w:r>
      <w:r w:rsidR="00FD1A61" w:rsidRPr="00680027">
        <w:rPr>
          <w:b/>
          <w:bCs/>
          <w:sz w:val="24"/>
          <w:szCs w:val="24"/>
        </w:rPr>
        <w:t xml:space="preserve"> </w:t>
      </w:r>
    </w:p>
    <w:p w14:paraId="40F7CCF1" w14:textId="219FB1E6" w:rsidR="00E55BD9" w:rsidRPr="00132652" w:rsidRDefault="003A250E" w:rsidP="00680027">
      <w:pPr>
        <w:pStyle w:val="paragraph"/>
        <w:spacing w:before="0" w:beforeAutospacing="0" w:after="0" w:afterAutospacing="0"/>
        <w:textAlignment w:val="baseline"/>
        <w:rPr>
          <w:rFonts w:ascii="Segoe UI" w:hAnsi="Segoe UI" w:cs="Segoe UI"/>
          <w:sz w:val="18"/>
          <w:szCs w:val="18"/>
        </w:rPr>
      </w:pPr>
      <w:del w:id="1207" w:author="Tashi Alford-Duguid" w:date="2020-06-16T17:46:00Z">
        <w:r w:rsidRPr="00132652">
          <w:rPr>
            <w:rStyle w:val="eop"/>
            <w:rFonts w:eastAsiaTheme="majorEastAsia"/>
          </w:rPr>
          <w:delText> </w:delText>
        </w:r>
      </w:del>
    </w:p>
    <w:p w14:paraId="42EE114A" w14:textId="46AC3B83" w:rsidR="00C56B6F" w:rsidRPr="00132652" w:rsidRDefault="00FD1A61" w:rsidP="00680027">
      <w:pPr>
        <w:rPr>
          <w:sz w:val="24"/>
          <w:szCs w:val="24"/>
        </w:rPr>
      </w:pPr>
      <w:r w:rsidRPr="00132652">
        <w:rPr>
          <w:sz w:val="24"/>
          <w:szCs w:val="24"/>
        </w:rPr>
        <w:lastRenderedPageBreak/>
        <w:t>Between mid-March to mid-May</w:t>
      </w:r>
      <w:r w:rsidR="00B02FA4" w:rsidRPr="00132652">
        <w:rPr>
          <w:sz w:val="24"/>
          <w:szCs w:val="24"/>
        </w:rPr>
        <w:t xml:space="preserve"> of 2020</w:t>
      </w:r>
      <w:r w:rsidRPr="00132652">
        <w:rPr>
          <w:sz w:val="24"/>
          <w:szCs w:val="24"/>
        </w:rPr>
        <w:t>, provinces</w:t>
      </w:r>
      <w:r w:rsidR="00C56B6F" w:rsidRPr="00132652">
        <w:rPr>
          <w:sz w:val="24"/>
          <w:szCs w:val="24"/>
        </w:rPr>
        <w:t>,</w:t>
      </w:r>
      <w:r w:rsidRPr="00132652">
        <w:rPr>
          <w:sz w:val="24"/>
          <w:szCs w:val="24"/>
        </w:rPr>
        <w:t xml:space="preserve"> territories, and</w:t>
      </w:r>
      <w:r w:rsidR="00C56B6F" w:rsidRPr="00132652">
        <w:rPr>
          <w:sz w:val="24"/>
          <w:szCs w:val="24"/>
        </w:rPr>
        <w:t xml:space="preserve"> municipalities</w:t>
      </w:r>
      <w:r w:rsidRPr="00132652">
        <w:rPr>
          <w:sz w:val="24"/>
          <w:szCs w:val="24"/>
        </w:rPr>
        <w:t xml:space="preserve"> began regulating </w:t>
      </w:r>
      <w:r w:rsidR="00166D2C" w:rsidRPr="00132652">
        <w:rPr>
          <w:sz w:val="24"/>
          <w:szCs w:val="24"/>
        </w:rPr>
        <w:t>public space</w:t>
      </w:r>
      <w:r w:rsidR="00B02FA4" w:rsidRPr="00132652">
        <w:rPr>
          <w:sz w:val="24"/>
          <w:szCs w:val="24"/>
        </w:rPr>
        <w:t xml:space="preserve">s in an attempt to enforce </w:t>
      </w:r>
      <w:r w:rsidR="00E63359" w:rsidRPr="00132652">
        <w:rPr>
          <w:sz w:val="24"/>
          <w:szCs w:val="24"/>
        </w:rPr>
        <w:t>physical</w:t>
      </w:r>
      <w:r w:rsidR="00B02FA4" w:rsidRPr="00132652">
        <w:rPr>
          <w:sz w:val="24"/>
          <w:szCs w:val="24"/>
        </w:rPr>
        <w:t xml:space="preserve"> distancing.</w:t>
      </w:r>
      <w:r w:rsidR="00C56B6F" w:rsidRPr="00132652">
        <w:rPr>
          <w:sz w:val="24"/>
          <w:szCs w:val="24"/>
        </w:rPr>
        <w:t xml:space="preserve"> </w:t>
      </w:r>
      <w:r w:rsidR="00AE5CE9">
        <w:rPr>
          <w:sz w:val="24"/>
          <w:szCs w:val="24"/>
        </w:rPr>
        <w:t>They</w:t>
      </w:r>
      <w:r w:rsidR="00C56B6F" w:rsidRPr="00132652">
        <w:rPr>
          <w:sz w:val="24"/>
          <w:szCs w:val="24"/>
        </w:rPr>
        <w:t xml:space="preserve"> stitched together a patchwork of rules</w:t>
      </w:r>
      <w:r w:rsidR="00AE5CE9">
        <w:rPr>
          <w:sz w:val="24"/>
          <w:szCs w:val="24"/>
        </w:rPr>
        <w:t>,</w:t>
      </w:r>
      <w:r w:rsidR="00C56B6F" w:rsidRPr="00132652">
        <w:rPr>
          <w:sz w:val="24"/>
          <w:szCs w:val="24"/>
        </w:rPr>
        <w:t xml:space="preserve"> </w:t>
      </w:r>
      <w:r w:rsidR="00151F0E">
        <w:rPr>
          <w:sz w:val="24"/>
          <w:szCs w:val="24"/>
        </w:rPr>
        <w:t>with penalties attached and</w:t>
      </w:r>
      <w:r w:rsidR="00C56B6F" w:rsidRPr="0E23D286">
        <w:rPr>
          <w:sz w:val="24"/>
          <w:szCs w:val="24"/>
        </w:rPr>
        <w:t xml:space="preserve"> </w:t>
      </w:r>
      <w:r w:rsidR="00C56B6F" w:rsidRPr="00132652">
        <w:rPr>
          <w:sz w:val="24"/>
          <w:szCs w:val="24"/>
        </w:rPr>
        <w:t>enforced by police and by-law officers</w:t>
      </w:r>
      <w:r w:rsidR="00AE5CE9">
        <w:rPr>
          <w:sz w:val="24"/>
          <w:szCs w:val="24"/>
        </w:rPr>
        <w:t>. Often this enforcement served no</w:t>
      </w:r>
      <w:r w:rsidR="00B51BCE" w:rsidRPr="00132652">
        <w:rPr>
          <w:sz w:val="24"/>
          <w:szCs w:val="24"/>
        </w:rPr>
        <w:t xml:space="preserve"> clear</w:t>
      </w:r>
      <w:r w:rsidR="00C56B6F" w:rsidRPr="00132652">
        <w:rPr>
          <w:sz w:val="24"/>
          <w:szCs w:val="24"/>
        </w:rPr>
        <w:t xml:space="preserve"> public health</w:t>
      </w:r>
      <w:r w:rsidR="00B51BCE" w:rsidRPr="00132652">
        <w:rPr>
          <w:sz w:val="24"/>
          <w:szCs w:val="24"/>
        </w:rPr>
        <w:t xml:space="preserve"> purpose</w:t>
      </w:r>
      <w:r w:rsidR="00BA53E7" w:rsidRPr="00132652">
        <w:rPr>
          <w:sz w:val="24"/>
          <w:szCs w:val="24"/>
        </w:rPr>
        <w:t xml:space="preserve">, such as </w:t>
      </w:r>
      <w:r w:rsidR="00AE5CE9">
        <w:rPr>
          <w:sz w:val="24"/>
          <w:szCs w:val="24"/>
        </w:rPr>
        <w:t xml:space="preserve">when people were </w:t>
      </w:r>
      <w:r w:rsidR="00AF7877" w:rsidRPr="00132652">
        <w:rPr>
          <w:sz w:val="24"/>
          <w:szCs w:val="24"/>
        </w:rPr>
        <w:t>ticket</w:t>
      </w:r>
      <w:r w:rsidR="00AE5CE9">
        <w:rPr>
          <w:sz w:val="24"/>
          <w:szCs w:val="24"/>
        </w:rPr>
        <w:t>ed</w:t>
      </w:r>
      <w:r w:rsidR="00AF7877" w:rsidRPr="00132652">
        <w:rPr>
          <w:sz w:val="24"/>
          <w:szCs w:val="24"/>
        </w:rPr>
        <w:t xml:space="preserve"> for </w:t>
      </w:r>
      <w:r w:rsidR="00D27922">
        <w:rPr>
          <w:sz w:val="24"/>
          <w:szCs w:val="24"/>
        </w:rPr>
        <w:t xml:space="preserve">stopping in </w:t>
      </w:r>
      <w:r w:rsidR="00AE5CE9">
        <w:rPr>
          <w:sz w:val="24"/>
          <w:szCs w:val="24"/>
        </w:rPr>
        <w:t>parks</w:t>
      </w:r>
      <w:r w:rsidR="00D27922">
        <w:rPr>
          <w:sz w:val="24"/>
          <w:szCs w:val="24"/>
        </w:rPr>
        <w:t xml:space="preserve"> </w:t>
      </w:r>
      <w:r w:rsidR="00D046A3" w:rsidRPr="00132652">
        <w:rPr>
          <w:sz w:val="24"/>
          <w:szCs w:val="24"/>
        </w:rPr>
        <w:t xml:space="preserve">to </w:t>
      </w:r>
      <w:r w:rsidR="00AE5CE9">
        <w:rPr>
          <w:sz w:val="24"/>
          <w:szCs w:val="24"/>
        </w:rPr>
        <w:t>try and</w:t>
      </w:r>
      <w:r w:rsidR="00D046A3" w:rsidRPr="00132652">
        <w:rPr>
          <w:sz w:val="24"/>
          <w:szCs w:val="24"/>
        </w:rPr>
        <w:t xml:space="preserve"> </w:t>
      </w:r>
      <w:r w:rsidR="00D046A3" w:rsidRPr="00AE5CE9">
        <w:rPr>
          <w:i/>
          <w:sz w:val="24"/>
          <w:szCs w:val="24"/>
        </w:rPr>
        <w:t>avoid</w:t>
      </w:r>
      <w:r w:rsidR="00D046A3" w:rsidRPr="00132652">
        <w:rPr>
          <w:sz w:val="24"/>
          <w:szCs w:val="24"/>
        </w:rPr>
        <w:t xml:space="preserve"> </w:t>
      </w:r>
      <w:r w:rsidR="00AE5CE9">
        <w:rPr>
          <w:sz w:val="24"/>
          <w:szCs w:val="24"/>
        </w:rPr>
        <w:t xml:space="preserve">nearby </w:t>
      </w:r>
      <w:r w:rsidR="00D046A3" w:rsidRPr="00132652">
        <w:rPr>
          <w:sz w:val="24"/>
          <w:szCs w:val="24"/>
        </w:rPr>
        <w:t>crowds</w:t>
      </w:r>
      <w:r w:rsidR="00D046A3" w:rsidRPr="0067228E">
        <w:rPr>
          <w:sz w:val="24"/>
          <w:szCs w:val="24"/>
        </w:rPr>
        <w:t>.</w:t>
      </w:r>
      <w:r w:rsidR="0092260F" w:rsidRPr="0067228E">
        <w:rPr>
          <w:rStyle w:val="FootnoteReference"/>
          <w:sz w:val="24"/>
          <w:szCs w:val="24"/>
        </w:rPr>
        <w:footnoteReference w:id="50"/>
      </w:r>
      <w:r w:rsidR="00C56B6F" w:rsidRPr="00E16C62">
        <w:rPr>
          <w:sz w:val="24"/>
          <w:szCs w:val="24"/>
          <w:rPrChange w:id="1210" w:author="Tashi Alford-Duguid" w:date="2020-06-16T18:31:00Z">
            <w:rPr>
              <w:sz w:val="24"/>
              <w:szCs w:val="24"/>
              <w:highlight w:val="yellow"/>
            </w:rPr>
          </w:rPrChange>
        </w:rPr>
        <w:t xml:space="preserve"> </w:t>
      </w:r>
      <w:del w:id="1211" w:author="Tashi Alford-Duguid" w:date="2020-06-16T17:47:00Z">
        <w:r w:rsidR="00151F0E" w:rsidRPr="0067228E">
          <w:rPr>
            <w:sz w:val="24"/>
            <w:szCs w:val="24"/>
          </w:rPr>
          <w:delText xml:space="preserve"> </w:delText>
        </w:r>
      </w:del>
      <w:r w:rsidR="00151F0E" w:rsidRPr="0067228E">
        <w:rPr>
          <w:sz w:val="24"/>
          <w:szCs w:val="24"/>
        </w:rPr>
        <w:t>This</w:t>
      </w:r>
      <w:r w:rsidR="00151F0E">
        <w:rPr>
          <w:sz w:val="24"/>
          <w:szCs w:val="24"/>
        </w:rPr>
        <w:t xml:space="preserve"> issue became so widespread that CCLA is issuing a separate report on this very subject</w:t>
      </w:r>
      <w:r w:rsidR="00434031">
        <w:rPr>
          <w:sz w:val="24"/>
          <w:szCs w:val="24"/>
        </w:rPr>
        <w:t>.</w:t>
      </w:r>
    </w:p>
    <w:p w14:paraId="32088BFC" w14:textId="21EC1209" w:rsidR="005F0DE4" w:rsidRPr="00132652" w:rsidRDefault="00E63359" w:rsidP="00680027">
      <w:pPr>
        <w:ind w:firstLine="720"/>
        <w:rPr>
          <w:i/>
          <w:sz w:val="24"/>
          <w:szCs w:val="24"/>
          <w:u w:val="single"/>
        </w:rPr>
      </w:pPr>
      <w:r w:rsidRPr="00132652">
        <w:rPr>
          <w:i/>
          <w:sz w:val="24"/>
          <w:szCs w:val="24"/>
          <w:u w:val="single"/>
        </w:rPr>
        <w:t>Physical</w:t>
      </w:r>
      <w:r w:rsidR="005F0DE4" w:rsidRPr="00132652">
        <w:rPr>
          <w:i/>
          <w:sz w:val="24"/>
          <w:szCs w:val="24"/>
          <w:u w:val="single"/>
        </w:rPr>
        <w:t xml:space="preserve"> distancing rules</w:t>
      </w:r>
    </w:p>
    <w:p w14:paraId="17A009FE" w14:textId="300F1F9E" w:rsidR="00C56B6F" w:rsidRPr="00132652" w:rsidRDefault="008D1895" w:rsidP="00680027">
      <w:pPr>
        <w:rPr>
          <w:sz w:val="24"/>
          <w:szCs w:val="24"/>
        </w:rPr>
      </w:pPr>
      <w:r w:rsidRPr="00132652">
        <w:rPr>
          <w:sz w:val="24"/>
          <w:szCs w:val="24"/>
        </w:rPr>
        <w:t xml:space="preserve">The rules </w:t>
      </w:r>
      <w:r w:rsidR="6315A2D7" w:rsidRPr="00132652">
        <w:rPr>
          <w:sz w:val="24"/>
          <w:szCs w:val="24"/>
        </w:rPr>
        <w:t xml:space="preserve">governing physical distancing </w:t>
      </w:r>
      <w:r w:rsidRPr="00132652">
        <w:rPr>
          <w:sz w:val="24"/>
          <w:szCs w:val="24"/>
        </w:rPr>
        <w:t xml:space="preserve">varied </w:t>
      </w:r>
      <w:r w:rsidR="5E664100" w:rsidRPr="00132652">
        <w:rPr>
          <w:sz w:val="24"/>
          <w:szCs w:val="24"/>
        </w:rPr>
        <w:t>from jurisdiction to jurisdiction</w:t>
      </w:r>
      <w:r w:rsidR="00352649">
        <w:rPr>
          <w:sz w:val="24"/>
          <w:szCs w:val="24"/>
        </w:rPr>
        <w:t>,</w:t>
      </w:r>
      <w:r w:rsidR="5E664100" w:rsidRPr="00132652">
        <w:rPr>
          <w:sz w:val="24"/>
          <w:szCs w:val="24"/>
        </w:rPr>
        <w:t xml:space="preserve"> </w:t>
      </w:r>
      <w:r w:rsidRPr="00132652">
        <w:rPr>
          <w:sz w:val="24"/>
          <w:szCs w:val="24"/>
        </w:rPr>
        <w:t xml:space="preserve">but </w:t>
      </w:r>
      <w:r w:rsidR="00EF700B">
        <w:rPr>
          <w:sz w:val="24"/>
          <w:szCs w:val="24"/>
        </w:rPr>
        <w:t>they all</w:t>
      </w:r>
      <w:r w:rsidRPr="00132652">
        <w:rPr>
          <w:sz w:val="24"/>
          <w:szCs w:val="24"/>
        </w:rPr>
        <w:t xml:space="preserve"> follow</w:t>
      </w:r>
      <w:r w:rsidR="004B3BF9" w:rsidRPr="00132652">
        <w:rPr>
          <w:sz w:val="24"/>
          <w:szCs w:val="24"/>
        </w:rPr>
        <w:t>ed</w:t>
      </w:r>
      <w:r w:rsidRPr="00132652">
        <w:rPr>
          <w:sz w:val="24"/>
          <w:szCs w:val="24"/>
        </w:rPr>
        <w:t xml:space="preserve"> </w:t>
      </w:r>
      <w:r w:rsidR="00EF700B">
        <w:rPr>
          <w:sz w:val="24"/>
          <w:szCs w:val="24"/>
        </w:rPr>
        <w:t>a similar</w:t>
      </w:r>
      <w:r w:rsidRPr="00132652">
        <w:rPr>
          <w:sz w:val="24"/>
          <w:szCs w:val="24"/>
        </w:rPr>
        <w:t xml:space="preserve"> pattern: gatherings of certain sizes were banned,</w:t>
      </w:r>
      <w:r w:rsidR="004B3BF9" w:rsidRPr="00132652">
        <w:rPr>
          <w:sz w:val="24"/>
          <w:szCs w:val="24"/>
        </w:rPr>
        <w:t xml:space="preserve"> physical distancing requirements</w:t>
      </w:r>
      <w:r w:rsidR="005F0DE4" w:rsidRPr="00132652">
        <w:rPr>
          <w:sz w:val="24"/>
          <w:szCs w:val="24"/>
        </w:rPr>
        <w:t xml:space="preserve"> were </w:t>
      </w:r>
      <w:r w:rsidR="00EF700B">
        <w:rPr>
          <w:sz w:val="24"/>
          <w:szCs w:val="24"/>
        </w:rPr>
        <w:t>imposed</w:t>
      </w:r>
      <w:r w:rsidR="00191593" w:rsidRPr="00132652">
        <w:rPr>
          <w:sz w:val="24"/>
          <w:szCs w:val="24"/>
        </w:rPr>
        <w:t xml:space="preserve"> in some provinces</w:t>
      </w:r>
      <w:r w:rsidR="005F0DE4" w:rsidRPr="00132652">
        <w:rPr>
          <w:sz w:val="24"/>
          <w:szCs w:val="24"/>
        </w:rPr>
        <w:t>, and</w:t>
      </w:r>
      <w:r w:rsidRPr="00132652">
        <w:rPr>
          <w:sz w:val="24"/>
          <w:szCs w:val="24"/>
        </w:rPr>
        <w:t xml:space="preserve"> non-essential businesses were shuttered</w:t>
      </w:r>
      <w:r w:rsidR="005F0DE4" w:rsidRPr="00132652">
        <w:rPr>
          <w:sz w:val="24"/>
          <w:szCs w:val="24"/>
        </w:rPr>
        <w:t>. However,</w:t>
      </w:r>
      <w:r w:rsidRPr="00132652">
        <w:rPr>
          <w:sz w:val="24"/>
          <w:szCs w:val="24"/>
        </w:rPr>
        <w:t xml:space="preserve"> </w:t>
      </w:r>
      <w:r w:rsidR="7001C577" w:rsidRPr="00132652">
        <w:rPr>
          <w:sz w:val="24"/>
          <w:szCs w:val="24"/>
        </w:rPr>
        <w:t xml:space="preserve">the </w:t>
      </w:r>
      <w:r w:rsidR="5AEA24B2" w:rsidRPr="00132652">
        <w:rPr>
          <w:sz w:val="24"/>
          <w:szCs w:val="24"/>
        </w:rPr>
        <w:t>restrictiveness</w:t>
      </w:r>
      <w:r w:rsidR="7001C577" w:rsidRPr="00132652">
        <w:rPr>
          <w:sz w:val="24"/>
          <w:szCs w:val="24"/>
        </w:rPr>
        <w:t xml:space="preserve"> of </w:t>
      </w:r>
      <w:r w:rsidR="005F0DE4" w:rsidRPr="00132652">
        <w:rPr>
          <w:sz w:val="24"/>
          <w:szCs w:val="24"/>
        </w:rPr>
        <w:t>these rules</w:t>
      </w:r>
      <w:r w:rsidR="7001C577" w:rsidRPr="00132652">
        <w:rPr>
          <w:sz w:val="24"/>
          <w:szCs w:val="24"/>
        </w:rPr>
        <w:t xml:space="preserve"> varied by</w:t>
      </w:r>
      <w:r w:rsidR="00346F93" w:rsidRPr="00132652">
        <w:rPr>
          <w:sz w:val="24"/>
          <w:szCs w:val="24"/>
        </w:rPr>
        <w:t xml:space="preserve"> provin</w:t>
      </w:r>
      <w:r w:rsidR="7001C577" w:rsidRPr="00132652">
        <w:rPr>
          <w:sz w:val="24"/>
          <w:szCs w:val="24"/>
        </w:rPr>
        <w:t>ce</w:t>
      </w:r>
      <w:r w:rsidR="00346F93" w:rsidRPr="00132652">
        <w:rPr>
          <w:sz w:val="24"/>
          <w:szCs w:val="24"/>
        </w:rPr>
        <w:t xml:space="preserve">, territory, </w:t>
      </w:r>
      <w:r w:rsidR="00174536">
        <w:rPr>
          <w:sz w:val="24"/>
          <w:szCs w:val="24"/>
        </w:rPr>
        <w:t>and</w:t>
      </w:r>
      <w:r w:rsidR="00174536" w:rsidRPr="00132652">
        <w:rPr>
          <w:sz w:val="24"/>
          <w:szCs w:val="24"/>
        </w:rPr>
        <w:t xml:space="preserve"> </w:t>
      </w:r>
      <w:r w:rsidR="00346F93" w:rsidRPr="00132652">
        <w:rPr>
          <w:sz w:val="24"/>
          <w:szCs w:val="24"/>
        </w:rPr>
        <w:t>municipality</w:t>
      </w:r>
      <w:r w:rsidR="7001C577" w:rsidRPr="00132652">
        <w:rPr>
          <w:sz w:val="24"/>
          <w:szCs w:val="24"/>
        </w:rPr>
        <w:t xml:space="preserve">. </w:t>
      </w:r>
      <w:r w:rsidR="2222861E" w:rsidRPr="00132652">
        <w:rPr>
          <w:sz w:val="24"/>
          <w:szCs w:val="24"/>
        </w:rPr>
        <w:t>There was no</w:t>
      </w:r>
      <w:r w:rsidR="45EA979D" w:rsidRPr="00132652">
        <w:rPr>
          <w:sz w:val="24"/>
          <w:szCs w:val="24"/>
        </w:rPr>
        <w:t xml:space="preserve"> clear</w:t>
      </w:r>
      <w:r w:rsidR="2222861E" w:rsidRPr="00132652">
        <w:rPr>
          <w:sz w:val="24"/>
          <w:szCs w:val="24"/>
        </w:rPr>
        <w:t xml:space="preserve"> correlation between the se</w:t>
      </w:r>
      <w:r w:rsidR="581CB9A6" w:rsidRPr="00132652">
        <w:rPr>
          <w:sz w:val="24"/>
          <w:szCs w:val="24"/>
        </w:rPr>
        <w:t xml:space="preserve">verity of the </w:t>
      </w:r>
      <w:r w:rsidR="00F55EA3" w:rsidRPr="00132652">
        <w:rPr>
          <w:sz w:val="24"/>
          <w:szCs w:val="24"/>
        </w:rPr>
        <w:t>crisis</w:t>
      </w:r>
      <w:r w:rsidR="581CB9A6" w:rsidRPr="00132652">
        <w:rPr>
          <w:sz w:val="24"/>
          <w:szCs w:val="24"/>
        </w:rPr>
        <w:t xml:space="preserve"> and the </w:t>
      </w:r>
      <w:r w:rsidR="00F55EA3" w:rsidRPr="00132652">
        <w:rPr>
          <w:sz w:val="24"/>
          <w:szCs w:val="24"/>
        </w:rPr>
        <w:t>intrusiveness</w:t>
      </w:r>
      <w:r w:rsidR="581CB9A6" w:rsidRPr="00132652">
        <w:rPr>
          <w:sz w:val="24"/>
          <w:szCs w:val="24"/>
        </w:rPr>
        <w:t xml:space="preserve"> of </w:t>
      </w:r>
      <w:r w:rsidR="0030640C" w:rsidRPr="00132652">
        <w:rPr>
          <w:sz w:val="24"/>
          <w:szCs w:val="24"/>
        </w:rPr>
        <w:t>physica</w:t>
      </w:r>
      <w:r w:rsidR="581CB9A6" w:rsidRPr="00132652">
        <w:rPr>
          <w:sz w:val="24"/>
          <w:szCs w:val="24"/>
        </w:rPr>
        <w:t>l distancing orders</w:t>
      </w:r>
      <w:r w:rsidR="00174536">
        <w:rPr>
          <w:sz w:val="24"/>
          <w:szCs w:val="24"/>
        </w:rPr>
        <w:t>. For example,</w:t>
      </w:r>
      <w:r w:rsidR="581CB9A6" w:rsidRPr="00132652">
        <w:rPr>
          <w:sz w:val="24"/>
          <w:szCs w:val="24"/>
        </w:rPr>
        <w:t xml:space="preserve"> </w:t>
      </w:r>
      <w:r w:rsidR="00D90622" w:rsidRPr="00132652">
        <w:rPr>
          <w:sz w:val="24"/>
          <w:szCs w:val="24"/>
        </w:rPr>
        <w:t xml:space="preserve">although </w:t>
      </w:r>
      <w:r w:rsidR="00043AA6" w:rsidRPr="00132652">
        <w:rPr>
          <w:sz w:val="24"/>
          <w:szCs w:val="24"/>
        </w:rPr>
        <w:t>Mississauga</w:t>
      </w:r>
      <w:r w:rsidR="0092213F" w:rsidRPr="00132652">
        <w:rPr>
          <w:sz w:val="24"/>
          <w:szCs w:val="24"/>
        </w:rPr>
        <w:t>,</w:t>
      </w:r>
      <w:r w:rsidR="00D90622" w:rsidRPr="00132652">
        <w:rPr>
          <w:sz w:val="24"/>
          <w:szCs w:val="24"/>
        </w:rPr>
        <w:t xml:space="preserve"> Ontario, </w:t>
      </w:r>
      <w:r w:rsidR="003506F9" w:rsidRPr="00132652">
        <w:rPr>
          <w:sz w:val="24"/>
          <w:szCs w:val="24"/>
        </w:rPr>
        <w:t>had significantly more</w:t>
      </w:r>
      <w:r w:rsidR="00D90622" w:rsidRPr="00132652">
        <w:rPr>
          <w:sz w:val="24"/>
          <w:szCs w:val="24"/>
        </w:rPr>
        <w:t xml:space="preserve"> COVID</w:t>
      </w:r>
      <w:r w:rsidR="00B551A8">
        <w:rPr>
          <w:sz w:val="24"/>
          <w:szCs w:val="24"/>
        </w:rPr>
        <w:t xml:space="preserve"> cases</w:t>
      </w:r>
      <w:r w:rsidR="00D90622" w:rsidRPr="00132652">
        <w:rPr>
          <w:sz w:val="24"/>
          <w:szCs w:val="24"/>
        </w:rPr>
        <w:t xml:space="preserve"> than Marathon</w:t>
      </w:r>
      <w:r w:rsidR="0046492C" w:rsidRPr="00132652">
        <w:rPr>
          <w:sz w:val="24"/>
          <w:szCs w:val="24"/>
        </w:rPr>
        <w:t>,</w:t>
      </w:r>
      <w:r w:rsidR="007D0A55">
        <w:rPr>
          <w:sz w:val="24"/>
          <w:szCs w:val="24"/>
        </w:rPr>
        <w:t xml:space="preserve"> Ontario</w:t>
      </w:r>
      <w:r w:rsidR="00F02098" w:rsidRPr="00132652">
        <w:rPr>
          <w:rStyle w:val="FootnoteReference"/>
          <w:sz w:val="24"/>
          <w:szCs w:val="24"/>
        </w:rPr>
        <w:footnoteReference w:id="51"/>
      </w:r>
      <w:r w:rsidR="007F6749" w:rsidRPr="00132652">
        <w:rPr>
          <w:sz w:val="24"/>
          <w:szCs w:val="24"/>
        </w:rPr>
        <w:t xml:space="preserve"> the latter</w:t>
      </w:r>
      <w:r w:rsidR="0046492C" w:rsidRPr="00132652">
        <w:rPr>
          <w:sz w:val="24"/>
          <w:szCs w:val="24"/>
        </w:rPr>
        <w:t xml:space="preserve"> installed stricter physical distancing laws</w:t>
      </w:r>
      <w:r w:rsidR="007F6749" w:rsidRPr="00132652">
        <w:rPr>
          <w:sz w:val="24"/>
          <w:szCs w:val="24"/>
        </w:rPr>
        <w:t xml:space="preserve"> than the former</w:t>
      </w:r>
      <w:r w:rsidR="0046492C" w:rsidRPr="00132652">
        <w:rPr>
          <w:sz w:val="24"/>
          <w:szCs w:val="24"/>
        </w:rPr>
        <w:t>:</w:t>
      </w:r>
      <w:r w:rsidR="00F059C6" w:rsidRPr="00132652">
        <w:rPr>
          <w:sz w:val="24"/>
          <w:szCs w:val="24"/>
        </w:rPr>
        <w:t xml:space="preserve"> </w:t>
      </w:r>
      <w:r w:rsidR="00174536">
        <w:rPr>
          <w:sz w:val="24"/>
          <w:szCs w:val="24"/>
        </w:rPr>
        <w:t>people in Marathon</w:t>
      </w:r>
      <w:r w:rsidR="00F059C6" w:rsidRPr="00132652">
        <w:rPr>
          <w:sz w:val="24"/>
          <w:szCs w:val="24"/>
        </w:rPr>
        <w:t xml:space="preserve"> not in the same household</w:t>
      </w:r>
      <w:r w:rsidR="00B551A8">
        <w:rPr>
          <w:sz w:val="24"/>
          <w:szCs w:val="24"/>
        </w:rPr>
        <w:t xml:space="preserve"> </w:t>
      </w:r>
      <w:r w:rsidR="00F059C6" w:rsidRPr="00132652">
        <w:rPr>
          <w:sz w:val="24"/>
          <w:szCs w:val="24"/>
        </w:rPr>
        <w:t>must maintain</w:t>
      </w:r>
      <w:r w:rsidR="00A10509" w:rsidRPr="00132652">
        <w:rPr>
          <w:sz w:val="24"/>
          <w:szCs w:val="24"/>
        </w:rPr>
        <w:t xml:space="preserve"> 2 metres of physical distancing</w:t>
      </w:r>
      <w:r w:rsidR="00F059C6" w:rsidRPr="00132652">
        <w:rPr>
          <w:sz w:val="24"/>
          <w:szCs w:val="24"/>
        </w:rPr>
        <w:t xml:space="preserve"> on public property at all times, with no exceptions</w:t>
      </w:r>
      <w:r w:rsidR="00846981" w:rsidRPr="00132652">
        <w:rPr>
          <w:sz w:val="24"/>
          <w:szCs w:val="24"/>
        </w:rPr>
        <w:t>.</w:t>
      </w:r>
      <w:r w:rsidR="00F059C6" w:rsidRPr="00132652">
        <w:rPr>
          <w:rStyle w:val="FootnoteReference"/>
          <w:sz w:val="24"/>
          <w:szCs w:val="24"/>
        </w:rPr>
        <w:footnoteReference w:id="52"/>
      </w:r>
    </w:p>
    <w:p w14:paraId="1AEAED8B" w14:textId="28E118BB" w:rsidR="005D2356" w:rsidRPr="00132652" w:rsidRDefault="005D2356">
      <w:pPr>
        <w:ind w:firstLine="720"/>
        <w:rPr>
          <w:i/>
          <w:sz w:val="24"/>
          <w:szCs w:val="24"/>
          <w:u w:val="single"/>
        </w:rPr>
        <w:pPrChange w:id="1212" w:author="Tashi Alford-Duguid" w:date="2020-06-11T13:32:00Z">
          <w:pPr>
            <w:ind w:firstLine="720"/>
            <w:jc w:val="both"/>
          </w:pPr>
        </w:pPrChange>
      </w:pPr>
      <w:r w:rsidRPr="00132652">
        <w:rPr>
          <w:i/>
          <w:sz w:val="24"/>
          <w:szCs w:val="24"/>
          <w:u w:val="single"/>
        </w:rPr>
        <w:t>Gatherings and park spaces</w:t>
      </w:r>
    </w:p>
    <w:p w14:paraId="07B143DE" w14:textId="3E8DE211" w:rsidR="0059007E" w:rsidRPr="00132652" w:rsidRDefault="00845991" w:rsidP="00680027">
      <w:pPr>
        <w:rPr>
          <w:sz w:val="24"/>
          <w:szCs w:val="24"/>
        </w:rPr>
      </w:pPr>
      <w:r w:rsidRPr="00132652">
        <w:rPr>
          <w:sz w:val="24"/>
          <w:szCs w:val="24"/>
        </w:rPr>
        <w:t>Restrictions on gatherings were levied in every province or territory, with limited exceptions</w:t>
      </w:r>
      <w:ins w:id="1213" w:author="Tashi Alford-Duguid" w:date="2020-06-16T14:47:00Z">
        <w:r w:rsidR="00174536">
          <w:rPr>
            <w:sz w:val="24"/>
            <w:szCs w:val="24"/>
          </w:rPr>
          <w:t>,</w:t>
        </w:r>
      </w:ins>
      <w:r w:rsidRPr="00132652">
        <w:rPr>
          <w:sz w:val="24"/>
          <w:szCs w:val="24"/>
        </w:rPr>
        <w:t xml:space="preserve"> such as persons from the same household.</w:t>
      </w:r>
      <w:r w:rsidR="001F71FE" w:rsidRPr="00132652">
        <w:rPr>
          <w:sz w:val="24"/>
          <w:szCs w:val="24"/>
        </w:rPr>
        <w:t xml:space="preserve"> </w:t>
      </w:r>
      <w:r w:rsidR="004D1ED6" w:rsidRPr="00132652">
        <w:rPr>
          <w:sz w:val="24"/>
          <w:szCs w:val="24"/>
        </w:rPr>
        <w:t xml:space="preserve">British </w:t>
      </w:r>
      <w:r w:rsidR="004D1ED6" w:rsidRPr="00132652">
        <w:rPr>
          <w:sz w:val="24"/>
          <w:szCs w:val="24"/>
        </w:rPr>
        <w:t>Columbia</w:t>
      </w:r>
      <w:r w:rsidR="00362786" w:rsidRPr="00132652">
        <w:rPr>
          <w:sz w:val="24"/>
          <w:szCs w:val="24"/>
        </w:rPr>
        <w:t xml:space="preserve"> was </w:t>
      </w:r>
      <w:r w:rsidR="001F71FE" w:rsidRPr="00132652">
        <w:rPr>
          <w:sz w:val="24"/>
          <w:szCs w:val="24"/>
        </w:rPr>
        <w:t xml:space="preserve">the most </w:t>
      </w:r>
      <w:r w:rsidR="00B72E07">
        <w:rPr>
          <w:sz w:val="24"/>
          <w:szCs w:val="24"/>
        </w:rPr>
        <w:t>permissive</w:t>
      </w:r>
      <w:r w:rsidR="00362786" w:rsidRPr="00132652">
        <w:rPr>
          <w:sz w:val="24"/>
          <w:szCs w:val="24"/>
        </w:rPr>
        <w:t xml:space="preserve"> province</w:t>
      </w:r>
      <w:r w:rsidR="00A46006" w:rsidRPr="00132652">
        <w:rPr>
          <w:sz w:val="24"/>
          <w:szCs w:val="24"/>
        </w:rPr>
        <w:t xml:space="preserve">; </w:t>
      </w:r>
      <w:r w:rsidR="00E7141C" w:rsidRPr="00132652">
        <w:rPr>
          <w:sz w:val="24"/>
          <w:szCs w:val="24"/>
        </w:rPr>
        <w:t>t</w:t>
      </w:r>
      <w:r w:rsidR="00324ED0" w:rsidRPr="00132652">
        <w:rPr>
          <w:sz w:val="24"/>
          <w:szCs w:val="24"/>
        </w:rPr>
        <w:t>hroughout the pandemic, BC allow</w:t>
      </w:r>
      <w:r w:rsidR="00174536">
        <w:rPr>
          <w:sz w:val="24"/>
          <w:szCs w:val="24"/>
        </w:rPr>
        <w:t>ed</w:t>
      </w:r>
      <w:r w:rsidR="00324ED0" w:rsidRPr="00132652">
        <w:rPr>
          <w:sz w:val="24"/>
          <w:szCs w:val="24"/>
        </w:rPr>
        <w:t xml:space="preserve"> gatherings of </w:t>
      </w:r>
      <w:r w:rsidR="00174536">
        <w:rPr>
          <w:sz w:val="24"/>
          <w:szCs w:val="24"/>
        </w:rPr>
        <w:t>fewer</w:t>
      </w:r>
      <w:r w:rsidR="00174536" w:rsidRPr="00132652">
        <w:rPr>
          <w:sz w:val="24"/>
          <w:szCs w:val="24"/>
        </w:rPr>
        <w:t xml:space="preserve"> </w:t>
      </w:r>
      <w:r w:rsidR="00324ED0" w:rsidRPr="00132652">
        <w:rPr>
          <w:sz w:val="24"/>
          <w:szCs w:val="24"/>
        </w:rPr>
        <w:t>than 50 persons</w:t>
      </w:r>
      <w:r w:rsidR="00BF1E21" w:rsidRPr="00132652">
        <w:rPr>
          <w:sz w:val="24"/>
          <w:szCs w:val="24"/>
        </w:rPr>
        <w:t>.</w:t>
      </w:r>
      <w:r w:rsidR="006416C5" w:rsidRPr="00132652">
        <w:rPr>
          <w:rStyle w:val="FootnoteReference"/>
          <w:sz w:val="24"/>
          <w:szCs w:val="24"/>
        </w:rPr>
        <w:footnoteReference w:id="53"/>
      </w:r>
      <w:r w:rsidR="008B2E27" w:rsidRPr="00132652">
        <w:rPr>
          <w:sz w:val="24"/>
          <w:szCs w:val="24"/>
        </w:rPr>
        <w:t xml:space="preserve"> </w:t>
      </w:r>
      <w:r w:rsidR="00E7141C" w:rsidRPr="00132652">
        <w:rPr>
          <w:sz w:val="24"/>
          <w:szCs w:val="24"/>
        </w:rPr>
        <w:t xml:space="preserve">Next </w:t>
      </w:r>
      <w:r w:rsidR="00BD625E" w:rsidRPr="00132652">
        <w:rPr>
          <w:sz w:val="24"/>
          <w:szCs w:val="24"/>
        </w:rPr>
        <w:t>most liberal</w:t>
      </w:r>
      <w:r w:rsidR="00E7141C" w:rsidRPr="00132652">
        <w:rPr>
          <w:sz w:val="24"/>
          <w:szCs w:val="24"/>
        </w:rPr>
        <w:t xml:space="preserve"> was Alberta, which </w:t>
      </w:r>
      <w:r w:rsidR="00174536">
        <w:rPr>
          <w:sz w:val="24"/>
          <w:szCs w:val="24"/>
        </w:rPr>
        <w:t>limited</w:t>
      </w:r>
      <w:r w:rsidR="00174536" w:rsidRPr="00132652">
        <w:rPr>
          <w:sz w:val="24"/>
          <w:szCs w:val="24"/>
        </w:rPr>
        <w:t xml:space="preserve"> </w:t>
      </w:r>
      <w:r w:rsidR="00E7141C" w:rsidRPr="00132652">
        <w:rPr>
          <w:sz w:val="24"/>
          <w:szCs w:val="24"/>
        </w:rPr>
        <w:t xml:space="preserve">gatherings </w:t>
      </w:r>
      <w:r w:rsidR="4FBBF36F" w:rsidRPr="00132652">
        <w:rPr>
          <w:sz w:val="24"/>
          <w:szCs w:val="24"/>
        </w:rPr>
        <w:t>to</w:t>
      </w:r>
      <w:r w:rsidR="00E7141C" w:rsidRPr="00132652">
        <w:rPr>
          <w:sz w:val="24"/>
          <w:szCs w:val="24"/>
        </w:rPr>
        <w:t xml:space="preserve"> </w:t>
      </w:r>
      <w:r w:rsidR="00174536">
        <w:rPr>
          <w:sz w:val="24"/>
          <w:szCs w:val="24"/>
        </w:rPr>
        <w:t>fewer</w:t>
      </w:r>
      <w:r w:rsidR="00174536" w:rsidRPr="00132652">
        <w:rPr>
          <w:sz w:val="24"/>
          <w:szCs w:val="24"/>
        </w:rPr>
        <w:t xml:space="preserve"> </w:t>
      </w:r>
      <w:r w:rsidR="00E7141C" w:rsidRPr="00132652">
        <w:rPr>
          <w:sz w:val="24"/>
          <w:szCs w:val="24"/>
        </w:rPr>
        <w:t xml:space="preserve">than </w:t>
      </w:r>
      <w:r w:rsidR="00E837E0" w:rsidRPr="00132652">
        <w:rPr>
          <w:sz w:val="24"/>
          <w:szCs w:val="24"/>
        </w:rPr>
        <w:t>15 persons.</w:t>
      </w:r>
      <w:r w:rsidR="006416C5" w:rsidRPr="00132652">
        <w:rPr>
          <w:rStyle w:val="FootnoteReference"/>
          <w:sz w:val="24"/>
          <w:szCs w:val="24"/>
        </w:rPr>
        <w:footnoteReference w:id="54"/>
      </w:r>
      <w:r w:rsidR="00E837E0" w:rsidRPr="00132652">
        <w:rPr>
          <w:sz w:val="24"/>
          <w:szCs w:val="24"/>
        </w:rPr>
        <w:t xml:space="preserve"> </w:t>
      </w:r>
      <w:r w:rsidR="00383FF6" w:rsidRPr="00132652">
        <w:rPr>
          <w:sz w:val="24"/>
          <w:szCs w:val="24"/>
        </w:rPr>
        <w:t>Manitoba</w:t>
      </w:r>
      <w:r w:rsidR="00383FF6" w:rsidRPr="00132652">
        <w:rPr>
          <w:sz w:val="24"/>
          <w:szCs w:val="24"/>
        </w:rPr>
        <w:t>,</w:t>
      </w:r>
      <w:r w:rsidR="0045164B" w:rsidRPr="00132652">
        <w:rPr>
          <w:rStyle w:val="FootnoteReference"/>
          <w:sz w:val="24"/>
          <w:szCs w:val="24"/>
        </w:rPr>
        <w:footnoteReference w:id="55"/>
      </w:r>
      <w:r w:rsidR="00383FF6" w:rsidRPr="00132652">
        <w:rPr>
          <w:sz w:val="24"/>
          <w:szCs w:val="24"/>
        </w:rPr>
        <w:t xml:space="preserve"> New Brunswick,</w:t>
      </w:r>
      <w:r w:rsidR="0045164B" w:rsidRPr="00132652">
        <w:rPr>
          <w:rStyle w:val="FootnoteReference"/>
          <w:sz w:val="24"/>
          <w:szCs w:val="24"/>
        </w:rPr>
        <w:footnoteReference w:id="56"/>
      </w:r>
      <w:r w:rsidR="00383FF6" w:rsidRPr="00132652">
        <w:rPr>
          <w:sz w:val="24"/>
          <w:szCs w:val="24"/>
        </w:rPr>
        <w:t xml:space="preserve"> </w:t>
      </w:r>
      <w:r w:rsidR="005B5256" w:rsidRPr="00132652">
        <w:rPr>
          <w:sz w:val="24"/>
          <w:szCs w:val="24"/>
        </w:rPr>
        <w:t>Saskatchewan,</w:t>
      </w:r>
      <w:r w:rsidR="0045164B" w:rsidRPr="00132652">
        <w:rPr>
          <w:rStyle w:val="FootnoteReference"/>
          <w:sz w:val="24"/>
          <w:szCs w:val="24"/>
        </w:rPr>
        <w:footnoteReference w:id="57"/>
      </w:r>
      <w:r w:rsidR="005B5256" w:rsidRPr="00132652">
        <w:rPr>
          <w:sz w:val="24"/>
          <w:szCs w:val="24"/>
        </w:rPr>
        <w:t xml:space="preserve"> and Yukon</w:t>
      </w:r>
      <w:r w:rsidR="0045164B" w:rsidRPr="00132652">
        <w:rPr>
          <w:rStyle w:val="FootnoteReference"/>
          <w:sz w:val="24"/>
          <w:szCs w:val="24"/>
        </w:rPr>
        <w:footnoteReference w:id="58"/>
      </w:r>
      <w:r w:rsidR="005B5256" w:rsidRPr="00132652">
        <w:rPr>
          <w:sz w:val="24"/>
          <w:szCs w:val="24"/>
        </w:rPr>
        <w:t xml:space="preserve"> restricted gatherings to 10</w:t>
      </w:r>
      <w:r w:rsidR="00D73165" w:rsidRPr="00132652">
        <w:rPr>
          <w:sz w:val="24"/>
          <w:szCs w:val="24"/>
        </w:rPr>
        <w:t xml:space="preserve"> persons</w:t>
      </w:r>
      <w:r w:rsidR="005B5256" w:rsidRPr="00132652">
        <w:rPr>
          <w:sz w:val="24"/>
          <w:szCs w:val="24"/>
        </w:rPr>
        <w:t xml:space="preserve">. Ontario restricted gatherings to </w:t>
      </w:r>
      <w:r w:rsidR="005B5256" w:rsidRPr="00132652">
        <w:rPr>
          <w:sz w:val="24"/>
          <w:szCs w:val="24"/>
        </w:rPr>
        <w:lastRenderedPageBreak/>
        <w:t>5</w:t>
      </w:r>
      <w:r w:rsidR="00D73165" w:rsidRPr="00132652">
        <w:rPr>
          <w:sz w:val="24"/>
          <w:szCs w:val="24"/>
        </w:rPr>
        <w:t xml:space="preserve"> persons</w:t>
      </w:r>
      <w:r w:rsidR="005B5256" w:rsidRPr="00132652">
        <w:rPr>
          <w:sz w:val="24"/>
          <w:szCs w:val="24"/>
        </w:rPr>
        <w:t>.</w:t>
      </w:r>
      <w:r w:rsidR="006416C5" w:rsidRPr="00132652">
        <w:rPr>
          <w:rStyle w:val="FootnoteReference"/>
          <w:sz w:val="24"/>
          <w:szCs w:val="24"/>
        </w:rPr>
        <w:footnoteReference w:id="59"/>
      </w:r>
      <w:r w:rsidR="005B5256" w:rsidRPr="00132652">
        <w:rPr>
          <w:sz w:val="24"/>
          <w:szCs w:val="24"/>
        </w:rPr>
        <w:t xml:space="preserve"> </w:t>
      </w:r>
      <w:r w:rsidRPr="00132652">
        <w:rPr>
          <w:sz w:val="24"/>
          <w:szCs w:val="24"/>
        </w:rPr>
        <w:t xml:space="preserve">Nunavut initially </w:t>
      </w:r>
      <w:r w:rsidRPr="00132652">
        <w:rPr>
          <w:sz w:val="24"/>
          <w:szCs w:val="24"/>
        </w:rPr>
        <w:t xml:space="preserve">banned gatherings of any size but revised </w:t>
      </w:r>
      <w:ins w:id="1214" w:author="Tashi Alford-Duguid" w:date="2020-06-16T17:50:00Z">
        <w:r w:rsidR="00E16C62">
          <w:rPr>
            <w:sz w:val="24"/>
            <w:szCs w:val="24"/>
          </w:rPr>
          <w:t>its</w:t>
        </w:r>
        <w:r w:rsidRPr="00132652">
          <w:rPr>
            <w:sz w:val="24"/>
            <w:szCs w:val="24"/>
          </w:rPr>
          <w:t xml:space="preserve"> </w:t>
        </w:r>
      </w:ins>
      <w:r w:rsidRPr="00132652">
        <w:rPr>
          <w:sz w:val="24"/>
          <w:szCs w:val="24"/>
        </w:rPr>
        <w:t>order</w:t>
      </w:r>
      <w:r w:rsidR="00D73165" w:rsidRPr="00132652">
        <w:rPr>
          <w:sz w:val="24"/>
          <w:szCs w:val="24"/>
        </w:rPr>
        <w:t xml:space="preserve"> after CCLA advocacy</w:t>
      </w:r>
      <w:r w:rsidRPr="00132652">
        <w:rPr>
          <w:sz w:val="24"/>
          <w:szCs w:val="24"/>
        </w:rPr>
        <w:t xml:space="preserve"> to </w:t>
      </w:r>
      <w:r w:rsidR="00D73165" w:rsidRPr="00132652">
        <w:rPr>
          <w:sz w:val="24"/>
          <w:szCs w:val="24"/>
        </w:rPr>
        <w:t xml:space="preserve">allow gatherings of </w:t>
      </w:r>
      <w:r w:rsidR="00174536">
        <w:rPr>
          <w:sz w:val="24"/>
          <w:szCs w:val="24"/>
        </w:rPr>
        <w:t>fewer</w:t>
      </w:r>
      <w:r w:rsidR="00174536" w:rsidRPr="00132652">
        <w:rPr>
          <w:sz w:val="24"/>
          <w:szCs w:val="24"/>
        </w:rPr>
        <w:t xml:space="preserve"> </w:t>
      </w:r>
      <w:r w:rsidR="00B463BF" w:rsidRPr="00132652">
        <w:rPr>
          <w:sz w:val="24"/>
          <w:szCs w:val="24"/>
        </w:rPr>
        <w:t>than</w:t>
      </w:r>
      <w:r w:rsidR="00D73165" w:rsidRPr="00132652">
        <w:rPr>
          <w:sz w:val="24"/>
          <w:szCs w:val="24"/>
        </w:rPr>
        <w:t xml:space="preserve"> 5 persons.</w:t>
      </w:r>
      <w:r w:rsidR="006416C5" w:rsidRPr="00132652">
        <w:rPr>
          <w:rStyle w:val="FootnoteReference"/>
          <w:sz w:val="24"/>
          <w:szCs w:val="24"/>
        </w:rPr>
        <w:footnoteReference w:id="60"/>
      </w:r>
      <w:r w:rsidR="00D73165" w:rsidRPr="00132652">
        <w:rPr>
          <w:sz w:val="24"/>
          <w:szCs w:val="24"/>
        </w:rPr>
        <w:t xml:space="preserve"> Quebec</w:t>
      </w:r>
      <w:r w:rsidR="0073323A" w:rsidRPr="00132652">
        <w:rPr>
          <w:rStyle w:val="FootnoteReference"/>
          <w:sz w:val="24"/>
          <w:szCs w:val="24"/>
        </w:rPr>
        <w:footnoteReference w:id="61"/>
      </w:r>
      <w:r w:rsidR="00D73165" w:rsidRPr="00132652">
        <w:rPr>
          <w:sz w:val="24"/>
          <w:szCs w:val="24"/>
        </w:rPr>
        <w:t xml:space="preserve"> and the Northwest Territories</w:t>
      </w:r>
      <w:r w:rsidR="0073323A" w:rsidRPr="00132652">
        <w:rPr>
          <w:rStyle w:val="FootnoteReference"/>
          <w:sz w:val="24"/>
          <w:szCs w:val="24"/>
        </w:rPr>
        <w:footnoteReference w:id="62"/>
      </w:r>
      <w:r w:rsidR="00D73165" w:rsidRPr="00132652">
        <w:rPr>
          <w:sz w:val="24"/>
          <w:szCs w:val="24"/>
        </w:rPr>
        <w:t xml:space="preserve"> </w:t>
      </w:r>
      <w:r w:rsidR="004807F6" w:rsidRPr="00132652">
        <w:rPr>
          <w:sz w:val="24"/>
          <w:szCs w:val="24"/>
        </w:rPr>
        <w:t>banned all gatherings with</w:t>
      </w:r>
      <w:r w:rsidR="0053040E" w:rsidRPr="00132652">
        <w:rPr>
          <w:sz w:val="24"/>
          <w:szCs w:val="24"/>
        </w:rPr>
        <w:t xml:space="preserve"> </w:t>
      </w:r>
      <w:r w:rsidR="00174536">
        <w:rPr>
          <w:sz w:val="24"/>
          <w:szCs w:val="24"/>
        </w:rPr>
        <w:t>few</w:t>
      </w:r>
      <w:r w:rsidR="00174536" w:rsidRPr="00132652">
        <w:rPr>
          <w:sz w:val="24"/>
          <w:szCs w:val="24"/>
        </w:rPr>
        <w:t xml:space="preserve"> </w:t>
      </w:r>
      <w:r w:rsidR="004807F6" w:rsidRPr="00132652">
        <w:rPr>
          <w:sz w:val="24"/>
          <w:szCs w:val="24"/>
        </w:rPr>
        <w:t xml:space="preserve">exceptions. </w:t>
      </w:r>
    </w:p>
    <w:p w14:paraId="5127BEDF" w14:textId="24775106" w:rsidR="00A33815" w:rsidRPr="00132652" w:rsidRDefault="00A33815" w:rsidP="00680027">
      <w:pPr>
        <w:rPr>
          <w:sz w:val="24"/>
          <w:szCs w:val="24"/>
        </w:rPr>
      </w:pPr>
      <w:r w:rsidRPr="00132652">
        <w:rPr>
          <w:sz w:val="24"/>
          <w:szCs w:val="24"/>
        </w:rPr>
        <w:t>Some</w:t>
      </w:r>
      <w:r w:rsidR="009C2BAB" w:rsidRPr="00132652">
        <w:rPr>
          <w:sz w:val="24"/>
          <w:szCs w:val="24"/>
        </w:rPr>
        <w:t xml:space="preserve"> provinces and</w:t>
      </w:r>
      <w:r w:rsidRPr="00132652">
        <w:rPr>
          <w:sz w:val="24"/>
          <w:szCs w:val="24"/>
        </w:rPr>
        <w:t xml:space="preserve"> </w:t>
      </w:r>
      <w:r w:rsidR="0075625B" w:rsidRPr="00132652">
        <w:rPr>
          <w:sz w:val="24"/>
          <w:szCs w:val="24"/>
        </w:rPr>
        <w:t xml:space="preserve">municipalities issued </w:t>
      </w:r>
      <w:r w:rsidR="009C2BAB" w:rsidRPr="00132652">
        <w:rPr>
          <w:sz w:val="24"/>
          <w:szCs w:val="24"/>
        </w:rPr>
        <w:t xml:space="preserve">more fine-grained </w:t>
      </w:r>
      <w:r w:rsidR="0075625B" w:rsidRPr="00132652">
        <w:rPr>
          <w:sz w:val="24"/>
          <w:szCs w:val="24"/>
        </w:rPr>
        <w:t>physical distancing orders</w:t>
      </w:r>
      <w:r w:rsidR="009C2BAB" w:rsidRPr="00132652">
        <w:rPr>
          <w:sz w:val="24"/>
          <w:szCs w:val="24"/>
        </w:rPr>
        <w:t xml:space="preserve">. </w:t>
      </w:r>
      <w:r w:rsidR="00551FB3">
        <w:rPr>
          <w:sz w:val="24"/>
          <w:szCs w:val="24"/>
        </w:rPr>
        <w:t xml:space="preserve">For example, </w:t>
      </w:r>
      <w:r w:rsidR="009C2BAB" w:rsidRPr="00132652">
        <w:rPr>
          <w:sz w:val="24"/>
          <w:szCs w:val="24"/>
        </w:rPr>
        <w:t>Ontario and some of its municipalities create</w:t>
      </w:r>
      <w:r w:rsidR="00551FB3">
        <w:rPr>
          <w:sz w:val="24"/>
          <w:szCs w:val="24"/>
        </w:rPr>
        <w:t>d</w:t>
      </w:r>
      <w:r w:rsidR="009C2BAB" w:rsidRPr="00132652">
        <w:rPr>
          <w:sz w:val="24"/>
          <w:szCs w:val="24"/>
        </w:rPr>
        <w:t xml:space="preserve"> rules regarding parks</w:t>
      </w:r>
      <w:r w:rsidR="00174536">
        <w:rPr>
          <w:sz w:val="24"/>
          <w:szCs w:val="24"/>
        </w:rPr>
        <w:t>, including</w:t>
      </w:r>
      <w:r w:rsidR="009C2BAB" w:rsidRPr="00132652">
        <w:rPr>
          <w:sz w:val="24"/>
          <w:szCs w:val="24"/>
        </w:rPr>
        <w:t xml:space="preserve"> the </w:t>
      </w:r>
      <w:r w:rsidR="0053040E" w:rsidRPr="00132652">
        <w:rPr>
          <w:sz w:val="24"/>
          <w:szCs w:val="24"/>
        </w:rPr>
        <w:t>“</w:t>
      </w:r>
      <w:r w:rsidR="009C2BAB" w:rsidRPr="00132652">
        <w:rPr>
          <w:sz w:val="24"/>
          <w:szCs w:val="24"/>
        </w:rPr>
        <w:t>closure</w:t>
      </w:r>
      <w:r w:rsidR="0053040E" w:rsidRPr="00132652">
        <w:rPr>
          <w:sz w:val="24"/>
          <w:szCs w:val="24"/>
        </w:rPr>
        <w:t>”</w:t>
      </w:r>
      <w:r w:rsidR="009C2BAB" w:rsidRPr="00132652">
        <w:rPr>
          <w:sz w:val="24"/>
          <w:szCs w:val="24"/>
        </w:rPr>
        <w:t xml:space="preserve"> of “outdoor recreational amenities” such as outdoor playgrounds, sports fields, and benches.</w:t>
      </w:r>
      <w:r w:rsidR="009C2BAB" w:rsidRPr="00132652">
        <w:rPr>
          <w:rStyle w:val="FootnoteReference"/>
          <w:sz w:val="24"/>
          <w:szCs w:val="24"/>
        </w:rPr>
        <w:footnoteReference w:id="63"/>
      </w:r>
      <w:r w:rsidR="009C2BAB" w:rsidRPr="00132652">
        <w:rPr>
          <w:sz w:val="24"/>
          <w:szCs w:val="24"/>
        </w:rPr>
        <w:t xml:space="preserve"> The city of Toronto </w:t>
      </w:r>
      <w:r w:rsidR="009635FB" w:rsidRPr="00132652">
        <w:rPr>
          <w:sz w:val="24"/>
          <w:szCs w:val="24"/>
        </w:rPr>
        <w:t>ordered</w:t>
      </w:r>
      <w:r w:rsidR="00A937DA" w:rsidRPr="00132652">
        <w:rPr>
          <w:sz w:val="24"/>
          <w:szCs w:val="24"/>
        </w:rPr>
        <w:t xml:space="preserve"> </w:t>
      </w:r>
      <w:r w:rsidR="009C2BAB" w:rsidRPr="00132652">
        <w:rPr>
          <w:sz w:val="24"/>
          <w:szCs w:val="24"/>
        </w:rPr>
        <w:t xml:space="preserve">that </w:t>
      </w:r>
      <w:r w:rsidR="0075625B" w:rsidRPr="00132652">
        <w:rPr>
          <w:sz w:val="24"/>
          <w:szCs w:val="24"/>
        </w:rPr>
        <w:t xml:space="preserve">persons who were not from </w:t>
      </w:r>
      <w:r w:rsidR="0075625B" w:rsidRPr="00132652">
        <w:rPr>
          <w:sz w:val="24"/>
          <w:szCs w:val="24"/>
        </w:rPr>
        <w:t>the same household</w:t>
      </w:r>
      <w:r w:rsidR="008C36D9" w:rsidRPr="00132652">
        <w:rPr>
          <w:sz w:val="24"/>
          <w:szCs w:val="24"/>
        </w:rPr>
        <w:t xml:space="preserve"> had to maintain 2 metres of distance</w:t>
      </w:r>
      <w:r w:rsidR="003E20FE" w:rsidRPr="00132652">
        <w:rPr>
          <w:sz w:val="24"/>
          <w:szCs w:val="24"/>
        </w:rPr>
        <w:t xml:space="preserve"> in parks and public squares.</w:t>
      </w:r>
      <w:r w:rsidR="006416C5" w:rsidRPr="00132652">
        <w:rPr>
          <w:rStyle w:val="FootnoteReference"/>
          <w:sz w:val="24"/>
          <w:szCs w:val="24"/>
        </w:rPr>
        <w:footnoteReference w:id="64"/>
      </w:r>
    </w:p>
    <w:p w14:paraId="3985D91F" w14:textId="4BA2D08D" w:rsidR="005D2356" w:rsidRPr="00132652" w:rsidRDefault="005D2356" w:rsidP="00680027">
      <w:pPr>
        <w:ind w:firstLine="720"/>
        <w:rPr>
          <w:i/>
          <w:sz w:val="24"/>
          <w:szCs w:val="24"/>
          <w:u w:val="single"/>
        </w:rPr>
      </w:pPr>
      <w:r w:rsidRPr="00132652">
        <w:rPr>
          <w:i/>
          <w:sz w:val="24"/>
          <w:szCs w:val="24"/>
          <w:u w:val="single"/>
        </w:rPr>
        <w:t>Closures</w:t>
      </w:r>
    </w:p>
    <w:p w14:paraId="4B44FA47" w14:textId="7A89FB42" w:rsidR="00C56B6F" w:rsidRPr="00132652" w:rsidRDefault="00B463BF" w:rsidP="00680027">
      <w:pPr>
        <w:rPr>
          <w:sz w:val="24"/>
          <w:szCs w:val="24"/>
        </w:rPr>
      </w:pPr>
      <w:r w:rsidRPr="00132652">
        <w:rPr>
          <w:sz w:val="24"/>
          <w:szCs w:val="24"/>
        </w:rPr>
        <w:t xml:space="preserve">Social distancing was also enforced through </w:t>
      </w:r>
      <w:r w:rsidR="00E24B52">
        <w:rPr>
          <w:sz w:val="24"/>
          <w:szCs w:val="24"/>
        </w:rPr>
        <w:t xml:space="preserve">business and other </w:t>
      </w:r>
      <w:r w:rsidRPr="00132652">
        <w:rPr>
          <w:sz w:val="24"/>
          <w:szCs w:val="24"/>
        </w:rPr>
        <w:t xml:space="preserve">closures. </w:t>
      </w:r>
      <w:r w:rsidR="00013CE6" w:rsidRPr="00132652">
        <w:rPr>
          <w:sz w:val="24"/>
          <w:szCs w:val="24"/>
        </w:rPr>
        <w:t xml:space="preserve">All provinces and territories except BC mandated </w:t>
      </w:r>
      <w:r w:rsidRPr="00132652">
        <w:rPr>
          <w:sz w:val="24"/>
          <w:szCs w:val="24"/>
        </w:rPr>
        <w:t xml:space="preserve">the </w:t>
      </w:r>
      <w:r w:rsidR="00013CE6" w:rsidRPr="00132652">
        <w:rPr>
          <w:sz w:val="24"/>
          <w:szCs w:val="24"/>
        </w:rPr>
        <w:t>c</w:t>
      </w:r>
      <w:r w:rsidR="00267AE0" w:rsidRPr="00132652">
        <w:rPr>
          <w:sz w:val="24"/>
          <w:szCs w:val="24"/>
        </w:rPr>
        <w:t xml:space="preserve">losure of </w:t>
      </w:r>
      <w:r w:rsidR="00013CE6" w:rsidRPr="00132652">
        <w:rPr>
          <w:sz w:val="24"/>
          <w:szCs w:val="24"/>
        </w:rPr>
        <w:t>non-essential businesses</w:t>
      </w:r>
      <w:r w:rsidR="003E40E9" w:rsidRPr="00132652">
        <w:rPr>
          <w:sz w:val="24"/>
          <w:szCs w:val="24"/>
        </w:rPr>
        <w:t xml:space="preserve"> such as </w:t>
      </w:r>
      <w:r w:rsidR="007256A0" w:rsidRPr="00132652">
        <w:rPr>
          <w:sz w:val="24"/>
          <w:szCs w:val="24"/>
        </w:rPr>
        <w:t xml:space="preserve">spas or </w:t>
      </w:r>
      <w:r w:rsidR="00733037" w:rsidRPr="00132652">
        <w:rPr>
          <w:sz w:val="24"/>
          <w:szCs w:val="24"/>
        </w:rPr>
        <w:t>toy stores.</w:t>
      </w:r>
      <w:r w:rsidR="0010767A" w:rsidRPr="00132652">
        <w:rPr>
          <w:rStyle w:val="FootnoteReference"/>
          <w:sz w:val="24"/>
          <w:szCs w:val="24"/>
        </w:rPr>
        <w:footnoteReference w:id="65"/>
      </w:r>
      <w:r w:rsidR="00733037" w:rsidRPr="00132652">
        <w:rPr>
          <w:sz w:val="24"/>
          <w:szCs w:val="24"/>
        </w:rPr>
        <w:t xml:space="preserve"> </w:t>
      </w:r>
      <w:r w:rsidR="00174536">
        <w:rPr>
          <w:sz w:val="24"/>
          <w:szCs w:val="24"/>
        </w:rPr>
        <w:t>This was e</w:t>
      </w:r>
      <w:r w:rsidR="00733037" w:rsidRPr="00132652">
        <w:rPr>
          <w:sz w:val="24"/>
          <w:szCs w:val="24"/>
        </w:rPr>
        <w:t>nforce</w:t>
      </w:r>
      <w:r w:rsidR="00174536">
        <w:rPr>
          <w:sz w:val="24"/>
          <w:szCs w:val="24"/>
        </w:rPr>
        <w:t>d</w:t>
      </w:r>
      <w:r w:rsidR="00733037" w:rsidRPr="00132652">
        <w:rPr>
          <w:sz w:val="24"/>
          <w:szCs w:val="24"/>
        </w:rPr>
        <w:t xml:space="preserve"> at the municipal level; for example,</w:t>
      </w:r>
      <w:r w:rsidRPr="00132652">
        <w:rPr>
          <w:sz w:val="24"/>
          <w:szCs w:val="24"/>
        </w:rPr>
        <w:t xml:space="preserve"> while BC did not mandate business closures,</w:t>
      </w:r>
      <w:r w:rsidR="00733037" w:rsidRPr="00132652">
        <w:rPr>
          <w:sz w:val="24"/>
          <w:szCs w:val="24"/>
        </w:rPr>
        <w:t xml:space="preserve"> the </w:t>
      </w:r>
      <w:r w:rsidR="003103D9" w:rsidRPr="00132652">
        <w:rPr>
          <w:sz w:val="24"/>
          <w:szCs w:val="24"/>
        </w:rPr>
        <w:t>c</w:t>
      </w:r>
      <w:r w:rsidR="00733037" w:rsidRPr="00132652">
        <w:rPr>
          <w:sz w:val="24"/>
          <w:szCs w:val="24"/>
        </w:rPr>
        <w:t>ity of Vancouver</w:t>
      </w:r>
      <w:r w:rsidR="00F76895" w:rsidRPr="00132652">
        <w:rPr>
          <w:sz w:val="24"/>
          <w:szCs w:val="24"/>
        </w:rPr>
        <w:t xml:space="preserve"> </w:t>
      </w:r>
      <w:r w:rsidR="00F76895" w:rsidRPr="00132652">
        <w:rPr>
          <w:sz w:val="24"/>
          <w:szCs w:val="24"/>
        </w:rPr>
        <w:t xml:space="preserve">ordered high-risk businesses to shut down and issued fines </w:t>
      </w:r>
      <w:r w:rsidR="00323422" w:rsidRPr="00132652">
        <w:rPr>
          <w:sz w:val="24"/>
          <w:szCs w:val="24"/>
        </w:rPr>
        <w:t>to the</w:t>
      </w:r>
      <w:r w:rsidR="00F76895" w:rsidRPr="00132652">
        <w:rPr>
          <w:sz w:val="24"/>
          <w:szCs w:val="24"/>
        </w:rPr>
        <w:t xml:space="preserve"> recalcitrant</w:t>
      </w:r>
      <w:r w:rsidR="00323422" w:rsidRPr="00132652">
        <w:rPr>
          <w:sz w:val="24"/>
          <w:szCs w:val="24"/>
        </w:rPr>
        <w:t>.</w:t>
      </w:r>
      <w:r w:rsidR="0010767A" w:rsidRPr="00132652">
        <w:rPr>
          <w:rStyle w:val="FootnoteReference"/>
          <w:sz w:val="24"/>
          <w:szCs w:val="24"/>
        </w:rPr>
        <w:footnoteReference w:id="66"/>
      </w:r>
      <w:r w:rsidR="00323422" w:rsidRPr="00132652">
        <w:rPr>
          <w:sz w:val="24"/>
          <w:szCs w:val="24"/>
        </w:rPr>
        <w:t xml:space="preserve"> </w:t>
      </w:r>
      <w:r w:rsidR="00DE6E00" w:rsidRPr="00132652">
        <w:rPr>
          <w:sz w:val="24"/>
          <w:szCs w:val="24"/>
        </w:rPr>
        <w:t>Other public spaces</w:t>
      </w:r>
      <w:ins w:id="1215" w:author="Tashi Alford-Duguid" w:date="2020-06-16T14:51:00Z">
        <w:r w:rsidR="00174536">
          <w:rPr>
            <w:sz w:val="24"/>
            <w:szCs w:val="24"/>
          </w:rPr>
          <w:t>,</w:t>
        </w:r>
      </w:ins>
      <w:r w:rsidR="00DE6E00" w:rsidRPr="00132652">
        <w:rPr>
          <w:sz w:val="24"/>
          <w:szCs w:val="24"/>
        </w:rPr>
        <w:t xml:space="preserve"> such as national and provincial parks</w:t>
      </w:r>
      <w:ins w:id="1216" w:author="Tashi Alford-Duguid" w:date="2020-06-16T14:51:00Z">
        <w:r w:rsidR="00174536">
          <w:rPr>
            <w:sz w:val="24"/>
            <w:szCs w:val="24"/>
          </w:rPr>
          <w:t>,</w:t>
        </w:r>
      </w:ins>
      <w:r w:rsidR="00DE6E00" w:rsidRPr="00132652">
        <w:rPr>
          <w:sz w:val="24"/>
          <w:szCs w:val="24"/>
        </w:rPr>
        <w:t xml:space="preserve"> were shut down</w:t>
      </w:r>
      <w:r w:rsidR="00694981" w:rsidRPr="00132652">
        <w:rPr>
          <w:sz w:val="24"/>
          <w:szCs w:val="24"/>
        </w:rPr>
        <w:t xml:space="preserve"> across the country</w:t>
      </w:r>
      <w:r w:rsidR="00DE6E00" w:rsidRPr="00132652">
        <w:rPr>
          <w:sz w:val="24"/>
          <w:szCs w:val="24"/>
        </w:rPr>
        <w:t>,</w:t>
      </w:r>
      <w:r w:rsidR="0010767A" w:rsidRPr="00132652">
        <w:rPr>
          <w:rStyle w:val="FootnoteReference"/>
          <w:sz w:val="24"/>
          <w:szCs w:val="24"/>
        </w:rPr>
        <w:footnoteReference w:id="67"/>
      </w:r>
      <w:r w:rsidR="00DE6E00" w:rsidRPr="00132652">
        <w:rPr>
          <w:sz w:val="24"/>
          <w:szCs w:val="24"/>
        </w:rPr>
        <w:t xml:space="preserve"> although some municipal parks remained open </w:t>
      </w:r>
      <w:r w:rsidR="0086768D" w:rsidRPr="00132652">
        <w:rPr>
          <w:sz w:val="24"/>
          <w:szCs w:val="24"/>
        </w:rPr>
        <w:t>subject to conditions</w:t>
      </w:r>
      <w:r w:rsidR="00CB37F9" w:rsidRPr="00132652">
        <w:rPr>
          <w:sz w:val="24"/>
          <w:szCs w:val="24"/>
        </w:rPr>
        <w:t>.</w:t>
      </w:r>
      <w:r w:rsidR="0086768D" w:rsidRPr="00132652">
        <w:rPr>
          <w:sz w:val="24"/>
          <w:szCs w:val="24"/>
        </w:rPr>
        <w:t xml:space="preserve"> </w:t>
      </w:r>
    </w:p>
    <w:p w14:paraId="4AE5F5C4" w14:textId="737B8B4F" w:rsidR="005D2356" w:rsidRPr="00132652" w:rsidRDefault="005D2356">
      <w:pPr>
        <w:ind w:firstLine="720"/>
        <w:rPr>
          <w:i/>
          <w:sz w:val="24"/>
          <w:szCs w:val="24"/>
          <w:u w:val="single"/>
        </w:rPr>
        <w:pPrChange w:id="1217" w:author="Tashi Alford-Duguid" w:date="2020-06-11T13:32:00Z">
          <w:pPr>
            <w:ind w:firstLine="720"/>
            <w:jc w:val="both"/>
          </w:pPr>
        </w:pPrChange>
      </w:pPr>
      <w:r w:rsidRPr="00132652">
        <w:rPr>
          <w:i/>
          <w:sz w:val="24"/>
          <w:szCs w:val="24"/>
          <w:u w:val="single"/>
        </w:rPr>
        <w:t>Penalties</w:t>
      </w:r>
    </w:p>
    <w:p w14:paraId="30425EFE" w14:textId="4ED170CB" w:rsidR="00C56B6F" w:rsidRDefault="00C56B6F">
      <w:pPr>
        <w:rPr>
          <w:sz w:val="24"/>
          <w:szCs w:val="24"/>
        </w:rPr>
      </w:pPr>
      <w:r w:rsidRPr="00132652">
        <w:rPr>
          <w:sz w:val="24"/>
          <w:szCs w:val="24"/>
        </w:rPr>
        <w:t xml:space="preserve">Anyone in </w:t>
      </w:r>
      <w:r w:rsidR="008E3804" w:rsidRPr="00132652">
        <w:rPr>
          <w:sz w:val="24"/>
          <w:szCs w:val="24"/>
        </w:rPr>
        <w:t>any</w:t>
      </w:r>
      <w:r w:rsidRPr="00132652">
        <w:rPr>
          <w:sz w:val="24"/>
          <w:szCs w:val="24"/>
        </w:rPr>
        <w:t xml:space="preserve"> province </w:t>
      </w:r>
      <w:r w:rsidR="007F577E" w:rsidRPr="00132652">
        <w:rPr>
          <w:sz w:val="24"/>
          <w:szCs w:val="24"/>
        </w:rPr>
        <w:t>or territory</w:t>
      </w:r>
      <w:r w:rsidRPr="00132652">
        <w:rPr>
          <w:sz w:val="24"/>
          <w:szCs w:val="24"/>
        </w:rPr>
        <w:t xml:space="preserve"> who violated any of these orders would face a </w:t>
      </w:r>
      <w:r w:rsidR="00FC57D3" w:rsidRPr="00132652">
        <w:rPr>
          <w:sz w:val="24"/>
          <w:szCs w:val="24"/>
        </w:rPr>
        <w:t xml:space="preserve">minimum </w:t>
      </w:r>
      <w:r w:rsidRPr="00132652">
        <w:rPr>
          <w:sz w:val="24"/>
          <w:szCs w:val="24"/>
        </w:rPr>
        <w:t>ticketed fine</w:t>
      </w:r>
      <w:r w:rsidR="00FC57D3" w:rsidRPr="00132652">
        <w:rPr>
          <w:sz w:val="24"/>
          <w:szCs w:val="24"/>
        </w:rPr>
        <w:t xml:space="preserve"> of between</w:t>
      </w:r>
      <w:r w:rsidRPr="00132652">
        <w:rPr>
          <w:sz w:val="24"/>
          <w:szCs w:val="24"/>
        </w:rPr>
        <w:t xml:space="preserve"> $</w:t>
      </w:r>
      <w:r w:rsidR="00FC57D3" w:rsidRPr="00132652">
        <w:rPr>
          <w:sz w:val="24"/>
          <w:szCs w:val="24"/>
        </w:rPr>
        <w:t>486</w:t>
      </w:r>
      <w:r w:rsidR="00293656" w:rsidRPr="00132652">
        <w:rPr>
          <w:sz w:val="24"/>
          <w:szCs w:val="24"/>
        </w:rPr>
        <w:t xml:space="preserve"> (Manitoba)</w:t>
      </w:r>
      <w:r w:rsidR="00046106" w:rsidRPr="00132652">
        <w:rPr>
          <w:sz w:val="24"/>
          <w:szCs w:val="24"/>
        </w:rPr>
        <w:t xml:space="preserve"> </w:t>
      </w:r>
      <w:ins w:id="1218" w:author="Cara Zwibel" w:date="2020-06-08T03:43:00Z">
        <w:r w:rsidR="5E23A2C5" w:rsidRPr="00132652">
          <w:rPr>
            <w:sz w:val="24"/>
            <w:szCs w:val="24"/>
          </w:rPr>
          <w:t>and</w:t>
        </w:r>
      </w:ins>
      <w:del w:id="1219" w:author="Cara Zwibel" w:date="2020-06-08T03:43:00Z">
        <w:r w:rsidR="00046106" w:rsidRPr="00132652">
          <w:rPr>
            <w:sz w:val="24"/>
            <w:szCs w:val="24"/>
          </w:rPr>
          <w:delText>to</w:delText>
        </w:r>
      </w:del>
      <w:r w:rsidR="00046106" w:rsidRPr="00132652">
        <w:rPr>
          <w:sz w:val="24"/>
          <w:szCs w:val="24"/>
        </w:rPr>
        <w:t xml:space="preserve"> </w:t>
      </w:r>
      <w:r w:rsidR="00FC57D3" w:rsidRPr="00132652">
        <w:rPr>
          <w:sz w:val="24"/>
          <w:szCs w:val="24"/>
        </w:rPr>
        <w:t>$2,000</w:t>
      </w:r>
      <w:r w:rsidR="00293656" w:rsidRPr="00132652">
        <w:rPr>
          <w:sz w:val="24"/>
          <w:szCs w:val="24"/>
        </w:rPr>
        <w:t xml:space="preserve"> (</w:t>
      </w:r>
      <w:r w:rsidR="00B317E3" w:rsidRPr="00132652">
        <w:rPr>
          <w:sz w:val="24"/>
          <w:szCs w:val="24"/>
        </w:rPr>
        <w:t>Saskatchewan)</w:t>
      </w:r>
      <w:r w:rsidR="00DF47CD" w:rsidRPr="00132652">
        <w:rPr>
          <w:sz w:val="24"/>
          <w:szCs w:val="24"/>
        </w:rPr>
        <w:t xml:space="preserve"> for individuals</w:t>
      </w:r>
      <w:r w:rsidR="009644F7" w:rsidRPr="00132652">
        <w:rPr>
          <w:sz w:val="24"/>
          <w:szCs w:val="24"/>
        </w:rPr>
        <w:t>.</w:t>
      </w:r>
      <w:r w:rsidR="00C84399">
        <w:rPr>
          <w:sz w:val="24"/>
          <w:szCs w:val="24"/>
        </w:rPr>
        <w:t xml:space="preserve"> </w:t>
      </w:r>
      <w:r w:rsidR="008F0CE0" w:rsidRPr="00132652">
        <w:rPr>
          <w:sz w:val="24"/>
          <w:szCs w:val="24"/>
        </w:rPr>
        <w:t xml:space="preserve">Legislation in some provinces </w:t>
      </w:r>
      <w:ins w:id="1220" w:author="Tashi Alford-Duguid" w:date="2020-06-16T14:52:00Z">
        <w:r w:rsidR="00174536">
          <w:rPr>
            <w:sz w:val="24"/>
            <w:szCs w:val="24"/>
          </w:rPr>
          <w:t>le</w:t>
        </w:r>
      </w:ins>
      <w:ins w:id="1221" w:author="Tashi Alford-Duguid" w:date="2020-06-16T17:57:00Z">
        <w:r w:rsidR="00E16C62">
          <w:rPr>
            <w:sz w:val="24"/>
            <w:szCs w:val="24"/>
          </w:rPr>
          <w:t>d</w:t>
        </w:r>
      </w:ins>
      <w:r w:rsidR="008F0CE0" w:rsidRPr="00132652">
        <w:rPr>
          <w:sz w:val="24"/>
          <w:szCs w:val="24"/>
        </w:rPr>
        <w:t xml:space="preserve"> government to fine</w:t>
      </w:r>
      <w:del w:id="1222" w:author="Jhoh@ccla.org" w:date="2020-06-16T13:45:00Z">
        <w:r w:rsidR="008F0CE0" w:rsidRPr="00132652" w:rsidDel="00C378C9">
          <w:rPr>
            <w:sz w:val="24"/>
            <w:szCs w:val="24"/>
          </w:rPr>
          <w:delText xml:space="preserve"> for</w:delText>
        </w:r>
      </w:del>
      <w:r w:rsidR="008F0CE0" w:rsidRPr="00132652">
        <w:rPr>
          <w:sz w:val="24"/>
          <w:szCs w:val="24"/>
        </w:rPr>
        <w:t xml:space="preserve"> amounts</w:t>
      </w:r>
      <w:r w:rsidR="00591BE0">
        <w:rPr>
          <w:sz w:val="24"/>
          <w:szCs w:val="24"/>
        </w:rPr>
        <w:t xml:space="preserve"> much larger than the </w:t>
      </w:r>
      <w:r w:rsidR="00591BE0">
        <w:rPr>
          <w:sz w:val="24"/>
          <w:szCs w:val="24"/>
        </w:rPr>
        <w:lastRenderedPageBreak/>
        <w:t>minimum</w:t>
      </w:r>
      <w:del w:id="1223" w:author="Tashi Alford-Duguid" w:date="2020-06-16T14:52:00Z">
        <w:r w:rsidR="008F0CE0" w:rsidRPr="00132652">
          <w:rPr>
            <w:sz w:val="24"/>
            <w:szCs w:val="24"/>
          </w:rPr>
          <w:delText xml:space="preserve"> </w:delText>
        </w:r>
      </w:del>
      <w:ins w:id="1224" w:author="Tashi Alford-Duguid" w:date="2020-06-16T14:52:00Z">
        <w:r w:rsidR="00174536" w:rsidRPr="00174536">
          <w:rPr>
            <w:sz w:val="24"/>
            <w:szCs w:val="24"/>
          </w:rPr>
          <w:t>—</w:t>
        </w:r>
      </w:ins>
      <w:r w:rsidR="008F0CE0" w:rsidRPr="00132652">
        <w:rPr>
          <w:sz w:val="24"/>
          <w:szCs w:val="24"/>
        </w:rPr>
        <w:t xml:space="preserve">in Alberta, for </w:t>
      </w:r>
      <w:r w:rsidR="00174536">
        <w:rPr>
          <w:sz w:val="24"/>
          <w:szCs w:val="24"/>
        </w:rPr>
        <w:t>instance</w:t>
      </w:r>
      <w:r w:rsidR="008F0CE0" w:rsidRPr="00132652">
        <w:rPr>
          <w:sz w:val="24"/>
          <w:szCs w:val="24"/>
        </w:rPr>
        <w:t>, the government can levy fines of up to $100,000 for individuals and $500,000 for businesses for breaching emergency orders.</w:t>
      </w:r>
      <w:r w:rsidR="00DA0E50" w:rsidRPr="00132652">
        <w:rPr>
          <w:rStyle w:val="FootnoteReference"/>
          <w:sz w:val="24"/>
          <w:szCs w:val="24"/>
        </w:rPr>
        <w:footnoteReference w:id="68"/>
      </w:r>
    </w:p>
    <w:p w14:paraId="2E98362E" w14:textId="40E3BB8B" w:rsidR="004B66FD" w:rsidRPr="00132652" w:rsidRDefault="00BE7855">
      <w:pPr>
        <w:rPr>
          <w:b/>
          <w:sz w:val="24"/>
          <w:szCs w:val="24"/>
        </w:rPr>
        <w:pPrChange w:id="1225" w:author="Tashi Alford-Duguid" w:date="2020-06-11T13:32:00Z">
          <w:pPr>
            <w:jc w:val="both"/>
          </w:pPr>
        </w:pPrChange>
      </w:pPr>
      <w:r w:rsidRPr="00132652">
        <w:rPr>
          <w:b/>
          <w:sz w:val="24"/>
          <w:szCs w:val="24"/>
        </w:rPr>
        <w:t xml:space="preserve">Case study: </w:t>
      </w:r>
      <w:r w:rsidR="00B84392" w:rsidRPr="00132652">
        <w:rPr>
          <w:b/>
          <w:sz w:val="24"/>
          <w:szCs w:val="24"/>
        </w:rPr>
        <w:t xml:space="preserve">Nunavut </w:t>
      </w:r>
      <w:r w:rsidRPr="00132652">
        <w:rPr>
          <w:b/>
          <w:sz w:val="24"/>
          <w:szCs w:val="24"/>
        </w:rPr>
        <w:t xml:space="preserve">changes its grade </w:t>
      </w:r>
      <w:r w:rsidR="006E1809" w:rsidRPr="00132652">
        <w:rPr>
          <w:b/>
          <w:sz w:val="24"/>
          <w:szCs w:val="24"/>
        </w:rPr>
        <w:t xml:space="preserve">from a </w:t>
      </w:r>
      <w:r w:rsidR="00D12409" w:rsidRPr="00132652">
        <w:rPr>
          <w:b/>
          <w:sz w:val="24"/>
          <w:szCs w:val="24"/>
        </w:rPr>
        <w:t>D</w:t>
      </w:r>
      <w:r w:rsidR="006E1809" w:rsidRPr="00132652">
        <w:rPr>
          <w:b/>
          <w:sz w:val="24"/>
          <w:szCs w:val="24"/>
        </w:rPr>
        <w:t xml:space="preserve"> to a B+</w:t>
      </w:r>
    </w:p>
    <w:p w14:paraId="76C37339" w14:textId="31B9C5C4" w:rsidR="00BE7855" w:rsidRPr="00132652" w:rsidRDefault="008E427F">
      <w:pPr>
        <w:rPr>
          <w:sz w:val="24"/>
          <w:szCs w:val="24"/>
        </w:rPr>
        <w:pPrChange w:id="1226" w:author="Tashi Alford-Duguid" w:date="2020-06-11T13:32:00Z">
          <w:pPr>
            <w:jc w:val="both"/>
          </w:pPr>
        </w:pPrChange>
      </w:pPr>
      <w:r w:rsidRPr="00132652">
        <w:rPr>
          <w:sz w:val="24"/>
          <w:szCs w:val="24"/>
        </w:rPr>
        <w:t xml:space="preserve">Nunavut’s </w:t>
      </w:r>
      <w:r w:rsidR="00887E29" w:rsidRPr="00132652">
        <w:rPr>
          <w:sz w:val="24"/>
          <w:szCs w:val="24"/>
        </w:rPr>
        <w:t xml:space="preserve">improved </w:t>
      </w:r>
      <w:r w:rsidRPr="00132652">
        <w:rPr>
          <w:sz w:val="24"/>
          <w:szCs w:val="24"/>
        </w:rPr>
        <w:t xml:space="preserve">physical distancing order </w:t>
      </w:r>
      <w:r w:rsidR="00887E29" w:rsidRPr="00132652">
        <w:rPr>
          <w:sz w:val="24"/>
          <w:szCs w:val="24"/>
        </w:rPr>
        <w:t>is</w:t>
      </w:r>
      <w:r w:rsidRPr="00132652">
        <w:rPr>
          <w:sz w:val="24"/>
          <w:szCs w:val="24"/>
        </w:rPr>
        <w:t xml:space="preserve"> an example of how </w:t>
      </w:r>
      <w:r w:rsidR="7F15C21C" w:rsidRPr="00132652">
        <w:rPr>
          <w:sz w:val="24"/>
          <w:szCs w:val="24"/>
        </w:rPr>
        <w:t xml:space="preserve">a </w:t>
      </w:r>
      <w:r w:rsidRPr="00132652">
        <w:rPr>
          <w:sz w:val="24"/>
          <w:szCs w:val="24"/>
        </w:rPr>
        <w:t xml:space="preserve">government can improve </w:t>
      </w:r>
      <w:r w:rsidR="00D407E6" w:rsidRPr="00132652">
        <w:rPr>
          <w:sz w:val="24"/>
          <w:szCs w:val="24"/>
        </w:rPr>
        <w:t>its</w:t>
      </w:r>
      <w:r w:rsidRPr="00132652">
        <w:rPr>
          <w:sz w:val="24"/>
          <w:szCs w:val="24"/>
        </w:rPr>
        <w:t xml:space="preserve"> </w:t>
      </w:r>
      <w:r w:rsidRPr="00132652">
        <w:rPr>
          <w:i/>
          <w:sz w:val="24"/>
          <w:szCs w:val="24"/>
        </w:rPr>
        <w:t>Charter</w:t>
      </w:r>
      <w:r w:rsidRPr="00132652">
        <w:rPr>
          <w:sz w:val="24"/>
          <w:szCs w:val="24"/>
        </w:rPr>
        <w:t xml:space="preserve">-compliance </w:t>
      </w:r>
      <w:r w:rsidR="00D407E6" w:rsidRPr="00132652">
        <w:rPr>
          <w:sz w:val="24"/>
          <w:szCs w:val="24"/>
        </w:rPr>
        <w:t xml:space="preserve">through dialogue with civil society. </w:t>
      </w:r>
      <w:r w:rsidR="00531F47" w:rsidRPr="00132652">
        <w:rPr>
          <w:sz w:val="24"/>
          <w:szCs w:val="24"/>
        </w:rPr>
        <w:t xml:space="preserve">On March 20, 2020, Nunavut issued a physical distancing order that </w:t>
      </w:r>
      <w:r w:rsidR="00A602E2" w:rsidRPr="00132652">
        <w:rPr>
          <w:sz w:val="24"/>
          <w:szCs w:val="24"/>
        </w:rPr>
        <w:t xml:space="preserve">was </w:t>
      </w:r>
      <w:r w:rsidR="006134D3" w:rsidRPr="00132652">
        <w:rPr>
          <w:sz w:val="24"/>
          <w:szCs w:val="24"/>
        </w:rPr>
        <w:t>one of the most</w:t>
      </w:r>
      <w:r w:rsidR="000B1EFF" w:rsidRPr="00132652">
        <w:rPr>
          <w:sz w:val="24"/>
          <w:szCs w:val="24"/>
        </w:rPr>
        <w:t xml:space="preserve"> restrictive</w:t>
      </w:r>
      <w:r w:rsidR="006134D3" w:rsidRPr="00132652">
        <w:rPr>
          <w:sz w:val="24"/>
          <w:szCs w:val="24"/>
        </w:rPr>
        <w:t xml:space="preserve"> in Canada</w:t>
      </w:r>
      <w:ins w:id="1227" w:author="Tashi Alford-Duguid" w:date="2020-06-16T18:00:00Z">
        <w:r w:rsidR="00E16C62" w:rsidRPr="00E16C62">
          <w:rPr>
            <w:sz w:val="24"/>
            <w:szCs w:val="24"/>
          </w:rPr>
          <w:t>—</w:t>
        </w:r>
      </w:ins>
      <w:del w:id="1228" w:author="Tashi Alford-Duguid" w:date="2020-06-16T18:00:00Z">
        <w:r w:rsidR="00455E8B" w:rsidRPr="00132652">
          <w:rPr>
            <w:sz w:val="24"/>
            <w:szCs w:val="24"/>
          </w:rPr>
          <w:delText xml:space="preserve"> </w:delText>
        </w:r>
      </w:del>
      <w:r w:rsidR="00455E8B" w:rsidRPr="00132652">
        <w:rPr>
          <w:sz w:val="24"/>
          <w:szCs w:val="24"/>
        </w:rPr>
        <w:t>it</w:t>
      </w:r>
      <w:r w:rsidR="00A602E2" w:rsidRPr="00132652">
        <w:rPr>
          <w:sz w:val="24"/>
          <w:szCs w:val="24"/>
        </w:rPr>
        <w:t xml:space="preserve"> bann</w:t>
      </w:r>
      <w:r w:rsidR="00455E8B" w:rsidRPr="00132652">
        <w:rPr>
          <w:sz w:val="24"/>
          <w:szCs w:val="24"/>
        </w:rPr>
        <w:t>ed</w:t>
      </w:r>
      <w:r w:rsidR="00A602E2" w:rsidRPr="00132652">
        <w:rPr>
          <w:sz w:val="24"/>
          <w:szCs w:val="24"/>
        </w:rPr>
        <w:t xml:space="preserve"> a</w:t>
      </w:r>
      <w:r w:rsidR="00455E8B" w:rsidRPr="00132652">
        <w:rPr>
          <w:sz w:val="24"/>
          <w:szCs w:val="24"/>
        </w:rPr>
        <w:t>ll public gatherings, for example.</w:t>
      </w:r>
      <w:r w:rsidR="00651CA9" w:rsidRPr="00132652">
        <w:rPr>
          <w:rStyle w:val="FootnoteReference"/>
          <w:sz w:val="24"/>
          <w:szCs w:val="24"/>
        </w:rPr>
        <w:footnoteReference w:id="69"/>
      </w:r>
      <w:r w:rsidR="00455E8B" w:rsidRPr="00132652">
        <w:rPr>
          <w:sz w:val="24"/>
          <w:szCs w:val="24"/>
        </w:rPr>
        <w:t xml:space="preserve"> </w:t>
      </w:r>
      <w:r w:rsidR="006134D3" w:rsidRPr="00132652">
        <w:rPr>
          <w:sz w:val="24"/>
          <w:szCs w:val="24"/>
        </w:rPr>
        <w:t>At time of writing, Nunavut still has no recorded cases of COVID.</w:t>
      </w:r>
      <w:r w:rsidR="00CB3705" w:rsidRPr="00132652">
        <w:rPr>
          <w:sz w:val="24"/>
          <w:szCs w:val="24"/>
        </w:rPr>
        <w:t xml:space="preserve"> </w:t>
      </w:r>
      <w:r w:rsidR="00455E8B" w:rsidRPr="00132652">
        <w:rPr>
          <w:sz w:val="24"/>
          <w:szCs w:val="24"/>
        </w:rPr>
        <w:t>CCLA wrote to</w:t>
      </w:r>
      <w:r w:rsidR="00904A7C" w:rsidRPr="00132652">
        <w:rPr>
          <w:sz w:val="24"/>
          <w:szCs w:val="24"/>
        </w:rPr>
        <w:t xml:space="preserve"> Nunavut’s Minister of Justice and Attorney</w:t>
      </w:r>
      <w:ins w:id="1231" w:author="Tashi Alford-Duguid" w:date="2020-06-16T18:00:00Z">
        <w:r w:rsidR="00E16C62">
          <w:rPr>
            <w:sz w:val="24"/>
            <w:szCs w:val="24"/>
          </w:rPr>
          <w:t xml:space="preserve"> </w:t>
        </w:r>
      </w:ins>
      <w:r w:rsidR="00904A7C" w:rsidRPr="00132652">
        <w:rPr>
          <w:sz w:val="24"/>
          <w:szCs w:val="24"/>
        </w:rPr>
        <w:t>General on April 8, 2020, expressing concerns over the unconstitutionality of the order.</w:t>
      </w:r>
      <w:r w:rsidR="008E6D06" w:rsidRPr="00132652">
        <w:rPr>
          <w:rStyle w:val="FootnoteReference"/>
          <w:sz w:val="24"/>
          <w:szCs w:val="24"/>
        </w:rPr>
        <w:footnoteReference w:id="70"/>
      </w:r>
      <w:r w:rsidR="00904A7C" w:rsidRPr="00132652">
        <w:rPr>
          <w:sz w:val="24"/>
          <w:szCs w:val="24"/>
        </w:rPr>
        <w:t xml:space="preserve"> On </w:t>
      </w:r>
      <w:r w:rsidR="002C1247" w:rsidRPr="00132652">
        <w:rPr>
          <w:sz w:val="24"/>
          <w:szCs w:val="24"/>
        </w:rPr>
        <w:t xml:space="preserve">April 24, 2020, </w:t>
      </w:r>
      <w:r w:rsidR="000B1EFF" w:rsidRPr="00132652">
        <w:rPr>
          <w:sz w:val="24"/>
          <w:szCs w:val="24"/>
        </w:rPr>
        <w:t xml:space="preserve">Nunavut revised its order to be </w:t>
      </w:r>
      <w:r w:rsidR="00A86416" w:rsidRPr="00132652">
        <w:rPr>
          <w:sz w:val="24"/>
          <w:szCs w:val="24"/>
        </w:rPr>
        <w:t>significantly more</w:t>
      </w:r>
      <w:r w:rsidR="003B0B08" w:rsidRPr="00132652">
        <w:rPr>
          <w:sz w:val="24"/>
          <w:szCs w:val="24"/>
        </w:rPr>
        <w:t xml:space="preserve"> </w:t>
      </w:r>
      <w:r w:rsidR="003B0B08" w:rsidRPr="00132652">
        <w:rPr>
          <w:i/>
          <w:sz w:val="24"/>
          <w:szCs w:val="24"/>
        </w:rPr>
        <w:t>Charter-</w:t>
      </w:r>
      <w:r w:rsidR="003B0B08" w:rsidRPr="00132652">
        <w:rPr>
          <w:sz w:val="24"/>
          <w:szCs w:val="24"/>
        </w:rPr>
        <w:t>compliant.</w:t>
      </w:r>
    </w:p>
    <w:p w14:paraId="6B3115CA" w14:textId="7499B4E9" w:rsidR="005C1BC4" w:rsidRPr="00132652" w:rsidRDefault="005C1BC4">
      <w:pPr>
        <w:ind w:firstLine="720"/>
        <w:rPr>
          <w:i/>
          <w:sz w:val="24"/>
          <w:szCs w:val="24"/>
          <w:u w:val="single"/>
        </w:rPr>
        <w:pPrChange w:id="1232" w:author="Tashi Alford-Duguid" w:date="2020-06-11T13:32:00Z">
          <w:pPr>
            <w:ind w:firstLine="720"/>
            <w:jc w:val="both"/>
          </w:pPr>
        </w:pPrChange>
      </w:pPr>
      <w:r w:rsidRPr="00132652">
        <w:rPr>
          <w:i/>
          <w:sz w:val="24"/>
          <w:szCs w:val="24"/>
          <w:u w:val="single"/>
        </w:rPr>
        <w:t xml:space="preserve">The </w:t>
      </w:r>
      <w:r w:rsidR="00FD6D4E" w:rsidRPr="00132652">
        <w:rPr>
          <w:i/>
          <w:sz w:val="24"/>
          <w:szCs w:val="24"/>
          <w:u w:val="single"/>
        </w:rPr>
        <w:t>March 20, 2020</w:t>
      </w:r>
      <w:r w:rsidRPr="00132652">
        <w:rPr>
          <w:i/>
          <w:sz w:val="24"/>
          <w:szCs w:val="24"/>
          <w:u w:val="single"/>
        </w:rPr>
        <w:t xml:space="preserve"> order</w:t>
      </w:r>
    </w:p>
    <w:p w14:paraId="667D2B72" w14:textId="0FB2DC9A" w:rsidR="00FE4D31" w:rsidRPr="00132652" w:rsidRDefault="00504416">
      <w:pPr>
        <w:rPr>
          <w:sz w:val="24"/>
          <w:szCs w:val="24"/>
        </w:rPr>
        <w:pPrChange w:id="1233" w:author="Tashi Alford-Duguid" w:date="2020-06-11T13:32:00Z">
          <w:pPr>
            <w:jc w:val="both"/>
          </w:pPr>
        </w:pPrChange>
      </w:pPr>
      <w:r w:rsidRPr="00132652">
        <w:rPr>
          <w:sz w:val="24"/>
          <w:szCs w:val="24"/>
        </w:rPr>
        <w:t>Nunavut’s o</w:t>
      </w:r>
      <w:r w:rsidR="001257E1" w:rsidRPr="00132652">
        <w:rPr>
          <w:sz w:val="24"/>
          <w:szCs w:val="24"/>
        </w:rPr>
        <w:t xml:space="preserve">riginal “Order </w:t>
      </w:r>
      <w:r w:rsidR="00354688" w:rsidRPr="00132652">
        <w:rPr>
          <w:sz w:val="24"/>
          <w:szCs w:val="24"/>
        </w:rPr>
        <w:t>Restricting Mass Gatherings” prohibited all public gatherings</w:t>
      </w:r>
      <w:r w:rsidR="00DF4D20" w:rsidRPr="00132652">
        <w:rPr>
          <w:sz w:val="24"/>
          <w:szCs w:val="24"/>
        </w:rPr>
        <w:t>.</w:t>
      </w:r>
      <w:r w:rsidR="007A5008" w:rsidRPr="00132652">
        <w:rPr>
          <w:sz w:val="24"/>
          <w:szCs w:val="24"/>
        </w:rPr>
        <w:t xml:space="preserve"> </w:t>
      </w:r>
      <w:r w:rsidR="00DF4D20" w:rsidRPr="00132652">
        <w:rPr>
          <w:sz w:val="24"/>
          <w:szCs w:val="24"/>
        </w:rPr>
        <w:t xml:space="preserve">No definition was provided for </w:t>
      </w:r>
      <w:r w:rsidR="007428D2" w:rsidRPr="00132652">
        <w:rPr>
          <w:sz w:val="24"/>
          <w:szCs w:val="24"/>
        </w:rPr>
        <w:t xml:space="preserve">the </w:t>
      </w:r>
      <w:r w:rsidR="007428D2" w:rsidRPr="00132652">
        <w:rPr>
          <w:sz w:val="24"/>
          <w:szCs w:val="24"/>
        </w:rPr>
        <w:t xml:space="preserve">terms “public”, “private”, or “gathering”. </w:t>
      </w:r>
      <w:r w:rsidR="00BF624B" w:rsidRPr="00132652">
        <w:rPr>
          <w:sz w:val="24"/>
          <w:szCs w:val="24"/>
        </w:rPr>
        <w:t>T</w:t>
      </w:r>
      <w:r w:rsidR="007428D2" w:rsidRPr="00132652">
        <w:rPr>
          <w:sz w:val="24"/>
          <w:szCs w:val="24"/>
        </w:rPr>
        <w:t>h</w:t>
      </w:r>
      <w:r w:rsidR="004D3A8E" w:rsidRPr="00132652">
        <w:rPr>
          <w:sz w:val="24"/>
          <w:szCs w:val="24"/>
        </w:rPr>
        <w:t>is</w:t>
      </w:r>
      <w:r w:rsidR="007428D2" w:rsidRPr="00132652">
        <w:rPr>
          <w:sz w:val="24"/>
          <w:szCs w:val="24"/>
        </w:rPr>
        <w:t xml:space="preserve"> order</w:t>
      </w:r>
      <w:r w:rsidR="006803BF" w:rsidRPr="00132652">
        <w:rPr>
          <w:sz w:val="24"/>
          <w:szCs w:val="24"/>
        </w:rPr>
        <w:t xml:space="preserve"> also</w:t>
      </w:r>
      <w:r w:rsidR="00C555F5" w:rsidRPr="00132652">
        <w:rPr>
          <w:sz w:val="24"/>
          <w:szCs w:val="24"/>
        </w:rPr>
        <w:t xml:space="preserve"> </w:t>
      </w:r>
      <w:r w:rsidR="000222F0" w:rsidRPr="00132652">
        <w:rPr>
          <w:sz w:val="24"/>
          <w:szCs w:val="24"/>
        </w:rPr>
        <w:t>banned</w:t>
      </w:r>
      <w:r w:rsidR="00BF624B" w:rsidRPr="00132652">
        <w:rPr>
          <w:sz w:val="24"/>
          <w:szCs w:val="24"/>
        </w:rPr>
        <w:t xml:space="preserve"> all “in-person religious, cultural, or spiritual gatherings”.</w:t>
      </w:r>
      <w:r w:rsidR="00F8145C" w:rsidRPr="00132652">
        <w:rPr>
          <w:rStyle w:val="FootnoteReference"/>
          <w:sz w:val="24"/>
          <w:szCs w:val="24"/>
        </w:rPr>
        <w:footnoteReference w:id="71"/>
      </w:r>
      <w:r w:rsidR="00BF624B" w:rsidRPr="00132652">
        <w:rPr>
          <w:sz w:val="24"/>
          <w:szCs w:val="24"/>
        </w:rPr>
        <w:t xml:space="preserve"> </w:t>
      </w:r>
      <w:r w:rsidR="004D3A8E" w:rsidRPr="00132652">
        <w:rPr>
          <w:sz w:val="24"/>
          <w:szCs w:val="24"/>
        </w:rPr>
        <w:t xml:space="preserve">Additionally, it enabled police to conduct warrantless searches </w:t>
      </w:r>
      <w:r w:rsidR="00EC7ACA" w:rsidRPr="00132652">
        <w:rPr>
          <w:sz w:val="24"/>
          <w:szCs w:val="24"/>
        </w:rPr>
        <w:t>of dwellings so long as there was a “serious and immediate risk to public health”.</w:t>
      </w:r>
      <w:r w:rsidR="00F8145C" w:rsidRPr="00132652">
        <w:rPr>
          <w:rStyle w:val="FootnoteReference"/>
          <w:sz w:val="24"/>
          <w:szCs w:val="24"/>
        </w:rPr>
        <w:footnoteReference w:id="72"/>
      </w:r>
      <w:r w:rsidR="00EC7ACA" w:rsidRPr="00132652">
        <w:rPr>
          <w:sz w:val="24"/>
          <w:szCs w:val="24"/>
        </w:rPr>
        <w:t xml:space="preserve"> </w:t>
      </w:r>
    </w:p>
    <w:tbl>
      <w:tblPr>
        <w:tblStyle w:val="TableGrid"/>
        <w:tblW w:w="0" w:type="auto"/>
        <w:tblLook w:val="04A0" w:firstRow="1" w:lastRow="0" w:firstColumn="1" w:lastColumn="0" w:noHBand="0" w:noVBand="1"/>
      </w:tblPr>
      <w:tblGrid>
        <w:gridCol w:w="9576"/>
      </w:tblGrid>
      <w:tr w:rsidR="003B0B08" w:rsidRPr="00132652" w14:paraId="1FFB0A50" w14:textId="77777777" w:rsidTr="003B0B08">
        <w:tc>
          <w:tcPr>
            <w:tcW w:w="9576" w:type="dxa"/>
          </w:tcPr>
          <w:p w14:paraId="4645FA7A" w14:textId="658DF12F" w:rsidR="003B0B08" w:rsidRPr="00132652" w:rsidRDefault="004D3A8E">
            <w:pPr>
              <w:rPr>
                <w:b/>
                <w:sz w:val="24"/>
                <w:szCs w:val="24"/>
                <w:u w:val="single"/>
              </w:rPr>
              <w:pPrChange w:id="1234" w:author="Unknown" w:date="2020-06-11T13:32:00Z">
                <w:pPr>
                  <w:jc w:val="both"/>
                </w:pPr>
              </w:pPrChange>
            </w:pPr>
            <w:r w:rsidRPr="00132652">
              <w:rPr>
                <w:i/>
                <w:sz w:val="24"/>
                <w:szCs w:val="24"/>
              </w:rPr>
              <w:t>CIVIL LIBERTIES GRAD</w:t>
            </w:r>
            <w:r w:rsidR="000738A2" w:rsidRPr="00132652">
              <w:rPr>
                <w:i/>
                <w:sz w:val="24"/>
                <w:szCs w:val="24"/>
              </w:rPr>
              <w:t>E</w:t>
            </w:r>
            <w:r w:rsidRPr="00132652">
              <w:rPr>
                <w:i/>
                <w:sz w:val="24"/>
                <w:szCs w:val="24"/>
              </w:rPr>
              <w:t xml:space="preserve"> FOR</w:t>
            </w:r>
            <w:r w:rsidR="000738A2" w:rsidRPr="00132652">
              <w:rPr>
                <w:i/>
                <w:sz w:val="24"/>
                <w:szCs w:val="24"/>
              </w:rPr>
              <w:t xml:space="preserve"> NUNAVUT’S</w:t>
            </w:r>
            <w:r w:rsidRPr="00132652">
              <w:rPr>
                <w:i/>
                <w:sz w:val="24"/>
                <w:szCs w:val="24"/>
              </w:rPr>
              <w:t xml:space="preserve"> </w:t>
            </w:r>
            <w:r w:rsidR="001B698A" w:rsidRPr="00132652">
              <w:rPr>
                <w:i/>
                <w:sz w:val="24"/>
                <w:szCs w:val="24"/>
              </w:rPr>
              <w:t xml:space="preserve">MARCH 20, 2020 ORDER: </w:t>
            </w:r>
            <w:r w:rsidR="00E51D59" w:rsidRPr="00132652">
              <w:rPr>
                <w:b/>
                <w:i/>
                <w:sz w:val="24"/>
                <w:szCs w:val="24"/>
                <w:u w:val="single"/>
              </w:rPr>
              <w:t>D</w:t>
            </w:r>
          </w:p>
          <w:p w14:paraId="72FFA2E6" w14:textId="77777777" w:rsidR="001B698A" w:rsidRPr="00132652" w:rsidRDefault="001B698A">
            <w:pPr>
              <w:rPr>
                <w:b/>
                <w:sz w:val="24"/>
                <w:szCs w:val="24"/>
                <w:u w:val="single"/>
              </w:rPr>
              <w:pPrChange w:id="1235" w:author="Unknown" w:date="2020-06-11T13:32:00Z">
                <w:pPr>
                  <w:jc w:val="both"/>
                </w:pPr>
              </w:pPrChange>
            </w:pPr>
          </w:p>
          <w:p w14:paraId="7D862FE9" w14:textId="333677CB" w:rsidR="0096475A" w:rsidRPr="00132652" w:rsidRDefault="0096475A">
            <w:pPr>
              <w:rPr>
                <w:b/>
                <w:sz w:val="24"/>
                <w:szCs w:val="24"/>
                <w:u w:val="single"/>
              </w:rPr>
              <w:pPrChange w:id="1236" w:author="Unknown" w:date="2020-06-11T13:32:00Z">
                <w:pPr>
                  <w:jc w:val="both"/>
                </w:pPr>
              </w:pPrChange>
            </w:pPr>
            <w:r w:rsidRPr="00132652">
              <w:rPr>
                <w:b/>
                <w:sz w:val="24"/>
                <w:szCs w:val="24"/>
              </w:rPr>
              <w:t>Necessity:</w:t>
            </w:r>
          </w:p>
          <w:p w14:paraId="13853A03" w14:textId="0DD3F10C" w:rsidR="001B698A" w:rsidRPr="00132652" w:rsidRDefault="00FC571F">
            <w:pPr>
              <w:rPr>
                <w:sz w:val="24"/>
                <w:szCs w:val="24"/>
              </w:rPr>
              <w:pPrChange w:id="1237" w:author="Unknown" w:date="2020-06-11T13:32:00Z">
                <w:pPr>
                  <w:jc w:val="both"/>
                </w:pPr>
              </w:pPrChange>
            </w:pPr>
            <w:r w:rsidRPr="00132652">
              <w:rPr>
                <w:sz w:val="24"/>
                <w:szCs w:val="24"/>
              </w:rPr>
              <w:t>Since Nunavut had (and still has) no COVID cases when this order was instituted, no plausible argument can be made that its extreme</w:t>
            </w:r>
            <w:r w:rsidR="002F1F0F" w:rsidRPr="00132652">
              <w:rPr>
                <w:sz w:val="24"/>
                <w:szCs w:val="24"/>
              </w:rPr>
              <w:t xml:space="preserve"> liberty restrictions</w:t>
            </w:r>
            <w:r w:rsidR="002E62BE" w:rsidRPr="00132652">
              <w:rPr>
                <w:sz w:val="24"/>
                <w:szCs w:val="24"/>
              </w:rPr>
              <w:t xml:space="preserve"> </w:t>
            </w:r>
            <w:r w:rsidR="004E3019" w:rsidRPr="00132652">
              <w:rPr>
                <w:sz w:val="24"/>
                <w:szCs w:val="24"/>
              </w:rPr>
              <w:t xml:space="preserve">were necessary. A complete ban on gatherings, with no exceptions, has not been attempted even in Quebec, the province worst-hit by the virus. </w:t>
            </w:r>
            <w:r w:rsidR="006803BF" w:rsidRPr="00132652">
              <w:rPr>
                <w:sz w:val="24"/>
                <w:szCs w:val="24"/>
              </w:rPr>
              <w:t xml:space="preserve">No clear justification was proffered for why it was necessary to single out religious, cultural, and spiritual gatherings for </w:t>
            </w:r>
            <w:r w:rsidR="0096475A" w:rsidRPr="00132652">
              <w:rPr>
                <w:sz w:val="24"/>
                <w:szCs w:val="24"/>
              </w:rPr>
              <w:t xml:space="preserve">restriction. Nor </w:t>
            </w:r>
            <w:r w:rsidR="007E45BB" w:rsidRPr="00132652">
              <w:rPr>
                <w:sz w:val="24"/>
                <w:szCs w:val="24"/>
              </w:rPr>
              <w:t>wa</w:t>
            </w:r>
            <w:r w:rsidR="0096475A" w:rsidRPr="00132652">
              <w:rPr>
                <w:sz w:val="24"/>
                <w:szCs w:val="24"/>
              </w:rPr>
              <w:t xml:space="preserve">s it clear why </w:t>
            </w:r>
            <w:r w:rsidR="00BF0734" w:rsidRPr="00132652">
              <w:rPr>
                <w:sz w:val="24"/>
                <w:szCs w:val="24"/>
              </w:rPr>
              <w:t>granting police warrantless entry to dwellings was necessary to protect public health.</w:t>
            </w:r>
          </w:p>
          <w:p w14:paraId="18310944" w14:textId="77777777" w:rsidR="0096475A" w:rsidRPr="00132652" w:rsidRDefault="0096475A">
            <w:pPr>
              <w:rPr>
                <w:sz w:val="24"/>
                <w:szCs w:val="24"/>
              </w:rPr>
              <w:pPrChange w:id="1238" w:author="Unknown" w:date="2020-06-11T13:32:00Z">
                <w:pPr>
                  <w:jc w:val="both"/>
                </w:pPr>
              </w:pPrChange>
            </w:pPr>
          </w:p>
          <w:p w14:paraId="424A70E8" w14:textId="038622AC" w:rsidR="0096475A" w:rsidRPr="00132652" w:rsidRDefault="0096475A">
            <w:pPr>
              <w:rPr>
                <w:sz w:val="24"/>
                <w:szCs w:val="24"/>
              </w:rPr>
              <w:pPrChange w:id="1239" w:author="Unknown" w:date="2020-06-11T13:32:00Z">
                <w:pPr>
                  <w:jc w:val="both"/>
                </w:pPr>
              </w:pPrChange>
            </w:pPr>
            <w:r w:rsidRPr="00132652">
              <w:rPr>
                <w:b/>
                <w:sz w:val="24"/>
                <w:szCs w:val="24"/>
              </w:rPr>
              <w:t>Proportionality</w:t>
            </w:r>
            <w:r w:rsidRPr="00132652">
              <w:rPr>
                <w:sz w:val="24"/>
                <w:szCs w:val="24"/>
              </w:rPr>
              <w:t>:</w:t>
            </w:r>
          </w:p>
          <w:p w14:paraId="56A94041" w14:textId="37DF445D" w:rsidR="0096475A" w:rsidRDefault="00BF0734" w:rsidP="005A4872">
            <w:pPr>
              <w:rPr>
                <w:sz w:val="24"/>
                <w:szCs w:val="24"/>
              </w:rPr>
            </w:pPr>
            <w:r w:rsidRPr="00132652">
              <w:rPr>
                <w:sz w:val="24"/>
                <w:szCs w:val="24"/>
              </w:rPr>
              <w:t xml:space="preserve">The order’s sloppy drafting and lack of detail made it wildly disproportionate to </w:t>
            </w:r>
            <w:r w:rsidR="0065002B" w:rsidRPr="00132652">
              <w:rPr>
                <w:sz w:val="24"/>
                <w:szCs w:val="24"/>
              </w:rPr>
              <w:t xml:space="preserve">the objective of </w:t>
            </w:r>
            <w:r w:rsidR="00110E90" w:rsidRPr="00132652">
              <w:rPr>
                <w:sz w:val="24"/>
                <w:szCs w:val="24"/>
              </w:rPr>
              <w:t xml:space="preserve">protecting public health. </w:t>
            </w:r>
            <w:r w:rsidR="004B243B" w:rsidRPr="00132652">
              <w:rPr>
                <w:sz w:val="24"/>
                <w:szCs w:val="24"/>
              </w:rPr>
              <w:t xml:space="preserve">Banning all </w:t>
            </w:r>
            <w:r w:rsidR="00110E90" w:rsidRPr="00132652">
              <w:rPr>
                <w:sz w:val="24"/>
                <w:szCs w:val="24"/>
              </w:rPr>
              <w:t xml:space="preserve">public gatherings </w:t>
            </w:r>
            <w:r w:rsidR="004B243B" w:rsidRPr="00132652">
              <w:rPr>
                <w:sz w:val="24"/>
                <w:szCs w:val="24"/>
              </w:rPr>
              <w:t>without further definition</w:t>
            </w:r>
            <w:r w:rsidR="00110E90" w:rsidRPr="00132652">
              <w:rPr>
                <w:sz w:val="24"/>
                <w:szCs w:val="24"/>
              </w:rPr>
              <w:t xml:space="preserve"> could </w:t>
            </w:r>
            <w:r w:rsidR="003D4FF8" w:rsidRPr="00132652">
              <w:rPr>
                <w:sz w:val="24"/>
                <w:szCs w:val="24"/>
              </w:rPr>
              <w:t xml:space="preserve">capture an entire range of </w:t>
            </w:r>
            <w:r w:rsidR="00732125" w:rsidRPr="00132652">
              <w:rPr>
                <w:sz w:val="24"/>
                <w:szCs w:val="24"/>
              </w:rPr>
              <w:t>conduct</w:t>
            </w:r>
            <w:del w:id="1240" w:author="Tashi Alford-Duguid" w:date="2020-06-16T18:04:00Z">
              <w:r w:rsidR="00732125" w:rsidRPr="00132652">
                <w:rPr>
                  <w:sz w:val="24"/>
                  <w:szCs w:val="24"/>
                </w:rPr>
                <w:delText xml:space="preserve"> </w:delText>
              </w:r>
            </w:del>
            <w:ins w:id="1241" w:author="Tashi Alford-Duguid" w:date="2020-06-16T18:04:00Z">
              <w:r w:rsidR="00E16C62" w:rsidRPr="00E16C62">
                <w:rPr>
                  <w:sz w:val="24"/>
                  <w:szCs w:val="24"/>
                </w:rPr>
                <w:t>—</w:t>
              </w:r>
            </w:ins>
            <w:del w:id="1242" w:author="Tashi Alford-Duguid" w:date="2020-06-16T18:04:00Z">
              <w:r w:rsidR="00732125" w:rsidRPr="00132652">
                <w:rPr>
                  <w:sz w:val="24"/>
                  <w:szCs w:val="24"/>
                </w:rPr>
                <w:delText xml:space="preserve"> </w:delText>
              </w:r>
            </w:del>
            <w:r w:rsidR="007B053E" w:rsidRPr="00132652">
              <w:rPr>
                <w:sz w:val="24"/>
                <w:szCs w:val="24"/>
              </w:rPr>
              <w:t>a hospital, for instance, is a public place where people gather.</w:t>
            </w:r>
            <w:r w:rsidR="00872F8A" w:rsidRPr="00132652">
              <w:rPr>
                <w:sz w:val="24"/>
                <w:szCs w:val="24"/>
              </w:rPr>
              <w:t xml:space="preserve"> </w:t>
            </w:r>
            <w:r w:rsidR="00A37142" w:rsidRPr="00132652">
              <w:rPr>
                <w:sz w:val="24"/>
                <w:szCs w:val="24"/>
              </w:rPr>
              <w:t xml:space="preserve">The ban on religious gatherings </w:t>
            </w:r>
            <w:r w:rsidR="003B394F" w:rsidRPr="00132652">
              <w:rPr>
                <w:sz w:val="24"/>
                <w:szCs w:val="24"/>
              </w:rPr>
              <w:t>would cover a smudge ceremony between two members of the same household; a</w:t>
            </w:r>
            <w:r w:rsidR="006253D3" w:rsidRPr="00132652">
              <w:rPr>
                <w:sz w:val="24"/>
                <w:szCs w:val="24"/>
              </w:rPr>
              <w:t xml:space="preserve"> highly intrusive restriction with no clear benefit. </w:t>
            </w:r>
            <w:r w:rsidR="00CF2A78" w:rsidRPr="00CF2A78">
              <w:rPr>
                <w:sz w:val="24"/>
                <w:szCs w:val="24"/>
              </w:rPr>
              <w:t>Finally, the order (and the enabling statute) authorizes warrantless entry to dwellings, which engages Canadians' </w:t>
            </w:r>
            <w:r w:rsidR="00CF2A78" w:rsidRPr="00CF2A78">
              <w:rPr>
                <w:i/>
                <w:iCs/>
                <w:sz w:val="24"/>
                <w:szCs w:val="24"/>
              </w:rPr>
              <w:t>Charter</w:t>
            </w:r>
            <w:r w:rsidR="00CF2A78" w:rsidRPr="00CF2A78">
              <w:rPr>
                <w:sz w:val="24"/>
                <w:szCs w:val="24"/>
              </w:rPr>
              <w:t>-</w:t>
            </w:r>
            <w:r w:rsidR="00CF2A78" w:rsidRPr="00CF2A78">
              <w:rPr>
                <w:sz w:val="24"/>
                <w:szCs w:val="24"/>
              </w:rPr>
              <w:lastRenderedPageBreak/>
              <w:t>guaranteed rights against unreasonable search and seizure</w:t>
            </w:r>
            <w:r w:rsidR="00CF2A78">
              <w:rPr>
                <w:sz w:val="24"/>
                <w:szCs w:val="24"/>
              </w:rPr>
              <w:t>.</w:t>
            </w:r>
            <w:r w:rsidR="001F4F3F">
              <w:rPr>
                <w:sz w:val="24"/>
                <w:szCs w:val="24"/>
              </w:rPr>
              <w:t xml:space="preserve"> </w:t>
            </w:r>
          </w:p>
          <w:p w14:paraId="5B9AD030" w14:textId="77777777" w:rsidR="00CF2A78" w:rsidRPr="00132652" w:rsidRDefault="00CF2A78">
            <w:pPr>
              <w:rPr>
                <w:sz w:val="24"/>
                <w:szCs w:val="24"/>
              </w:rPr>
              <w:pPrChange w:id="1243" w:author="Unknown" w:date="2020-06-11T13:32:00Z">
                <w:pPr>
                  <w:jc w:val="both"/>
                </w:pPr>
              </w:pPrChange>
            </w:pPr>
          </w:p>
          <w:p w14:paraId="0E9ACF64" w14:textId="43EC8BDB" w:rsidR="0096475A" w:rsidRPr="00132652" w:rsidRDefault="0096475A">
            <w:pPr>
              <w:rPr>
                <w:sz w:val="24"/>
                <w:szCs w:val="24"/>
              </w:rPr>
              <w:pPrChange w:id="1244" w:author="Unknown" w:date="2020-06-11T13:32:00Z">
                <w:pPr>
                  <w:jc w:val="both"/>
                </w:pPr>
              </w:pPrChange>
            </w:pPr>
            <w:r w:rsidRPr="00132652">
              <w:rPr>
                <w:b/>
                <w:sz w:val="24"/>
                <w:szCs w:val="24"/>
              </w:rPr>
              <w:t>Time-limitation</w:t>
            </w:r>
            <w:r w:rsidRPr="00132652">
              <w:rPr>
                <w:sz w:val="24"/>
                <w:szCs w:val="24"/>
              </w:rPr>
              <w:t>:</w:t>
            </w:r>
          </w:p>
          <w:p w14:paraId="712127A6" w14:textId="3DA79172" w:rsidR="002F1F0F" w:rsidRPr="00132652" w:rsidRDefault="00DD3060">
            <w:pPr>
              <w:rPr>
                <w:sz w:val="24"/>
                <w:szCs w:val="24"/>
              </w:rPr>
              <w:pPrChange w:id="1245" w:author="Unknown" w:date="2020-06-11T13:32:00Z">
                <w:pPr>
                  <w:jc w:val="both"/>
                </w:pPr>
              </w:pPrChange>
            </w:pPr>
            <w:r w:rsidRPr="00132652">
              <w:rPr>
                <w:sz w:val="24"/>
                <w:szCs w:val="24"/>
              </w:rPr>
              <w:t>The order was deemed to last as long as the territory’s public health emergenc</w:t>
            </w:r>
            <w:r w:rsidR="00892047" w:rsidRPr="00132652">
              <w:rPr>
                <w:sz w:val="24"/>
                <w:szCs w:val="24"/>
              </w:rPr>
              <w:t>y was in effect</w:t>
            </w:r>
            <w:r w:rsidRPr="00132652">
              <w:rPr>
                <w:sz w:val="24"/>
                <w:szCs w:val="24"/>
              </w:rPr>
              <w:t xml:space="preserve">. </w:t>
            </w:r>
          </w:p>
        </w:tc>
      </w:tr>
    </w:tbl>
    <w:p w14:paraId="09CF34B7" w14:textId="77777777" w:rsidR="003B0B08" w:rsidRPr="00132652" w:rsidRDefault="003B0B08">
      <w:pPr>
        <w:rPr>
          <w:sz w:val="24"/>
          <w:szCs w:val="24"/>
        </w:rPr>
        <w:pPrChange w:id="1246" w:author="Tashi Alford-Duguid" w:date="2020-06-11T13:32:00Z">
          <w:pPr>
            <w:jc w:val="both"/>
          </w:pPr>
        </w:pPrChange>
      </w:pPr>
    </w:p>
    <w:p w14:paraId="58D0A963" w14:textId="52C7C935" w:rsidR="005C1BC4" w:rsidRPr="00132652" w:rsidRDefault="005C1BC4">
      <w:pPr>
        <w:ind w:firstLine="720"/>
        <w:rPr>
          <w:i/>
          <w:sz w:val="24"/>
          <w:szCs w:val="24"/>
          <w:u w:val="single"/>
        </w:rPr>
        <w:pPrChange w:id="1247" w:author="Tashi Alford-Duguid" w:date="2020-06-11T13:32:00Z">
          <w:pPr>
            <w:ind w:firstLine="720"/>
            <w:jc w:val="both"/>
          </w:pPr>
        </w:pPrChange>
      </w:pPr>
      <w:r w:rsidRPr="00132652">
        <w:rPr>
          <w:i/>
          <w:sz w:val="24"/>
          <w:szCs w:val="24"/>
          <w:u w:val="single"/>
        </w:rPr>
        <w:t xml:space="preserve">The new </w:t>
      </w:r>
      <w:r w:rsidR="00E57DA6" w:rsidRPr="00132652">
        <w:rPr>
          <w:i/>
          <w:sz w:val="24"/>
          <w:szCs w:val="24"/>
          <w:u w:val="single"/>
        </w:rPr>
        <w:t>April 24, 2020 order</w:t>
      </w:r>
    </w:p>
    <w:p w14:paraId="5E4424E2" w14:textId="77D1FC73" w:rsidR="00BA765C" w:rsidRPr="00132652" w:rsidRDefault="00BA765C">
      <w:pPr>
        <w:rPr>
          <w:sz w:val="24"/>
          <w:szCs w:val="24"/>
        </w:rPr>
        <w:pPrChange w:id="1248" w:author="Tashi Alford-Duguid" w:date="2020-06-11T13:32:00Z">
          <w:pPr>
            <w:jc w:val="both"/>
          </w:pPr>
        </w:pPrChange>
      </w:pPr>
      <w:r w:rsidRPr="00132652">
        <w:rPr>
          <w:sz w:val="24"/>
          <w:szCs w:val="24"/>
        </w:rPr>
        <w:t>After CCLA expressed its concerns, the government returned with</w:t>
      </w:r>
      <w:r w:rsidR="00EF0853" w:rsidRPr="00132652">
        <w:rPr>
          <w:sz w:val="24"/>
          <w:szCs w:val="24"/>
        </w:rPr>
        <w:t xml:space="preserve"> a</w:t>
      </w:r>
      <w:r w:rsidRPr="00132652">
        <w:rPr>
          <w:sz w:val="24"/>
          <w:szCs w:val="24"/>
        </w:rPr>
        <w:t xml:space="preserve"> revised public health order on April 24, 2020.</w:t>
      </w:r>
      <w:r w:rsidR="00EF0853" w:rsidRPr="00132652">
        <w:rPr>
          <w:rStyle w:val="FootnoteReference"/>
          <w:sz w:val="24"/>
          <w:szCs w:val="24"/>
        </w:rPr>
        <w:footnoteReference w:id="73"/>
      </w:r>
      <w:r w:rsidRPr="00132652">
        <w:rPr>
          <w:sz w:val="24"/>
          <w:szCs w:val="24"/>
        </w:rPr>
        <w:t xml:space="preserve"> </w:t>
      </w:r>
      <w:r w:rsidR="00523A03" w:rsidRPr="00132652">
        <w:rPr>
          <w:sz w:val="24"/>
          <w:szCs w:val="24"/>
        </w:rPr>
        <w:t>The new order</w:t>
      </w:r>
      <w:r w:rsidR="008E0720" w:rsidRPr="00132652">
        <w:rPr>
          <w:sz w:val="24"/>
          <w:szCs w:val="24"/>
        </w:rPr>
        <w:t xml:space="preserve"> authorized public gatherings </w:t>
      </w:r>
      <w:r w:rsidR="00DB5CE5" w:rsidRPr="00132652">
        <w:rPr>
          <w:sz w:val="24"/>
          <w:szCs w:val="24"/>
        </w:rPr>
        <w:t xml:space="preserve">and private gatherings of 5 persons or </w:t>
      </w:r>
      <w:r w:rsidR="00DB5CE5" w:rsidRPr="00132652">
        <w:rPr>
          <w:sz w:val="24"/>
          <w:szCs w:val="24"/>
        </w:rPr>
        <w:t>less</w:t>
      </w:r>
      <w:r w:rsidR="00DB5CE5" w:rsidRPr="00132652">
        <w:rPr>
          <w:sz w:val="24"/>
          <w:szCs w:val="24"/>
        </w:rPr>
        <w:t>.</w:t>
      </w:r>
      <w:r w:rsidR="0029503B" w:rsidRPr="00132652">
        <w:rPr>
          <w:rStyle w:val="FootnoteReference"/>
          <w:sz w:val="24"/>
          <w:szCs w:val="24"/>
        </w:rPr>
        <w:footnoteReference w:id="74"/>
      </w:r>
      <w:r w:rsidR="00DB5CE5" w:rsidRPr="00132652">
        <w:rPr>
          <w:sz w:val="24"/>
          <w:szCs w:val="24"/>
        </w:rPr>
        <w:t xml:space="preserve"> It </w:t>
      </w:r>
      <w:r w:rsidR="00545272" w:rsidRPr="00132652">
        <w:rPr>
          <w:sz w:val="24"/>
          <w:szCs w:val="24"/>
        </w:rPr>
        <w:t xml:space="preserve">no longer singled out religious, cultural, or spiritual gatherings for restriction. </w:t>
      </w:r>
      <w:r w:rsidR="00523A03" w:rsidRPr="00132652">
        <w:rPr>
          <w:sz w:val="24"/>
          <w:szCs w:val="24"/>
        </w:rPr>
        <w:t xml:space="preserve">Warrantless entry </w:t>
      </w:r>
      <w:r w:rsidR="00B32352" w:rsidRPr="00132652">
        <w:rPr>
          <w:sz w:val="24"/>
          <w:szCs w:val="24"/>
        </w:rPr>
        <w:t xml:space="preserve">to dwellings </w:t>
      </w:r>
      <w:r w:rsidR="00C12905" w:rsidRPr="00132652">
        <w:rPr>
          <w:sz w:val="24"/>
          <w:szCs w:val="24"/>
        </w:rPr>
        <w:t>was no longer authorized unless consented to by the</w:t>
      </w:r>
      <w:r w:rsidR="00B32352" w:rsidRPr="00132652">
        <w:rPr>
          <w:sz w:val="24"/>
          <w:szCs w:val="24"/>
        </w:rPr>
        <w:t xml:space="preserve"> occupant or person in charge of the dwelling. This order also </w:t>
      </w:r>
      <w:del w:id="1249" w:author="Tashi Alford-Duguid" w:date="2020-06-16T18:08:00Z">
        <w:r w:rsidR="00B32352" w:rsidRPr="00132652">
          <w:rPr>
            <w:sz w:val="24"/>
            <w:szCs w:val="24"/>
          </w:rPr>
          <w:delText>contained</w:delText>
        </w:r>
      </w:del>
      <w:ins w:id="1250" w:author="Tashi Alford-Duguid" w:date="2020-06-16T18:08:00Z">
        <w:r w:rsidR="00E16C62">
          <w:rPr>
            <w:sz w:val="24"/>
            <w:szCs w:val="24"/>
          </w:rPr>
          <w:t>had</w:t>
        </w:r>
      </w:ins>
      <w:r w:rsidR="00B32352" w:rsidRPr="00132652">
        <w:rPr>
          <w:sz w:val="24"/>
          <w:szCs w:val="24"/>
        </w:rPr>
        <w:t xml:space="preserve"> many more </w:t>
      </w:r>
      <w:ins w:id="1251" w:author="Tashi Alford-Duguid" w:date="2020-06-16T18:07:00Z">
        <w:r w:rsidR="00E16C62">
          <w:rPr>
            <w:sz w:val="24"/>
            <w:szCs w:val="24"/>
          </w:rPr>
          <w:t xml:space="preserve">reasonable </w:t>
        </w:r>
      </w:ins>
      <w:r w:rsidR="00B32352" w:rsidRPr="00132652">
        <w:rPr>
          <w:sz w:val="24"/>
          <w:szCs w:val="24"/>
        </w:rPr>
        <w:t>exceptions</w:t>
      </w:r>
      <w:r w:rsidR="00F53CF0" w:rsidRPr="00132652">
        <w:rPr>
          <w:sz w:val="24"/>
          <w:szCs w:val="24"/>
        </w:rPr>
        <w:t xml:space="preserve">: the 5-person limit did not apply to </w:t>
      </w:r>
      <w:r w:rsidR="009251D6" w:rsidRPr="00132652">
        <w:rPr>
          <w:sz w:val="24"/>
          <w:szCs w:val="24"/>
        </w:rPr>
        <w:t>hospitals, for example.</w:t>
      </w:r>
      <w:r w:rsidR="0029503B" w:rsidRPr="00132652">
        <w:rPr>
          <w:rStyle w:val="FootnoteReference"/>
          <w:sz w:val="24"/>
          <w:szCs w:val="24"/>
        </w:rPr>
        <w:footnoteReference w:id="75"/>
      </w:r>
    </w:p>
    <w:tbl>
      <w:tblPr>
        <w:tblStyle w:val="TableGrid"/>
        <w:tblW w:w="0" w:type="auto"/>
        <w:tblLook w:val="04A0" w:firstRow="1" w:lastRow="0" w:firstColumn="1" w:lastColumn="0" w:noHBand="0" w:noVBand="1"/>
      </w:tblPr>
      <w:tblGrid>
        <w:gridCol w:w="9576"/>
      </w:tblGrid>
      <w:tr w:rsidR="005C1BC4" w:rsidRPr="00132652" w14:paraId="16010DD7" w14:textId="77777777" w:rsidTr="005C1BC4">
        <w:tc>
          <w:tcPr>
            <w:tcW w:w="9576" w:type="dxa"/>
          </w:tcPr>
          <w:p w14:paraId="0D3354BC" w14:textId="77777777" w:rsidR="005C1BC4" w:rsidRPr="00132652" w:rsidRDefault="009251D6">
            <w:pPr>
              <w:rPr>
                <w:b/>
                <w:sz w:val="24"/>
                <w:szCs w:val="24"/>
                <w:u w:val="single"/>
              </w:rPr>
              <w:pPrChange w:id="1252" w:author="Unknown" w:date="2020-06-11T13:32:00Z">
                <w:pPr>
                  <w:jc w:val="both"/>
                </w:pPr>
              </w:pPrChange>
            </w:pPr>
            <w:r w:rsidRPr="00132652">
              <w:rPr>
                <w:i/>
                <w:sz w:val="24"/>
                <w:szCs w:val="24"/>
              </w:rPr>
              <w:t xml:space="preserve">CIVIL LIBERTIES GRADE FOR NUNAVUT’S APRIL 24, 2020 ORDER: </w:t>
            </w:r>
            <w:r w:rsidRPr="00132652">
              <w:rPr>
                <w:b/>
                <w:sz w:val="24"/>
                <w:szCs w:val="24"/>
                <w:u w:val="single"/>
              </w:rPr>
              <w:t>B+</w:t>
            </w:r>
          </w:p>
          <w:p w14:paraId="7A5CDE5B" w14:textId="77777777" w:rsidR="009251D6" w:rsidRPr="00132652" w:rsidRDefault="009251D6">
            <w:pPr>
              <w:rPr>
                <w:b/>
                <w:sz w:val="24"/>
                <w:szCs w:val="24"/>
                <w:u w:val="single"/>
              </w:rPr>
              <w:pPrChange w:id="1253" w:author="Unknown" w:date="2020-06-11T13:32:00Z">
                <w:pPr>
                  <w:jc w:val="both"/>
                </w:pPr>
              </w:pPrChange>
            </w:pPr>
          </w:p>
          <w:p w14:paraId="1336402B" w14:textId="23E9D848" w:rsidR="009251D6" w:rsidRPr="00132652" w:rsidRDefault="009251D6">
            <w:pPr>
              <w:rPr>
                <w:b/>
                <w:sz w:val="24"/>
                <w:szCs w:val="24"/>
              </w:rPr>
              <w:pPrChange w:id="1254" w:author="Unknown" w:date="2020-06-11T13:32:00Z">
                <w:pPr>
                  <w:jc w:val="both"/>
                </w:pPr>
              </w:pPrChange>
            </w:pPr>
            <w:r w:rsidRPr="00132652">
              <w:rPr>
                <w:b/>
                <w:sz w:val="24"/>
                <w:szCs w:val="24"/>
              </w:rPr>
              <w:t>Necessity:</w:t>
            </w:r>
          </w:p>
          <w:p w14:paraId="375A4089" w14:textId="7E93C149" w:rsidR="00227442" w:rsidRPr="00132652" w:rsidRDefault="00011A9F">
            <w:pPr>
              <w:rPr>
                <w:sz w:val="24"/>
                <w:szCs w:val="24"/>
              </w:rPr>
              <w:pPrChange w:id="1255" w:author="Unknown" w:date="2020-06-11T13:32:00Z">
                <w:pPr>
                  <w:jc w:val="both"/>
                </w:pPr>
              </w:pPrChange>
            </w:pPr>
            <w:r w:rsidRPr="00132652">
              <w:rPr>
                <w:sz w:val="24"/>
                <w:szCs w:val="24"/>
              </w:rPr>
              <w:t xml:space="preserve">The new order </w:t>
            </w:r>
            <w:r w:rsidR="00AC74E3" w:rsidRPr="00132652">
              <w:rPr>
                <w:sz w:val="24"/>
                <w:szCs w:val="24"/>
              </w:rPr>
              <w:t xml:space="preserve">is a major improvement </w:t>
            </w:r>
            <w:r w:rsidR="00AD73FC" w:rsidRPr="00132652">
              <w:rPr>
                <w:sz w:val="24"/>
                <w:szCs w:val="24"/>
              </w:rPr>
              <w:t xml:space="preserve">because it </w:t>
            </w:r>
            <w:r w:rsidR="00AD73FC">
              <w:rPr>
                <w:sz w:val="24"/>
                <w:szCs w:val="24"/>
              </w:rPr>
              <w:t>remove</w:t>
            </w:r>
            <w:ins w:id="1256" w:author="Tashi Alford-Duguid" w:date="2020-06-16T18:09:00Z">
              <w:r w:rsidR="00E16C62">
                <w:rPr>
                  <w:sz w:val="24"/>
                  <w:szCs w:val="24"/>
                </w:rPr>
                <w:t xml:space="preserve">d </w:t>
              </w:r>
            </w:ins>
            <w:r w:rsidR="003C157B">
              <w:rPr>
                <w:sz w:val="24"/>
                <w:szCs w:val="24"/>
              </w:rPr>
              <w:t>unnecessary</w:t>
            </w:r>
            <w:r w:rsidR="00AD73FC" w:rsidRPr="00132652">
              <w:rPr>
                <w:sz w:val="24"/>
                <w:szCs w:val="24"/>
              </w:rPr>
              <w:t xml:space="preserve"> restrictions</w:t>
            </w:r>
            <w:ins w:id="1257" w:author="Tashi Alford-Duguid" w:date="2020-06-16T18:09:00Z">
              <w:r w:rsidR="00E16C62">
                <w:rPr>
                  <w:sz w:val="24"/>
                  <w:szCs w:val="24"/>
                </w:rPr>
                <w:t>, including</w:t>
              </w:r>
            </w:ins>
            <w:r w:rsidR="00AD73FC" w:rsidRPr="00132652">
              <w:rPr>
                <w:sz w:val="24"/>
                <w:szCs w:val="24"/>
              </w:rPr>
              <w:t xml:space="preserve"> </w:t>
            </w:r>
            <w:r w:rsidR="00FF14AE" w:rsidRPr="00132652">
              <w:rPr>
                <w:sz w:val="24"/>
                <w:szCs w:val="24"/>
              </w:rPr>
              <w:t>the complete ban on public gatherings</w:t>
            </w:r>
            <w:r w:rsidR="00D32A56" w:rsidRPr="00132652">
              <w:rPr>
                <w:sz w:val="24"/>
                <w:szCs w:val="24"/>
              </w:rPr>
              <w:t xml:space="preserve"> and</w:t>
            </w:r>
            <w:r w:rsidR="00FF14AE" w:rsidRPr="00132652">
              <w:rPr>
                <w:sz w:val="24"/>
                <w:szCs w:val="24"/>
              </w:rPr>
              <w:t xml:space="preserve"> </w:t>
            </w:r>
            <w:ins w:id="1258" w:author="Tashi Alford-Duguid" w:date="2020-06-16T18:09:00Z">
              <w:r w:rsidR="00E16C62">
                <w:rPr>
                  <w:sz w:val="24"/>
                  <w:szCs w:val="24"/>
                </w:rPr>
                <w:t xml:space="preserve">permission for </w:t>
              </w:r>
            </w:ins>
            <w:r w:rsidR="00FF14AE" w:rsidRPr="00132652">
              <w:rPr>
                <w:sz w:val="24"/>
                <w:szCs w:val="24"/>
              </w:rPr>
              <w:t xml:space="preserve">warrantless entry </w:t>
            </w:r>
            <w:ins w:id="1259" w:author="Tashi Alford-Duguid" w:date="2020-06-16T18:09:00Z">
              <w:r w:rsidR="00E16C62">
                <w:rPr>
                  <w:sz w:val="24"/>
                  <w:szCs w:val="24"/>
                </w:rPr>
                <w:t>in</w:t>
              </w:r>
            </w:ins>
            <w:r w:rsidR="00FF14AE">
              <w:rPr>
                <w:sz w:val="24"/>
                <w:szCs w:val="24"/>
              </w:rPr>
              <w:t>to</w:t>
            </w:r>
            <w:r w:rsidR="00FF14AE" w:rsidRPr="00132652">
              <w:rPr>
                <w:sz w:val="24"/>
                <w:szCs w:val="24"/>
              </w:rPr>
              <w:t xml:space="preserve"> dwellings</w:t>
            </w:r>
            <w:r w:rsidR="00D32A56" w:rsidRPr="00132652">
              <w:rPr>
                <w:sz w:val="24"/>
                <w:szCs w:val="24"/>
              </w:rPr>
              <w:t xml:space="preserve">. </w:t>
            </w:r>
            <w:r w:rsidR="00C9473A" w:rsidRPr="00132652">
              <w:rPr>
                <w:sz w:val="24"/>
                <w:szCs w:val="24"/>
              </w:rPr>
              <w:t>The dialled</w:t>
            </w:r>
            <w:r w:rsidR="00E55FDF">
              <w:rPr>
                <w:sz w:val="24"/>
                <w:szCs w:val="24"/>
              </w:rPr>
              <w:t>-</w:t>
            </w:r>
            <w:r w:rsidR="00C9473A" w:rsidRPr="00132652">
              <w:rPr>
                <w:sz w:val="24"/>
                <w:szCs w:val="24"/>
              </w:rPr>
              <w:t>back restrictions bring Nunavut into line with the rest of the provinces and territories in Canada</w:t>
            </w:r>
            <w:r w:rsidR="00803206" w:rsidRPr="00132652">
              <w:rPr>
                <w:sz w:val="24"/>
                <w:szCs w:val="24"/>
              </w:rPr>
              <w:t>, thereby bringing the order into closer compliance with the</w:t>
            </w:r>
            <w:r w:rsidR="00E55FDF">
              <w:rPr>
                <w:sz w:val="24"/>
                <w:szCs w:val="24"/>
              </w:rPr>
              <w:t xml:space="preserve"> </w:t>
            </w:r>
            <w:r w:rsidR="00E55FDF">
              <w:rPr>
                <w:i/>
                <w:iCs/>
                <w:sz w:val="24"/>
                <w:szCs w:val="24"/>
              </w:rPr>
              <w:t>Charter</w:t>
            </w:r>
            <w:r w:rsidR="00E55FDF">
              <w:rPr>
                <w:sz w:val="24"/>
                <w:szCs w:val="24"/>
              </w:rPr>
              <w:t>’s</w:t>
            </w:r>
            <w:r w:rsidR="00803206" w:rsidRPr="00132652">
              <w:rPr>
                <w:sz w:val="24"/>
                <w:szCs w:val="24"/>
              </w:rPr>
              <w:t xml:space="preserve"> necessity requirement.</w:t>
            </w:r>
          </w:p>
          <w:p w14:paraId="4167D39D" w14:textId="77777777" w:rsidR="00227442" w:rsidRPr="00132652" w:rsidRDefault="00227442">
            <w:pPr>
              <w:rPr>
                <w:b/>
                <w:sz w:val="24"/>
                <w:szCs w:val="24"/>
              </w:rPr>
              <w:pPrChange w:id="1260" w:author="Unknown" w:date="2020-06-11T13:32:00Z">
                <w:pPr>
                  <w:jc w:val="both"/>
                </w:pPr>
              </w:pPrChange>
            </w:pPr>
          </w:p>
          <w:p w14:paraId="749DFBFC" w14:textId="77777777" w:rsidR="009251D6" w:rsidRPr="00132652" w:rsidRDefault="009251D6">
            <w:pPr>
              <w:rPr>
                <w:b/>
                <w:sz w:val="24"/>
                <w:szCs w:val="24"/>
              </w:rPr>
              <w:pPrChange w:id="1261" w:author="Unknown" w:date="2020-06-11T13:32:00Z">
                <w:pPr>
                  <w:jc w:val="both"/>
                </w:pPr>
              </w:pPrChange>
            </w:pPr>
            <w:r w:rsidRPr="00132652">
              <w:rPr>
                <w:b/>
                <w:sz w:val="24"/>
                <w:szCs w:val="24"/>
              </w:rPr>
              <w:t>Proportionality:</w:t>
            </w:r>
          </w:p>
          <w:p w14:paraId="7C86A5D6" w14:textId="02833033" w:rsidR="009251D6" w:rsidRPr="00132652" w:rsidRDefault="002107CE">
            <w:pPr>
              <w:rPr>
                <w:sz w:val="24"/>
                <w:szCs w:val="24"/>
              </w:rPr>
              <w:pPrChange w:id="1262" w:author="Unknown" w:date="2020-06-11T13:32:00Z">
                <w:pPr>
                  <w:jc w:val="both"/>
                </w:pPr>
              </w:pPrChange>
            </w:pPr>
            <w:r w:rsidRPr="00132652">
              <w:rPr>
                <w:sz w:val="24"/>
                <w:szCs w:val="24"/>
              </w:rPr>
              <w:t>The new orde</w:t>
            </w:r>
            <w:r w:rsidR="00EE5F85" w:rsidRPr="00132652">
              <w:rPr>
                <w:sz w:val="24"/>
                <w:szCs w:val="24"/>
              </w:rPr>
              <w:t xml:space="preserve">r </w:t>
            </w:r>
            <w:r w:rsidR="007833B6" w:rsidRPr="00132652">
              <w:rPr>
                <w:sz w:val="24"/>
                <w:szCs w:val="24"/>
              </w:rPr>
              <w:t xml:space="preserve">is </w:t>
            </w:r>
            <w:r w:rsidR="00677089" w:rsidRPr="00132652">
              <w:rPr>
                <w:sz w:val="24"/>
                <w:szCs w:val="24"/>
              </w:rPr>
              <w:t>significantly more</w:t>
            </w:r>
            <w:r w:rsidR="00EE5F85" w:rsidRPr="00132652">
              <w:rPr>
                <w:sz w:val="24"/>
                <w:szCs w:val="24"/>
              </w:rPr>
              <w:t xml:space="preserve"> proportiona</w:t>
            </w:r>
            <w:r w:rsidR="00677089" w:rsidRPr="00132652">
              <w:rPr>
                <w:sz w:val="24"/>
                <w:szCs w:val="24"/>
              </w:rPr>
              <w:t>te than its predecessor</w:t>
            </w:r>
            <w:r w:rsidR="00EE5F85" w:rsidRPr="00132652">
              <w:rPr>
                <w:sz w:val="24"/>
                <w:szCs w:val="24"/>
              </w:rPr>
              <w:t xml:space="preserve">. First, the </w:t>
            </w:r>
            <w:r w:rsidR="008B17F4" w:rsidRPr="00132652">
              <w:rPr>
                <w:sz w:val="24"/>
                <w:szCs w:val="24"/>
              </w:rPr>
              <w:t>numerous thoughtful</w:t>
            </w:r>
            <w:r w:rsidR="00EE5F85" w:rsidRPr="00132652">
              <w:rPr>
                <w:sz w:val="24"/>
                <w:szCs w:val="24"/>
              </w:rPr>
              <w:t xml:space="preserve"> exceptions to physical distancing requirements evince </w:t>
            </w:r>
            <w:r w:rsidR="00EE5F85">
              <w:rPr>
                <w:sz w:val="24"/>
                <w:szCs w:val="24"/>
              </w:rPr>
              <w:t>a</w:t>
            </w:r>
            <w:ins w:id="1263" w:author="Tashi Alford-Duguid" w:date="2020-06-16T18:12:00Z">
              <w:r w:rsidR="00E16C62">
                <w:rPr>
                  <w:sz w:val="24"/>
                  <w:szCs w:val="24"/>
                </w:rPr>
                <w:t>n</w:t>
              </w:r>
            </w:ins>
            <w:r w:rsidR="00EE5F85" w:rsidRPr="00132652">
              <w:rPr>
                <w:sz w:val="24"/>
                <w:szCs w:val="24"/>
              </w:rPr>
              <w:t xml:space="preserve"> </w:t>
            </w:r>
            <w:del w:id="1264" w:author="Tashi Alford-Duguid" w:date="2020-06-16T18:12:00Z">
              <w:r w:rsidR="00EE5F85" w:rsidRPr="00132652">
                <w:rPr>
                  <w:sz w:val="24"/>
                  <w:szCs w:val="24"/>
                </w:rPr>
                <w:delText>careful</w:delText>
              </w:r>
              <w:r w:rsidR="00C605DC" w:rsidRPr="00132652">
                <w:rPr>
                  <w:sz w:val="24"/>
                  <w:szCs w:val="24"/>
                </w:rPr>
                <w:delText xml:space="preserve"> </w:delText>
              </w:r>
            </w:del>
            <w:r w:rsidR="00C605DC" w:rsidRPr="00132652">
              <w:rPr>
                <w:sz w:val="24"/>
                <w:szCs w:val="24"/>
              </w:rPr>
              <w:t>attempt to</w:t>
            </w:r>
            <w:r w:rsidR="00EE5F85" w:rsidRPr="00132652">
              <w:rPr>
                <w:sz w:val="24"/>
                <w:szCs w:val="24"/>
              </w:rPr>
              <w:t xml:space="preserve"> </w:t>
            </w:r>
            <w:r w:rsidR="000926D2" w:rsidRPr="00132652">
              <w:rPr>
                <w:sz w:val="24"/>
                <w:szCs w:val="24"/>
              </w:rPr>
              <w:t>minimiz</w:t>
            </w:r>
            <w:r w:rsidR="00C605DC" w:rsidRPr="00132652">
              <w:rPr>
                <w:sz w:val="24"/>
                <w:szCs w:val="24"/>
              </w:rPr>
              <w:t>e</w:t>
            </w:r>
            <w:r w:rsidR="000926D2" w:rsidRPr="00132652">
              <w:rPr>
                <w:sz w:val="24"/>
                <w:szCs w:val="24"/>
              </w:rPr>
              <w:t xml:space="preserve"> liberty restrictions</w:t>
            </w:r>
            <w:r w:rsidR="00FB3DA3" w:rsidRPr="00132652">
              <w:rPr>
                <w:sz w:val="24"/>
                <w:szCs w:val="24"/>
              </w:rPr>
              <w:t xml:space="preserve"> where possible. Second, </w:t>
            </w:r>
            <w:r w:rsidR="00C37204" w:rsidRPr="00132652">
              <w:rPr>
                <w:sz w:val="24"/>
                <w:szCs w:val="24"/>
              </w:rPr>
              <w:t xml:space="preserve">the rephrasing of the order to </w:t>
            </w:r>
            <w:r w:rsidR="0045091F" w:rsidRPr="00132652">
              <w:rPr>
                <w:sz w:val="24"/>
                <w:szCs w:val="24"/>
              </w:rPr>
              <w:t xml:space="preserve">clarify that religion </w:t>
            </w:r>
            <w:r w:rsidR="00D32F8A" w:rsidRPr="00132652">
              <w:rPr>
                <w:sz w:val="24"/>
                <w:szCs w:val="24"/>
              </w:rPr>
              <w:t xml:space="preserve">has not been singled out for restriction ameliorates the risk of </w:t>
            </w:r>
            <w:r w:rsidR="00767AA5" w:rsidRPr="00132652">
              <w:rPr>
                <w:sz w:val="24"/>
                <w:szCs w:val="24"/>
              </w:rPr>
              <w:t xml:space="preserve">discrimination. </w:t>
            </w:r>
          </w:p>
          <w:p w14:paraId="1EFF76A3" w14:textId="1AE0F84E" w:rsidR="00767AA5" w:rsidRPr="00132652" w:rsidRDefault="00767AA5">
            <w:pPr>
              <w:rPr>
                <w:sz w:val="24"/>
                <w:szCs w:val="24"/>
              </w:rPr>
              <w:pPrChange w:id="1265" w:author="Unknown" w:date="2020-06-11T13:32:00Z">
                <w:pPr>
                  <w:jc w:val="both"/>
                </w:pPr>
              </w:pPrChange>
            </w:pPr>
          </w:p>
          <w:p w14:paraId="5741D49F" w14:textId="1E786CF2" w:rsidR="00767AA5" w:rsidRPr="00132652" w:rsidRDefault="00D20FDB">
            <w:pPr>
              <w:rPr>
                <w:sz w:val="24"/>
                <w:szCs w:val="24"/>
              </w:rPr>
              <w:pPrChange w:id="1266" w:author="Unknown" w:date="2020-06-11T13:32:00Z">
                <w:pPr>
                  <w:jc w:val="both"/>
                </w:pPr>
              </w:pPrChange>
            </w:pPr>
            <w:r w:rsidRPr="00132652">
              <w:rPr>
                <w:sz w:val="24"/>
                <w:szCs w:val="24"/>
              </w:rPr>
              <w:t>Some tweaks</w:t>
            </w:r>
            <w:r w:rsidR="009F6E22" w:rsidRPr="00132652">
              <w:rPr>
                <w:sz w:val="24"/>
                <w:szCs w:val="24"/>
              </w:rPr>
              <w:t xml:space="preserve"> to the provision</w:t>
            </w:r>
            <w:r w:rsidRPr="00132652">
              <w:rPr>
                <w:sz w:val="24"/>
                <w:szCs w:val="24"/>
              </w:rPr>
              <w:t xml:space="preserve"> would</w:t>
            </w:r>
            <w:r w:rsidR="008B17F4" w:rsidRPr="00132652">
              <w:rPr>
                <w:sz w:val="24"/>
                <w:szCs w:val="24"/>
              </w:rPr>
              <w:t xml:space="preserve"> further</w:t>
            </w:r>
            <w:r w:rsidRPr="00132652">
              <w:rPr>
                <w:sz w:val="24"/>
                <w:szCs w:val="24"/>
              </w:rPr>
              <w:t xml:space="preserve"> improve the proportionality of the order. For example, the new order still states that police may enter a dwelling with the consent of the “occupant or person in charge of the </w:t>
            </w:r>
            <w:r w:rsidR="003833E4" w:rsidRPr="00132652">
              <w:rPr>
                <w:sz w:val="24"/>
                <w:szCs w:val="24"/>
              </w:rPr>
              <w:t>dwelling</w:t>
            </w:r>
            <w:r w:rsidRPr="00132652">
              <w:rPr>
                <w:sz w:val="24"/>
                <w:szCs w:val="24"/>
              </w:rPr>
              <w:t>”;</w:t>
            </w:r>
            <w:r w:rsidR="00216452" w:rsidRPr="00132652">
              <w:rPr>
                <w:rStyle w:val="FootnoteReference"/>
                <w:sz w:val="24"/>
                <w:szCs w:val="24"/>
              </w:rPr>
              <w:footnoteReference w:id="76"/>
            </w:r>
            <w:r w:rsidRPr="00132652">
              <w:rPr>
                <w:sz w:val="24"/>
                <w:szCs w:val="24"/>
              </w:rPr>
              <w:t xml:space="preserve"> the latter term could be interpreted to cover a landlord. </w:t>
            </w:r>
            <w:r w:rsidR="00F3256E" w:rsidRPr="00132652">
              <w:rPr>
                <w:sz w:val="24"/>
                <w:szCs w:val="24"/>
              </w:rPr>
              <w:t xml:space="preserve">To protect tenants’ privacy rights, Nunavut’s new order could be amended to </w:t>
            </w:r>
            <w:r w:rsidR="008F3326" w:rsidRPr="00132652">
              <w:rPr>
                <w:sz w:val="24"/>
                <w:szCs w:val="24"/>
              </w:rPr>
              <w:t>clarify that only the</w:t>
            </w:r>
            <w:r w:rsidR="008F3326" w:rsidRPr="00132652">
              <w:rPr>
                <w:sz w:val="24"/>
                <w:szCs w:val="24"/>
              </w:rPr>
              <w:t xml:space="preserve"> </w:t>
            </w:r>
            <w:r w:rsidR="003D57C6" w:rsidRPr="00132652">
              <w:rPr>
                <w:sz w:val="24"/>
                <w:szCs w:val="24"/>
              </w:rPr>
              <w:t>legal</w:t>
            </w:r>
            <w:r w:rsidR="008F3326" w:rsidRPr="00132652">
              <w:rPr>
                <w:sz w:val="24"/>
                <w:szCs w:val="24"/>
              </w:rPr>
              <w:t xml:space="preserve"> occupant</w:t>
            </w:r>
            <w:r w:rsidR="00D75CE2" w:rsidRPr="00132652">
              <w:rPr>
                <w:sz w:val="24"/>
                <w:szCs w:val="24"/>
              </w:rPr>
              <w:t xml:space="preserve"> may provide consent to enter their dwelling. </w:t>
            </w:r>
          </w:p>
          <w:p w14:paraId="738D6A7E" w14:textId="77777777" w:rsidR="002107CE" w:rsidRPr="00132652" w:rsidRDefault="002107CE">
            <w:pPr>
              <w:rPr>
                <w:b/>
                <w:sz w:val="24"/>
                <w:szCs w:val="24"/>
              </w:rPr>
              <w:pPrChange w:id="1267" w:author="Unknown" w:date="2020-06-11T13:32:00Z">
                <w:pPr>
                  <w:jc w:val="both"/>
                </w:pPr>
              </w:pPrChange>
            </w:pPr>
          </w:p>
          <w:p w14:paraId="15488192" w14:textId="6EE08557" w:rsidR="00FC34A6" w:rsidRPr="00132652" w:rsidRDefault="00FC34A6">
            <w:pPr>
              <w:rPr>
                <w:color w:val="000000" w:themeColor="text1"/>
                <w:sz w:val="24"/>
                <w:szCs w:val="24"/>
                <w:rPrChange w:id="1268" w:author="Tashi Alford-Duguid" w:date="2020-06-15T12:17:00Z">
                  <w:rPr>
                    <w:color w:val="000000" w:themeColor="text1"/>
                    <w:sz w:val="24"/>
                    <w:szCs w:val="24"/>
                    <w:lang w:val="en-US"/>
                  </w:rPr>
                </w:rPrChange>
              </w:rPr>
              <w:pPrChange w:id="1269" w:author="Unknown" w:date="2020-06-11T13:32:00Z">
                <w:pPr>
                  <w:jc w:val="both"/>
                </w:pPr>
              </w:pPrChange>
            </w:pPr>
            <w:r w:rsidRPr="00132652">
              <w:rPr>
                <w:color w:val="000000" w:themeColor="text1"/>
                <w:sz w:val="24"/>
                <w:szCs w:val="24"/>
                <w:rPrChange w:id="1270" w:author="Tashi Alford-Duguid" w:date="2020-06-15T12:17:00Z">
                  <w:rPr>
                    <w:color w:val="000000" w:themeColor="text1"/>
                    <w:sz w:val="24"/>
                    <w:szCs w:val="24"/>
                    <w:lang w:val="en-US"/>
                  </w:rPr>
                </w:rPrChange>
              </w:rPr>
              <w:t xml:space="preserve">Second, the new order’s social distancing rules (clause 2) are confusing due to two similar but overlapping subclauses. Subclause 2a states that all persons must maintain two metres of </w:t>
            </w:r>
            <w:ins w:id="1271" w:author="Jhoh@ccla.org" w:date="2020-06-11T11:04:00Z">
              <w:r w:rsidRPr="00132652">
                <w:rPr>
                  <w:color w:val="000000" w:themeColor="text1"/>
                  <w:sz w:val="24"/>
                  <w:szCs w:val="24"/>
                  <w:rPrChange w:id="1272" w:author="Tashi Alford-Duguid" w:date="2020-06-16T15:18:00Z">
                    <w:rPr>
                      <w:color w:val="000000" w:themeColor="text1"/>
                      <w:sz w:val="24"/>
                      <w:szCs w:val="24"/>
                      <w:lang w:val="en-US"/>
                    </w:rPr>
                  </w:rPrChange>
                </w:rPr>
                <w:t>distanc</w:t>
              </w:r>
            </w:ins>
            <w:ins w:id="1273" w:author="Tashi Alford-Duguid" w:date="2020-06-16T18:14:00Z">
              <w:r w:rsidR="00E16C62">
                <w:rPr>
                  <w:color w:val="000000" w:themeColor="text1"/>
                  <w:sz w:val="24"/>
                  <w:szCs w:val="24"/>
                </w:rPr>
                <w:t>e</w:t>
              </w:r>
            </w:ins>
            <w:ins w:id="1274" w:author="Jhoh@ccla.org" w:date="2020-06-11T11:04:00Z">
              <w:del w:id="1275" w:author="Tashi Alford-Duguid" w:date="2020-06-16T18:14:00Z">
                <w:r w:rsidRPr="00132652" w:rsidDel="00E16C62">
                  <w:rPr>
                    <w:color w:val="000000" w:themeColor="text1"/>
                    <w:sz w:val="24"/>
                    <w:szCs w:val="24"/>
                    <w:rPrChange w:id="1276" w:author="Tashi Alford-Duguid" w:date="2020-06-16T15:18:00Z">
                      <w:rPr>
                        <w:color w:val="000000" w:themeColor="text1"/>
                        <w:sz w:val="24"/>
                        <w:szCs w:val="24"/>
                        <w:lang w:val="en-US"/>
                      </w:rPr>
                    </w:rPrChange>
                  </w:rPr>
                  <w:delText>ing</w:delText>
                </w:r>
              </w:del>
            </w:ins>
            <w:r w:rsidRPr="00132652">
              <w:rPr>
                <w:color w:val="000000" w:themeColor="text1"/>
                <w:sz w:val="24"/>
                <w:szCs w:val="24"/>
                <w:rPrChange w:id="1277" w:author="Tashi Alford-Duguid" w:date="2020-06-15T12:17:00Z">
                  <w:rPr>
                    <w:color w:val="000000" w:themeColor="text1"/>
                    <w:sz w:val="24"/>
                    <w:szCs w:val="24"/>
                    <w:lang w:val="en-US"/>
                  </w:rPr>
                </w:rPrChange>
              </w:rPr>
              <w:t xml:space="preserve"> “wherever it is safe and practical to do so, except inside dwellings and between immediate family members.” However, subclause 2k states that all persons must maintain two metres of distancing “from any other person while in public, excepting members of their own </w:t>
            </w:r>
            <w:r w:rsidRPr="00132652">
              <w:rPr>
                <w:color w:val="000000" w:themeColor="text1"/>
                <w:sz w:val="24"/>
                <w:szCs w:val="24"/>
                <w:rPrChange w:id="1278" w:author="Tashi Alford-Duguid" w:date="2020-06-15T12:17:00Z">
                  <w:rPr>
                    <w:color w:val="000000" w:themeColor="text1"/>
                    <w:sz w:val="24"/>
                    <w:szCs w:val="24"/>
                    <w:lang w:val="en-US"/>
                  </w:rPr>
                </w:rPrChange>
              </w:rPr>
              <w:lastRenderedPageBreak/>
              <w:t>household.” Which subclause governs? Does the “safe and practical to do so” exception in 2a always apply? This confusion could be easily resolved by combining both clauses: “All persons in Nunavut must maintain social distancing of 2m in public whenever it is safe and practical to do so, excepting members of their own household or immediate family members.”</w:t>
            </w:r>
          </w:p>
          <w:p w14:paraId="199F8393" w14:textId="77777777" w:rsidR="00FC34A6" w:rsidRPr="00132652" w:rsidRDefault="00FC34A6">
            <w:pPr>
              <w:rPr>
                <w:color w:val="000000" w:themeColor="text1"/>
                <w:sz w:val="24"/>
                <w:szCs w:val="24"/>
                <w:rPrChange w:id="1279" w:author="Tashi Alford-Duguid" w:date="2020-06-15T12:17:00Z">
                  <w:rPr>
                    <w:color w:val="000000" w:themeColor="text1"/>
                    <w:sz w:val="24"/>
                    <w:szCs w:val="24"/>
                    <w:lang w:val="en-US"/>
                  </w:rPr>
                </w:rPrChange>
              </w:rPr>
              <w:pPrChange w:id="1280" w:author="Unknown" w:date="2020-06-11T13:32:00Z">
                <w:pPr>
                  <w:jc w:val="both"/>
                </w:pPr>
              </w:pPrChange>
            </w:pPr>
          </w:p>
          <w:p w14:paraId="17876776" w14:textId="39720A03" w:rsidR="00FC34A6" w:rsidRPr="00132652" w:rsidRDefault="00FC34A6">
            <w:pPr>
              <w:rPr>
                <w:color w:val="000000" w:themeColor="text1"/>
                <w:sz w:val="24"/>
                <w:szCs w:val="24"/>
                <w:rPrChange w:id="1281" w:author="Tashi Alford-Duguid" w:date="2020-06-15T12:17:00Z">
                  <w:rPr>
                    <w:color w:val="000000" w:themeColor="text1"/>
                    <w:sz w:val="24"/>
                    <w:szCs w:val="24"/>
                    <w:lang w:val="en-US"/>
                  </w:rPr>
                </w:rPrChange>
              </w:rPr>
              <w:pPrChange w:id="1282" w:author="Unknown" w:date="2020-06-11T13:32:00Z">
                <w:pPr>
                  <w:jc w:val="both"/>
                </w:pPr>
              </w:pPrChange>
            </w:pPr>
            <w:r w:rsidRPr="00132652">
              <w:rPr>
                <w:color w:val="000000" w:themeColor="text1"/>
                <w:sz w:val="24"/>
                <w:szCs w:val="24"/>
                <w:rPrChange w:id="1283" w:author="Tashi Alford-Duguid" w:date="2020-06-15T12:17:00Z">
                  <w:rPr>
                    <w:color w:val="000000" w:themeColor="text1"/>
                    <w:sz w:val="24"/>
                    <w:szCs w:val="24"/>
                    <w:lang w:val="en-US"/>
                  </w:rPr>
                </w:rPrChange>
              </w:rPr>
              <w:t xml:space="preserve">Third, </w:t>
            </w:r>
            <w:r w:rsidR="00B00504" w:rsidRPr="00132652">
              <w:rPr>
                <w:color w:val="000000" w:themeColor="text1"/>
                <w:sz w:val="24"/>
                <w:szCs w:val="24"/>
                <w:rPrChange w:id="1284" w:author="Tashi Alford-Duguid" w:date="2020-06-15T12:17:00Z">
                  <w:rPr>
                    <w:color w:val="000000" w:themeColor="text1"/>
                    <w:sz w:val="24"/>
                    <w:szCs w:val="24"/>
                    <w:lang w:val="en-US"/>
                  </w:rPr>
                </w:rPrChange>
              </w:rPr>
              <w:t>a more tailored order would</w:t>
            </w:r>
            <w:r w:rsidRPr="00132652">
              <w:rPr>
                <w:color w:val="000000" w:themeColor="text1"/>
                <w:sz w:val="24"/>
                <w:szCs w:val="24"/>
                <w:rPrChange w:id="1285" w:author="Tashi Alford-Duguid" w:date="2020-06-15T12:17:00Z">
                  <w:rPr>
                    <w:color w:val="000000" w:themeColor="text1"/>
                    <w:sz w:val="24"/>
                    <w:szCs w:val="24"/>
                    <w:lang w:val="en-US"/>
                  </w:rPr>
                </w:rPrChange>
              </w:rPr>
              <w:t xml:space="preserve"> us</w:t>
            </w:r>
            <w:r w:rsidR="00B00504" w:rsidRPr="00132652">
              <w:rPr>
                <w:color w:val="000000" w:themeColor="text1"/>
                <w:sz w:val="24"/>
                <w:szCs w:val="24"/>
                <w:rPrChange w:id="1286" w:author="Tashi Alford-Duguid" w:date="2020-06-15T12:17:00Z">
                  <w:rPr>
                    <w:color w:val="000000" w:themeColor="text1"/>
                    <w:sz w:val="24"/>
                    <w:szCs w:val="24"/>
                    <w:lang w:val="en-US"/>
                  </w:rPr>
                </w:rPrChange>
              </w:rPr>
              <w:t>e</w:t>
            </w:r>
            <w:r w:rsidRPr="00132652">
              <w:rPr>
                <w:color w:val="000000" w:themeColor="text1"/>
                <w:sz w:val="24"/>
                <w:szCs w:val="24"/>
                <w:rPrChange w:id="1287" w:author="Tashi Alford-Duguid" w:date="2020-06-15T12:17:00Z">
                  <w:rPr>
                    <w:color w:val="000000" w:themeColor="text1"/>
                    <w:sz w:val="24"/>
                    <w:szCs w:val="24"/>
                    <w:lang w:val="en-US"/>
                  </w:rPr>
                </w:rPrChange>
              </w:rPr>
              <w:t xml:space="preserve"> a simpler and unified definition of a “gathering”. The new order does not clearly define or distinguish between the two types of restricted gathering: “organized public gathering” and “social gathering”. The contours of “social gathering” are clear because the term has a general definition, examples, and exceptions in clauses 7 - 8. However, it is not clear what a “public organized gathering” is - only examples are provided in clause 6, and this type of gathering is neither defined nor subject to any exceptions. Could behavior that is excepted from the prohibition in clause 7, such as multiple persons driving in a vehicle (clause 8g), be caught under the separate prohibition on “organized public gatherings” in clause 5 since it has no exceptions? There is </w:t>
            </w:r>
            <w:ins w:id="1288" w:author="Jhoh@ccla.org" w:date="2020-06-11T11:04:00Z">
              <w:r w:rsidRPr="00132652">
                <w:rPr>
                  <w:color w:val="000000" w:themeColor="text1"/>
                  <w:sz w:val="24"/>
                  <w:szCs w:val="24"/>
                  <w:rPrChange w:id="1289" w:author="Tashi Alford-Duguid" w:date="2020-06-16T15:18:00Z">
                    <w:rPr>
                      <w:color w:val="000000" w:themeColor="text1"/>
                      <w:sz w:val="24"/>
                      <w:szCs w:val="24"/>
                      <w:lang w:val="en-US"/>
                    </w:rPr>
                  </w:rPrChange>
                </w:rPr>
                <w:t>a</w:t>
              </w:r>
            </w:ins>
            <w:ins w:id="1290" w:author="Tashi Alford-Duguid" w:date="2020-06-16T18:16:00Z">
              <w:r w:rsidR="00E16C62">
                <w:rPr>
                  <w:color w:val="000000" w:themeColor="text1"/>
                  <w:sz w:val="24"/>
                  <w:szCs w:val="24"/>
                </w:rPr>
                <w:t>n</w:t>
              </w:r>
            </w:ins>
            <w:r w:rsidRPr="00132652">
              <w:rPr>
                <w:color w:val="000000" w:themeColor="text1"/>
                <w:sz w:val="24"/>
                <w:szCs w:val="24"/>
                <w:rPrChange w:id="1291" w:author="Tashi Alford-Duguid" w:date="2020-06-15T12:17:00Z">
                  <w:rPr>
                    <w:color w:val="000000" w:themeColor="text1"/>
                    <w:sz w:val="24"/>
                    <w:szCs w:val="24"/>
                    <w:lang w:val="en-US"/>
                  </w:rPr>
                </w:rPrChange>
              </w:rPr>
              <w:t xml:space="preserve"> </w:t>
            </w:r>
            <w:ins w:id="1292" w:author="Jhoh@ccla.org" w:date="2020-06-11T11:04:00Z">
              <w:del w:id="1293" w:author="Tashi Alford-Duguid" w:date="2020-06-16T18:16:00Z">
                <w:r w:rsidRPr="00132652">
                  <w:rPr>
                    <w:color w:val="000000" w:themeColor="text1"/>
                    <w:sz w:val="24"/>
                    <w:szCs w:val="24"/>
                    <w:rPrChange w:id="1294" w:author="Tashi Alford-Duguid" w:date="2020-06-15T12:17:00Z">
                      <w:rPr>
                        <w:color w:val="000000" w:themeColor="text1"/>
                        <w:sz w:val="24"/>
                        <w:szCs w:val="24"/>
                        <w:lang w:val="en-US"/>
                      </w:rPr>
                    </w:rPrChange>
                  </w:rPr>
                  <w:delText xml:space="preserve">simple </w:delText>
                </w:r>
              </w:del>
            </w:ins>
            <w:r w:rsidRPr="00132652">
              <w:rPr>
                <w:color w:val="000000" w:themeColor="text1"/>
                <w:sz w:val="24"/>
                <w:szCs w:val="24"/>
                <w:rPrChange w:id="1295" w:author="Tashi Alford-Duguid" w:date="2020-06-15T12:17:00Z">
                  <w:rPr>
                    <w:color w:val="000000" w:themeColor="text1"/>
                    <w:sz w:val="24"/>
                    <w:szCs w:val="24"/>
                    <w:lang w:val="en-US"/>
                  </w:rPr>
                </w:rPrChange>
              </w:rPr>
              <w:t>solution</w:t>
            </w:r>
            <w:ins w:id="1296" w:author="Tashi Alford-Duguid" w:date="2020-06-16T18:16:00Z">
              <w:r w:rsidR="00E16C62">
                <w:rPr>
                  <w:color w:val="000000" w:themeColor="text1"/>
                  <w:sz w:val="24"/>
                  <w:szCs w:val="24"/>
                </w:rPr>
                <w:t>:</w:t>
              </w:r>
            </w:ins>
            <w:ins w:id="1297" w:author="Jhoh@ccla.org" w:date="2020-06-11T11:04:00Z">
              <w:del w:id="1298" w:author="Tashi Alford-Duguid" w:date="2020-06-16T18:16:00Z">
                <w:r w:rsidRPr="00132652">
                  <w:rPr>
                    <w:color w:val="000000" w:themeColor="text1"/>
                    <w:sz w:val="24"/>
                    <w:szCs w:val="24"/>
                    <w:rPrChange w:id="1299" w:author="Tashi Alford-Duguid" w:date="2020-06-15T12:17:00Z">
                      <w:rPr>
                        <w:color w:val="000000" w:themeColor="text1"/>
                        <w:sz w:val="24"/>
                        <w:szCs w:val="24"/>
                        <w:lang w:val="en-US"/>
                      </w:rPr>
                    </w:rPrChange>
                  </w:rPr>
                  <w:delText xml:space="preserve"> –</w:delText>
                </w:r>
              </w:del>
            </w:ins>
            <w:r w:rsidRPr="00132652">
              <w:rPr>
                <w:color w:val="000000" w:themeColor="text1"/>
                <w:sz w:val="24"/>
                <w:szCs w:val="24"/>
                <w:rPrChange w:id="1300" w:author="Tashi Alford-Duguid" w:date="2020-06-15T12:17:00Z">
                  <w:rPr>
                    <w:color w:val="000000" w:themeColor="text1"/>
                    <w:sz w:val="24"/>
                    <w:szCs w:val="24"/>
                    <w:lang w:val="en-US"/>
                  </w:rPr>
                </w:rPrChange>
              </w:rPr>
              <w:t xml:space="preserve"> since both types of gathering must in any case be comprised of no more than five persons, they could be combined under one prohibition on a single type of gathering that is clearly defined by a general definition, examples, and exceptions.</w:t>
            </w:r>
          </w:p>
          <w:p w14:paraId="46B47DBC" w14:textId="77777777" w:rsidR="00FC34A6" w:rsidRPr="00132652" w:rsidRDefault="00FC34A6">
            <w:pPr>
              <w:rPr>
                <w:b/>
                <w:sz w:val="24"/>
                <w:szCs w:val="24"/>
              </w:rPr>
              <w:pPrChange w:id="1301" w:author="Unknown" w:date="2020-06-11T13:32:00Z">
                <w:pPr>
                  <w:jc w:val="both"/>
                </w:pPr>
              </w:pPrChange>
            </w:pPr>
          </w:p>
          <w:p w14:paraId="2F190714" w14:textId="77777777" w:rsidR="009251D6" w:rsidRPr="00132652" w:rsidRDefault="009251D6">
            <w:pPr>
              <w:rPr>
                <w:b/>
                <w:sz w:val="24"/>
                <w:szCs w:val="24"/>
              </w:rPr>
              <w:pPrChange w:id="1302" w:author="Unknown" w:date="2020-06-11T13:32:00Z">
                <w:pPr>
                  <w:jc w:val="both"/>
                </w:pPr>
              </w:pPrChange>
            </w:pPr>
            <w:r w:rsidRPr="00132652">
              <w:rPr>
                <w:b/>
                <w:sz w:val="24"/>
                <w:szCs w:val="24"/>
              </w:rPr>
              <w:t>Time-limited:</w:t>
            </w:r>
          </w:p>
          <w:p w14:paraId="057C8B85" w14:textId="7F6EF394" w:rsidR="00417199" w:rsidRPr="00132652" w:rsidRDefault="00417199" w:rsidP="00680027">
            <w:pPr>
              <w:rPr>
                <w:b/>
                <w:sz w:val="24"/>
                <w:szCs w:val="24"/>
              </w:rPr>
            </w:pPr>
            <w:r w:rsidRPr="00132652">
              <w:rPr>
                <w:sz w:val="24"/>
                <w:szCs w:val="24"/>
              </w:rPr>
              <w:t xml:space="preserve">The order is deemed to last as long as the territory’s public health emergency </w:t>
            </w:r>
            <w:r w:rsidR="348114F7" w:rsidRPr="00132652">
              <w:rPr>
                <w:sz w:val="24"/>
                <w:szCs w:val="24"/>
              </w:rPr>
              <w:t xml:space="preserve">is </w:t>
            </w:r>
            <w:r w:rsidRPr="00132652">
              <w:rPr>
                <w:sz w:val="24"/>
                <w:szCs w:val="24"/>
              </w:rPr>
              <w:t>in effect.</w:t>
            </w:r>
          </w:p>
        </w:tc>
      </w:tr>
    </w:tbl>
    <w:p w14:paraId="5D063613" w14:textId="21162F9C" w:rsidR="00F80349" w:rsidRPr="00132652" w:rsidRDefault="00F80349">
      <w:pPr>
        <w:rPr>
          <w:sz w:val="24"/>
          <w:szCs w:val="24"/>
          <w:rPrChange w:id="1303" w:author="Tashi Alford-Duguid" w:date="2020-06-15T12:17:00Z">
            <w:rPr>
              <w:sz w:val="24"/>
              <w:szCs w:val="24"/>
              <w:lang w:val="en-US"/>
            </w:rPr>
          </w:rPrChange>
        </w:rPr>
        <w:pPrChange w:id="1304" w:author="Tashi Alford-Duguid" w:date="2020-06-11T13:32:00Z">
          <w:pPr>
            <w:jc w:val="both"/>
          </w:pPr>
        </w:pPrChange>
      </w:pPr>
    </w:p>
    <w:p w14:paraId="3F0725AF" w14:textId="0C70BCC5" w:rsidR="00EE0454" w:rsidRPr="00680027" w:rsidRDefault="00237387" w:rsidP="00680027">
      <w:pPr>
        <w:rPr>
          <w:sz w:val="24"/>
          <w:szCs w:val="24"/>
        </w:rPr>
      </w:pPr>
      <w:r w:rsidRPr="00132652">
        <w:rPr>
          <w:sz w:val="24"/>
          <w:szCs w:val="24"/>
        </w:rPr>
        <w:t xml:space="preserve">In early April CCLA launched its COVID-19 Tickets Tracker Form. Since that time, </w:t>
      </w:r>
      <w:r w:rsidR="00425BDC" w:rsidRPr="00132652">
        <w:rPr>
          <w:sz w:val="24"/>
          <w:szCs w:val="24"/>
        </w:rPr>
        <w:t>CCLA</w:t>
      </w:r>
      <w:r w:rsidRPr="00132652">
        <w:rPr>
          <w:sz w:val="24"/>
          <w:szCs w:val="24"/>
        </w:rPr>
        <w:t xml:space="preserve"> ha</w:t>
      </w:r>
      <w:r w:rsidR="00425BDC" w:rsidRPr="00132652">
        <w:rPr>
          <w:sz w:val="24"/>
          <w:szCs w:val="24"/>
        </w:rPr>
        <w:t>s</w:t>
      </w:r>
      <w:r w:rsidRPr="00132652">
        <w:rPr>
          <w:sz w:val="24"/>
          <w:szCs w:val="24"/>
        </w:rPr>
        <w:t xml:space="preserve"> recorded the experiences of people from across the country. </w:t>
      </w:r>
      <w:r w:rsidR="00425BDC" w:rsidRPr="00132652">
        <w:rPr>
          <w:sz w:val="24"/>
          <w:szCs w:val="24"/>
        </w:rPr>
        <w:t xml:space="preserve">CCLA </w:t>
      </w:r>
      <w:r w:rsidR="00695B65">
        <w:rPr>
          <w:sz w:val="24"/>
          <w:szCs w:val="24"/>
        </w:rPr>
        <w:t>will be</w:t>
      </w:r>
      <w:r w:rsidR="00425BDC" w:rsidRPr="00132652">
        <w:rPr>
          <w:sz w:val="24"/>
          <w:szCs w:val="24"/>
        </w:rPr>
        <w:t xml:space="preserve"> publish</w:t>
      </w:r>
      <w:r w:rsidR="00695B65">
        <w:rPr>
          <w:sz w:val="24"/>
          <w:szCs w:val="24"/>
        </w:rPr>
        <w:t>ing</w:t>
      </w:r>
      <w:r w:rsidR="00425BDC" w:rsidRPr="00132652">
        <w:rPr>
          <w:sz w:val="24"/>
          <w:szCs w:val="24"/>
        </w:rPr>
        <w:t xml:space="preserve"> a</w:t>
      </w:r>
      <w:r w:rsidRPr="00132652">
        <w:rPr>
          <w:sz w:val="24"/>
          <w:szCs w:val="24"/>
        </w:rPr>
        <w:t xml:space="preserve"> separate report titled “</w:t>
      </w:r>
      <w:r w:rsidR="00294C3B" w:rsidRPr="00680027">
        <w:rPr>
          <w:sz w:val="24"/>
          <w:szCs w:val="24"/>
        </w:rPr>
        <w:t xml:space="preserve">Stay Off the Grass: a </w:t>
      </w:r>
      <w:r w:rsidR="0D28A975" w:rsidRPr="00680027">
        <w:rPr>
          <w:sz w:val="24"/>
          <w:szCs w:val="24"/>
        </w:rPr>
        <w:t xml:space="preserve">Preliminary </w:t>
      </w:r>
      <w:r w:rsidR="00294C3B" w:rsidRPr="00680027">
        <w:rPr>
          <w:sz w:val="24"/>
          <w:szCs w:val="24"/>
        </w:rPr>
        <w:t>Report on COVID-19 Law Enforcement”,</w:t>
      </w:r>
      <w:r w:rsidRPr="00680027">
        <w:rPr>
          <w:sz w:val="24"/>
          <w:szCs w:val="24"/>
        </w:rPr>
        <w:t xml:space="preserve"> </w:t>
      </w:r>
      <w:r w:rsidR="00425BDC" w:rsidRPr="00680027">
        <w:rPr>
          <w:sz w:val="24"/>
          <w:szCs w:val="24"/>
        </w:rPr>
        <w:t>which</w:t>
      </w:r>
      <w:r w:rsidR="00294C3B" w:rsidRPr="00680027">
        <w:rPr>
          <w:sz w:val="24"/>
          <w:szCs w:val="24"/>
        </w:rPr>
        <w:t xml:space="preserve"> </w:t>
      </w:r>
      <w:r w:rsidRPr="00132652">
        <w:rPr>
          <w:sz w:val="24"/>
          <w:szCs w:val="24"/>
        </w:rPr>
        <w:t>shares their stories and provides some powerful early warning signs regarding the dangers of moving from a public health response to one focused on public order</w:t>
      </w:r>
      <w:r w:rsidR="00294C3B" w:rsidRPr="00132652">
        <w:rPr>
          <w:sz w:val="24"/>
          <w:szCs w:val="24"/>
        </w:rPr>
        <w:t xml:space="preserve">. That report </w:t>
      </w:r>
      <w:r w:rsidR="00695B65">
        <w:rPr>
          <w:sz w:val="24"/>
          <w:szCs w:val="24"/>
        </w:rPr>
        <w:t>will be made available in the coming weeks.</w:t>
      </w:r>
    </w:p>
    <w:p w14:paraId="20CF6256" w14:textId="0E22EA68" w:rsidR="00463FC4" w:rsidRPr="00132652" w:rsidRDefault="00463FC4">
      <w:pPr>
        <w:rPr>
          <w:b/>
          <w:bCs/>
          <w:sz w:val="24"/>
          <w:szCs w:val="24"/>
          <w:rPrChange w:id="1305" w:author="Tashi Alford-Duguid" w:date="2020-06-15T12:17:00Z">
            <w:rPr>
              <w:b/>
              <w:bCs/>
              <w:sz w:val="24"/>
              <w:szCs w:val="24"/>
              <w:lang w:val="en-US"/>
            </w:rPr>
          </w:rPrChange>
        </w:rPr>
        <w:pPrChange w:id="1306" w:author="Tashi Alford-Duguid" w:date="2020-06-11T13:32:00Z">
          <w:pPr>
            <w:jc w:val="both"/>
          </w:pPr>
        </w:pPrChange>
      </w:pPr>
      <w:r w:rsidRPr="00132652">
        <w:rPr>
          <w:b/>
          <w:bCs/>
          <w:sz w:val="24"/>
          <w:szCs w:val="24"/>
          <w:rPrChange w:id="1307" w:author="Tashi Alford-Duguid" w:date="2020-06-15T12:17:00Z">
            <w:rPr>
              <w:b/>
              <w:bCs/>
              <w:sz w:val="24"/>
              <w:szCs w:val="24"/>
              <w:lang w:val="en-US"/>
            </w:rPr>
          </w:rPrChange>
        </w:rPr>
        <w:t>Travel restrictions</w:t>
      </w:r>
    </w:p>
    <w:p w14:paraId="08316814" w14:textId="7434D6F1" w:rsidR="53D1A2CF" w:rsidRPr="00132652" w:rsidRDefault="00F72FBD" w:rsidP="00680027">
      <w:pPr>
        <w:rPr>
          <w:sz w:val="24"/>
          <w:szCs w:val="24"/>
          <w:rPrChange w:id="1308" w:author="Tashi Alford-Duguid" w:date="2020-06-15T12:17:00Z">
            <w:rPr>
              <w:sz w:val="24"/>
              <w:szCs w:val="24"/>
              <w:lang w:val="en-US"/>
            </w:rPr>
          </w:rPrChange>
        </w:rPr>
      </w:pPr>
      <w:r w:rsidRPr="00132652">
        <w:rPr>
          <w:sz w:val="24"/>
          <w:szCs w:val="24"/>
          <w:rPrChange w:id="1309" w:author="Tashi Alford-Duguid" w:date="2020-06-15T12:17:00Z">
            <w:rPr>
              <w:sz w:val="24"/>
              <w:szCs w:val="24"/>
              <w:lang w:val="en-US"/>
            </w:rPr>
          </w:rPrChange>
        </w:rPr>
        <w:t xml:space="preserve">Section 6 of the </w:t>
      </w:r>
      <w:r w:rsidRPr="00132652">
        <w:rPr>
          <w:i/>
          <w:iCs/>
          <w:sz w:val="24"/>
          <w:szCs w:val="24"/>
          <w:rPrChange w:id="1310" w:author="Tashi Alford-Duguid" w:date="2020-06-15T12:17:00Z">
            <w:rPr>
              <w:i/>
              <w:iCs/>
              <w:sz w:val="24"/>
              <w:szCs w:val="24"/>
              <w:lang w:val="en-US"/>
            </w:rPr>
          </w:rPrChange>
        </w:rPr>
        <w:t>Charter</w:t>
      </w:r>
      <w:r w:rsidRPr="00132652">
        <w:rPr>
          <w:sz w:val="24"/>
          <w:szCs w:val="24"/>
          <w:rPrChange w:id="1311" w:author="Tashi Alford-Duguid" w:date="2020-06-15T12:17:00Z">
            <w:rPr>
              <w:sz w:val="24"/>
              <w:szCs w:val="24"/>
              <w:lang w:val="en-US"/>
            </w:rPr>
          </w:rPrChange>
        </w:rPr>
        <w:t xml:space="preserve"> provides that </w:t>
      </w:r>
      <w:r w:rsidR="00983C59" w:rsidRPr="00132652">
        <w:rPr>
          <w:sz w:val="24"/>
          <w:szCs w:val="24"/>
          <w:rPrChange w:id="1312" w:author="Tashi Alford-Duguid" w:date="2020-06-15T12:17:00Z">
            <w:rPr>
              <w:sz w:val="24"/>
              <w:szCs w:val="24"/>
              <w:lang w:val="en-US"/>
            </w:rPr>
          </w:rPrChange>
        </w:rPr>
        <w:t xml:space="preserve">“Every citizen of Canada and every person who has the status of a permanent resident of Canada has the right to move to and take up residence in any province”. </w:t>
      </w:r>
      <w:r w:rsidR="00C24986" w:rsidRPr="00132652">
        <w:rPr>
          <w:sz w:val="24"/>
          <w:szCs w:val="24"/>
          <w:rPrChange w:id="1313" w:author="Tashi Alford-Duguid" w:date="2020-06-15T12:17:00Z">
            <w:rPr>
              <w:sz w:val="24"/>
              <w:szCs w:val="24"/>
              <w:lang w:val="en-US"/>
            </w:rPr>
          </w:rPrChange>
        </w:rPr>
        <w:t xml:space="preserve">As </w:t>
      </w:r>
      <w:r w:rsidR="00687CD9" w:rsidRPr="00132652">
        <w:rPr>
          <w:sz w:val="24"/>
          <w:szCs w:val="24"/>
          <w:rPrChange w:id="1314" w:author="Tashi Alford-Duguid" w:date="2020-06-15T12:17:00Z">
            <w:rPr>
              <w:sz w:val="24"/>
              <w:szCs w:val="24"/>
              <w:lang w:val="en-US"/>
            </w:rPr>
          </w:rPrChange>
        </w:rPr>
        <w:t>the different levels of Canadian government</w:t>
      </w:r>
      <w:r w:rsidR="00C24986" w:rsidRPr="00132652">
        <w:rPr>
          <w:sz w:val="24"/>
          <w:szCs w:val="24"/>
          <w:rPrChange w:id="1315" w:author="Tashi Alford-Duguid" w:date="2020-06-15T12:17:00Z">
            <w:rPr>
              <w:sz w:val="24"/>
              <w:szCs w:val="24"/>
              <w:lang w:val="en-US"/>
            </w:rPr>
          </w:rPrChange>
        </w:rPr>
        <w:t xml:space="preserve"> scrambled to contain the virus, however,</w:t>
      </w:r>
      <w:r w:rsidR="00687CD9" w:rsidRPr="00132652">
        <w:rPr>
          <w:sz w:val="24"/>
          <w:szCs w:val="24"/>
          <w:rPrChange w:id="1316" w:author="Tashi Alford-Duguid" w:date="2020-06-15T12:17:00Z">
            <w:rPr>
              <w:sz w:val="24"/>
              <w:szCs w:val="24"/>
              <w:lang w:val="en-US"/>
            </w:rPr>
          </w:rPrChange>
        </w:rPr>
        <w:t xml:space="preserve"> </w:t>
      </w:r>
      <w:r w:rsidR="00687CD9" w:rsidRPr="00680027">
        <w:rPr>
          <w:sz w:val="24"/>
          <w:szCs w:val="24"/>
        </w:rPr>
        <w:t>national,</w:t>
      </w:r>
      <w:r w:rsidR="00C24986" w:rsidRPr="00680027">
        <w:rPr>
          <w:sz w:val="24"/>
          <w:szCs w:val="24"/>
        </w:rPr>
        <w:t xml:space="preserve"> </w:t>
      </w:r>
      <w:r w:rsidR="008911E6" w:rsidRPr="00680027">
        <w:rPr>
          <w:sz w:val="24"/>
          <w:szCs w:val="24"/>
        </w:rPr>
        <w:t>provincial</w:t>
      </w:r>
      <w:r w:rsidR="00687CD9" w:rsidRPr="00680027">
        <w:rPr>
          <w:sz w:val="24"/>
          <w:szCs w:val="24"/>
        </w:rPr>
        <w:t>,</w:t>
      </w:r>
      <w:r w:rsidR="008911E6" w:rsidRPr="00680027">
        <w:rPr>
          <w:sz w:val="24"/>
          <w:szCs w:val="24"/>
        </w:rPr>
        <w:t xml:space="preserve"> and territorial </w:t>
      </w:r>
      <w:r w:rsidR="008911E6" w:rsidRPr="00132652">
        <w:rPr>
          <w:sz w:val="24"/>
          <w:szCs w:val="24"/>
          <w:rPrChange w:id="1317" w:author="Tashi Alford-Duguid" w:date="2020-06-15T12:17:00Z">
            <w:rPr>
              <w:sz w:val="24"/>
              <w:szCs w:val="24"/>
              <w:lang w:val="en-US"/>
            </w:rPr>
          </w:rPrChange>
        </w:rPr>
        <w:t>borders began to shut</w:t>
      </w:r>
      <w:r w:rsidR="00BC784F" w:rsidRPr="00132652">
        <w:rPr>
          <w:sz w:val="24"/>
          <w:szCs w:val="24"/>
          <w:rPrChange w:id="1318" w:author="Tashi Alford-Duguid" w:date="2020-06-15T12:17:00Z">
            <w:rPr>
              <w:sz w:val="24"/>
              <w:szCs w:val="24"/>
              <w:lang w:val="en-US"/>
            </w:rPr>
          </w:rPrChange>
        </w:rPr>
        <w:t xml:space="preserve"> to all but a few. These closures were not a matter of trivial inconvenience. Real and lasting damage was done to a woman who was unable to return to</w:t>
      </w:r>
      <w:r w:rsidR="00632E77" w:rsidRPr="00132652">
        <w:rPr>
          <w:sz w:val="24"/>
          <w:szCs w:val="24"/>
          <w:rPrChange w:id="1319" w:author="Tashi Alford-Duguid" w:date="2020-06-15T12:17:00Z">
            <w:rPr>
              <w:sz w:val="24"/>
              <w:szCs w:val="24"/>
              <w:lang w:val="en-US"/>
            </w:rPr>
          </w:rPrChange>
        </w:rPr>
        <w:t xml:space="preserve"> Newfoundland and Labrador</w:t>
      </w:r>
      <w:r w:rsidR="00BC784F" w:rsidRPr="00132652">
        <w:rPr>
          <w:sz w:val="24"/>
          <w:szCs w:val="24"/>
          <w:rPrChange w:id="1320" w:author="Tashi Alford-Duguid" w:date="2020-06-15T12:17:00Z">
            <w:rPr>
              <w:sz w:val="24"/>
              <w:szCs w:val="24"/>
              <w:lang w:val="en-US"/>
            </w:rPr>
          </w:rPrChange>
        </w:rPr>
        <w:t xml:space="preserve"> </w:t>
      </w:r>
      <w:r w:rsidR="000103B8" w:rsidRPr="00132652">
        <w:rPr>
          <w:sz w:val="24"/>
          <w:szCs w:val="24"/>
          <w:rPrChange w:id="1321" w:author="Tashi Alford-Duguid" w:date="2020-06-15T12:17:00Z">
            <w:rPr>
              <w:sz w:val="24"/>
              <w:szCs w:val="24"/>
              <w:lang w:val="en-US"/>
            </w:rPr>
          </w:rPrChange>
        </w:rPr>
        <w:t xml:space="preserve">to </w:t>
      </w:r>
      <w:r w:rsidR="00BC784F" w:rsidRPr="00132652">
        <w:rPr>
          <w:sz w:val="24"/>
          <w:szCs w:val="24"/>
          <w:rPrChange w:id="1322" w:author="Tashi Alford-Duguid" w:date="2020-06-15T12:17:00Z">
            <w:rPr>
              <w:sz w:val="24"/>
              <w:szCs w:val="24"/>
              <w:lang w:val="en-US"/>
            </w:rPr>
          </w:rPrChange>
        </w:rPr>
        <w:t xml:space="preserve">bury her recently deceased </w:t>
      </w:r>
      <w:r w:rsidR="000C7403" w:rsidRPr="00132652">
        <w:rPr>
          <w:sz w:val="24"/>
          <w:szCs w:val="24"/>
          <w:rPrChange w:id="1323" w:author="Tashi Alford-Duguid" w:date="2020-06-15T12:17:00Z">
            <w:rPr>
              <w:sz w:val="24"/>
              <w:szCs w:val="24"/>
              <w:lang w:val="en-US"/>
            </w:rPr>
          </w:rPrChange>
        </w:rPr>
        <w:t>mo</w:t>
      </w:r>
      <w:r w:rsidR="00BC784F" w:rsidRPr="00132652">
        <w:rPr>
          <w:sz w:val="24"/>
          <w:szCs w:val="24"/>
          <w:rPrChange w:id="1324" w:author="Tashi Alford-Duguid" w:date="2020-06-15T12:17:00Z">
            <w:rPr>
              <w:sz w:val="24"/>
              <w:szCs w:val="24"/>
              <w:lang w:val="en-US"/>
            </w:rPr>
          </w:rPrChange>
        </w:rPr>
        <w:t>ther.</w:t>
      </w:r>
      <w:r w:rsidR="00757A90" w:rsidRPr="00132652">
        <w:rPr>
          <w:rStyle w:val="FootnoteReference"/>
          <w:sz w:val="24"/>
          <w:szCs w:val="24"/>
          <w:rPrChange w:id="1325" w:author="Tashi Alford-Duguid" w:date="2020-06-15T12:17:00Z">
            <w:rPr>
              <w:rStyle w:val="FootnoteReference"/>
              <w:sz w:val="24"/>
              <w:szCs w:val="24"/>
              <w:lang w:val="en-US"/>
            </w:rPr>
          </w:rPrChange>
        </w:rPr>
        <w:footnoteReference w:id="77"/>
      </w:r>
      <w:r w:rsidR="00BC784F" w:rsidRPr="00132652">
        <w:rPr>
          <w:sz w:val="24"/>
          <w:szCs w:val="24"/>
          <w:rPrChange w:id="1326" w:author="Tashi Alford-Duguid" w:date="2020-06-15T12:17:00Z">
            <w:rPr>
              <w:sz w:val="24"/>
              <w:szCs w:val="24"/>
              <w:lang w:val="en-US"/>
            </w:rPr>
          </w:rPrChange>
        </w:rPr>
        <w:t xml:space="preserve"> </w:t>
      </w:r>
      <w:r w:rsidR="00977737" w:rsidRPr="00132652">
        <w:rPr>
          <w:sz w:val="24"/>
          <w:szCs w:val="24"/>
          <w:rPrChange w:id="1327" w:author="Tashi Alford-Duguid" w:date="2020-06-15T12:17:00Z">
            <w:rPr>
              <w:sz w:val="24"/>
              <w:szCs w:val="24"/>
              <w:lang w:val="en-US"/>
            </w:rPr>
          </w:rPrChange>
        </w:rPr>
        <w:t xml:space="preserve">Another man was denied </w:t>
      </w:r>
      <w:r w:rsidR="2196398F" w:rsidRPr="00680027">
        <w:rPr>
          <w:sz w:val="24"/>
          <w:szCs w:val="24"/>
        </w:rPr>
        <w:t xml:space="preserve">entry </w:t>
      </w:r>
      <w:r w:rsidR="00632E77" w:rsidRPr="00680027">
        <w:rPr>
          <w:sz w:val="24"/>
          <w:szCs w:val="24"/>
        </w:rPr>
        <w:t>to Prince Edward Island because he did not have the documentation on hand to prove that he lived there.</w:t>
      </w:r>
      <w:r w:rsidR="00426D0A" w:rsidRPr="00680027">
        <w:rPr>
          <w:rStyle w:val="FootnoteReference"/>
          <w:sz w:val="24"/>
          <w:szCs w:val="24"/>
        </w:rPr>
        <w:footnoteReference w:id="78"/>
      </w:r>
      <w:r w:rsidR="00BA58B5" w:rsidRPr="00680027">
        <w:rPr>
          <w:sz w:val="24"/>
          <w:szCs w:val="24"/>
        </w:rPr>
        <w:t xml:space="preserve"> Cross-border U.S.-Canadian couples </w:t>
      </w:r>
      <w:r w:rsidR="009849A5" w:rsidRPr="00680027">
        <w:rPr>
          <w:sz w:val="24"/>
          <w:szCs w:val="24"/>
        </w:rPr>
        <w:t>continue</w:t>
      </w:r>
      <w:r w:rsidR="004145D1" w:rsidRPr="00680027">
        <w:rPr>
          <w:sz w:val="24"/>
          <w:szCs w:val="24"/>
        </w:rPr>
        <w:t>d</w:t>
      </w:r>
      <w:r w:rsidR="009849A5" w:rsidRPr="00680027">
        <w:rPr>
          <w:sz w:val="24"/>
          <w:szCs w:val="24"/>
        </w:rPr>
        <w:t xml:space="preserve"> to </w:t>
      </w:r>
      <w:r w:rsidR="001A62C6" w:rsidRPr="00680027">
        <w:rPr>
          <w:sz w:val="24"/>
          <w:szCs w:val="24"/>
        </w:rPr>
        <w:t>face family separation</w:t>
      </w:r>
      <w:r w:rsidR="004145D1" w:rsidRPr="00680027">
        <w:rPr>
          <w:sz w:val="24"/>
          <w:szCs w:val="24"/>
        </w:rPr>
        <w:t xml:space="preserve"> until</w:t>
      </w:r>
      <w:r w:rsidR="00D374C9" w:rsidRPr="00680027">
        <w:rPr>
          <w:sz w:val="24"/>
          <w:szCs w:val="24"/>
        </w:rPr>
        <w:t xml:space="preserve"> June 8, 2020, when </w:t>
      </w:r>
      <w:r w:rsidR="00C0478E" w:rsidRPr="00680027">
        <w:rPr>
          <w:sz w:val="24"/>
          <w:szCs w:val="24"/>
        </w:rPr>
        <w:t xml:space="preserve">the federal government announced </w:t>
      </w:r>
      <w:r w:rsidR="00C0478E" w:rsidRPr="00680027">
        <w:rPr>
          <w:sz w:val="24"/>
          <w:szCs w:val="24"/>
        </w:rPr>
        <w:lastRenderedPageBreak/>
        <w:t>that immediate family members</w:t>
      </w:r>
      <w:r w:rsidR="00B0503C" w:rsidRPr="00680027">
        <w:rPr>
          <w:sz w:val="24"/>
          <w:szCs w:val="24"/>
        </w:rPr>
        <w:t>, including spouses,</w:t>
      </w:r>
      <w:r w:rsidR="00C0478E" w:rsidRPr="00680027">
        <w:rPr>
          <w:sz w:val="24"/>
          <w:szCs w:val="24"/>
        </w:rPr>
        <w:t xml:space="preserve"> would enjoy an exemption to the travel ban</w:t>
      </w:r>
      <w:r w:rsidR="005E16C0" w:rsidRPr="00680027">
        <w:rPr>
          <w:sz w:val="24"/>
          <w:szCs w:val="24"/>
        </w:rPr>
        <w:t xml:space="preserve"> if they can prove that they have a 14-day isolation plan ready</w:t>
      </w:r>
      <w:r w:rsidR="001A62C6" w:rsidRPr="00680027">
        <w:rPr>
          <w:sz w:val="24"/>
          <w:szCs w:val="24"/>
        </w:rPr>
        <w:t>.</w:t>
      </w:r>
      <w:r w:rsidR="00557CAC" w:rsidRPr="00680027">
        <w:rPr>
          <w:rStyle w:val="FootnoteReference"/>
          <w:sz w:val="24"/>
          <w:szCs w:val="24"/>
        </w:rPr>
        <w:footnoteReference w:id="79"/>
      </w:r>
      <w:r w:rsidR="001A62C6" w:rsidRPr="00680027">
        <w:rPr>
          <w:sz w:val="24"/>
          <w:szCs w:val="24"/>
        </w:rPr>
        <w:t xml:space="preserve"> </w:t>
      </w:r>
    </w:p>
    <w:p w14:paraId="051FF86C" w14:textId="37D8661E" w:rsidR="00D13E23" w:rsidRPr="00132652" w:rsidRDefault="00687CD9">
      <w:pPr>
        <w:ind w:firstLine="720"/>
        <w:rPr>
          <w:i/>
          <w:sz w:val="24"/>
          <w:szCs w:val="24"/>
          <w:u w:val="single"/>
          <w:rPrChange w:id="1329" w:author="Tashi Alford-Duguid" w:date="2020-06-15T12:17:00Z">
            <w:rPr>
              <w:i/>
              <w:sz w:val="24"/>
              <w:szCs w:val="24"/>
              <w:u w:val="single"/>
              <w:lang w:val="en-US"/>
            </w:rPr>
          </w:rPrChange>
        </w:rPr>
        <w:pPrChange w:id="1330" w:author="Tashi Alford-Duguid" w:date="2020-06-11T13:32:00Z">
          <w:pPr>
            <w:ind w:firstLine="720"/>
            <w:jc w:val="both"/>
          </w:pPr>
        </w:pPrChange>
      </w:pPr>
      <w:r w:rsidRPr="00132652">
        <w:rPr>
          <w:i/>
          <w:sz w:val="24"/>
          <w:szCs w:val="24"/>
          <w:u w:val="single"/>
          <w:rPrChange w:id="1331" w:author="Tashi Alford-Duguid" w:date="2020-06-15T12:17:00Z">
            <w:rPr>
              <w:i/>
              <w:sz w:val="24"/>
              <w:szCs w:val="24"/>
              <w:u w:val="single"/>
              <w:lang w:val="en-US"/>
            </w:rPr>
          </w:rPrChange>
        </w:rPr>
        <w:t>International border</w:t>
      </w:r>
      <w:r w:rsidR="004F0C06" w:rsidRPr="00132652">
        <w:rPr>
          <w:i/>
          <w:sz w:val="24"/>
          <w:szCs w:val="24"/>
          <w:u w:val="single"/>
          <w:rPrChange w:id="1332" w:author="Tashi Alford-Duguid" w:date="2020-06-15T12:17:00Z">
            <w:rPr>
              <w:i/>
              <w:sz w:val="24"/>
              <w:szCs w:val="24"/>
              <w:u w:val="single"/>
              <w:lang w:val="en-US"/>
            </w:rPr>
          </w:rPrChange>
        </w:rPr>
        <w:t xml:space="preserve"> closures</w:t>
      </w:r>
    </w:p>
    <w:p w14:paraId="1D36A12C" w14:textId="36F4B462" w:rsidR="00EA1F41" w:rsidRPr="00132652" w:rsidRDefault="001B6F74">
      <w:pPr>
        <w:rPr>
          <w:sz w:val="24"/>
          <w:szCs w:val="24"/>
          <w:rPrChange w:id="1333" w:author="Tashi Alford-Duguid" w:date="2020-06-15T12:17:00Z">
            <w:rPr>
              <w:sz w:val="24"/>
              <w:szCs w:val="24"/>
              <w:lang w:val="en-US"/>
            </w:rPr>
          </w:rPrChange>
        </w:rPr>
        <w:pPrChange w:id="1334" w:author="Tashi Alford-Duguid" w:date="2020-06-11T13:32:00Z">
          <w:pPr>
            <w:jc w:val="both"/>
          </w:pPr>
        </w:pPrChange>
      </w:pPr>
      <w:r w:rsidRPr="00132652">
        <w:rPr>
          <w:sz w:val="24"/>
          <w:szCs w:val="24"/>
          <w:rPrChange w:id="1335" w:author="Tashi Alford-Duguid" w:date="2020-06-15T12:17:00Z">
            <w:rPr>
              <w:sz w:val="24"/>
              <w:szCs w:val="24"/>
              <w:lang w:val="en-US"/>
            </w:rPr>
          </w:rPrChange>
        </w:rPr>
        <w:t>On March 1</w:t>
      </w:r>
      <w:r w:rsidR="002A0907" w:rsidRPr="00132652">
        <w:rPr>
          <w:sz w:val="24"/>
          <w:szCs w:val="24"/>
          <w:rPrChange w:id="1336" w:author="Tashi Alford-Duguid" w:date="2020-06-15T12:17:00Z">
            <w:rPr>
              <w:sz w:val="24"/>
              <w:szCs w:val="24"/>
              <w:lang w:val="en-US"/>
            </w:rPr>
          </w:rPrChange>
        </w:rPr>
        <w:t>7</w:t>
      </w:r>
      <w:r w:rsidRPr="00132652">
        <w:rPr>
          <w:sz w:val="24"/>
          <w:szCs w:val="24"/>
          <w:rPrChange w:id="1337" w:author="Tashi Alford-Duguid" w:date="2020-06-15T12:17:00Z">
            <w:rPr>
              <w:sz w:val="24"/>
              <w:szCs w:val="24"/>
              <w:lang w:val="en-US"/>
            </w:rPr>
          </w:rPrChange>
        </w:rPr>
        <w:t xml:space="preserve">, 2020, as </w:t>
      </w:r>
      <w:r w:rsidR="00EB2048" w:rsidRPr="00132652">
        <w:rPr>
          <w:sz w:val="24"/>
          <w:szCs w:val="24"/>
          <w:rPrChange w:id="1338" w:author="Tashi Alford-Duguid" w:date="2020-06-15T12:17:00Z">
            <w:rPr>
              <w:sz w:val="24"/>
              <w:szCs w:val="24"/>
              <w:lang w:val="en-US"/>
            </w:rPr>
          </w:rPrChange>
        </w:rPr>
        <w:t>the</w:t>
      </w:r>
      <w:r w:rsidRPr="00132652">
        <w:rPr>
          <w:sz w:val="24"/>
          <w:szCs w:val="24"/>
          <w:rPrChange w:id="1339" w:author="Tashi Alford-Duguid" w:date="2020-06-15T12:17:00Z">
            <w:rPr>
              <w:sz w:val="24"/>
              <w:szCs w:val="24"/>
              <w:lang w:val="en-US"/>
            </w:rPr>
          </w:rPrChange>
        </w:rPr>
        <w:t xml:space="preserve"> COVID-19 </w:t>
      </w:r>
      <w:r w:rsidR="00EB2048" w:rsidRPr="00132652">
        <w:rPr>
          <w:sz w:val="24"/>
          <w:szCs w:val="24"/>
          <w:rPrChange w:id="1340" w:author="Tashi Alford-Duguid" w:date="2020-06-15T12:17:00Z">
            <w:rPr>
              <w:sz w:val="24"/>
              <w:szCs w:val="24"/>
              <w:lang w:val="en-US"/>
            </w:rPr>
          </w:rPrChange>
        </w:rPr>
        <w:t xml:space="preserve">crisis </w:t>
      </w:r>
      <w:r w:rsidRPr="00132652">
        <w:rPr>
          <w:sz w:val="24"/>
          <w:szCs w:val="24"/>
          <w:rPrChange w:id="1341" w:author="Tashi Alford-Duguid" w:date="2020-06-15T12:17:00Z">
            <w:rPr>
              <w:sz w:val="24"/>
              <w:szCs w:val="24"/>
              <w:lang w:val="en-US"/>
            </w:rPr>
          </w:rPrChange>
        </w:rPr>
        <w:t xml:space="preserve">was </w:t>
      </w:r>
      <w:r w:rsidR="00EB2048" w:rsidRPr="00132652">
        <w:rPr>
          <w:sz w:val="24"/>
          <w:szCs w:val="24"/>
          <w:rPrChange w:id="1342" w:author="Tashi Alford-Duguid" w:date="2020-06-15T12:17:00Z">
            <w:rPr>
              <w:sz w:val="24"/>
              <w:szCs w:val="24"/>
              <w:lang w:val="en-US"/>
            </w:rPr>
          </w:rPrChange>
        </w:rPr>
        <w:t>beginning to escalate</w:t>
      </w:r>
      <w:r w:rsidRPr="00132652">
        <w:rPr>
          <w:sz w:val="24"/>
          <w:szCs w:val="24"/>
          <w:rPrChange w:id="1343" w:author="Tashi Alford-Duguid" w:date="2020-06-15T12:17:00Z">
            <w:rPr>
              <w:sz w:val="24"/>
              <w:szCs w:val="24"/>
              <w:lang w:val="en-US"/>
            </w:rPr>
          </w:rPrChange>
        </w:rPr>
        <w:t>, t</w:t>
      </w:r>
      <w:r w:rsidR="003F1C77" w:rsidRPr="00132652">
        <w:rPr>
          <w:sz w:val="24"/>
          <w:szCs w:val="24"/>
          <w:rPrChange w:id="1344" w:author="Tashi Alford-Duguid" w:date="2020-06-15T12:17:00Z">
            <w:rPr>
              <w:sz w:val="24"/>
              <w:szCs w:val="24"/>
              <w:lang w:val="en-US"/>
            </w:rPr>
          </w:rPrChange>
        </w:rPr>
        <w:t xml:space="preserve">he federal government </w:t>
      </w:r>
      <w:r w:rsidR="002A0907" w:rsidRPr="00132652">
        <w:rPr>
          <w:sz w:val="24"/>
          <w:szCs w:val="24"/>
          <w:rPrChange w:id="1345" w:author="Tashi Alford-Duguid" w:date="2020-06-15T12:17:00Z">
            <w:rPr>
              <w:sz w:val="24"/>
              <w:szCs w:val="24"/>
              <w:lang w:val="en-US"/>
            </w:rPr>
          </w:rPrChange>
        </w:rPr>
        <w:t xml:space="preserve">issued an interim order under the </w:t>
      </w:r>
      <w:r w:rsidR="002A0907" w:rsidRPr="00132652">
        <w:rPr>
          <w:i/>
          <w:iCs/>
          <w:sz w:val="24"/>
          <w:szCs w:val="24"/>
          <w:rPrChange w:id="1346" w:author="Tashi Alford-Duguid" w:date="2020-06-15T12:17:00Z">
            <w:rPr>
              <w:i/>
              <w:iCs/>
              <w:sz w:val="24"/>
              <w:szCs w:val="24"/>
              <w:lang w:val="en-US"/>
            </w:rPr>
          </w:rPrChange>
        </w:rPr>
        <w:t>Aeronautics Act</w:t>
      </w:r>
      <w:r w:rsidR="00C9112A" w:rsidRPr="00132652">
        <w:rPr>
          <w:sz w:val="24"/>
          <w:szCs w:val="24"/>
          <w:rPrChange w:id="1347" w:author="Tashi Alford-Duguid" w:date="2020-06-15T12:17:00Z">
            <w:rPr>
              <w:sz w:val="24"/>
              <w:szCs w:val="24"/>
              <w:lang w:val="en-US"/>
            </w:rPr>
          </w:rPrChange>
        </w:rPr>
        <w:t xml:space="preserve"> to </w:t>
      </w:r>
      <w:r w:rsidRPr="00132652">
        <w:rPr>
          <w:sz w:val="24"/>
          <w:szCs w:val="24"/>
          <w:rPrChange w:id="1348" w:author="Tashi Alford-Duguid" w:date="2020-06-15T12:17:00Z">
            <w:rPr>
              <w:sz w:val="24"/>
              <w:szCs w:val="24"/>
              <w:lang w:val="en-US"/>
            </w:rPr>
          </w:rPrChange>
        </w:rPr>
        <w:t xml:space="preserve">enact its first travel restriction: a ban on all foreign nationals </w:t>
      </w:r>
      <w:r w:rsidR="00B751F5" w:rsidRPr="00132652">
        <w:rPr>
          <w:sz w:val="24"/>
          <w:szCs w:val="24"/>
          <w:rPrChange w:id="1349" w:author="Tashi Alford-Duguid" w:date="2020-06-15T12:17:00Z">
            <w:rPr>
              <w:sz w:val="24"/>
              <w:szCs w:val="24"/>
              <w:lang w:val="en-US"/>
            </w:rPr>
          </w:rPrChange>
        </w:rPr>
        <w:t>entering the country by aircraft</w:t>
      </w:r>
      <w:r w:rsidR="00A17013" w:rsidRPr="00132652">
        <w:rPr>
          <w:sz w:val="24"/>
          <w:szCs w:val="24"/>
          <w:rPrChange w:id="1350" w:author="Tashi Alford-Duguid" w:date="2020-06-15T12:17:00Z">
            <w:rPr>
              <w:sz w:val="24"/>
              <w:szCs w:val="24"/>
              <w:lang w:val="en-US"/>
            </w:rPr>
          </w:rPrChange>
        </w:rPr>
        <w:t>.</w:t>
      </w:r>
      <w:r w:rsidR="000E18FD" w:rsidRPr="00132652">
        <w:rPr>
          <w:rStyle w:val="FootnoteReference"/>
          <w:sz w:val="24"/>
          <w:szCs w:val="24"/>
          <w:rPrChange w:id="1351" w:author="Tashi Alford-Duguid" w:date="2020-06-15T12:17:00Z">
            <w:rPr>
              <w:rStyle w:val="FootnoteReference"/>
              <w:sz w:val="24"/>
              <w:szCs w:val="24"/>
              <w:lang w:val="en-US"/>
            </w:rPr>
          </w:rPrChange>
        </w:rPr>
        <w:footnoteReference w:id="80"/>
      </w:r>
      <w:r w:rsidR="00A17013" w:rsidRPr="00132652">
        <w:rPr>
          <w:sz w:val="24"/>
          <w:szCs w:val="24"/>
          <w:rPrChange w:id="1352" w:author="Tashi Alford-Duguid" w:date="2020-06-15T12:17:00Z">
            <w:rPr>
              <w:sz w:val="24"/>
              <w:szCs w:val="24"/>
              <w:lang w:val="en-US"/>
            </w:rPr>
          </w:rPrChange>
        </w:rPr>
        <w:t xml:space="preserve"> </w:t>
      </w:r>
      <w:del w:id="1353" w:author="Tashi Alford-Duguid" w:date="2020-06-16T18:24:00Z">
        <w:r w:rsidR="00A17013" w:rsidRPr="00132652">
          <w:rPr>
            <w:sz w:val="24"/>
            <w:szCs w:val="24"/>
            <w:rPrChange w:id="1354" w:author="Tashi Alford-Duguid" w:date="2020-06-15T12:17:00Z">
              <w:rPr>
                <w:sz w:val="24"/>
                <w:szCs w:val="24"/>
                <w:lang w:val="en-US"/>
              </w:rPr>
            </w:rPrChange>
          </w:rPr>
          <w:delText>The few</w:delText>
        </w:r>
      </w:del>
      <w:del w:id="1355" w:author="Tashi Alford-Duguid" w:date="2020-06-16T18:27:00Z">
        <w:r w:rsidR="00A17013" w:rsidRPr="00132652">
          <w:rPr>
            <w:sz w:val="24"/>
            <w:szCs w:val="24"/>
            <w:rPrChange w:id="1356" w:author="Tashi Alford-Duguid" w:date="2020-06-15T12:17:00Z">
              <w:rPr>
                <w:sz w:val="24"/>
                <w:szCs w:val="24"/>
                <w:lang w:val="en-US"/>
              </w:rPr>
            </w:rPrChange>
          </w:rPr>
          <w:delText xml:space="preserve"> </w:delText>
        </w:r>
        <w:r w:rsidR="00A17013" w:rsidRPr="00132652" w:rsidDel="00E16C62">
          <w:rPr>
            <w:sz w:val="24"/>
            <w:szCs w:val="24"/>
            <w:rPrChange w:id="1357" w:author="Tashi Alford-Duguid" w:date="2020-06-16T15:18:00Z">
              <w:rPr>
                <w:sz w:val="24"/>
                <w:szCs w:val="24"/>
                <w:lang w:val="en-US"/>
              </w:rPr>
            </w:rPrChange>
          </w:rPr>
          <w:delText>e</w:delText>
        </w:r>
      </w:del>
      <w:ins w:id="1358" w:author="Tashi Alford-Duguid" w:date="2020-06-16T18:27:00Z">
        <w:r w:rsidR="00E16C62">
          <w:rPr>
            <w:sz w:val="24"/>
            <w:szCs w:val="24"/>
          </w:rPr>
          <w:t>E</w:t>
        </w:r>
      </w:ins>
      <w:r w:rsidR="00A17013" w:rsidRPr="00132652">
        <w:rPr>
          <w:sz w:val="24"/>
          <w:szCs w:val="24"/>
          <w:rPrChange w:id="1359" w:author="Tashi Alford-Duguid" w:date="2020-06-16T15:18:00Z">
            <w:rPr>
              <w:sz w:val="24"/>
              <w:szCs w:val="24"/>
              <w:lang w:val="en-US"/>
            </w:rPr>
          </w:rPrChange>
        </w:rPr>
        <w:t>xceptions</w:t>
      </w:r>
      <w:ins w:id="1360" w:author="Tashi Alford-Duguid" w:date="2020-06-16T18:27:00Z">
        <w:r w:rsidR="00E16C62">
          <w:rPr>
            <w:sz w:val="24"/>
            <w:szCs w:val="24"/>
          </w:rPr>
          <w:t xml:space="preserve"> to the ban</w:t>
        </w:r>
      </w:ins>
      <w:r w:rsidR="00A17013" w:rsidRPr="00132652">
        <w:rPr>
          <w:sz w:val="24"/>
          <w:szCs w:val="24"/>
          <w:rPrChange w:id="1361" w:author="Tashi Alford-Duguid" w:date="2020-06-15T12:17:00Z">
            <w:rPr>
              <w:sz w:val="24"/>
              <w:szCs w:val="24"/>
              <w:lang w:val="en-US"/>
            </w:rPr>
          </w:rPrChange>
        </w:rPr>
        <w:t xml:space="preserve"> included immediate family members of Canadians and permanent residents</w:t>
      </w:r>
      <w:r w:rsidR="00512213" w:rsidRPr="00132652">
        <w:rPr>
          <w:sz w:val="24"/>
          <w:szCs w:val="24"/>
          <w:rPrChange w:id="1362" w:author="Tashi Alford-Duguid" w:date="2020-06-15T12:17:00Z">
            <w:rPr>
              <w:sz w:val="24"/>
              <w:szCs w:val="24"/>
              <w:lang w:val="en-US"/>
            </w:rPr>
          </w:rPrChange>
        </w:rPr>
        <w:t xml:space="preserve">. </w:t>
      </w:r>
      <w:r w:rsidR="008A236B" w:rsidRPr="00132652">
        <w:rPr>
          <w:sz w:val="24"/>
          <w:szCs w:val="24"/>
          <w:rPrChange w:id="1363" w:author="Tashi Alford-Duguid" w:date="2020-06-15T12:17:00Z">
            <w:rPr>
              <w:sz w:val="24"/>
              <w:szCs w:val="24"/>
              <w:lang w:val="en-US"/>
            </w:rPr>
          </w:rPrChange>
        </w:rPr>
        <w:t xml:space="preserve">This interim order </w:t>
      </w:r>
      <w:r w:rsidR="00992014" w:rsidRPr="00132652">
        <w:rPr>
          <w:sz w:val="24"/>
          <w:szCs w:val="24"/>
          <w:rPrChange w:id="1364" w:author="Tashi Alford-Duguid" w:date="2020-06-15T12:17:00Z">
            <w:rPr>
              <w:sz w:val="24"/>
              <w:szCs w:val="24"/>
              <w:lang w:val="en-US"/>
            </w:rPr>
          </w:rPrChange>
        </w:rPr>
        <w:t>had another feature</w:t>
      </w:r>
      <w:r w:rsidR="008A236B" w:rsidRPr="00132652">
        <w:rPr>
          <w:sz w:val="24"/>
          <w:szCs w:val="24"/>
          <w:rPrChange w:id="1365" w:author="Tashi Alford-Duguid" w:date="2020-06-15T12:17:00Z">
            <w:rPr>
              <w:sz w:val="24"/>
              <w:szCs w:val="24"/>
              <w:lang w:val="en-US"/>
            </w:rPr>
          </w:rPrChange>
        </w:rPr>
        <w:t xml:space="preserve">: it required all air transport carriers to </w:t>
      </w:r>
      <w:r w:rsidR="00992014" w:rsidRPr="00132652">
        <w:rPr>
          <w:sz w:val="24"/>
          <w:szCs w:val="24"/>
          <w:rPrChange w:id="1366" w:author="Tashi Alford-Duguid" w:date="2020-06-15T12:17:00Z">
            <w:rPr>
              <w:sz w:val="24"/>
              <w:szCs w:val="24"/>
              <w:lang w:val="en-US"/>
            </w:rPr>
          </w:rPrChange>
        </w:rPr>
        <w:t>deny boarding to any symptomatic person, including Canadian citizens.</w:t>
      </w:r>
      <w:r w:rsidR="00D94F6E" w:rsidRPr="00132652">
        <w:rPr>
          <w:rStyle w:val="FootnoteReference"/>
          <w:sz w:val="24"/>
          <w:szCs w:val="24"/>
          <w:rPrChange w:id="1367" w:author="Tashi Alford-Duguid" w:date="2020-06-15T12:17:00Z">
            <w:rPr>
              <w:rStyle w:val="FootnoteReference"/>
              <w:sz w:val="24"/>
              <w:szCs w:val="24"/>
              <w:lang w:val="en-US"/>
            </w:rPr>
          </w:rPrChange>
        </w:rPr>
        <w:footnoteReference w:id="81"/>
      </w:r>
      <w:r w:rsidR="00992014" w:rsidRPr="00132652">
        <w:rPr>
          <w:sz w:val="24"/>
          <w:szCs w:val="24"/>
          <w:rPrChange w:id="1368" w:author="Tashi Alford-Duguid" w:date="2020-06-15T12:17:00Z">
            <w:rPr>
              <w:sz w:val="24"/>
              <w:szCs w:val="24"/>
              <w:lang w:val="en-US"/>
            </w:rPr>
          </w:rPrChange>
        </w:rPr>
        <w:t xml:space="preserve"> </w:t>
      </w:r>
      <w:r w:rsidR="000F40AA" w:rsidRPr="00132652">
        <w:rPr>
          <w:sz w:val="24"/>
          <w:szCs w:val="24"/>
          <w:rPrChange w:id="1369" w:author="Tashi Alford-Duguid" w:date="2020-06-15T12:17:00Z">
            <w:rPr>
              <w:sz w:val="24"/>
              <w:szCs w:val="24"/>
              <w:lang w:val="en-US"/>
            </w:rPr>
          </w:rPrChange>
        </w:rPr>
        <w:t xml:space="preserve">Thus, </w:t>
      </w:r>
      <w:r w:rsidR="00C31B6A" w:rsidRPr="00132652">
        <w:rPr>
          <w:sz w:val="24"/>
          <w:szCs w:val="24"/>
          <w:rPrChange w:id="1370" w:author="Tashi Alford-Duguid" w:date="2020-06-15T12:17:00Z">
            <w:rPr>
              <w:sz w:val="24"/>
              <w:szCs w:val="24"/>
              <w:lang w:val="en-US"/>
            </w:rPr>
          </w:rPrChange>
        </w:rPr>
        <w:t>even</w:t>
      </w:r>
      <w:r w:rsidR="000F40AA" w:rsidRPr="00132652">
        <w:rPr>
          <w:sz w:val="24"/>
          <w:szCs w:val="24"/>
          <w:rPrChange w:id="1371" w:author="Tashi Alford-Duguid" w:date="2020-06-15T12:17:00Z">
            <w:rPr>
              <w:sz w:val="24"/>
              <w:szCs w:val="24"/>
              <w:lang w:val="en-US"/>
            </w:rPr>
          </w:rPrChange>
        </w:rPr>
        <w:t xml:space="preserve"> Canadian</w:t>
      </w:r>
      <w:r w:rsidR="00C31B6A" w:rsidRPr="00132652">
        <w:rPr>
          <w:sz w:val="24"/>
          <w:szCs w:val="24"/>
          <w:rPrChange w:id="1372" w:author="Tashi Alford-Duguid" w:date="2020-06-15T12:17:00Z">
            <w:rPr>
              <w:sz w:val="24"/>
              <w:szCs w:val="24"/>
              <w:lang w:val="en-US"/>
            </w:rPr>
          </w:rPrChange>
        </w:rPr>
        <w:t xml:space="preserve"> citizens</w:t>
      </w:r>
      <w:r w:rsidR="000F40AA" w:rsidRPr="00132652">
        <w:rPr>
          <w:sz w:val="24"/>
          <w:szCs w:val="24"/>
          <w:rPrChange w:id="1373" w:author="Tashi Alford-Duguid" w:date="2020-06-15T12:17:00Z">
            <w:rPr>
              <w:sz w:val="24"/>
              <w:szCs w:val="24"/>
              <w:lang w:val="en-US"/>
            </w:rPr>
          </w:rPrChange>
        </w:rPr>
        <w:t xml:space="preserve"> with flu-like symptoms would be </w:t>
      </w:r>
      <w:r w:rsidR="00575D5B" w:rsidRPr="00132652">
        <w:rPr>
          <w:sz w:val="24"/>
          <w:szCs w:val="24"/>
          <w:rPrChange w:id="1374" w:author="Tashi Alford-Duguid" w:date="2020-06-15T12:17:00Z">
            <w:rPr>
              <w:sz w:val="24"/>
              <w:szCs w:val="24"/>
              <w:lang w:val="en-US"/>
            </w:rPr>
          </w:rPrChange>
        </w:rPr>
        <w:t xml:space="preserve">effectively denied </w:t>
      </w:r>
      <w:r w:rsidR="008844E8" w:rsidRPr="00132652">
        <w:rPr>
          <w:sz w:val="24"/>
          <w:szCs w:val="24"/>
          <w:rPrChange w:id="1375" w:author="Tashi Alford-Duguid" w:date="2020-06-15T12:17:00Z">
            <w:rPr>
              <w:sz w:val="24"/>
              <w:szCs w:val="24"/>
              <w:lang w:val="en-US"/>
            </w:rPr>
          </w:rPrChange>
        </w:rPr>
        <w:t>the chance to return</w:t>
      </w:r>
      <w:r w:rsidR="000F40AA" w:rsidRPr="00132652">
        <w:rPr>
          <w:sz w:val="24"/>
          <w:szCs w:val="24"/>
          <w:rPrChange w:id="1376" w:author="Tashi Alford-Duguid" w:date="2020-06-15T12:17:00Z">
            <w:rPr>
              <w:sz w:val="24"/>
              <w:szCs w:val="24"/>
              <w:lang w:val="en-US"/>
            </w:rPr>
          </w:rPrChange>
        </w:rPr>
        <w:t xml:space="preserve"> home.</w:t>
      </w:r>
      <w:r w:rsidR="00575D5B" w:rsidRPr="00132652">
        <w:rPr>
          <w:sz w:val="24"/>
          <w:szCs w:val="24"/>
          <w:rPrChange w:id="1377" w:author="Tashi Alford-Duguid" w:date="2020-06-15T12:17:00Z">
            <w:rPr>
              <w:sz w:val="24"/>
              <w:szCs w:val="24"/>
              <w:lang w:val="en-US"/>
            </w:rPr>
          </w:rPrChange>
        </w:rPr>
        <w:t xml:space="preserve"> </w:t>
      </w:r>
    </w:p>
    <w:p w14:paraId="0239F753" w14:textId="10EDED5B" w:rsidR="00575D5B" w:rsidRPr="00132652" w:rsidRDefault="003E2161" w:rsidP="00680027">
      <w:pPr>
        <w:rPr>
          <w:sz w:val="24"/>
          <w:szCs w:val="24"/>
          <w:rPrChange w:id="1378" w:author="Tashi Alford-Duguid" w:date="2020-06-15T12:17:00Z">
            <w:rPr>
              <w:sz w:val="24"/>
              <w:szCs w:val="24"/>
              <w:lang w:val="en-US"/>
            </w:rPr>
          </w:rPrChange>
        </w:rPr>
      </w:pPr>
      <w:r w:rsidRPr="00132652">
        <w:rPr>
          <w:sz w:val="24"/>
          <w:szCs w:val="24"/>
          <w:rPrChange w:id="1379" w:author="Tashi Alford-Duguid" w:date="2020-06-15T12:17:00Z">
            <w:rPr>
              <w:sz w:val="24"/>
              <w:szCs w:val="24"/>
              <w:lang w:val="en-US"/>
            </w:rPr>
          </w:rPrChange>
        </w:rPr>
        <w:t>Canada’s</w:t>
      </w:r>
      <w:r w:rsidR="00A03712" w:rsidRPr="00132652">
        <w:rPr>
          <w:sz w:val="24"/>
          <w:szCs w:val="24"/>
          <w:rPrChange w:id="1380" w:author="Tashi Alford-Duguid" w:date="2020-06-15T12:17:00Z">
            <w:rPr>
              <w:sz w:val="24"/>
              <w:szCs w:val="24"/>
              <w:lang w:val="en-US"/>
            </w:rPr>
          </w:rPrChange>
        </w:rPr>
        <w:t xml:space="preserve"> remaining open </w:t>
      </w:r>
      <w:r w:rsidRPr="00132652">
        <w:rPr>
          <w:sz w:val="24"/>
          <w:szCs w:val="24"/>
          <w:rPrChange w:id="1381" w:author="Tashi Alford-Duguid" w:date="2020-06-15T12:17:00Z">
            <w:rPr>
              <w:sz w:val="24"/>
              <w:szCs w:val="24"/>
              <w:lang w:val="en-US"/>
            </w:rPr>
          </w:rPrChange>
        </w:rPr>
        <w:t xml:space="preserve">international </w:t>
      </w:r>
      <w:r w:rsidR="00A03712" w:rsidRPr="00132652">
        <w:rPr>
          <w:sz w:val="24"/>
          <w:szCs w:val="24"/>
          <w:rPrChange w:id="1382" w:author="Tashi Alford-Duguid" w:date="2020-06-15T12:17:00Z">
            <w:rPr>
              <w:sz w:val="24"/>
              <w:szCs w:val="24"/>
              <w:lang w:val="en-US"/>
            </w:rPr>
          </w:rPrChange>
        </w:rPr>
        <w:t xml:space="preserve">border, </w:t>
      </w:r>
      <w:r w:rsidRPr="00132652">
        <w:rPr>
          <w:sz w:val="24"/>
          <w:szCs w:val="24"/>
          <w:rPrChange w:id="1383" w:author="Tashi Alford-Duguid" w:date="2020-06-15T12:17:00Z">
            <w:rPr>
              <w:sz w:val="24"/>
              <w:szCs w:val="24"/>
              <w:lang w:val="en-US"/>
            </w:rPr>
          </w:rPrChange>
        </w:rPr>
        <w:t>the</w:t>
      </w:r>
      <w:r w:rsidR="00A03712" w:rsidRPr="00132652">
        <w:rPr>
          <w:sz w:val="24"/>
          <w:szCs w:val="24"/>
          <w:rPrChange w:id="1384" w:author="Tashi Alford-Duguid" w:date="2020-06-15T12:17:00Z">
            <w:rPr>
              <w:sz w:val="24"/>
              <w:szCs w:val="24"/>
              <w:lang w:val="en-US"/>
            </w:rPr>
          </w:rPrChange>
        </w:rPr>
        <w:t xml:space="preserve"> land border with the U.S., was </w:t>
      </w:r>
      <w:r w:rsidR="00885488" w:rsidRPr="00132652">
        <w:rPr>
          <w:sz w:val="24"/>
          <w:szCs w:val="24"/>
          <w:rPrChange w:id="1385" w:author="Tashi Alford-Duguid" w:date="2020-06-15T12:17:00Z">
            <w:rPr>
              <w:sz w:val="24"/>
              <w:szCs w:val="24"/>
              <w:lang w:val="en-US"/>
            </w:rPr>
          </w:rPrChange>
        </w:rPr>
        <w:t>eventually shut on March 21, 2020</w:t>
      </w:r>
      <w:r w:rsidR="00242918" w:rsidRPr="00132652">
        <w:rPr>
          <w:sz w:val="24"/>
          <w:szCs w:val="24"/>
          <w:rPrChange w:id="1386" w:author="Tashi Alford-Duguid" w:date="2020-06-15T12:17:00Z">
            <w:rPr>
              <w:sz w:val="24"/>
              <w:szCs w:val="24"/>
              <w:lang w:val="en-US"/>
            </w:rPr>
          </w:rPrChange>
        </w:rPr>
        <w:t xml:space="preserve"> to all</w:t>
      </w:r>
      <w:r w:rsidR="001E1436" w:rsidRPr="00132652">
        <w:rPr>
          <w:sz w:val="24"/>
          <w:szCs w:val="24"/>
          <w:rPrChange w:id="1387" w:author="Tashi Alford-Duguid" w:date="2020-06-15T12:17:00Z">
            <w:rPr>
              <w:sz w:val="24"/>
              <w:szCs w:val="24"/>
              <w:lang w:val="en-US"/>
            </w:rPr>
          </w:rPrChange>
        </w:rPr>
        <w:t xml:space="preserve"> foreign nationals engaging in</w:t>
      </w:r>
      <w:r w:rsidR="00242918" w:rsidRPr="00132652">
        <w:rPr>
          <w:sz w:val="24"/>
          <w:szCs w:val="24"/>
          <w:rPrChange w:id="1388" w:author="Tashi Alford-Duguid" w:date="2020-06-15T12:17:00Z">
            <w:rPr>
              <w:sz w:val="24"/>
              <w:szCs w:val="24"/>
              <w:lang w:val="en-US"/>
            </w:rPr>
          </w:rPrChange>
        </w:rPr>
        <w:t xml:space="preserve"> </w:t>
      </w:r>
      <w:r w:rsidR="002D0259" w:rsidRPr="00132652">
        <w:rPr>
          <w:sz w:val="24"/>
          <w:szCs w:val="24"/>
          <w:rPrChange w:id="1389" w:author="Tashi Alford-Duguid" w:date="2020-06-15T12:17:00Z">
            <w:rPr>
              <w:sz w:val="24"/>
              <w:szCs w:val="24"/>
              <w:lang w:val="en-US"/>
            </w:rPr>
          </w:rPrChange>
        </w:rPr>
        <w:t>“</w:t>
      </w:r>
      <w:r w:rsidR="00242918" w:rsidRPr="00132652">
        <w:rPr>
          <w:sz w:val="24"/>
          <w:szCs w:val="24"/>
          <w:rPrChange w:id="1390" w:author="Tashi Alford-Duguid" w:date="2020-06-15T12:17:00Z">
            <w:rPr>
              <w:sz w:val="24"/>
              <w:szCs w:val="24"/>
              <w:lang w:val="en-US"/>
            </w:rPr>
          </w:rPrChange>
        </w:rPr>
        <w:t>non-essential travel.</w:t>
      </w:r>
      <w:r w:rsidR="002D0259" w:rsidRPr="00132652">
        <w:rPr>
          <w:sz w:val="24"/>
          <w:szCs w:val="24"/>
          <w:rPrChange w:id="1391" w:author="Tashi Alford-Duguid" w:date="2020-06-15T12:17:00Z">
            <w:rPr>
              <w:sz w:val="24"/>
              <w:szCs w:val="24"/>
              <w:lang w:val="en-US"/>
            </w:rPr>
          </w:rPrChange>
        </w:rPr>
        <w:t>”</w:t>
      </w:r>
      <w:r w:rsidR="00D94F6E" w:rsidRPr="00132652">
        <w:rPr>
          <w:rStyle w:val="FootnoteReference"/>
          <w:sz w:val="24"/>
          <w:szCs w:val="24"/>
        </w:rPr>
        <w:footnoteReference w:id="82"/>
      </w:r>
      <w:r w:rsidR="002D0259" w:rsidRPr="00132652">
        <w:rPr>
          <w:sz w:val="24"/>
          <w:szCs w:val="24"/>
          <w:rPrChange w:id="1392" w:author="Tashi Alford-Duguid" w:date="2020-06-15T12:17:00Z">
            <w:rPr>
              <w:sz w:val="24"/>
              <w:szCs w:val="24"/>
              <w:lang w:val="en-US"/>
            </w:rPr>
          </w:rPrChange>
        </w:rPr>
        <w:t xml:space="preserve"> According to guidance </w:t>
      </w:r>
      <w:r w:rsidR="4B077C33" w:rsidRPr="00680027">
        <w:rPr>
          <w:sz w:val="24"/>
          <w:szCs w:val="24"/>
        </w:rPr>
        <w:t xml:space="preserve">from </w:t>
      </w:r>
      <w:r w:rsidR="002D0259" w:rsidRPr="00680027">
        <w:rPr>
          <w:sz w:val="24"/>
          <w:szCs w:val="24"/>
        </w:rPr>
        <w:t>the Canada Border Ser</w:t>
      </w:r>
      <w:r w:rsidR="00C67EE6" w:rsidRPr="00680027">
        <w:rPr>
          <w:sz w:val="24"/>
          <w:szCs w:val="24"/>
        </w:rPr>
        <w:t>vi</w:t>
      </w:r>
      <w:r w:rsidR="002D0259" w:rsidRPr="00680027">
        <w:rPr>
          <w:sz w:val="24"/>
          <w:szCs w:val="24"/>
        </w:rPr>
        <w:t xml:space="preserve">ces </w:t>
      </w:r>
      <w:r w:rsidR="008B24E5" w:rsidRPr="00680027">
        <w:rPr>
          <w:sz w:val="24"/>
          <w:szCs w:val="24"/>
        </w:rPr>
        <w:t>Agency</w:t>
      </w:r>
      <w:r w:rsidR="00C67EE6" w:rsidRPr="00680027">
        <w:rPr>
          <w:sz w:val="24"/>
          <w:szCs w:val="24"/>
        </w:rPr>
        <w:t xml:space="preserve"> (CBSA)</w:t>
      </w:r>
      <w:r w:rsidR="008B24E5" w:rsidRPr="00680027">
        <w:rPr>
          <w:sz w:val="24"/>
          <w:szCs w:val="24"/>
        </w:rPr>
        <w:t>, essential travel covers</w:t>
      </w:r>
      <w:r w:rsidR="00242918" w:rsidRPr="00680027">
        <w:rPr>
          <w:sz w:val="24"/>
          <w:szCs w:val="24"/>
        </w:rPr>
        <w:t xml:space="preserve"> </w:t>
      </w:r>
      <w:r w:rsidR="0099729B" w:rsidRPr="00680027">
        <w:rPr>
          <w:sz w:val="24"/>
          <w:szCs w:val="24"/>
        </w:rPr>
        <w:t>work and study, critical infrastructure support,</w:t>
      </w:r>
      <w:r w:rsidR="00C57AAA">
        <w:rPr>
          <w:sz w:val="24"/>
          <w:szCs w:val="24"/>
        </w:rPr>
        <w:t xml:space="preserve"> or travelling for</w:t>
      </w:r>
      <w:r w:rsidR="0099729B" w:rsidRPr="00680027">
        <w:rPr>
          <w:sz w:val="24"/>
          <w:szCs w:val="24"/>
        </w:rPr>
        <w:t xml:space="preserve"> </w:t>
      </w:r>
      <w:r w:rsidR="00957FAD" w:rsidRPr="00680027">
        <w:rPr>
          <w:sz w:val="24"/>
          <w:szCs w:val="24"/>
        </w:rPr>
        <w:t>healthcare. Non-essential travel includes t</w:t>
      </w:r>
      <w:r w:rsidR="006566F7" w:rsidRPr="00680027">
        <w:rPr>
          <w:sz w:val="24"/>
          <w:szCs w:val="24"/>
        </w:rPr>
        <w:t>ourism or entertainment.</w:t>
      </w:r>
      <w:r w:rsidR="00D94F6E" w:rsidRPr="00132652">
        <w:rPr>
          <w:rStyle w:val="FootnoteReference"/>
          <w:sz w:val="24"/>
          <w:szCs w:val="24"/>
        </w:rPr>
        <w:footnoteReference w:id="83"/>
      </w:r>
      <w:r w:rsidR="001F7E39" w:rsidRPr="00680027">
        <w:rPr>
          <w:sz w:val="24"/>
          <w:szCs w:val="24"/>
        </w:rPr>
        <w:t xml:space="preserve"> </w:t>
      </w:r>
      <w:r w:rsidR="006D1976">
        <w:rPr>
          <w:sz w:val="24"/>
          <w:szCs w:val="24"/>
        </w:rPr>
        <w:t>Between March 17 and June 8, i</w:t>
      </w:r>
      <w:r w:rsidR="00B21167" w:rsidRPr="00680027">
        <w:rPr>
          <w:sz w:val="24"/>
          <w:szCs w:val="24"/>
        </w:rPr>
        <w:t>t was not clear whether</w:t>
      </w:r>
      <w:r w:rsidR="001F7E39" w:rsidRPr="00680027">
        <w:rPr>
          <w:sz w:val="24"/>
          <w:szCs w:val="24"/>
        </w:rPr>
        <w:t xml:space="preserve"> family reunification between U.S.-Canada cross-border couples </w:t>
      </w:r>
      <w:r w:rsidR="00200D85" w:rsidRPr="00680027">
        <w:rPr>
          <w:sz w:val="24"/>
          <w:szCs w:val="24"/>
        </w:rPr>
        <w:t>count</w:t>
      </w:r>
      <w:r w:rsidR="00B21167" w:rsidRPr="00680027">
        <w:rPr>
          <w:sz w:val="24"/>
          <w:szCs w:val="24"/>
        </w:rPr>
        <w:t>ed</w:t>
      </w:r>
      <w:r w:rsidR="00200D85" w:rsidRPr="00680027">
        <w:rPr>
          <w:sz w:val="24"/>
          <w:szCs w:val="24"/>
        </w:rPr>
        <w:t xml:space="preserve"> as “essential travel”, </w:t>
      </w:r>
      <w:r w:rsidR="009E7099" w:rsidRPr="00680027">
        <w:rPr>
          <w:sz w:val="24"/>
          <w:szCs w:val="24"/>
        </w:rPr>
        <w:t>which left</w:t>
      </w:r>
      <w:r w:rsidR="00200D85" w:rsidRPr="00680027">
        <w:rPr>
          <w:sz w:val="24"/>
          <w:szCs w:val="24"/>
        </w:rPr>
        <w:t xml:space="preserve"> the </w:t>
      </w:r>
      <w:r w:rsidR="00C67EE6" w:rsidRPr="00680027">
        <w:rPr>
          <w:sz w:val="24"/>
          <w:szCs w:val="24"/>
        </w:rPr>
        <w:t>fate of family reunification in the hands of individual border officers</w:t>
      </w:r>
      <w:r w:rsidR="00FB62D7" w:rsidRPr="00680027">
        <w:rPr>
          <w:sz w:val="24"/>
          <w:szCs w:val="24"/>
        </w:rPr>
        <w:t xml:space="preserve"> with varying results.</w:t>
      </w:r>
      <w:r w:rsidR="00D94F6E" w:rsidRPr="00132652">
        <w:rPr>
          <w:rStyle w:val="FootnoteReference"/>
          <w:sz w:val="24"/>
          <w:szCs w:val="24"/>
        </w:rPr>
        <w:footnoteReference w:id="84"/>
      </w:r>
      <w:r w:rsidR="00C67EE6" w:rsidRPr="00680027">
        <w:rPr>
          <w:sz w:val="24"/>
          <w:szCs w:val="24"/>
        </w:rPr>
        <w:t xml:space="preserve"> </w:t>
      </w:r>
      <w:r w:rsidR="00056AF2">
        <w:rPr>
          <w:sz w:val="24"/>
          <w:szCs w:val="24"/>
        </w:rPr>
        <w:t>On June 8,</w:t>
      </w:r>
      <w:r w:rsidR="006D1976">
        <w:rPr>
          <w:sz w:val="24"/>
          <w:szCs w:val="24"/>
        </w:rPr>
        <w:t xml:space="preserve"> the federal government clarified that family reunification </w:t>
      </w:r>
      <w:r w:rsidR="004C44B2">
        <w:rPr>
          <w:sz w:val="24"/>
          <w:szCs w:val="24"/>
        </w:rPr>
        <w:t>can</w:t>
      </w:r>
      <w:r w:rsidR="006D1976">
        <w:rPr>
          <w:sz w:val="24"/>
          <w:szCs w:val="24"/>
        </w:rPr>
        <w:t xml:space="preserve"> count as essential travel</w:t>
      </w:r>
      <w:r w:rsidR="00056AF2">
        <w:rPr>
          <w:sz w:val="24"/>
          <w:szCs w:val="24"/>
        </w:rPr>
        <w:t>.</w:t>
      </w:r>
      <w:r w:rsidR="00470BDE">
        <w:rPr>
          <w:rStyle w:val="FootnoteReference"/>
          <w:sz w:val="24"/>
          <w:szCs w:val="24"/>
        </w:rPr>
        <w:footnoteReference w:id="85"/>
      </w:r>
      <w:r w:rsidR="00056AF2">
        <w:rPr>
          <w:sz w:val="24"/>
          <w:szCs w:val="24"/>
        </w:rPr>
        <w:t xml:space="preserve"> However,</w:t>
      </w:r>
      <w:r w:rsidR="004123A8">
        <w:rPr>
          <w:sz w:val="24"/>
          <w:szCs w:val="24"/>
        </w:rPr>
        <w:t xml:space="preserve"> since such trips</w:t>
      </w:r>
      <w:r w:rsidR="00CC5ACB">
        <w:rPr>
          <w:sz w:val="24"/>
          <w:szCs w:val="24"/>
        </w:rPr>
        <w:t xml:space="preserve"> will only be presumed to count as “essential” if it is for</w:t>
      </w:r>
      <w:r w:rsidR="00056AF2">
        <w:rPr>
          <w:sz w:val="24"/>
          <w:szCs w:val="24"/>
        </w:rPr>
        <w:t xml:space="preserve"> a </w:t>
      </w:r>
      <w:r w:rsidR="00EB5248">
        <w:rPr>
          <w:sz w:val="24"/>
          <w:szCs w:val="24"/>
        </w:rPr>
        <w:t>minimum stay of 15 days</w:t>
      </w:r>
      <w:r w:rsidR="00CC5ACB">
        <w:rPr>
          <w:sz w:val="24"/>
          <w:szCs w:val="24"/>
        </w:rPr>
        <w:t>,</w:t>
      </w:r>
      <w:r w:rsidR="00095170">
        <w:rPr>
          <w:rStyle w:val="FootnoteReference"/>
          <w:sz w:val="24"/>
          <w:szCs w:val="24"/>
        </w:rPr>
        <w:footnoteReference w:id="86"/>
      </w:r>
      <w:r w:rsidR="00CC5ACB">
        <w:rPr>
          <w:sz w:val="24"/>
          <w:szCs w:val="24"/>
        </w:rPr>
        <w:t xml:space="preserve"> families</w:t>
      </w:r>
      <w:r w:rsidR="00095170">
        <w:rPr>
          <w:sz w:val="24"/>
          <w:szCs w:val="24"/>
        </w:rPr>
        <w:t xml:space="preserve"> that can only make short trips</w:t>
      </w:r>
      <w:r w:rsidR="00CC5ACB">
        <w:rPr>
          <w:sz w:val="24"/>
          <w:szCs w:val="24"/>
        </w:rPr>
        <w:t xml:space="preserve"> </w:t>
      </w:r>
      <w:r w:rsidR="00095170">
        <w:rPr>
          <w:sz w:val="24"/>
          <w:szCs w:val="24"/>
        </w:rPr>
        <w:t>because</w:t>
      </w:r>
      <w:r w:rsidR="004123A8">
        <w:rPr>
          <w:sz w:val="24"/>
          <w:szCs w:val="24"/>
        </w:rPr>
        <w:t xml:space="preserve"> one spouse works on the other side of the border </w:t>
      </w:r>
      <w:r w:rsidR="00095170">
        <w:rPr>
          <w:sz w:val="24"/>
          <w:szCs w:val="24"/>
        </w:rPr>
        <w:t xml:space="preserve">will still </w:t>
      </w:r>
      <w:r w:rsidR="005C4D61">
        <w:rPr>
          <w:sz w:val="24"/>
          <w:szCs w:val="24"/>
        </w:rPr>
        <w:t>have their reunification</w:t>
      </w:r>
      <w:r w:rsidR="00095170">
        <w:rPr>
          <w:sz w:val="24"/>
          <w:szCs w:val="24"/>
        </w:rPr>
        <w:t xml:space="preserve"> subject to the discretion of individual CBSA officers.</w:t>
      </w:r>
      <w:r w:rsidR="00C01424">
        <w:rPr>
          <w:sz w:val="24"/>
          <w:szCs w:val="24"/>
        </w:rPr>
        <w:t xml:space="preserve"> </w:t>
      </w:r>
    </w:p>
    <w:tbl>
      <w:tblPr>
        <w:tblStyle w:val="TableGrid"/>
        <w:tblW w:w="0" w:type="auto"/>
        <w:tblLook w:val="04A0" w:firstRow="1" w:lastRow="0" w:firstColumn="1" w:lastColumn="0" w:noHBand="0" w:noVBand="1"/>
      </w:tblPr>
      <w:tblGrid>
        <w:gridCol w:w="9576"/>
      </w:tblGrid>
      <w:tr w:rsidR="0022159B" w:rsidRPr="00132652" w14:paraId="6F221448" w14:textId="77777777" w:rsidTr="0022159B">
        <w:tc>
          <w:tcPr>
            <w:tcW w:w="9576" w:type="dxa"/>
          </w:tcPr>
          <w:p w14:paraId="1E72C496" w14:textId="64C5484F" w:rsidR="005A312C" w:rsidRPr="00132652" w:rsidRDefault="005A312C">
            <w:pPr>
              <w:rPr>
                <w:i/>
                <w:iCs/>
                <w:sz w:val="24"/>
                <w:szCs w:val="24"/>
                <w:rPrChange w:id="1393" w:author="Tashi Alford-Duguid" w:date="2020-06-15T12:17:00Z">
                  <w:rPr>
                    <w:i/>
                    <w:iCs/>
                    <w:sz w:val="24"/>
                    <w:szCs w:val="24"/>
                    <w:lang w:val="en-US"/>
                  </w:rPr>
                </w:rPrChange>
              </w:rPr>
              <w:pPrChange w:id="1394" w:author="Unknown" w:date="2020-06-11T13:32:00Z">
                <w:pPr>
                  <w:jc w:val="both"/>
                </w:pPr>
              </w:pPrChange>
            </w:pPr>
            <w:r w:rsidRPr="00132652">
              <w:rPr>
                <w:i/>
                <w:iCs/>
                <w:sz w:val="24"/>
                <w:szCs w:val="24"/>
                <w:rPrChange w:id="1395" w:author="Tashi Alford-Duguid" w:date="2020-06-15T12:17:00Z">
                  <w:rPr>
                    <w:i/>
                    <w:iCs/>
                    <w:sz w:val="24"/>
                    <w:szCs w:val="24"/>
                    <w:lang w:val="en-US"/>
                  </w:rPr>
                </w:rPrChange>
              </w:rPr>
              <w:t>CIVIL LIBERTIES GRADE FOR CLOSURE OF INTERNATIONAL BORDER:</w:t>
            </w:r>
            <w:r w:rsidR="007E4C27" w:rsidRPr="00132652">
              <w:rPr>
                <w:i/>
                <w:iCs/>
                <w:sz w:val="24"/>
                <w:szCs w:val="24"/>
                <w:rPrChange w:id="1396" w:author="Tashi Alford-Duguid" w:date="2020-06-15T12:17:00Z">
                  <w:rPr>
                    <w:i/>
                    <w:iCs/>
                    <w:sz w:val="24"/>
                    <w:szCs w:val="24"/>
                    <w:lang w:val="en-US"/>
                  </w:rPr>
                </w:rPrChange>
              </w:rPr>
              <w:t xml:space="preserve"> </w:t>
            </w:r>
            <w:r w:rsidR="00ED7EDA" w:rsidRPr="00132652">
              <w:rPr>
                <w:b/>
                <w:bCs/>
                <w:sz w:val="24"/>
                <w:szCs w:val="24"/>
                <w:u w:val="single"/>
                <w:rPrChange w:id="1397" w:author="Tashi Alford-Duguid" w:date="2020-06-15T12:17:00Z">
                  <w:rPr>
                    <w:b/>
                    <w:bCs/>
                    <w:sz w:val="24"/>
                    <w:szCs w:val="24"/>
                    <w:u w:val="single"/>
                    <w:lang w:val="en-US"/>
                  </w:rPr>
                </w:rPrChange>
              </w:rPr>
              <w:t>C+</w:t>
            </w:r>
          </w:p>
          <w:p w14:paraId="0E4C1AB5" w14:textId="77777777" w:rsidR="005A312C" w:rsidRPr="00132652" w:rsidRDefault="005A312C">
            <w:pPr>
              <w:rPr>
                <w:i/>
                <w:iCs/>
                <w:sz w:val="24"/>
                <w:szCs w:val="24"/>
                <w:rPrChange w:id="1398" w:author="Tashi Alford-Duguid" w:date="2020-06-15T12:17:00Z">
                  <w:rPr>
                    <w:i/>
                    <w:iCs/>
                    <w:sz w:val="24"/>
                    <w:szCs w:val="24"/>
                    <w:lang w:val="en-US"/>
                  </w:rPr>
                </w:rPrChange>
              </w:rPr>
              <w:pPrChange w:id="1399" w:author="Unknown" w:date="2020-06-11T13:32:00Z">
                <w:pPr>
                  <w:jc w:val="both"/>
                </w:pPr>
              </w:pPrChange>
            </w:pPr>
          </w:p>
          <w:p w14:paraId="0E7CCA48" w14:textId="77777777" w:rsidR="005A312C" w:rsidRPr="00132652" w:rsidRDefault="005A312C">
            <w:pPr>
              <w:rPr>
                <w:b/>
                <w:bCs/>
                <w:sz w:val="24"/>
                <w:szCs w:val="24"/>
                <w:rPrChange w:id="1400" w:author="Tashi Alford-Duguid" w:date="2020-06-15T12:17:00Z">
                  <w:rPr>
                    <w:b/>
                    <w:bCs/>
                    <w:sz w:val="24"/>
                    <w:szCs w:val="24"/>
                    <w:lang w:val="en-US"/>
                  </w:rPr>
                </w:rPrChange>
              </w:rPr>
              <w:pPrChange w:id="1401" w:author="Unknown" w:date="2020-06-11T13:32:00Z">
                <w:pPr>
                  <w:jc w:val="both"/>
                </w:pPr>
              </w:pPrChange>
            </w:pPr>
            <w:r w:rsidRPr="00132652">
              <w:rPr>
                <w:b/>
                <w:bCs/>
                <w:sz w:val="24"/>
                <w:szCs w:val="24"/>
                <w:rPrChange w:id="1402" w:author="Tashi Alford-Duguid" w:date="2020-06-15T12:17:00Z">
                  <w:rPr>
                    <w:b/>
                    <w:bCs/>
                    <w:sz w:val="24"/>
                    <w:szCs w:val="24"/>
                    <w:lang w:val="en-US"/>
                  </w:rPr>
                </w:rPrChange>
              </w:rPr>
              <w:t>Necessity:</w:t>
            </w:r>
          </w:p>
          <w:p w14:paraId="17FD43F5" w14:textId="005AC5A9" w:rsidR="00184952" w:rsidRPr="00680027" w:rsidRDefault="00D604EF" w:rsidP="00680027">
            <w:pPr>
              <w:rPr>
                <w:sz w:val="24"/>
                <w:szCs w:val="24"/>
              </w:rPr>
            </w:pPr>
            <w:r w:rsidRPr="00680027">
              <w:rPr>
                <w:sz w:val="24"/>
                <w:szCs w:val="24"/>
              </w:rPr>
              <w:t>It is arguable that the</w:t>
            </w:r>
            <w:r w:rsidR="00CC29D6" w:rsidRPr="00680027">
              <w:rPr>
                <w:sz w:val="24"/>
                <w:szCs w:val="24"/>
              </w:rPr>
              <w:t xml:space="preserve"> closure of international borders </w:t>
            </w:r>
            <w:r w:rsidRPr="00680027">
              <w:rPr>
                <w:sz w:val="24"/>
                <w:szCs w:val="24"/>
              </w:rPr>
              <w:t>was necessary</w:t>
            </w:r>
            <w:r w:rsidR="00CC29D6" w:rsidRPr="00680027">
              <w:rPr>
                <w:sz w:val="24"/>
                <w:szCs w:val="24"/>
              </w:rPr>
              <w:t xml:space="preserve"> to slow the spread of the </w:t>
            </w:r>
            <w:r w:rsidR="00CC29D6" w:rsidRPr="00680027">
              <w:rPr>
                <w:sz w:val="24"/>
                <w:szCs w:val="24"/>
              </w:rPr>
              <w:lastRenderedPageBreak/>
              <w:t>virus. Many countries in the world have shut their borders; the virus was initially dispersed throughout the globe through international travel.</w:t>
            </w:r>
            <w:r w:rsidR="00357B5D" w:rsidRPr="00680027">
              <w:rPr>
                <w:sz w:val="24"/>
                <w:szCs w:val="24"/>
              </w:rPr>
              <w:t xml:space="preserve"> </w:t>
            </w:r>
            <w:r w:rsidR="002074DC" w:rsidRPr="00680027">
              <w:rPr>
                <w:sz w:val="24"/>
                <w:szCs w:val="24"/>
              </w:rPr>
              <w:t xml:space="preserve">That said, </w:t>
            </w:r>
            <w:r w:rsidR="004B1DD8" w:rsidRPr="00680027">
              <w:rPr>
                <w:sz w:val="24"/>
                <w:szCs w:val="24"/>
              </w:rPr>
              <w:t>th</w:t>
            </w:r>
            <w:r w:rsidR="00FA0921" w:rsidRPr="00680027">
              <w:rPr>
                <w:sz w:val="24"/>
                <w:szCs w:val="24"/>
              </w:rPr>
              <w:t>e</w:t>
            </w:r>
            <w:r w:rsidR="004B1DD8" w:rsidRPr="00680027">
              <w:rPr>
                <w:sz w:val="24"/>
                <w:szCs w:val="24"/>
              </w:rPr>
              <w:t xml:space="preserve"> </w:t>
            </w:r>
            <w:r w:rsidR="0031106D" w:rsidRPr="00680027">
              <w:rPr>
                <w:sz w:val="24"/>
                <w:szCs w:val="24"/>
              </w:rPr>
              <w:t xml:space="preserve">decision </w:t>
            </w:r>
            <w:r w:rsidR="00FA0921" w:rsidRPr="00680027">
              <w:rPr>
                <w:sz w:val="24"/>
                <w:szCs w:val="24"/>
              </w:rPr>
              <w:t>to shut the borders</w:t>
            </w:r>
            <w:r w:rsidR="004B1DD8" w:rsidRPr="00680027">
              <w:rPr>
                <w:sz w:val="24"/>
                <w:szCs w:val="24"/>
              </w:rPr>
              <w:t xml:space="preserve"> </w:t>
            </w:r>
            <w:r w:rsidR="00FA0921" w:rsidRPr="00680027">
              <w:rPr>
                <w:sz w:val="24"/>
                <w:szCs w:val="24"/>
              </w:rPr>
              <w:t>i</w:t>
            </w:r>
            <w:r w:rsidR="004B1DD8" w:rsidRPr="00680027">
              <w:rPr>
                <w:sz w:val="24"/>
                <w:szCs w:val="24"/>
              </w:rPr>
              <w:t xml:space="preserve">s </w:t>
            </w:r>
            <w:r w:rsidR="0031106D" w:rsidRPr="00680027">
              <w:rPr>
                <w:sz w:val="24"/>
                <w:szCs w:val="24"/>
              </w:rPr>
              <w:t xml:space="preserve">not without controversy. </w:t>
            </w:r>
            <w:r w:rsidR="00C96575" w:rsidRPr="00680027">
              <w:rPr>
                <w:sz w:val="24"/>
                <w:szCs w:val="24"/>
              </w:rPr>
              <w:t xml:space="preserve">Some health experts </w:t>
            </w:r>
            <w:r w:rsidR="00956F0E" w:rsidRPr="00680027">
              <w:rPr>
                <w:sz w:val="24"/>
                <w:szCs w:val="24"/>
              </w:rPr>
              <w:t>such as</w:t>
            </w:r>
            <w:r w:rsidR="00FB6B5B" w:rsidRPr="00680027">
              <w:rPr>
                <w:sz w:val="24"/>
                <w:szCs w:val="24"/>
              </w:rPr>
              <w:t xml:space="preserve"> </w:t>
            </w:r>
            <w:r w:rsidR="00951947" w:rsidRPr="00680027">
              <w:rPr>
                <w:sz w:val="24"/>
                <w:szCs w:val="24"/>
              </w:rPr>
              <w:t>Canadian</w:t>
            </w:r>
            <w:r w:rsidR="00FB6B5B" w:rsidRPr="00680027">
              <w:rPr>
                <w:sz w:val="24"/>
                <w:szCs w:val="24"/>
              </w:rPr>
              <w:t xml:space="preserve"> Health </w:t>
            </w:r>
            <w:r w:rsidR="00951947" w:rsidRPr="00680027">
              <w:rPr>
                <w:sz w:val="24"/>
                <w:szCs w:val="24"/>
              </w:rPr>
              <w:t>Minister</w:t>
            </w:r>
            <w:r w:rsidR="00FB6B5B" w:rsidRPr="00680027">
              <w:rPr>
                <w:sz w:val="24"/>
                <w:szCs w:val="24"/>
              </w:rPr>
              <w:t xml:space="preserve"> </w:t>
            </w:r>
            <w:r w:rsidR="00951947" w:rsidRPr="00680027">
              <w:rPr>
                <w:sz w:val="24"/>
                <w:szCs w:val="24"/>
              </w:rPr>
              <w:t>Patty Ha</w:t>
            </w:r>
            <w:r w:rsidR="00132652">
              <w:rPr>
                <w:sz w:val="24"/>
                <w:szCs w:val="24"/>
              </w:rPr>
              <w:t>j</w:t>
            </w:r>
            <w:r w:rsidR="00951947" w:rsidRPr="00680027">
              <w:rPr>
                <w:sz w:val="24"/>
                <w:szCs w:val="24"/>
              </w:rPr>
              <w:t>du</w:t>
            </w:r>
            <w:r w:rsidR="00EF3A5D" w:rsidRPr="00680027">
              <w:rPr>
                <w:sz w:val="24"/>
                <w:szCs w:val="24"/>
              </w:rPr>
              <w:t xml:space="preserve"> </w:t>
            </w:r>
            <w:r w:rsidR="00060194" w:rsidRPr="00680027">
              <w:rPr>
                <w:sz w:val="24"/>
                <w:szCs w:val="24"/>
              </w:rPr>
              <w:t xml:space="preserve">and Chief </w:t>
            </w:r>
            <w:r w:rsidR="005F730F" w:rsidRPr="00680027">
              <w:rPr>
                <w:sz w:val="24"/>
                <w:szCs w:val="24"/>
              </w:rPr>
              <w:t>Public Health Officer initially stated</w:t>
            </w:r>
            <w:r w:rsidR="00951947" w:rsidRPr="00680027">
              <w:rPr>
                <w:sz w:val="24"/>
                <w:szCs w:val="24"/>
              </w:rPr>
              <w:t xml:space="preserve"> </w:t>
            </w:r>
            <w:r w:rsidR="00956F0E" w:rsidRPr="00680027">
              <w:rPr>
                <w:sz w:val="24"/>
                <w:szCs w:val="24"/>
              </w:rPr>
              <w:t>that border closures may be ineffective given the practical difficulty of screening at airports,</w:t>
            </w:r>
            <w:r w:rsidR="00956F0E" w:rsidRPr="00680027">
              <w:rPr>
                <w:rStyle w:val="FootnoteReference"/>
                <w:sz w:val="24"/>
                <w:szCs w:val="24"/>
              </w:rPr>
              <w:footnoteReference w:id="87"/>
            </w:r>
            <w:r w:rsidR="00956F0E" w:rsidRPr="00680027">
              <w:rPr>
                <w:sz w:val="24"/>
                <w:szCs w:val="24"/>
              </w:rPr>
              <w:t xml:space="preserve"> although Dr. Tam later reversed her opinion.</w:t>
            </w:r>
            <w:r w:rsidR="0028170C" w:rsidRPr="00680027">
              <w:rPr>
                <w:rStyle w:val="FootnoteReference"/>
                <w:sz w:val="24"/>
                <w:szCs w:val="24"/>
              </w:rPr>
              <w:footnoteReference w:id="88"/>
            </w:r>
          </w:p>
          <w:p w14:paraId="202211B8" w14:textId="77777777" w:rsidR="00184952" w:rsidRPr="00132652" w:rsidRDefault="00184952">
            <w:pPr>
              <w:rPr>
                <w:sz w:val="24"/>
                <w:szCs w:val="24"/>
                <w:rPrChange w:id="1409" w:author="Tashi Alford-Duguid" w:date="2020-06-15T12:17:00Z">
                  <w:rPr>
                    <w:sz w:val="24"/>
                    <w:szCs w:val="24"/>
                    <w:lang w:val="en-US"/>
                  </w:rPr>
                </w:rPrChange>
              </w:rPr>
              <w:pPrChange w:id="1410" w:author="Unknown" w:date="2020-06-11T13:32:00Z">
                <w:pPr>
                  <w:jc w:val="both"/>
                </w:pPr>
              </w:pPrChange>
            </w:pPr>
          </w:p>
          <w:p w14:paraId="7212E880" w14:textId="77777777" w:rsidR="005A312C" w:rsidRPr="00132652" w:rsidRDefault="005A312C">
            <w:pPr>
              <w:rPr>
                <w:b/>
                <w:bCs/>
                <w:sz w:val="24"/>
                <w:szCs w:val="24"/>
                <w:rPrChange w:id="1411" w:author="Tashi Alford-Duguid" w:date="2020-06-15T12:17:00Z">
                  <w:rPr>
                    <w:b/>
                    <w:bCs/>
                    <w:sz w:val="24"/>
                    <w:szCs w:val="24"/>
                    <w:lang w:val="en-US"/>
                  </w:rPr>
                </w:rPrChange>
              </w:rPr>
              <w:pPrChange w:id="1412" w:author="Unknown" w:date="2020-06-11T13:32:00Z">
                <w:pPr>
                  <w:jc w:val="both"/>
                </w:pPr>
              </w:pPrChange>
            </w:pPr>
            <w:r w:rsidRPr="00132652">
              <w:rPr>
                <w:b/>
                <w:bCs/>
                <w:sz w:val="24"/>
                <w:szCs w:val="24"/>
                <w:rPrChange w:id="1413" w:author="Tashi Alford-Duguid" w:date="2020-06-15T12:17:00Z">
                  <w:rPr>
                    <w:b/>
                    <w:bCs/>
                    <w:sz w:val="24"/>
                    <w:szCs w:val="24"/>
                    <w:lang w:val="en-US"/>
                  </w:rPr>
                </w:rPrChange>
              </w:rPr>
              <w:t>Proportionality:</w:t>
            </w:r>
          </w:p>
          <w:p w14:paraId="5D8CD726" w14:textId="67DCCBAD" w:rsidR="008D3B24" w:rsidRPr="00132652" w:rsidRDefault="00822427">
            <w:pPr>
              <w:rPr>
                <w:sz w:val="24"/>
                <w:szCs w:val="24"/>
                <w:rPrChange w:id="1414" w:author="Tashi Alford-Duguid" w:date="2020-06-15T12:17:00Z">
                  <w:rPr>
                    <w:sz w:val="24"/>
                    <w:szCs w:val="24"/>
                    <w:lang w:val="en-US"/>
                  </w:rPr>
                </w:rPrChange>
              </w:rPr>
              <w:pPrChange w:id="1415" w:author="Unknown" w:date="2020-06-11T13:32:00Z">
                <w:pPr>
                  <w:jc w:val="both"/>
                </w:pPr>
              </w:pPrChange>
            </w:pPr>
            <w:r w:rsidRPr="00132652">
              <w:rPr>
                <w:sz w:val="24"/>
                <w:szCs w:val="24"/>
                <w:rPrChange w:id="1416" w:author="Tashi Alford-Duguid" w:date="2020-06-15T12:17:00Z">
                  <w:rPr>
                    <w:sz w:val="24"/>
                    <w:szCs w:val="24"/>
                    <w:lang w:val="en-US"/>
                  </w:rPr>
                </w:rPrChange>
              </w:rPr>
              <w:t>While the</w:t>
            </w:r>
            <w:r w:rsidR="00893EDA" w:rsidRPr="00132652">
              <w:rPr>
                <w:sz w:val="24"/>
                <w:szCs w:val="24"/>
                <w:rPrChange w:id="1417" w:author="Tashi Alford-Duguid" w:date="2020-06-15T12:17:00Z">
                  <w:rPr>
                    <w:sz w:val="24"/>
                    <w:szCs w:val="24"/>
                    <w:lang w:val="en-US"/>
                  </w:rPr>
                </w:rPrChange>
              </w:rPr>
              <w:t xml:space="preserve"> border closure</w:t>
            </w:r>
            <w:r w:rsidRPr="00132652">
              <w:rPr>
                <w:sz w:val="24"/>
                <w:szCs w:val="24"/>
                <w:rPrChange w:id="1418" w:author="Tashi Alford-Duguid" w:date="2020-06-15T12:17:00Z">
                  <w:rPr>
                    <w:sz w:val="24"/>
                    <w:szCs w:val="24"/>
                    <w:lang w:val="en-US"/>
                  </w:rPr>
                </w:rPrChange>
              </w:rPr>
              <w:t>s do contain numerous exceptions, the omission of an exception for cross-</w:t>
            </w:r>
            <w:r w:rsidRPr="00680027">
              <w:rPr>
                <w:sz w:val="24"/>
                <w:szCs w:val="24"/>
              </w:rPr>
              <w:t xml:space="preserve">border </w:t>
            </w:r>
            <w:r w:rsidR="1E24B539" w:rsidRPr="00680027">
              <w:rPr>
                <w:sz w:val="24"/>
                <w:szCs w:val="24"/>
              </w:rPr>
              <w:t>families</w:t>
            </w:r>
            <w:r w:rsidR="00893EDA" w:rsidRPr="00680027">
              <w:rPr>
                <w:sz w:val="24"/>
                <w:szCs w:val="24"/>
              </w:rPr>
              <w:t xml:space="preserve"> has been disproportionate in theory and practice, subjecting cross-border </w:t>
            </w:r>
            <w:r w:rsidR="2F88F704" w:rsidRPr="00680027">
              <w:rPr>
                <w:sz w:val="24"/>
                <w:szCs w:val="24"/>
              </w:rPr>
              <w:t xml:space="preserve">families </w:t>
            </w:r>
            <w:r w:rsidR="00893EDA" w:rsidRPr="00680027">
              <w:rPr>
                <w:sz w:val="24"/>
                <w:szCs w:val="24"/>
              </w:rPr>
              <w:t xml:space="preserve">to arbitrary decision-making </w:t>
            </w:r>
            <w:r w:rsidR="000B10E0" w:rsidRPr="00680027">
              <w:rPr>
                <w:sz w:val="24"/>
                <w:szCs w:val="24"/>
              </w:rPr>
              <w:t>by</w:t>
            </w:r>
            <w:r w:rsidR="00893EDA" w:rsidRPr="00680027">
              <w:rPr>
                <w:sz w:val="24"/>
                <w:szCs w:val="24"/>
              </w:rPr>
              <w:t xml:space="preserve"> individual border guards. Absent</w:t>
            </w:r>
            <w:r w:rsidR="00500B28" w:rsidRPr="00680027">
              <w:rPr>
                <w:sz w:val="24"/>
                <w:szCs w:val="24"/>
              </w:rPr>
              <w:t xml:space="preserve"> clear gu</w:t>
            </w:r>
            <w:r w:rsidR="00C45066" w:rsidRPr="00680027">
              <w:rPr>
                <w:sz w:val="24"/>
                <w:szCs w:val="24"/>
              </w:rPr>
              <w:t>idance</w:t>
            </w:r>
            <w:r w:rsidR="000F338C" w:rsidRPr="00680027">
              <w:rPr>
                <w:sz w:val="24"/>
                <w:szCs w:val="24"/>
              </w:rPr>
              <w:t xml:space="preserve"> on </w:t>
            </w:r>
            <w:r w:rsidR="00286297" w:rsidRPr="00680027">
              <w:rPr>
                <w:sz w:val="24"/>
                <w:szCs w:val="24"/>
              </w:rPr>
              <w:t xml:space="preserve">whether to let </w:t>
            </w:r>
            <w:r w:rsidR="08282732" w:rsidRPr="00680027">
              <w:rPr>
                <w:sz w:val="24"/>
                <w:szCs w:val="24"/>
              </w:rPr>
              <w:t xml:space="preserve">members of </w:t>
            </w:r>
            <w:r w:rsidR="00286297" w:rsidRPr="00680027">
              <w:rPr>
                <w:sz w:val="24"/>
                <w:szCs w:val="24"/>
              </w:rPr>
              <w:t xml:space="preserve">cross-border </w:t>
            </w:r>
            <w:r w:rsidR="666D8220" w:rsidRPr="00680027">
              <w:rPr>
                <w:sz w:val="24"/>
                <w:szCs w:val="24"/>
              </w:rPr>
              <w:t>families</w:t>
            </w:r>
            <w:r w:rsidR="00286297" w:rsidRPr="00680027">
              <w:rPr>
                <w:sz w:val="24"/>
                <w:szCs w:val="24"/>
              </w:rPr>
              <w:t xml:space="preserve"> </w:t>
            </w:r>
            <w:r w:rsidR="00286297" w:rsidRPr="00680027">
              <w:rPr>
                <w:sz w:val="24"/>
                <w:szCs w:val="24"/>
              </w:rPr>
              <w:t>through</w:t>
            </w:r>
            <w:r w:rsidR="00C45066" w:rsidRPr="00680027">
              <w:rPr>
                <w:sz w:val="24"/>
                <w:szCs w:val="24"/>
              </w:rPr>
              <w:t xml:space="preserve">, some border guards have been rejecting family reunification </w:t>
            </w:r>
            <w:r w:rsidR="006D24CC" w:rsidRPr="00680027">
              <w:rPr>
                <w:sz w:val="24"/>
                <w:szCs w:val="24"/>
              </w:rPr>
              <w:t xml:space="preserve">as a form of essential travel, even though cross-border spouses are </w:t>
            </w:r>
            <w:r w:rsidR="00D46F14" w:rsidRPr="00680027">
              <w:rPr>
                <w:sz w:val="24"/>
                <w:szCs w:val="24"/>
              </w:rPr>
              <w:t>among the best equipped to carry out 14 days of self</w:t>
            </w:r>
            <w:r w:rsidR="000B10E0" w:rsidRPr="00680027">
              <w:rPr>
                <w:sz w:val="24"/>
                <w:szCs w:val="24"/>
              </w:rPr>
              <w:t>-</w:t>
            </w:r>
            <w:r w:rsidR="00D46F14" w:rsidRPr="00680027">
              <w:rPr>
                <w:sz w:val="24"/>
                <w:szCs w:val="24"/>
              </w:rPr>
              <w:t>isolation.</w:t>
            </w:r>
            <w:r w:rsidR="00286297" w:rsidRPr="00680027">
              <w:rPr>
                <w:sz w:val="24"/>
                <w:szCs w:val="24"/>
              </w:rPr>
              <w:t xml:space="preserve"> Other border guards have been demanding documentary proof such as marriage certificates, </w:t>
            </w:r>
            <w:r w:rsidR="00B60BF7" w:rsidRPr="00680027">
              <w:rPr>
                <w:sz w:val="24"/>
                <w:szCs w:val="24"/>
              </w:rPr>
              <w:t xml:space="preserve">an unrealistic demand for those </w:t>
            </w:r>
            <w:r w:rsidR="0088416F" w:rsidRPr="00680027">
              <w:rPr>
                <w:sz w:val="24"/>
                <w:szCs w:val="24"/>
              </w:rPr>
              <w:t xml:space="preserve">who were caught across the border when the crisis unexpectedly hit. </w:t>
            </w:r>
          </w:p>
          <w:p w14:paraId="59CCD4B9" w14:textId="77777777" w:rsidR="005A312C" w:rsidRPr="00132652" w:rsidRDefault="005A312C">
            <w:pPr>
              <w:rPr>
                <w:b/>
                <w:bCs/>
                <w:sz w:val="24"/>
                <w:szCs w:val="24"/>
                <w:rPrChange w:id="1419" w:author="Tashi Alford-Duguid" w:date="2020-06-15T12:17:00Z">
                  <w:rPr>
                    <w:b/>
                    <w:bCs/>
                    <w:sz w:val="24"/>
                    <w:szCs w:val="24"/>
                    <w:lang w:val="en-US"/>
                  </w:rPr>
                </w:rPrChange>
              </w:rPr>
              <w:pPrChange w:id="1420" w:author="Unknown" w:date="2020-06-11T13:32:00Z">
                <w:pPr>
                  <w:jc w:val="both"/>
                </w:pPr>
              </w:pPrChange>
            </w:pPr>
          </w:p>
          <w:p w14:paraId="5563C24E" w14:textId="2D9E2F9F" w:rsidR="005A312C" w:rsidRPr="00132652" w:rsidRDefault="005A312C">
            <w:pPr>
              <w:rPr>
                <w:sz w:val="24"/>
                <w:szCs w:val="24"/>
                <w:rPrChange w:id="1421" w:author="Tashi Alford-Duguid" w:date="2020-06-15T12:17:00Z">
                  <w:rPr>
                    <w:sz w:val="24"/>
                    <w:szCs w:val="24"/>
                    <w:lang w:val="en-US"/>
                  </w:rPr>
                </w:rPrChange>
              </w:rPr>
              <w:pPrChange w:id="1422" w:author="Unknown" w:date="2020-06-11T13:32:00Z">
                <w:pPr>
                  <w:jc w:val="both"/>
                </w:pPr>
              </w:pPrChange>
            </w:pPr>
            <w:r w:rsidRPr="00132652">
              <w:rPr>
                <w:b/>
                <w:bCs/>
                <w:sz w:val="24"/>
                <w:szCs w:val="24"/>
                <w:rPrChange w:id="1423" w:author="Tashi Alford-Duguid" w:date="2020-06-15T12:17:00Z">
                  <w:rPr>
                    <w:b/>
                    <w:bCs/>
                    <w:sz w:val="24"/>
                    <w:szCs w:val="24"/>
                    <w:lang w:val="en-US"/>
                  </w:rPr>
                </w:rPrChange>
              </w:rPr>
              <w:t>Time limited:</w:t>
            </w:r>
            <w:r w:rsidR="0088416F" w:rsidRPr="00132652">
              <w:rPr>
                <w:b/>
                <w:bCs/>
                <w:sz w:val="24"/>
                <w:szCs w:val="24"/>
                <w:rPrChange w:id="1424" w:author="Tashi Alford-Duguid" w:date="2020-06-15T12:17:00Z">
                  <w:rPr>
                    <w:b/>
                    <w:bCs/>
                    <w:sz w:val="24"/>
                    <w:szCs w:val="24"/>
                    <w:lang w:val="en-US"/>
                  </w:rPr>
                </w:rPrChange>
              </w:rPr>
              <w:t xml:space="preserve"> </w:t>
            </w:r>
            <w:r w:rsidR="0088416F" w:rsidRPr="00132652">
              <w:rPr>
                <w:sz w:val="24"/>
                <w:szCs w:val="24"/>
                <w:rPrChange w:id="1425" w:author="Tashi Alford-Duguid" w:date="2020-06-15T12:17:00Z">
                  <w:rPr>
                    <w:sz w:val="24"/>
                    <w:szCs w:val="24"/>
                    <w:lang w:val="en-US"/>
                  </w:rPr>
                </w:rPrChange>
              </w:rPr>
              <w:t>The border closure</w:t>
            </w:r>
            <w:r w:rsidR="00AC40C5" w:rsidRPr="00132652">
              <w:rPr>
                <w:sz w:val="24"/>
                <w:szCs w:val="24"/>
                <w:rPrChange w:id="1426" w:author="Tashi Alford-Duguid" w:date="2020-06-15T12:17:00Z">
                  <w:rPr>
                    <w:sz w:val="24"/>
                    <w:szCs w:val="24"/>
                    <w:lang w:val="en-US"/>
                  </w:rPr>
                </w:rPrChange>
              </w:rPr>
              <w:t>s</w:t>
            </w:r>
            <w:r w:rsidR="0088416F" w:rsidRPr="00132652">
              <w:rPr>
                <w:sz w:val="24"/>
                <w:szCs w:val="24"/>
                <w:rPrChange w:id="1427" w:author="Tashi Alford-Duguid" w:date="2020-06-15T12:17:00Z">
                  <w:rPr>
                    <w:sz w:val="24"/>
                    <w:szCs w:val="24"/>
                    <w:lang w:val="en-US"/>
                  </w:rPr>
                </w:rPrChange>
              </w:rPr>
              <w:t xml:space="preserve"> ha</w:t>
            </w:r>
            <w:r w:rsidR="00AC40C5" w:rsidRPr="00132652">
              <w:rPr>
                <w:sz w:val="24"/>
                <w:szCs w:val="24"/>
                <w:rPrChange w:id="1428" w:author="Tashi Alford-Duguid" w:date="2020-06-15T12:17:00Z">
                  <w:rPr>
                    <w:sz w:val="24"/>
                    <w:szCs w:val="24"/>
                    <w:lang w:val="en-US"/>
                  </w:rPr>
                </w:rPrChange>
              </w:rPr>
              <w:t>ve</w:t>
            </w:r>
            <w:r w:rsidR="0088416F" w:rsidRPr="00132652">
              <w:rPr>
                <w:sz w:val="24"/>
                <w:szCs w:val="24"/>
                <w:rPrChange w:id="1429" w:author="Tashi Alford-Duguid" w:date="2020-06-15T12:17:00Z">
                  <w:rPr>
                    <w:sz w:val="24"/>
                    <w:szCs w:val="24"/>
                    <w:lang w:val="en-US"/>
                  </w:rPr>
                </w:rPrChange>
              </w:rPr>
              <w:t xml:space="preserve"> been time limite</w:t>
            </w:r>
            <w:r w:rsidR="00AC40C5" w:rsidRPr="00132652">
              <w:rPr>
                <w:sz w:val="24"/>
                <w:szCs w:val="24"/>
                <w:rPrChange w:id="1430" w:author="Tashi Alford-Duguid" w:date="2020-06-15T12:17:00Z">
                  <w:rPr>
                    <w:sz w:val="24"/>
                    <w:szCs w:val="24"/>
                    <w:lang w:val="en-US"/>
                  </w:rPr>
                </w:rPrChange>
              </w:rPr>
              <w:t>d</w:t>
            </w:r>
            <w:r w:rsidR="00331244" w:rsidRPr="00132652">
              <w:rPr>
                <w:sz w:val="24"/>
                <w:szCs w:val="24"/>
                <w:rPrChange w:id="1431" w:author="Tashi Alford-Duguid" w:date="2020-06-15T12:17:00Z">
                  <w:rPr>
                    <w:sz w:val="24"/>
                    <w:szCs w:val="24"/>
                    <w:lang w:val="en-US"/>
                  </w:rPr>
                </w:rPrChange>
              </w:rPr>
              <w:t xml:space="preserve"> in that they have had to be extended by 30 days at a time.</w:t>
            </w:r>
          </w:p>
        </w:tc>
      </w:tr>
    </w:tbl>
    <w:p w14:paraId="16932AB2" w14:textId="77777777" w:rsidR="0022159B" w:rsidRPr="00132652" w:rsidRDefault="0022159B">
      <w:pPr>
        <w:rPr>
          <w:sz w:val="24"/>
          <w:szCs w:val="24"/>
          <w:rPrChange w:id="1432" w:author="Tashi Alford-Duguid" w:date="2020-06-15T12:17:00Z">
            <w:rPr>
              <w:sz w:val="24"/>
              <w:szCs w:val="24"/>
              <w:lang w:val="en-US"/>
            </w:rPr>
          </w:rPrChange>
        </w:rPr>
        <w:pPrChange w:id="1433" w:author="Tashi Alford-Duguid" w:date="2020-06-11T13:32:00Z">
          <w:pPr>
            <w:jc w:val="both"/>
          </w:pPr>
        </w:pPrChange>
      </w:pPr>
    </w:p>
    <w:p w14:paraId="573114B3" w14:textId="5EA261EA" w:rsidR="00687CD9" w:rsidRPr="00132652" w:rsidRDefault="00687CD9">
      <w:pPr>
        <w:ind w:firstLine="720"/>
        <w:rPr>
          <w:i/>
          <w:sz w:val="24"/>
          <w:szCs w:val="24"/>
          <w:u w:val="single"/>
          <w:rPrChange w:id="1434" w:author="Tashi Alford-Duguid" w:date="2020-06-15T12:17:00Z">
            <w:rPr>
              <w:i/>
              <w:sz w:val="24"/>
              <w:szCs w:val="24"/>
              <w:u w:val="single"/>
              <w:lang w:val="en-US"/>
            </w:rPr>
          </w:rPrChange>
        </w:rPr>
        <w:pPrChange w:id="1435" w:author="Tashi Alford-Duguid" w:date="2020-06-11T13:32:00Z">
          <w:pPr>
            <w:ind w:firstLine="720"/>
            <w:jc w:val="both"/>
          </w:pPr>
        </w:pPrChange>
      </w:pPr>
      <w:commentRangeStart w:id="1436"/>
      <w:r w:rsidRPr="00132652">
        <w:rPr>
          <w:i/>
          <w:sz w:val="24"/>
          <w:szCs w:val="24"/>
          <w:u w:val="single"/>
          <w:rPrChange w:id="1437" w:author="Tashi Alford-Duguid" w:date="2020-06-15T12:17:00Z">
            <w:rPr>
              <w:i/>
              <w:sz w:val="24"/>
              <w:szCs w:val="24"/>
              <w:u w:val="single"/>
              <w:lang w:val="en-US"/>
            </w:rPr>
          </w:rPrChange>
        </w:rPr>
        <w:t>Interprovincial</w:t>
      </w:r>
      <w:commentRangeEnd w:id="1436"/>
      <w:r w:rsidRPr="00132652">
        <w:rPr>
          <w:rStyle w:val="CommentReference"/>
        </w:rPr>
        <w:commentReference w:id="1436"/>
      </w:r>
      <w:r w:rsidRPr="00132652">
        <w:rPr>
          <w:i/>
          <w:sz w:val="24"/>
          <w:szCs w:val="24"/>
          <w:u w:val="single"/>
          <w:rPrChange w:id="1438" w:author="Tashi Alford-Duguid" w:date="2020-06-15T12:17:00Z">
            <w:rPr>
              <w:i/>
              <w:sz w:val="24"/>
              <w:szCs w:val="24"/>
              <w:u w:val="single"/>
              <w:lang w:val="en-US"/>
            </w:rPr>
          </w:rPrChange>
        </w:rPr>
        <w:t xml:space="preserve"> </w:t>
      </w:r>
      <w:r w:rsidR="004F0C06" w:rsidRPr="00132652">
        <w:rPr>
          <w:i/>
          <w:sz w:val="24"/>
          <w:szCs w:val="24"/>
          <w:u w:val="single"/>
          <w:rPrChange w:id="1439" w:author="Tashi Alford-Duguid" w:date="2020-06-15T12:17:00Z">
            <w:rPr>
              <w:i/>
              <w:sz w:val="24"/>
              <w:szCs w:val="24"/>
              <w:u w:val="single"/>
              <w:lang w:val="en-US"/>
            </w:rPr>
          </w:rPrChange>
        </w:rPr>
        <w:t xml:space="preserve">and interterritorial </w:t>
      </w:r>
      <w:r w:rsidRPr="00132652">
        <w:rPr>
          <w:i/>
          <w:sz w:val="24"/>
          <w:szCs w:val="24"/>
          <w:u w:val="single"/>
          <w:rPrChange w:id="1440" w:author="Tashi Alford-Duguid" w:date="2020-06-15T12:17:00Z">
            <w:rPr>
              <w:i/>
              <w:sz w:val="24"/>
              <w:szCs w:val="24"/>
              <w:u w:val="single"/>
              <w:lang w:val="en-US"/>
            </w:rPr>
          </w:rPrChange>
        </w:rPr>
        <w:t>border</w:t>
      </w:r>
      <w:r w:rsidR="004F0C06" w:rsidRPr="00132652">
        <w:rPr>
          <w:i/>
          <w:sz w:val="24"/>
          <w:szCs w:val="24"/>
          <w:u w:val="single"/>
          <w:rPrChange w:id="1441" w:author="Tashi Alford-Duguid" w:date="2020-06-15T12:17:00Z">
            <w:rPr>
              <w:i/>
              <w:sz w:val="24"/>
              <w:szCs w:val="24"/>
              <w:u w:val="single"/>
              <w:lang w:val="en-US"/>
            </w:rPr>
          </w:rPrChange>
        </w:rPr>
        <w:t xml:space="preserve"> closures</w:t>
      </w:r>
    </w:p>
    <w:p w14:paraId="0B429DD1" w14:textId="1E578913" w:rsidR="00700DD3" w:rsidRPr="00132652" w:rsidRDefault="00BD3BD0">
      <w:pPr>
        <w:rPr>
          <w:sz w:val="24"/>
          <w:szCs w:val="24"/>
          <w:rPrChange w:id="1442" w:author="Tashi Alford-Duguid" w:date="2020-06-15T12:17:00Z">
            <w:rPr>
              <w:sz w:val="24"/>
              <w:szCs w:val="24"/>
              <w:lang w:val="en-US"/>
            </w:rPr>
          </w:rPrChange>
        </w:rPr>
        <w:pPrChange w:id="1443" w:author="Tashi Alford-Duguid" w:date="2020-06-11T13:32:00Z">
          <w:pPr>
            <w:jc w:val="both"/>
          </w:pPr>
        </w:pPrChange>
      </w:pPr>
      <w:r w:rsidRPr="00132652">
        <w:rPr>
          <w:sz w:val="24"/>
          <w:szCs w:val="24"/>
          <w:rPrChange w:id="1444" w:author="Tashi Alford-Duguid" w:date="2020-06-15T12:17:00Z">
            <w:rPr>
              <w:sz w:val="24"/>
              <w:szCs w:val="24"/>
              <w:lang w:val="en-US"/>
            </w:rPr>
          </w:rPrChange>
        </w:rPr>
        <w:t>Next, provincial and territorial borders</w:t>
      </w:r>
      <w:r w:rsidR="00EC4121" w:rsidRPr="00132652">
        <w:rPr>
          <w:sz w:val="24"/>
          <w:szCs w:val="24"/>
          <w:rPrChange w:id="1445" w:author="Tashi Alford-Duguid" w:date="2020-06-15T12:17:00Z">
            <w:rPr>
              <w:sz w:val="24"/>
              <w:szCs w:val="24"/>
              <w:lang w:val="en-US"/>
            </w:rPr>
          </w:rPrChange>
        </w:rPr>
        <w:t xml:space="preserve"> began to</w:t>
      </w:r>
      <w:r w:rsidRPr="00132652">
        <w:rPr>
          <w:sz w:val="24"/>
          <w:szCs w:val="24"/>
          <w:rPrChange w:id="1446" w:author="Tashi Alford-Duguid" w:date="2020-06-15T12:17:00Z">
            <w:rPr>
              <w:sz w:val="24"/>
              <w:szCs w:val="24"/>
              <w:lang w:val="en-US"/>
            </w:rPr>
          </w:rPrChange>
        </w:rPr>
        <w:t xml:space="preserve"> seal for the first time in Canadian history.</w:t>
      </w:r>
      <w:r w:rsidR="00EC4121" w:rsidRPr="00132652">
        <w:rPr>
          <w:sz w:val="24"/>
          <w:szCs w:val="24"/>
          <w:rPrChange w:id="1447" w:author="Tashi Alford-Duguid" w:date="2020-06-15T12:17:00Z">
            <w:rPr>
              <w:sz w:val="24"/>
              <w:szCs w:val="24"/>
              <w:lang w:val="en-US"/>
            </w:rPr>
          </w:rPrChange>
        </w:rPr>
        <w:t xml:space="preserve"> </w:t>
      </w:r>
      <w:r w:rsidR="009259FF" w:rsidRPr="00132652">
        <w:rPr>
          <w:sz w:val="24"/>
          <w:szCs w:val="24"/>
          <w:rPrChange w:id="1448" w:author="Tashi Alford-Duguid" w:date="2020-06-15T12:17:00Z">
            <w:rPr>
              <w:sz w:val="24"/>
              <w:szCs w:val="24"/>
              <w:lang w:val="en-US"/>
            </w:rPr>
          </w:rPrChange>
        </w:rPr>
        <w:t>O</w:t>
      </w:r>
      <w:r w:rsidR="00B9065B" w:rsidRPr="00132652">
        <w:rPr>
          <w:sz w:val="24"/>
          <w:szCs w:val="24"/>
          <w:rPrChange w:id="1449" w:author="Tashi Alford-Duguid" w:date="2020-06-15T12:17:00Z">
            <w:rPr>
              <w:sz w:val="24"/>
              <w:szCs w:val="24"/>
              <w:lang w:val="en-US"/>
            </w:rPr>
          </w:rPrChange>
        </w:rPr>
        <w:t>n March 2</w:t>
      </w:r>
      <w:r w:rsidR="004B45D1" w:rsidRPr="00132652">
        <w:rPr>
          <w:sz w:val="24"/>
          <w:szCs w:val="24"/>
          <w:rPrChange w:id="1450" w:author="Tashi Alford-Duguid" w:date="2020-06-15T12:17:00Z">
            <w:rPr>
              <w:sz w:val="24"/>
              <w:szCs w:val="24"/>
              <w:lang w:val="en-US"/>
            </w:rPr>
          </w:rPrChange>
        </w:rPr>
        <w:t>1</w:t>
      </w:r>
      <w:r w:rsidR="00B9065B" w:rsidRPr="00132652">
        <w:rPr>
          <w:sz w:val="24"/>
          <w:szCs w:val="24"/>
          <w:rPrChange w:id="1451" w:author="Tashi Alford-Duguid" w:date="2020-06-15T12:17:00Z">
            <w:rPr>
              <w:sz w:val="24"/>
              <w:szCs w:val="24"/>
              <w:lang w:val="en-US"/>
            </w:rPr>
          </w:rPrChange>
        </w:rPr>
        <w:t xml:space="preserve">, </w:t>
      </w:r>
      <w:r w:rsidR="004B45D1" w:rsidRPr="00132652">
        <w:rPr>
          <w:sz w:val="24"/>
          <w:szCs w:val="24"/>
          <w:rPrChange w:id="1452" w:author="Tashi Alford-Duguid" w:date="2020-06-15T12:17:00Z">
            <w:rPr>
              <w:sz w:val="24"/>
              <w:szCs w:val="24"/>
              <w:lang w:val="en-US"/>
            </w:rPr>
          </w:rPrChange>
        </w:rPr>
        <w:t xml:space="preserve">the Northwest Territories </w:t>
      </w:r>
      <w:r w:rsidR="00064C26" w:rsidRPr="00132652">
        <w:rPr>
          <w:sz w:val="24"/>
          <w:szCs w:val="24"/>
          <w:rPrChange w:id="1453" w:author="Tashi Alford-Duguid" w:date="2020-06-15T12:17:00Z">
            <w:rPr>
              <w:sz w:val="24"/>
              <w:szCs w:val="24"/>
              <w:lang w:val="en-US"/>
            </w:rPr>
          </w:rPrChange>
        </w:rPr>
        <w:t xml:space="preserve">banned anyone from entering the territory, subject to exceptions </w:t>
      </w:r>
      <w:r w:rsidR="00A64442" w:rsidRPr="00132652">
        <w:rPr>
          <w:sz w:val="24"/>
          <w:szCs w:val="24"/>
          <w:rPrChange w:id="1454" w:author="Tashi Alford-Duguid" w:date="2020-06-15T12:17:00Z">
            <w:rPr>
              <w:sz w:val="24"/>
              <w:szCs w:val="24"/>
              <w:lang w:val="en-US"/>
            </w:rPr>
          </w:rPrChange>
        </w:rPr>
        <w:t>such as</w:t>
      </w:r>
      <w:r w:rsidR="00064C26" w:rsidRPr="00132652">
        <w:rPr>
          <w:sz w:val="24"/>
          <w:szCs w:val="24"/>
          <w:rPrChange w:id="1455" w:author="Tashi Alford-Duguid" w:date="2020-06-15T12:17:00Z">
            <w:rPr>
              <w:sz w:val="24"/>
              <w:szCs w:val="24"/>
              <w:lang w:val="en-US"/>
            </w:rPr>
          </w:rPrChange>
        </w:rPr>
        <w:t xml:space="preserve"> NWT residents or those providing essential services.</w:t>
      </w:r>
      <w:r w:rsidR="00D60545" w:rsidRPr="00132652">
        <w:rPr>
          <w:rStyle w:val="FootnoteReference"/>
          <w:sz w:val="24"/>
          <w:szCs w:val="24"/>
          <w:rPrChange w:id="1456" w:author="Tashi Alford-Duguid" w:date="2020-06-15T12:17:00Z">
            <w:rPr>
              <w:rStyle w:val="FootnoteReference"/>
              <w:sz w:val="24"/>
              <w:szCs w:val="24"/>
              <w:lang w:val="en-US"/>
            </w:rPr>
          </w:rPrChange>
        </w:rPr>
        <w:footnoteReference w:id="89"/>
      </w:r>
      <w:r w:rsidR="00064C26" w:rsidRPr="00132652">
        <w:rPr>
          <w:sz w:val="24"/>
          <w:szCs w:val="24"/>
          <w:rPrChange w:id="1457" w:author="Tashi Alford-Duguid" w:date="2020-06-15T12:17:00Z">
            <w:rPr>
              <w:sz w:val="24"/>
              <w:szCs w:val="24"/>
              <w:lang w:val="en-US"/>
            </w:rPr>
          </w:rPrChange>
        </w:rPr>
        <w:t xml:space="preserve"> Over the next few weeks, </w:t>
      </w:r>
      <w:r w:rsidR="00D62850" w:rsidRPr="00132652">
        <w:rPr>
          <w:sz w:val="24"/>
          <w:szCs w:val="24"/>
          <w:rPrChange w:id="1458" w:author="Tashi Alford-Duguid" w:date="2020-06-15T12:17:00Z">
            <w:rPr>
              <w:sz w:val="24"/>
              <w:szCs w:val="24"/>
              <w:lang w:val="en-US"/>
            </w:rPr>
          </w:rPrChange>
        </w:rPr>
        <w:t>New Brunswick,</w:t>
      </w:r>
      <w:r w:rsidR="00D60545" w:rsidRPr="00132652">
        <w:rPr>
          <w:rStyle w:val="FootnoteReference"/>
          <w:sz w:val="24"/>
          <w:szCs w:val="24"/>
          <w:rPrChange w:id="1459" w:author="Tashi Alford-Duguid" w:date="2020-06-15T12:17:00Z">
            <w:rPr>
              <w:rStyle w:val="FootnoteReference"/>
              <w:sz w:val="24"/>
              <w:szCs w:val="24"/>
              <w:lang w:val="en-US"/>
            </w:rPr>
          </w:rPrChange>
        </w:rPr>
        <w:footnoteReference w:id="90"/>
      </w:r>
      <w:r w:rsidR="00D62850" w:rsidRPr="00132652">
        <w:rPr>
          <w:sz w:val="24"/>
          <w:szCs w:val="24"/>
          <w:rPrChange w:id="1460" w:author="Tashi Alford-Duguid" w:date="2020-06-15T12:17:00Z">
            <w:rPr>
              <w:sz w:val="24"/>
              <w:szCs w:val="24"/>
              <w:lang w:val="en-US"/>
            </w:rPr>
          </w:rPrChange>
        </w:rPr>
        <w:t xml:space="preserve"> Newfoundland and Labrador,</w:t>
      </w:r>
      <w:r w:rsidR="00D60545" w:rsidRPr="00132652">
        <w:rPr>
          <w:rStyle w:val="FootnoteReference"/>
          <w:sz w:val="24"/>
          <w:szCs w:val="24"/>
          <w:rPrChange w:id="1461" w:author="Tashi Alford-Duguid" w:date="2020-06-15T12:17:00Z">
            <w:rPr>
              <w:rStyle w:val="FootnoteReference"/>
              <w:sz w:val="24"/>
              <w:szCs w:val="24"/>
              <w:lang w:val="en-US"/>
            </w:rPr>
          </w:rPrChange>
        </w:rPr>
        <w:footnoteReference w:id="91"/>
      </w:r>
      <w:r w:rsidR="00D62850" w:rsidRPr="00132652">
        <w:rPr>
          <w:sz w:val="24"/>
          <w:szCs w:val="24"/>
          <w:rPrChange w:id="1462" w:author="Tashi Alford-Duguid" w:date="2020-06-15T12:17:00Z">
            <w:rPr>
              <w:sz w:val="24"/>
              <w:szCs w:val="24"/>
              <w:lang w:val="en-US"/>
            </w:rPr>
          </w:rPrChange>
        </w:rPr>
        <w:t xml:space="preserve"> Nunavut,</w:t>
      </w:r>
      <w:r w:rsidR="00D60545" w:rsidRPr="00132652">
        <w:rPr>
          <w:rStyle w:val="FootnoteReference"/>
          <w:sz w:val="24"/>
          <w:szCs w:val="24"/>
          <w:rPrChange w:id="1463" w:author="Tashi Alford-Duguid" w:date="2020-06-15T12:17:00Z">
            <w:rPr>
              <w:rStyle w:val="FootnoteReference"/>
              <w:sz w:val="24"/>
              <w:szCs w:val="24"/>
              <w:lang w:val="en-US"/>
            </w:rPr>
          </w:rPrChange>
        </w:rPr>
        <w:footnoteReference w:id="92"/>
      </w:r>
      <w:r w:rsidR="00D62850" w:rsidRPr="00132652">
        <w:rPr>
          <w:sz w:val="24"/>
          <w:szCs w:val="24"/>
          <w:rPrChange w:id="1464" w:author="Tashi Alford-Duguid" w:date="2020-06-15T12:17:00Z">
            <w:rPr>
              <w:sz w:val="24"/>
              <w:szCs w:val="24"/>
              <w:lang w:val="en-US"/>
            </w:rPr>
          </w:rPrChange>
        </w:rPr>
        <w:t xml:space="preserve"> Nova Scotia,</w:t>
      </w:r>
      <w:r w:rsidR="00D60545" w:rsidRPr="00132652">
        <w:rPr>
          <w:rStyle w:val="FootnoteReference"/>
          <w:sz w:val="24"/>
          <w:szCs w:val="24"/>
          <w:rPrChange w:id="1465" w:author="Tashi Alford-Duguid" w:date="2020-06-15T12:17:00Z">
            <w:rPr>
              <w:rStyle w:val="FootnoteReference"/>
              <w:sz w:val="24"/>
              <w:szCs w:val="24"/>
              <w:lang w:val="en-US"/>
            </w:rPr>
          </w:rPrChange>
        </w:rPr>
        <w:footnoteReference w:id="93"/>
      </w:r>
      <w:r w:rsidR="00D62850" w:rsidRPr="00132652">
        <w:rPr>
          <w:sz w:val="24"/>
          <w:szCs w:val="24"/>
          <w:rPrChange w:id="1466" w:author="Tashi Alford-Duguid" w:date="2020-06-15T12:17:00Z">
            <w:rPr>
              <w:sz w:val="24"/>
              <w:szCs w:val="24"/>
              <w:lang w:val="en-US"/>
            </w:rPr>
          </w:rPrChange>
        </w:rPr>
        <w:t xml:space="preserve"> </w:t>
      </w:r>
      <w:r w:rsidR="00E02055" w:rsidRPr="00132652">
        <w:rPr>
          <w:sz w:val="24"/>
          <w:szCs w:val="24"/>
          <w:rPrChange w:id="1467" w:author="Tashi Alford-Duguid" w:date="2020-06-15T12:17:00Z">
            <w:rPr>
              <w:sz w:val="24"/>
              <w:szCs w:val="24"/>
              <w:lang w:val="en-US"/>
            </w:rPr>
          </w:rPrChange>
        </w:rPr>
        <w:t>Prince Edward Island,</w:t>
      </w:r>
      <w:r w:rsidR="00D60545" w:rsidRPr="00132652">
        <w:rPr>
          <w:rStyle w:val="FootnoteReference"/>
          <w:sz w:val="24"/>
          <w:szCs w:val="24"/>
          <w:rPrChange w:id="1468" w:author="Tashi Alford-Duguid" w:date="2020-06-15T12:17:00Z">
            <w:rPr>
              <w:rStyle w:val="FootnoteReference"/>
              <w:sz w:val="24"/>
              <w:szCs w:val="24"/>
              <w:lang w:val="en-US"/>
            </w:rPr>
          </w:rPrChange>
        </w:rPr>
        <w:footnoteReference w:id="94"/>
      </w:r>
      <w:r w:rsidR="00E02055" w:rsidRPr="00132652">
        <w:rPr>
          <w:sz w:val="24"/>
          <w:szCs w:val="24"/>
          <w:rPrChange w:id="1469" w:author="Tashi Alford-Duguid" w:date="2020-06-15T12:17:00Z">
            <w:rPr>
              <w:sz w:val="24"/>
              <w:szCs w:val="24"/>
              <w:lang w:val="en-US"/>
            </w:rPr>
          </w:rPrChange>
        </w:rPr>
        <w:t xml:space="preserve"> Quebec,</w:t>
      </w:r>
      <w:r w:rsidR="00D60545" w:rsidRPr="00132652">
        <w:rPr>
          <w:rStyle w:val="FootnoteReference"/>
          <w:sz w:val="24"/>
          <w:szCs w:val="24"/>
          <w:rPrChange w:id="1470" w:author="Tashi Alford-Duguid" w:date="2020-06-15T12:17:00Z">
            <w:rPr>
              <w:rStyle w:val="FootnoteReference"/>
              <w:sz w:val="24"/>
              <w:szCs w:val="24"/>
              <w:lang w:val="en-US"/>
            </w:rPr>
          </w:rPrChange>
        </w:rPr>
        <w:footnoteReference w:id="95"/>
      </w:r>
      <w:r w:rsidR="00E02055" w:rsidRPr="00132652">
        <w:rPr>
          <w:sz w:val="24"/>
          <w:szCs w:val="24"/>
          <w:rPrChange w:id="1471" w:author="Tashi Alford-Duguid" w:date="2020-06-15T12:17:00Z">
            <w:rPr>
              <w:sz w:val="24"/>
              <w:szCs w:val="24"/>
              <w:lang w:val="en-US"/>
            </w:rPr>
          </w:rPrChange>
        </w:rPr>
        <w:t xml:space="preserve"> and the Yukon</w:t>
      </w:r>
      <w:r w:rsidR="00D60545" w:rsidRPr="00132652">
        <w:rPr>
          <w:rStyle w:val="FootnoteReference"/>
          <w:sz w:val="24"/>
          <w:szCs w:val="24"/>
          <w:rPrChange w:id="1472" w:author="Tashi Alford-Duguid" w:date="2020-06-15T12:17:00Z">
            <w:rPr>
              <w:rStyle w:val="FootnoteReference"/>
              <w:sz w:val="24"/>
              <w:szCs w:val="24"/>
              <w:lang w:val="en-US"/>
            </w:rPr>
          </w:rPrChange>
        </w:rPr>
        <w:footnoteReference w:id="96"/>
      </w:r>
      <w:r w:rsidR="00E02055" w:rsidRPr="00132652">
        <w:rPr>
          <w:sz w:val="24"/>
          <w:szCs w:val="24"/>
          <w:rPrChange w:id="1473" w:author="Tashi Alford-Duguid" w:date="2020-06-15T12:17:00Z">
            <w:rPr>
              <w:sz w:val="24"/>
              <w:szCs w:val="24"/>
              <w:lang w:val="en-US"/>
            </w:rPr>
          </w:rPrChange>
        </w:rPr>
        <w:t xml:space="preserve"> followed with their own variation </w:t>
      </w:r>
      <w:r w:rsidR="000B6520" w:rsidRPr="00132652">
        <w:rPr>
          <w:sz w:val="24"/>
          <w:szCs w:val="24"/>
          <w:rPrChange w:id="1474" w:author="Tashi Alford-Duguid" w:date="2020-06-15T12:17:00Z">
            <w:rPr>
              <w:sz w:val="24"/>
              <w:szCs w:val="24"/>
              <w:lang w:val="en-US"/>
            </w:rPr>
          </w:rPrChange>
        </w:rPr>
        <w:t xml:space="preserve">of </w:t>
      </w:r>
      <w:r w:rsidR="004B5B5F" w:rsidRPr="00132652">
        <w:rPr>
          <w:sz w:val="24"/>
          <w:szCs w:val="24"/>
          <w:rPrChange w:id="1475" w:author="Tashi Alford-Duguid" w:date="2020-06-15T12:17:00Z">
            <w:rPr>
              <w:sz w:val="24"/>
              <w:szCs w:val="24"/>
              <w:lang w:val="en-US"/>
            </w:rPr>
          </w:rPrChange>
        </w:rPr>
        <w:t xml:space="preserve">border closure. </w:t>
      </w:r>
      <w:r w:rsidR="004B5B5F" w:rsidRPr="00132652">
        <w:rPr>
          <w:sz w:val="24"/>
          <w:szCs w:val="24"/>
          <w:rPrChange w:id="1476" w:author="Tashi Alford-Duguid" w:date="2020-06-15T12:17:00Z">
            <w:rPr>
              <w:sz w:val="24"/>
              <w:szCs w:val="24"/>
              <w:lang w:val="en-US"/>
            </w:rPr>
          </w:rPrChange>
        </w:rPr>
        <w:lastRenderedPageBreak/>
        <w:t>Saskatchewan and Quebec</w:t>
      </w:r>
      <w:r w:rsidR="00D60545" w:rsidRPr="00132652">
        <w:rPr>
          <w:rStyle w:val="FootnoteReference"/>
          <w:sz w:val="24"/>
          <w:szCs w:val="24"/>
          <w:rPrChange w:id="1477" w:author="Tashi Alford-Duguid" w:date="2020-06-15T12:17:00Z">
            <w:rPr>
              <w:rStyle w:val="FootnoteReference"/>
              <w:sz w:val="24"/>
              <w:szCs w:val="24"/>
              <w:lang w:val="en-US"/>
            </w:rPr>
          </w:rPrChange>
        </w:rPr>
        <w:footnoteReference w:id="97"/>
      </w:r>
      <w:r w:rsidR="00602ED2" w:rsidRPr="00132652">
        <w:rPr>
          <w:sz w:val="24"/>
          <w:szCs w:val="24"/>
          <w:rPrChange w:id="1478" w:author="Tashi Alford-Duguid" w:date="2020-06-15T12:17:00Z">
            <w:rPr>
              <w:sz w:val="24"/>
              <w:szCs w:val="24"/>
              <w:lang w:val="en-US"/>
            </w:rPr>
          </w:rPrChange>
        </w:rPr>
        <w:t xml:space="preserve"> </w:t>
      </w:r>
      <w:r w:rsidR="004B5B5F" w:rsidRPr="00132652">
        <w:rPr>
          <w:sz w:val="24"/>
          <w:szCs w:val="24"/>
          <w:rPrChange w:id="1479" w:author="Tashi Alford-Duguid" w:date="2020-06-15T12:17:00Z">
            <w:rPr>
              <w:sz w:val="24"/>
              <w:szCs w:val="24"/>
              <w:lang w:val="en-US"/>
            </w:rPr>
          </w:rPrChange>
        </w:rPr>
        <w:t>also restricted intraprovincial travel to certain regions</w:t>
      </w:r>
      <w:r w:rsidR="005D3970" w:rsidRPr="00132652">
        <w:rPr>
          <w:sz w:val="24"/>
          <w:szCs w:val="24"/>
          <w:rPrChange w:id="1480" w:author="Tashi Alford-Duguid" w:date="2020-06-15T12:17:00Z">
            <w:rPr>
              <w:sz w:val="24"/>
              <w:szCs w:val="24"/>
              <w:lang w:val="en-US"/>
            </w:rPr>
          </w:rPrChange>
        </w:rPr>
        <w:t>; non-essential travel to northern Saskatchewan was prohibited, for example.</w:t>
      </w:r>
      <w:r w:rsidR="00D60545" w:rsidRPr="00132652">
        <w:rPr>
          <w:rStyle w:val="FootnoteReference"/>
          <w:sz w:val="24"/>
          <w:szCs w:val="24"/>
          <w:rPrChange w:id="1481" w:author="Tashi Alford-Duguid" w:date="2020-06-15T12:17:00Z">
            <w:rPr>
              <w:rStyle w:val="FootnoteReference"/>
              <w:sz w:val="24"/>
              <w:szCs w:val="24"/>
              <w:lang w:val="en-US"/>
            </w:rPr>
          </w:rPrChange>
        </w:rPr>
        <w:footnoteReference w:id="98"/>
      </w:r>
      <w:r w:rsidR="0005639B" w:rsidRPr="00132652">
        <w:rPr>
          <w:sz w:val="24"/>
          <w:szCs w:val="24"/>
          <w:rPrChange w:id="1482" w:author="Tashi Alford-Duguid" w:date="2020-06-15T12:17:00Z">
            <w:rPr>
              <w:sz w:val="24"/>
              <w:szCs w:val="24"/>
              <w:lang w:val="en-US"/>
            </w:rPr>
          </w:rPrChange>
        </w:rPr>
        <w:t xml:space="preserve"> A different kind of restriction was</w:t>
      </w:r>
      <w:r w:rsidR="00EC7C0C" w:rsidRPr="00132652">
        <w:rPr>
          <w:sz w:val="24"/>
          <w:szCs w:val="24"/>
          <w:rPrChange w:id="1483" w:author="Tashi Alford-Duguid" w:date="2020-06-15T12:17:00Z">
            <w:rPr>
              <w:sz w:val="24"/>
              <w:szCs w:val="24"/>
              <w:lang w:val="en-US"/>
            </w:rPr>
          </w:rPrChange>
        </w:rPr>
        <w:t xml:space="preserve"> </w:t>
      </w:r>
      <w:r w:rsidR="003B7EC0" w:rsidRPr="00132652">
        <w:rPr>
          <w:sz w:val="24"/>
          <w:szCs w:val="24"/>
          <w:rPrChange w:id="1484" w:author="Tashi Alford-Duguid" w:date="2020-06-15T12:17:00Z">
            <w:rPr>
              <w:sz w:val="24"/>
              <w:szCs w:val="24"/>
              <w:lang w:val="en-US"/>
            </w:rPr>
          </w:rPrChange>
        </w:rPr>
        <w:t>imposed</w:t>
      </w:r>
      <w:r w:rsidR="00EC7C0C" w:rsidRPr="00132652">
        <w:rPr>
          <w:sz w:val="24"/>
          <w:szCs w:val="24"/>
          <w:rPrChange w:id="1485" w:author="Tashi Alford-Duguid" w:date="2020-06-15T12:17:00Z">
            <w:rPr>
              <w:sz w:val="24"/>
              <w:szCs w:val="24"/>
              <w:lang w:val="en-US"/>
            </w:rPr>
          </w:rPrChange>
        </w:rPr>
        <w:t xml:space="preserve"> in</w:t>
      </w:r>
      <w:r w:rsidR="0005639B" w:rsidRPr="00132652">
        <w:rPr>
          <w:sz w:val="24"/>
          <w:szCs w:val="24"/>
          <w:rPrChange w:id="1486" w:author="Tashi Alford-Duguid" w:date="2020-06-15T12:17:00Z">
            <w:rPr>
              <w:sz w:val="24"/>
              <w:szCs w:val="24"/>
              <w:lang w:val="en-US"/>
            </w:rPr>
          </w:rPrChange>
        </w:rPr>
        <w:t xml:space="preserve"> some First Nations territories, such as Haida Gwai</w:t>
      </w:r>
      <w:r w:rsidR="00486195" w:rsidRPr="00132652">
        <w:rPr>
          <w:sz w:val="24"/>
          <w:szCs w:val="24"/>
          <w:rPrChange w:id="1487" w:author="Tashi Alford-Duguid" w:date="2020-06-15T12:17:00Z">
            <w:rPr>
              <w:sz w:val="24"/>
              <w:szCs w:val="24"/>
              <w:lang w:val="en-US"/>
            </w:rPr>
          </w:rPrChange>
        </w:rPr>
        <w:t>i</w:t>
      </w:r>
      <w:r w:rsidR="0005639B" w:rsidRPr="00132652">
        <w:rPr>
          <w:sz w:val="24"/>
          <w:szCs w:val="24"/>
          <w:rPrChange w:id="1488" w:author="Tashi Alford-Duguid" w:date="2020-06-15T12:17:00Z">
            <w:rPr>
              <w:sz w:val="24"/>
              <w:szCs w:val="24"/>
              <w:lang w:val="en-US"/>
            </w:rPr>
          </w:rPrChange>
        </w:rPr>
        <w:t>,</w:t>
      </w:r>
      <w:r w:rsidR="00EC7C0C" w:rsidRPr="00132652">
        <w:rPr>
          <w:sz w:val="24"/>
          <w:szCs w:val="24"/>
          <w:rPrChange w:id="1489" w:author="Tashi Alford-Duguid" w:date="2020-06-15T12:17:00Z">
            <w:rPr>
              <w:sz w:val="24"/>
              <w:szCs w:val="24"/>
              <w:lang w:val="en-US"/>
            </w:rPr>
          </w:rPrChange>
        </w:rPr>
        <w:t xml:space="preserve"> </w:t>
      </w:r>
      <w:r w:rsidR="001D6B59">
        <w:rPr>
          <w:sz w:val="24"/>
          <w:szCs w:val="24"/>
        </w:rPr>
        <w:t xml:space="preserve">where </w:t>
      </w:r>
      <w:r w:rsidR="003B7EC0" w:rsidRPr="00132652">
        <w:rPr>
          <w:sz w:val="24"/>
          <w:szCs w:val="24"/>
          <w:rPrChange w:id="1490" w:author="Tashi Alford-Duguid" w:date="2020-06-15T12:17:00Z">
            <w:rPr>
              <w:sz w:val="24"/>
              <w:szCs w:val="24"/>
              <w:lang w:val="en-US"/>
            </w:rPr>
          </w:rPrChange>
        </w:rPr>
        <w:t>a system of permits was introduced to regulate movement to and from the region</w:t>
      </w:r>
      <w:r w:rsidR="0005639B" w:rsidRPr="00132652">
        <w:rPr>
          <w:sz w:val="24"/>
          <w:szCs w:val="24"/>
          <w:rPrChange w:id="1491" w:author="Tashi Alford-Duguid" w:date="2020-06-15T12:17:00Z">
            <w:rPr>
              <w:sz w:val="24"/>
              <w:szCs w:val="24"/>
              <w:lang w:val="en-US"/>
            </w:rPr>
          </w:rPrChange>
        </w:rPr>
        <w:t>.</w:t>
      </w:r>
      <w:r w:rsidR="00D60545" w:rsidRPr="00132652">
        <w:rPr>
          <w:rStyle w:val="FootnoteReference"/>
          <w:sz w:val="24"/>
          <w:szCs w:val="24"/>
          <w:rPrChange w:id="1492" w:author="Tashi Alford-Duguid" w:date="2020-06-15T12:17:00Z">
            <w:rPr>
              <w:rStyle w:val="FootnoteReference"/>
              <w:sz w:val="24"/>
              <w:szCs w:val="24"/>
              <w:lang w:val="en-US"/>
            </w:rPr>
          </w:rPrChange>
        </w:rPr>
        <w:footnoteReference w:id="99"/>
      </w:r>
      <w:r w:rsidR="005D3970" w:rsidRPr="00132652">
        <w:rPr>
          <w:sz w:val="24"/>
          <w:szCs w:val="24"/>
          <w:rPrChange w:id="1493" w:author="Tashi Alford-Duguid" w:date="2020-06-15T12:17:00Z">
            <w:rPr>
              <w:sz w:val="24"/>
              <w:szCs w:val="24"/>
              <w:lang w:val="en-US"/>
            </w:rPr>
          </w:rPrChange>
        </w:rPr>
        <w:t xml:space="preserve"> Only Alberta, British Columbia, and Ontario did not enact travel restrictions of any kind.</w:t>
      </w:r>
    </w:p>
    <w:p w14:paraId="42961B93" w14:textId="18E621DB" w:rsidR="005B0C0C" w:rsidRPr="00680027" w:rsidRDefault="005B0C0C" w:rsidP="00680027">
      <w:pPr>
        <w:rPr>
          <w:sz w:val="24"/>
          <w:szCs w:val="24"/>
        </w:rPr>
      </w:pPr>
      <w:r w:rsidRPr="00132652">
        <w:rPr>
          <w:sz w:val="24"/>
          <w:szCs w:val="24"/>
          <w:rPrChange w:id="1494" w:author="Tashi Alford-Duguid" w:date="2020-06-15T12:17:00Z">
            <w:rPr>
              <w:sz w:val="24"/>
              <w:szCs w:val="24"/>
              <w:lang w:val="en-US"/>
            </w:rPr>
          </w:rPrChange>
        </w:rPr>
        <w:t>The list of exceptions</w:t>
      </w:r>
      <w:r w:rsidR="00F22BF9" w:rsidRPr="00132652">
        <w:rPr>
          <w:sz w:val="24"/>
          <w:szCs w:val="24"/>
          <w:rPrChange w:id="1495" w:author="Tashi Alford-Duguid" w:date="2020-06-15T12:17:00Z">
            <w:rPr>
              <w:sz w:val="24"/>
              <w:szCs w:val="24"/>
              <w:lang w:val="en-US"/>
            </w:rPr>
          </w:rPrChange>
        </w:rPr>
        <w:t xml:space="preserve"> to travel bans</w:t>
      </w:r>
      <w:r w:rsidRPr="00132652">
        <w:rPr>
          <w:sz w:val="24"/>
          <w:szCs w:val="24"/>
          <w:rPrChange w:id="1496" w:author="Tashi Alford-Duguid" w:date="2020-06-15T12:17:00Z">
            <w:rPr>
              <w:sz w:val="24"/>
              <w:szCs w:val="24"/>
              <w:lang w:val="en-US"/>
            </w:rPr>
          </w:rPrChange>
        </w:rPr>
        <w:t xml:space="preserve"> </w:t>
      </w:r>
      <w:r w:rsidR="00971875" w:rsidRPr="00680027">
        <w:rPr>
          <w:sz w:val="24"/>
          <w:szCs w:val="24"/>
        </w:rPr>
        <w:t>var</w:t>
      </w:r>
      <w:r w:rsidR="00C415C7">
        <w:rPr>
          <w:sz w:val="24"/>
          <w:szCs w:val="24"/>
        </w:rPr>
        <w:t>y</w:t>
      </w:r>
      <w:r w:rsidR="00971875" w:rsidRPr="00680027">
        <w:rPr>
          <w:sz w:val="24"/>
          <w:szCs w:val="24"/>
        </w:rPr>
        <w:t xml:space="preserve"> by province or territory, but all </w:t>
      </w:r>
      <w:r w:rsidR="00F22BF9" w:rsidRPr="00680027">
        <w:rPr>
          <w:sz w:val="24"/>
          <w:szCs w:val="24"/>
        </w:rPr>
        <w:t xml:space="preserve">share common characteristics. Residents, </w:t>
      </w:r>
      <w:r w:rsidR="00146D1C" w:rsidRPr="00680027">
        <w:rPr>
          <w:sz w:val="24"/>
          <w:szCs w:val="24"/>
        </w:rPr>
        <w:t>workers,</w:t>
      </w:r>
      <w:r w:rsidR="00F22BF9" w:rsidRPr="00680027">
        <w:rPr>
          <w:sz w:val="24"/>
          <w:szCs w:val="24"/>
        </w:rPr>
        <w:t xml:space="preserve"> or those</w:t>
      </w:r>
      <w:r w:rsidR="0043555D" w:rsidRPr="00680027">
        <w:rPr>
          <w:sz w:val="24"/>
          <w:szCs w:val="24"/>
        </w:rPr>
        <w:t xml:space="preserve"> </w:t>
      </w:r>
      <w:r w:rsidR="00F22BF9" w:rsidRPr="00680027">
        <w:rPr>
          <w:sz w:val="24"/>
          <w:szCs w:val="24"/>
        </w:rPr>
        <w:t xml:space="preserve">providing essential services in that </w:t>
      </w:r>
      <w:r w:rsidR="0043555D" w:rsidRPr="00680027">
        <w:rPr>
          <w:sz w:val="24"/>
          <w:szCs w:val="24"/>
        </w:rPr>
        <w:t xml:space="preserve">province or </w:t>
      </w:r>
      <w:r w:rsidR="00F22BF9" w:rsidRPr="00680027">
        <w:rPr>
          <w:sz w:val="24"/>
          <w:szCs w:val="24"/>
        </w:rPr>
        <w:t>territory</w:t>
      </w:r>
      <w:r w:rsidR="00146D1C" w:rsidRPr="00680027">
        <w:rPr>
          <w:sz w:val="24"/>
          <w:szCs w:val="24"/>
        </w:rPr>
        <w:t xml:space="preserve"> were generally allowed to </w:t>
      </w:r>
      <w:r w:rsidR="0FEFFB88" w:rsidRPr="00680027">
        <w:rPr>
          <w:sz w:val="24"/>
          <w:szCs w:val="24"/>
        </w:rPr>
        <w:t xml:space="preserve">enter and </w:t>
      </w:r>
      <w:r w:rsidR="00146D1C" w:rsidRPr="00680027">
        <w:rPr>
          <w:sz w:val="24"/>
          <w:szCs w:val="24"/>
        </w:rPr>
        <w:t>stay, while</w:t>
      </w:r>
      <w:r w:rsidR="00451975" w:rsidRPr="00680027">
        <w:rPr>
          <w:sz w:val="24"/>
          <w:szCs w:val="24"/>
        </w:rPr>
        <w:t xml:space="preserve"> those in transit to another province or territory were generally allowed to </w:t>
      </w:r>
      <w:r w:rsidR="00EA6AB0" w:rsidRPr="00680027">
        <w:rPr>
          <w:sz w:val="24"/>
          <w:szCs w:val="24"/>
        </w:rPr>
        <w:t>pass through</w:t>
      </w:r>
      <w:r w:rsidR="00451975" w:rsidRPr="00680027">
        <w:rPr>
          <w:sz w:val="24"/>
          <w:szCs w:val="24"/>
        </w:rPr>
        <w:t>.</w:t>
      </w:r>
      <w:r w:rsidR="0043555D" w:rsidRPr="00680027">
        <w:rPr>
          <w:sz w:val="24"/>
          <w:szCs w:val="24"/>
        </w:rPr>
        <w:t xml:space="preserve"> </w:t>
      </w:r>
      <w:r w:rsidR="0011140A" w:rsidRPr="00680027">
        <w:rPr>
          <w:sz w:val="24"/>
          <w:szCs w:val="24"/>
        </w:rPr>
        <w:t>An additional layer of conditions</w:t>
      </w:r>
      <w:r w:rsidR="00FB2B23" w:rsidRPr="00680027">
        <w:rPr>
          <w:sz w:val="24"/>
          <w:szCs w:val="24"/>
        </w:rPr>
        <w:t xml:space="preserve"> </w:t>
      </w:r>
      <w:r w:rsidR="000070ED">
        <w:rPr>
          <w:sz w:val="24"/>
          <w:szCs w:val="24"/>
        </w:rPr>
        <w:t>exists</w:t>
      </w:r>
      <w:r w:rsidR="00FB2B23" w:rsidRPr="00680027">
        <w:rPr>
          <w:sz w:val="24"/>
          <w:szCs w:val="24"/>
        </w:rPr>
        <w:t xml:space="preserve"> in territories like Nunavut</w:t>
      </w:r>
      <w:r w:rsidR="00C33C7A" w:rsidRPr="00680027">
        <w:rPr>
          <w:sz w:val="24"/>
          <w:szCs w:val="24"/>
        </w:rPr>
        <w:t xml:space="preserve">; some returnees were only allowed to enter if they met the list of exceptions </w:t>
      </w:r>
      <w:r w:rsidR="00C33C7A" w:rsidRPr="00680027">
        <w:rPr>
          <w:i/>
          <w:iCs/>
          <w:sz w:val="24"/>
          <w:szCs w:val="24"/>
        </w:rPr>
        <w:t>and</w:t>
      </w:r>
      <w:r w:rsidR="00C33C7A" w:rsidRPr="00680027">
        <w:rPr>
          <w:sz w:val="24"/>
          <w:szCs w:val="24"/>
        </w:rPr>
        <w:t xml:space="preserve"> they self-isolated for two weeks outside of the territory in Ottawa, </w:t>
      </w:r>
      <w:r w:rsidR="0000614E" w:rsidRPr="00680027">
        <w:rPr>
          <w:sz w:val="24"/>
          <w:szCs w:val="24"/>
        </w:rPr>
        <w:t>Winnipeg, Edmonton, or Yellowknife.</w:t>
      </w:r>
      <w:r w:rsidR="0000614E" w:rsidRPr="00680027">
        <w:rPr>
          <w:rStyle w:val="FootnoteReference"/>
          <w:sz w:val="24"/>
          <w:szCs w:val="24"/>
        </w:rPr>
        <w:footnoteReference w:id="100"/>
      </w:r>
      <w:r w:rsidR="0000614E" w:rsidRPr="00680027">
        <w:rPr>
          <w:sz w:val="24"/>
          <w:szCs w:val="24"/>
        </w:rPr>
        <w:t xml:space="preserve"> </w:t>
      </w:r>
    </w:p>
    <w:p w14:paraId="12E5CA88" w14:textId="3C57BFA3" w:rsidR="000B6520" w:rsidRPr="00132652" w:rsidRDefault="005F112D" w:rsidP="00680027">
      <w:pPr>
        <w:rPr>
          <w:sz w:val="24"/>
          <w:szCs w:val="24"/>
          <w:rPrChange w:id="1497" w:author="Tashi Alford-Duguid" w:date="2020-06-15T12:17:00Z">
            <w:rPr>
              <w:sz w:val="24"/>
              <w:szCs w:val="24"/>
              <w:lang w:val="en-US"/>
            </w:rPr>
          </w:rPrChange>
        </w:rPr>
      </w:pPr>
      <w:r w:rsidRPr="00680027">
        <w:rPr>
          <w:sz w:val="24"/>
          <w:szCs w:val="24"/>
        </w:rPr>
        <w:t>B</w:t>
      </w:r>
      <w:r w:rsidR="000B6520" w:rsidRPr="00680027">
        <w:rPr>
          <w:sz w:val="24"/>
          <w:szCs w:val="24"/>
        </w:rPr>
        <w:t xml:space="preserve">order closures were enforced by police </w:t>
      </w:r>
      <w:r w:rsidR="00592280" w:rsidRPr="00680027">
        <w:rPr>
          <w:sz w:val="24"/>
          <w:szCs w:val="24"/>
        </w:rPr>
        <w:t xml:space="preserve">or peace </w:t>
      </w:r>
      <w:r w:rsidR="000B6520" w:rsidRPr="00680027">
        <w:rPr>
          <w:sz w:val="24"/>
          <w:szCs w:val="24"/>
        </w:rPr>
        <w:t xml:space="preserve">officers, who were empowered to </w:t>
      </w:r>
      <w:r w:rsidR="006D1E85" w:rsidRPr="00680027">
        <w:rPr>
          <w:sz w:val="24"/>
          <w:szCs w:val="24"/>
        </w:rPr>
        <w:t xml:space="preserve">assess each justification for travel </w:t>
      </w:r>
      <w:r w:rsidR="00E07395" w:rsidRPr="00680027">
        <w:rPr>
          <w:sz w:val="24"/>
          <w:szCs w:val="24"/>
        </w:rPr>
        <w:t>against vague categories such as “essential travel” or “humanitarian purpose”.</w:t>
      </w:r>
      <w:r w:rsidR="001D3CB4" w:rsidRPr="00132652">
        <w:rPr>
          <w:rStyle w:val="FootnoteReference"/>
          <w:sz w:val="24"/>
          <w:szCs w:val="24"/>
        </w:rPr>
        <w:footnoteReference w:id="101"/>
      </w:r>
      <w:r w:rsidR="00B677AE" w:rsidRPr="00680027">
        <w:rPr>
          <w:sz w:val="24"/>
          <w:szCs w:val="24"/>
        </w:rPr>
        <w:t xml:space="preserve"> Questionable treatment resulted; while those who had work in another province were let through, </w:t>
      </w:r>
      <w:r w:rsidR="00B905E1" w:rsidRPr="00680027">
        <w:rPr>
          <w:sz w:val="24"/>
          <w:szCs w:val="24"/>
        </w:rPr>
        <w:t>off</w:t>
      </w:r>
      <w:r w:rsidR="00F83A54">
        <w:rPr>
          <w:sz w:val="24"/>
          <w:szCs w:val="24"/>
        </w:rPr>
        <w:t>ic</w:t>
      </w:r>
      <w:r w:rsidR="00B905E1" w:rsidRPr="00680027">
        <w:rPr>
          <w:sz w:val="24"/>
          <w:szCs w:val="24"/>
        </w:rPr>
        <w:t xml:space="preserve">ers </w:t>
      </w:r>
      <w:r w:rsidR="00B677AE" w:rsidRPr="00680027">
        <w:rPr>
          <w:sz w:val="24"/>
          <w:szCs w:val="24"/>
        </w:rPr>
        <w:t xml:space="preserve">denied entry to </w:t>
      </w:r>
      <w:r w:rsidR="00FD50F2" w:rsidRPr="00680027">
        <w:rPr>
          <w:sz w:val="24"/>
          <w:szCs w:val="24"/>
        </w:rPr>
        <w:t>multiple people</w:t>
      </w:r>
      <w:r w:rsidR="00C67E04" w:rsidRPr="00680027">
        <w:rPr>
          <w:sz w:val="24"/>
          <w:szCs w:val="24"/>
        </w:rPr>
        <w:t xml:space="preserve"> who were attempting to attend the funerals of loved ones; </w:t>
      </w:r>
      <w:r w:rsidR="00FD50F2" w:rsidRPr="00680027">
        <w:rPr>
          <w:sz w:val="24"/>
          <w:szCs w:val="24"/>
        </w:rPr>
        <w:t xml:space="preserve">for example, </w:t>
      </w:r>
      <w:r w:rsidR="00C67E04" w:rsidRPr="00680027">
        <w:rPr>
          <w:sz w:val="24"/>
          <w:szCs w:val="24"/>
        </w:rPr>
        <w:t>this happened</w:t>
      </w:r>
      <w:r w:rsidR="009B5BCA" w:rsidRPr="00680027">
        <w:rPr>
          <w:sz w:val="24"/>
          <w:szCs w:val="24"/>
        </w:rPr>
        <w:t xml:space="preserve"> </w:t>
      </w:r>
      <w:r w:rsidR="00FD50F2" w:rsidRPr="00680027">
        <w:rPr>
          <w:sz w:val="24"/>
          <w:szCs w:val="24"/>
        </w:rPr>
        <w:t xml:space="preserve">to Lesley </w:t>
      </w:r>
      <w:commentRangeStart w:id="1498"/>
      <w:r w:rsidR="3C397A4C" w:rsidRPr="343157EC">
        <w:rPr>
          <w:sz w:val="24"/>
          <w:szCs w:val="24"/>
        </w:rPr>
        <w:t>Shannon</w:t>
      </w:r>
      <w:commentRangeEnd w:id="1498"/>
      <w:r>
        <w:rPr>
          <w:rStyle w:val="CommentReference"/>
        </w:rPr>
        <w:commentReference w:id="1498"/>
      </w:r>
      <w:r w:rsidR="00FD50F2" w:rsidRPr="00680027">
        <w:rPr>
          <w:sz w:val="24"/>
          <w:szCs w:val="24"/>
        </w:rPr>
        <w:t xml:space="preserve"> of Vancouver when she</w:t>
      </w:r>
      <w:r w:rsidR="00FD50F2" w:rsidRPr="00132652">
        <w:rPr>
          <w:sz w:val="24"/>
          <w:szCs w:val="24"/>
          <w:rPrChange w:id="1499" w:author="Tashi Alford-Duguid" w:date="2020-06-15T12:17:00Z">
            <w:rPr>
              <w:sz w:val="24"/>
              <w:szCs w:val="24"/>
              <w:lang w:val="en-US"/>
            </w:rPr>
          </w:rPrChange>
        </w:rPr>
        <w:t xml:space="preserve"> tried </w:t>
      </w:r>
      <w:r w:rsidR="00FD50F2" w:rsidRPr="00680027">
        <w:rPr>
          <w:sz w:val="24"/>
          <w:szCs w:val="24"/>
        </w:rPr>
        <w:t xml:space="preserve">to </w:t>
      </w:r>
      <w:r w:rsidR="00B905E1" w:rsidRPr="00680027">
        <w:rPr>
          <w:sz w:val="24"/>
          <w:szCs w:val="24"/>
        </w:rPr>
        <w:t>mourn</w:t>
      </w:r>
      <w:r w:rsidR="00FD50F2" w:rsidRPr="00680027">
        <w:rPr>
          <w:sz w:val="24"/>
          <w:szCs w:val="24"/>
        </w:rPr>
        <w:t xml:space="preserve"> her mother in</w:t>
      </w:r>
      <w:r w:rsidR="001D7364" w:rsidRPr="00680027">
        <w:rPr>
          <w:sz w:val="24"/>
          <w:szCs w:val="24"/>
        </w:rPr>
        <w:t xml:space="preserve"> New Brunswick</w:t>
      </w:r>
      <w:r w:rsidR="00FD50F2" w:rsidRPr="00680027">
        <w:rPr>
          <w:sz w:val="24"/>
          <w:szCs w:val="24"/>
        </w:rPr>
        <w:t>.</w:t>
      </w:r>
      <w:r w:rsidR="00290E62" w:rsidRPr="00680027">
        <w:rPr>
          <w:rStyle w:val="FootnoteReference"/>
          <w:sz w:val="24"/>
          <w:szCs w:val="24"/>
        </w:rPr>
        <w:footnoteReference w:id="102"/>
      </w:r>
      <w:r w:rsidR="001D7364" w:rsidRPr="00680027">
        <w:rPr>
          <w:sz w:val="24"/>
          <w:szCs w:val="24"/>
        </w:rPr>
        <w:t xml:space="preserve"> </w:t>
      </w:r>
      <w:r w:rsidR="00FD50F2" w:rsidRPr="00680027">
        <w:rPr>
          <w:sz w:val="24"/>
          <w:szCs w:val="24"/>
        </w:rPr>
        <w:t>This discrepancy in access suggests</w:t>
      </w:r>
      <w:r w:rsidR="00C744B5" w:rsidRPr="00680027">
        <w:rPr>
          <w:sz w:val="24"/>
          <w:szCs w:val="24"/>
        </w:rPr>
        <w:t xml:space="preserve"> that</w:t>
      </w:r>
      <w:r w:rsidR="00D441EE" w:rsidRPr="00680027">
        <w:rPr>
          <w:sz w:val="24"/>
          <w:szCs w:val="24"/>
        </w:rPr>
        <w:t xml:space="preserve"> a job </w:t>
      </w:r>
      <w:r w:rsidR="00FD50F2" w:rsidRPr="00680027">
        <w:rPr>
          <w:sz w:val="24"/>
          <w:szCs w:val="24"/>
        </w:rPr>
        <w:t>is viewed as</w:t>
      </w:r>
      <w:r w:rsidR="00D441EE" w:rsidRPr="00680027">
        <w:rPr>
          <w:sz w:val="24"/>
          <w:szCs w:val="24"/>
        </w:rPr>
        <w:t xml:space="preserve"> more “essential” than family.</w:t>
      </w:r>
      <w:r w:rsidR="00E07395" w:rsidRPr="00680027">
        <w:rPr>
          <w:sz w:val="24"/>
          <w:szCs w:val="24"/>
        </w:rPr>
        <w:t xml:space="preserve"> </w:t>
      </w:r>
      <w:r w:rsidR="00254AE8" w:rsidRPr="00680027">
        <w:rPr>
          <w:sz w:val="24"/>
          <w:szCs w:val="24"/>
        </w:rPr>
        <w:t xml:space="preserve">In at least some cases, these officers were </w:t>
      </w:r>
      <w:r w:rsidR="00220FC4" w:rsidRPr="00680027">
        <w:rPr>
          <w:sz w:val="24"/>
          <w:szCs w:val="24"/>
        </w:rPr>
        <w:t xml:space="preserve">also </w:t>
      </w:r>
      <w:r w:rsidR="00254AE8" w:rsidRPr="00680027">
        <w:rPr>
          <w:sz w:val="24"/>
          <w:szCs w:val="24"/>
        </w:rPr>
        <w:t xml:space="preserve">collecting personal data from each traveler </w:t>
      </w:r>
      <w:r w:rsidR="00220FC4" w:rsidRPr="00680027">
        <w:rPr>
          <w:sz w:val="24"/>
          <w:szCs w:val="24"/>
        </w:rPr>
        <w:t>by recording the purposes of each trip</w:t>
      </w:r>
      <w:r w:rsidR="00B33B6A" w:rsidRPr="00680027">
        <w:rPr>
          <w:sz w:val="24"/>
          <w:szCs w:val="24"/>
        </w:rPr>
        <w:t xml:space="preserve">. No province or territory appears to have released information about the privacy safeguards around that information – where it will be stored, for how long, and </w:t>
      </w:r>
      <w:r w:rsidR="000F44CE" w:rsidRPr="00680027">
        <w:rPr>
          <w:sz w:val="24"/>
          <w:szCs w:val="24"/>
        </w:rPr>
        <w:t>who will have access to it.</w:t>
      </w:r>
    </w:p>
    <w:p w14:paraId="1001441D" w14:textId="5409A8A2" w:rsidR="00331244" w:rsidRPr="00132652" w:rsidRDefault="00331244">
      <w:pPr>
        <w:ind w:firstLine="720"/>
        <w:rPr>
          <w:i/>
          <w:sz w:val="24"/>
          <w:szCs w:val="24"/>
          <w:u w:val="single"/>
          <w:rPrChange w:id="1500" w:author="Tashi Alford-Duguid" w:date="2020-06-15T12:17:00Z">
            <w:rPr>
              <w:i/>
              <w:sz w:val="24"/>
              <w:szCs w:val="24"/>
              <w:u w:val="single"/>
              <w:lang w:val="en-US"/>
            </w:rPr>
          </w:rPrChange>
        </w:rPr>
        <w:pPrChange w:id="1501" w:author="Tashi Alford-Duguid" w:date="2020-06-11T13:32:00Z">
          <w:pPr>
            <w:ind w:firstLine="720"/>
            <w:jc w:val="both"/>
          </w:pPr>
        </w:pPrChange>
      </w:pPr>
      <w:r w:rsidRPr="00132652">
        <w:rPr>
          <w:i/>
          <w:sz w:val="24"/>
          <w:szCs w:val="24"/>
          <w:u w:val="single"/>
          <w:rPrChange w:id="1502" w:author="Tashi Alford-Duguid" w:date="2020-06-15T12:17:00Z">
            <w:rPr>
              <w:i/>
              <w:sz w:val="24"/>
              <w:szCs w:val="24"/>
              <w:u w:val="single"/>
              <w:lang w:val="en-US"/>
            </w:rPr>
          </w:rPrChange>
        </w:rPr>
        <w:t>Case study:</w:t>
      </w:r>
      <w:r w:rsidR="00B4777E" w:rsidRPr="00132652">
        <w:rPr>
          <w:i/>
          <w:sz w:val="24"/>
          <w:szCs w:val="24"/>
          <w:u w:val="single"/>
          <w:rPrChange w:id="1503" w:author="Tashi Alford-Duguid" w:date="2020-06-15T12:17:00Z">
            <w:rPr>
              <w:i/>
              <w:sz w:val="24"/>
              <w:szCs w:val="24"/>
              <w:u w:val="single"/>
              <w:lang w:val="en-US"/>
            </w:rPr>
          </w:rPrChange>
        </w:rPr>
        <w:t xml:space="preserve"> N</w:t>
      </w:r>
      <w:r w:rsidR="006A30F7" w:rsidRPr="00132652">
        <w:rPr>
          <w:i/>
          <w:sz w:val="24"/>
          <w:szCs w:val="24"/>
          <w:u w:val="single"/>
          <w:rPrChange w:id="1504" w:author="Tashi Alford-Duguid" w:date="2020-06-15T12:17:00Z">
            <w:rPr>
              <w:i/>
              <w:sz w:val="24"/>
              <w:szCs w:val="24"/>
              <w:u w:val="single"/>
              <w:lang w:val="en-US"/>
            </w:rPr>
          </w:rPrChange>
        </w:rPr>
        <w:t>ewfoundland</w:t>
      </w:r>
      <w:r w:rsidR="0037642C" w:rsidRPr="00132652">
        <w:rPr>
          <w:i/>
          <w:sz w:val="24"/>
          <w:szCs w:val="24"/>
          <w:u w:val="single"/>
          <w:rPrChange w:id="1505" w:author="Tashi Alford-Duguid" w:date="2020-06-15T12:17:00Z">
            <w:rPr>
              <w:i/>
              <w:sz w:val="24"/>
              <w:szCs w:val="24"/>
              <w:u w:val="single"/>
              <w:lang w:val="en-US"/>
            </w:rPr>
          </w:rPrChange>
        </w:rPr>
        <w:t xml:space="preserve"> and Labrador</w:t>
      </w:r>
    </w:p>
    <w:p w14:paraId="00FC5F6F" w14:textId="315A35CD" w:rsidR="006A30F7" w:rsidRPr="00680027" w:rsidRDefault="00856137" w:rsidP="00680027">
      <w:pPr>
        <w:rPr>
          <w:sz w:val="24"/>
          <w:szCs w:val="24"/>
        </w:rPr>
      </w:pPr>
      <w:r w:rsidRPr="00132652">
        <w:rPr>
          <w:sz w:val="24"/>
          <w:szCs w:val="24"/>
          <w:rPrChange w:id="1506" w:author="Tashi Alford-Duguid" w:date="2020-06-15T12:17:00Z">
            <w:rPr>
              <w:sz w:val="24"/>
              <w:szCs w:val="24"/>
              <w:lang w:val="en-US"/>
            </w:rPr>
          </w:rPrChange>
        </w:rPr>
        <w:t xml:space="preserve">On March 20, 2020, </w:t>
      </w:r>
      <w:r w:rsidRPr="00680027">
        <w:rPr>
          <w:sz w:val="24"/>
          <w:szCs w:val="24"/>
        </w:rPr>
        <w:t>N</w:t>
      </w:r>
      <w:r w:rsidR="00F47EB5" w:rsidRPr="00680027">
        <w:rPr>
          <w:sz w:val="24"/>
          <w:szCs w:val="24"/>
        </w:rPr>
        <w:t>ewfoundland</w:t>
      </w:r>
      <w:r w:rsidRPr="00680027">
        <w:rPr>
          <w:sz w:val="24"/>
          <w:szCs w:val="24"/>
        </w:rPr>
        <w:t xml:space="preserve"> issued an emergency order that required all individuals</w:t>
      </w:r>
      <w:r w:rsidR="00ED1DAF" w:rsidRPr="00680027">
        <w:rPr>
          <w:sz w:val="24"/>
          <w:szCs w:val="24"/>
        </w:rPr>
        <w:t xml:space="preserve"> (with some exceptions)</w:t>
      </w:r>
      <w:r w:rsidRPr="00680027">
        <w:rPr>
          <w:sz w:val="24"/>
          <w:szCs w:val="24"/>
        </w:rPr>
        <w:t xml:space="preserve"> who entered the province to self-isolate for 14 days.</w:t>
      </w:r>
      <w:r w:rsidR="00E4430C" w:rsidRPr="00680027">
        <w:rPr>
          <w:rStyle w:val="FootnoteReference"/>
          <w:sz w:val="24"/>
          <w:szCs w:val="24"/>
        </w:rPr>
        <w:footnoteReference w:id="103"/>
      </w:r>
      <w:r w:rsidR="002A64D4" w:rsidRPr="00680027">
        <w:rPr>
          <w:sz w:val="24"/>
          <w:szCs w:val="24"/>
        </w:rPr>
        <w:t xml:space="preserve"> </w:t>
      </w:r>
      <w:r w:rsidR="004A51F3" w:rsidRPr="00680027">
        <w:rPr>
          <w:sz w:val="24"/>
          <w:szCs w:val="24"/>
        </w:rPr>
        <w:t xml:space="preserve">One and a half months </w:t>
      </w:r>
      <w:r w:rsidR="004A51F3" w:rsidRPr="00680027">
        <w:rPr>
          <w:sz w:val="24"/>
          <w:szCs w:val="24"/>
        </w:rPr>
        <w:lastRenderedPageBreak/>
        <w:t>later</w:t>
      </w:r>
      <w:r w:rsidRPr="00680027">
        <w:rPr>
          <w:sz w:val="24"/>
          <w:szCs w:val="24"/>
        </w:rPr>
        <w:t xml:space="preserve"> </w:t>
      </w:r>
      <w:r w:rsidR="004A51F3" w:rsidRPr="00680027">
        <w:rPr>
          <w:sz w:val="24"/>
          <w:szCs w:val="24"/>
        </w:rPr>
        <w:t>o</w:t>
      </w:r>
      <w:r w:rsidR="00B9132B" w:rsidRPr="00680027">
        <w:rPr>
          <w:sz w:val="24"/>
          <w:szCs w:val="24"/>
        </w:rPr>
        <w:t xml:space="preserve">n </w:t>
      </w:r>
      <w:r w:rsidR="00B47784" w:rsidRPr="00680027">
        <w:rPr>
          <w:sz w:val="24"/>
          <w:szCs w:val="24"/>
        </w:rPr>
        <w:t>May</w:t>
      </w:r>
      <w:r w:rsidR="00B9132B" w:rsidRPr="00680027">
        <w:rPr>
          <w:sz w:val="24"/>
          <w:szCs w:val="24"/>
        </w:rPr>
        <w:t xml:space="preserve"> </w:t>
      </w:r>
      <w:r w:rsidR="00B47784" w:rsidRPr="00680027">
        <w:rPr>
          <w:sz w:val="24"/>
          <w:szCs w:val="24"/>
        </w:rPr>
        <w:t>4,</w:t>
      </w:r>
      <w:r w:rsidR="00B9132B" w:rsidRPr="00680027">
        <w:rPr>
          <w:sz w:val="24"/>
          <w:szCs w:val="24"/>
        </w:rPr>
        <w:t xml:space="preserve"> 2020,</w:t>
      </w:r>
      <w:r w:rsidR="006A30F7" w:rsidRPr="00680027">
        <w:rPr>
          <w:sz w:val="24"/>
          <w:szCs w:val="24"/>
        </w:rPr>
        <w:t xml:space="preserve"> N</w:t>
      </w:r>
      <w:r w:rsidR="00F47EB5" w:rsidRPr="00680027">
        <w:rPr>
          <w:sz w:val="24"/>
          <w:szCs w:val="24"/>
        </w:rPr>
        <w:t>ewfoundland</w:t>
      </w:r>
      <w:r w:rsidR="0037642C" w:rsidRPr="00680027">
        <w:rPr>
          <w:sz w:val="24"/>
          <w:szCs w:val="24"/>
        </w:rPr>
        <w:t xml:space="preserve"> </w:t>
      </w:r>
      <w:r w:rsidR="00BC2D6B" w:rsidRPr="00680027">
        <w:rPr>
          <w:sz w:val="24"/>
          <w:szCs w:val="24"/>
        </w:rPr>
        <w:t>issued an</w:t>
      </w:r>
      <w:r w:rsidR="004A51F3" w:rsidRPr="00680027">
        <w:rPr>
          <w:sz w:val="24"/>
          <w:szCs w:val="24"/>
        </w:rPr>
        <w:t>other</w:t>
      </w:r>
      <w:r w:rsidR="00BC2D6B" w:rsidRPr="00680027">
        <w:rPr>
          <w:sz w:val="24"/>
          <w:szCs w:val="24"/>
        </w:rPr>
        <w:t xml:space="preserve"> emergency order that </w:t>
      </w:r>
      <w:r w:rsidR="0037642C" w:rsidRPr="00680027">
        <w:rPr>
          <w:sz w:val="24"/>
          <w:szCs w:val="24"/>
        </w:rPr>
        <w:t>banned anyone from entering the province, with the exception of</w:t>
      </w:r>
      <w:r w:rsidR="00333F97" w:rsidRPr="00680027">
        <w:rPr>
          <w:sz w:val="24"/>
          <w:szCs w:val="24"/>
        </w:rPr>
        <w:t xml:space="preserve"> </w:t>
      </w:r>
      <w:r w:rsidR="0037642C" w:rsidRPr="00680027">
        <w:rPr>
          <w:sz w:val="24"/>
          <w:szCs w:val="24"/>
        </w:rPr>
        <w:t>N</w:t>
      </w:r>
      <w:r w:rsidR="00F47EB5" w:rsidRPr="00680027">
        <w:rPr>
          <w:sz w:val="24"/>
          <w:szCs w:val="24"/>
        </w:rPr>
        <w:t>ewfoundland</w:t>
      </w:r>
      <w:r w:rsidR="0037642C" w:rsidRPr="00680027">
        <w:rPr>
          <w:sz w:val="24"/>
          <w:szCs w:val="24"/>
        </w:rPr>
        <w:t xml:space="preserve"> residents, </w:t>
      </w:r>
      <w:r w:rsidR="00DE34EE" w:rsidRPr="00680027">
        <w:rPr>
          <w:sz w:val="24"/>
          <w:szCs w:val="24"/>
        </w:rPr>
        <w:t xml:space="preserve">certain </w:t>
      </w:r>
      <w:r w:rsidR="0037642C" w:rsidRPr="00680027">
        <w:rPr>
          <w:sz w:val="24"/>
          <w:szCs w:val="24"/>
        </w:rPr>
        <w:t>asymptomatic</w:t>
      </w:r>
      <w:r w:rsidR="00333F97" w:rsidRPr="00680027">
        <w:rPr>
          <w:sz w:val="24"/>
          <w:szCs w:val="24"/>
        </w:rPr>
        <w:t xml:space="preserve"> workers</w:t>
      </w:r>
      <w:r w:rsidR="002F0494" w:rsidRPr="00680027">
        <w:rPr>
          <w:sz w:val="24"/>
          <w:szCs w:val="24"/>
        </w:rPr>
        <w:t xml:space="preserve">, and </w:t>
      </w:r>
      <w:r w:rsidR="003B3C8F" w:rsidRPr="00680027">
        <w:rPr>
          <w:sz w:val="24"/>
          <w:szCs w:val="24"/>
        </w:rPr>
        <w:t>exceptional cases who have been approved for travel in advance by NL’s Chief Medical Officer of Health.</w:t>
      </w:r>
      <w:r w:rsidR="005764E2" w:rsidRPr="00680027">
        <w:rPr>
          <w:rStyle w:val="FootnoteReference"/>
          <w:sz w:val="24"/>
          <w:szCs w:val="24"/>
        </w:rPr>
        <w:footnoteReference w:id="104"/>
      </w:r>
      <w:r w:rsidR="00E5131C" w:rsidRPr="00680027">
        <w:rPr>
          <w:sz w:val="24"/>
          <w:szCs w:val="24"/>
        </w:rPr>
        <w:t xml:space="preserve"> </w:t>
      </w:r>
    </w:p>
    <w:p w14:paraId="32164788" w14:textId="64CFE14F" w:rsidR="00E5131C" w:rsidRPr="00680027" w:rsidRDefault="0056750B" w:rsidP="00680027">
      <w:pPr>
        <w:rPr>
          <w:sz w:val="24"/>
          <w:szCs w:val="24"/>
        </w:rPr>
      </w:pPr>
      <w:r w:rsidRPr="00680027">
        <w:rPr>
          <w:sz w:val="24"/>
          <w:szCs w:val="24"/>
        </w:rPr>
        <w:t xml:space="preserve">One casualty of the travel ban was </w:t>
      </w:r>
      <w:r w:rsidR="00803CA6" w:rsidRPr="00680027">
        <w:rPr>
          <w:sz w:val="24"/>
          <w:szCs w:val="24"/>
        </w:rPr>
        <w:t>Ki</w:t>
      </w:r>
      <w:r w:rsidR="00A83CCF" w:rsidRPr="00680027">
        <w:rPr>
          <w:sz w:val="24"/>
          <w:szCs w:val="24"/>
        </w:rPr>
        <w:t>mberley Taylor</w:t>
      </w:r>
      <w:r w:rsidR="006741F7" w:rsidRPr="00680027">
        <w:rPr>
          <w:sz w:val="24"/>
          <w:szCs w:val="24"/>
        </w:rPr>
        <w:t>, a Halifax woman</w:t>
      </w:r>
      <w:r w:rsidR="00335646" w:rsidRPr="00680027">
        <w:rPr>
          <w:sz w:val="24"/>
          <w:szCs w:val="24"/>
        </w:rPr>
        <w:t xml:space="preserve"> and regular visitor to N</w:t>
      </w:r>
      <w:r w:rsidR="00680027">
        <w:rPr>
          <w:sz w:val="24"/>
          <w:szCs w:val="24"/>
        </w:rPr>
        <w:t>ewfoundland</w:t>
      </w:r>
      <w:r w:rsidR="00335646" w:rsidRPr="00680027">
        <w:rPr>
          <w:sz w:val="24"/>
          <w:szCs w:val="24"/>
        </w:rPr>
        <w:t xml:space="preserve"> to c</w:t>
      </w:r>
      <w:r w:rsidR="003C0FE1" w:rsidRPr="00680027">
        <w:rPr>
          <w:sz w:val="24"/>
          <w:szCs w:val="24"/>
        </w:rPr>
        <w:t>all</w:t>
      </w:r>
      <w:r w:rsidR="00335646" w:rsidRPr="00680027">
        <w:rPr>
          <w:sz w:val="24"/>
          <w:szCs w:val="24"/>
        </w:rPr>
        <w:t xml:space="preserve"> on family</w:t>
      </w:r>
      <w:r w:rsidR="144F5A19" w:rsidRPr="00680027">
        <w:rPr>
          <w:sz w:val="24"/>
          <w:szCs w:val="24"/>
        </w:rPr>
        <w:t>. Ms Taylor’s</w:t>
      </w:r>
      <w:r w:rsidR="098756E0" w:rsidRPr="00680027">
        <w:rPr>
          <w:sz w:val="24"/>
          <w:szCs w:val="24"/>
        </w:rPr>
        <w:t xml:space="preserve"> </w:t>
      </w:r>
      <w:r w:rsidR="00A75D6E" w:rsidRPr="00680027">
        <w:rPr>
          <w:sz w:val="24"/>
          <w:szCs w:val="24"/>
        </w:rPr>
        <w:t xml:space="preserve">mother passed away the day before </w:t>
      </w:r>
      <w:r w:rsidR="7A5A2E07" w:rsidRPr="00680027">
        <w:rPr>
          <w:sz w:val="24"/>
          <w:szCs w:val="24"/>
        </w:rPr>
        <w:t xml:space="preserve">the travel ban </w:t>
      </w:r>
      <w:r w:rsidR="00A75D6E" w:rsidRPr="00680027">
        <w:rPr>
          <w:sz w:val="24"/>
          <w:szCs w:val="24"/>
        </w:rPr>
        <w:t xml:space="preserve">came into effect. </w:t>
      </w:r>
      <w:r w:rsidR="00A25C9C" w:rsidRPr="00680027">
        <w:rPr>
          <w:sz w:val="24"/>
          <w:szCs w:val="24"/>
        </w:rPr>
        <w:t xml:space="preserve">When she </w:t>
      </w:r>
      <w:r w:rsidR="00DC6911" w:rsidRPr="00680027">
        <w:rPr>
          <w:sz w:val="24"/>
          <w:szCs w:val="24"/>
        </w:rPr>
        <w:t xml:space="preserve">learned of her mother’s passing, she immediately attempted to apply for </w:t>
      </w:r>
      <w:r w:rsidR="006451DC" w:rsidRPr="00680027">
        <w:rPr>
          <w:sz w:val="24"/>
          <w:szCs w:val="24"/>
        </w:rPr>
        <w:t xml:space="preserve">an </w:t>
      </w:r>
      <w:r w:rsidR="00DC6911" w:rsidRPr="00680027">
        <w:rPr>
          <w:sz w:val="24"/>
          <w:szCs w:val="24"/>
        </w:rPr>
        <w:t>ex</w:t>
      </w:r>
      <w:r w:rsidR="006451DC" w:rsidRPr="00680027">
        <w:rPr>
          <w:sz w:val="24"/>
          <w:szCs w:val="24"/>
        </w:rPr>
        <w:t>emp</w:t>
      </w:r>
      <w:r w:rsidR="00DC6911" w:rsidRPr="00680027">
        <w:rPr>
          <w:sz w:val="24"/>
          <w:szCs w:val="24"/>
        </w:rPr>
        <w:t xml:space="preserve">tion </w:t>
      </w:r>
      <w:r w:rsidR="006451DC" w:rsidRPr="00680027">
        <w:rPr>
          <w:sz w:val="24"/>
          <w:szCs w:val="24"/>
        </w:rPr>
        <w:t>from</w:t>
      </w:r>
      <w:r w:rsidR="00DC6911" w:rsidRPr="00680027">
        <w:rPr>
          <w:sz w:val="24"/>
          <w:szCs w:val="24"/>
        </w:rPr>
        <w:t xml:space="preserve"> the travel ban. </w:t>
      </w:r>
      <w:r w:rsidR="002073DA" w:rsidRPr="00680027">
        <w:rPr>
          <w:sz w:val="24"/>
          <w:szCs w:val="24"/>
        </w:rPr>
        <w:t xml:space="preserve">Her </w:t>
      </w:r>
      <w:r w:rsidR="00C94E3B" w:rsidRPr="00680027">
        <w:rPr>
          <w:sz w:val="24"/>
          <w:szCs w:val="24"/>
        </w:rPr>
        <w:t xml:space="preserve">initial </w:t>
      </w:r>
      <w:r w:rsidR="002073DA" w:rsidRPr="00680027">
        <w:rPr>
          <w:sz w:val="24"/>
          <w:szCs w:val="24"/>
        </w:rPr>
        <w:t xml:space="preserve">phone calls and emails to </w:t>
      </w:r>
      <w:r w:rsidR="00C94E3B" w:rsidRPr="00680027">
        <w:rPr>
          <w:sz w:val="24"/>
          <w:szCs w:val="24"/>
        </w:rPr>
        <w:t>the N</w:t>
      </w:r>
      <w:r w:rsidR="00680027">
        <w:rPr>
          <w:sz w:val="24"/>
          <w:szCs w:val="24"/>
        </w:rPr>
        <w:t>ewfoundland</w:t>
      </w:r>
      <w:r w:rsidR="00C94E3B" w:rsidRPr="00680027">
        <w:rPr>
          <w:sz w:val="24"/>
          <w:szCs w:val="24"/>
        </w:rPr>
        <w:t xml:space="preserve"> government went unanswered. </w:t>
      </w:r>
      <w:r w:rsidR="00B8706F" w:rsidRPr="00680027">
        <w:rPr>
          <w:sz w:val="24"/>
          <w:szCs w:val="24"/>
        </w:rPr>
        <w:t xml:space="preserve">While waiting, she </w:t>
      </w:r>
      <w:r w:rsidR="00F80E96" w:rsidRPr="00680027">
        <w:rPr>
          <w:sz w:val="24"/>
          <w:szCs w:val="24"/>
        </w:rPr>
        <w:t>prepare</w:t>
      </w:r>
      <w:r w:rsidR="00B8706F" w:rsidRPr="00680027">
        <w:rPr>
          <w:sz w:val="24"/>
          <w:szCs w:val="24"/>
        </w:rPr>
        <w:t xml:space="preserve">d </w:t>
      </w:r>
      <w:r w:rsidR="00F80E96" w:rsidRPr="00680027">
        <w:rPr>
          <w:sz w:val="24"/>
          <w:szCs w:val="24"/>
        </w:rPr>
        <w:t xml:space="preserve">a detailed self-isolation plan that would prevent her from </w:t>
      </w:r>
      <w:r w:rsidR="00DB5152" w:rsidRPr="00680027">
        <w:rPr>
          <w:sz w:val="24"/>
          <w:szCs w:val="24"/>
        </w:rPr>
        <w:t>encountering</w:t>
      </w:r>
      <w:r w:rsidR="00F80E96" w:rsidRPr="00680027">
        <w:rPr>
          <w:sz w:val="24"/>
          <w:szCs w:val="24"/>
        </w:rPr>
        <w:t xml:space="preserve"> anyone other than immediate family once in N</w:t>
      </w:r>
      <w:r w:rsidR="00680027">
        <w:rPr>
          <w:sz w:val="24"/>
          <w:szCs w:val="24"/>
        </w:rPr>
        <w:t>ewfoundland</w:t>
      </w:r>
      <w:r w:rsidR="00F80E96" w:rsidRPr="00680027">
        <w:rPr>
          <w:sz w:val="24"/>
          <w:szCs w:val="24"/>
        </w:rPr>
        <w:t xml:space="preserve">. </w:t>
      </w:r>
      <w:r w:rsidR="00DB5152" w:rsidRPr="00680027">
        <w:rPr>
          <w:sz w:val="24"/>
          <w:szCs w:val="24"/>
        </w:rPr>
        <w:t>However, the N</w:t>
      </w:r>
      <w:r w:rsidR="00680027">
        <w:rPr>
          <w:sz w:val="24"/>
          <w:szCs w:val="24"/>
        </w:rPr>
        <w:t>ewfoundland</w:t>
      </w:r>
      <w:r w:rsidR="00DB5152" w:rsidRPr="00680027">
        <w:rPr>
          <w:sz w:val="24"/>
          <w:szCs w:val="24"/>
        </w:rPr>
        <w:t xml:space="preserve"> government ultimately rejected her request for an exemption, denying Ms Taylor the ability to </w:t>
      </w:r>
      <w:r w:rsidR="002B4548" w:rsidRPr="00680027">
        <w:rPr>
          <w:sz w:val="24"/>
          <w:szCs w:val="24"/>
        </w:rPr>
        <w:t xml:space="preserve">grieve with her family and to say goodbye to her mother. </w:t>
      </w:r>
    </w:p>
    <w:tbl>
      <w:tblPr>
        <w:tblStyle w:val="TableGrid"/>
        <w:tblW w:w="0" w:type="auto"/>
        <w:tblLook w:val="04A0" w:firstRow="1" w:lastRow="0" w:firstColumn="1" w:lastColumn="0" w:noHBand="0" w:noVBand="1"/>
      </w:tblPr>
      <w:tblGrid>
        <w:gridCol w:w="9576"/>
      </w:tblGrid>
      <w:tr w:rsidR="0022159B" w:rsidRPr="00132652" w14:paraId="695588FC" w14:textId="77777777" w:rsidTr="0508CCA1">
        <w:tc>
          <w:tcPr>
            <w:tcW w:w="9576" w:type="dxa"/>
          </w:tcPr>
          <w:p w14:paraId="11CF7E56" w14:textId="6183A802" w:rsidR="0022159B" w:rsidRPr="00132652" w:rsidRDefault="006A30F7">
            <w:pPr>
              <w:rPr>
                <w:i/>
                <w:iCs/>
                <w:sz w:val="24"/>
                <w:szCs w:val="24"/>
                <w:rPrChange w:id="1507" w:author="Tashi Alford-Duguid" w:date="2020-06-15T12:17:00Z">
                  <w:rPr>
                    <w:i/>
                    <w:iCs/>
                    <w:sz w:val="24"/>
                    <w:szCs w:val="24"/>
                    <w:lang w:val="en-US"/>
                  </w:rPr>
                </w:rPrChange>
              </w:rPr>
              <w:pPrChange w:id="1508" w:author="Unknown" w:date="2020-06-11T13:32:00Z">
                <w:pPr>
                  <w:jc w:val="both"/>
                </w:pPr>
              </w:pPrChange>
            </w:pPr>
            <w:r w:rsidRPr="00132652">
              <w:rPr>
                <w:i/>
                <w:iCs/>
                <w:sz w:val="24"/>
                <w:szCs w:val="24"/>
                <w:rPrChange w:id="1509" w:author="Tashi Alford-Duguid" w:date="2020-06-15T12:17:00Z">
                  <w:rPr>
                    <w:i/>
                    <w:iCs/>
                    <w:sz w:val="24"/>
                    <w:szCs w:val="24"/>
                    <w:lang w:val="en-US"/>
                  </w:rPr>
                </w:rPrChange>
              </w:rPr>
              <w:t xml:space="preserve">CIVIL LIBERTIES GRADING FOR NEWFOUNDLAND BORDER CLOSURES: </w:t>
            </w:r>
            <w:r w:rsidRPr="00132652">
              <w:rPr>
                <w:b/>
                <w:bCs/>
                <w:sz w:val="24"/>
                <w:szCs w:val="24"/>
                <w:u w:val="single"/>
                <w:rPrChange w:id="1510" w:author="Tashi Alford-Duguid" w:date="2020-06-15T12:17:00Z">
                  <w:rPr>
                    <w:b/>
                    <w:bCs/>
                    <w:sz w:val="24"/>
                    <w:szCs w:val="24"/>
                    <w:u w:val="single"/>
                    <w:lang w:val="en-US"/>
                  </w:rPr>
                </w:rPrChange>
              </w:rPr>
              <w:t>F</w:t>
            </w:r>
          </w:p>
          <w:p w14:paraId="56D84743" w14:textId="77777777" w:rsidR="00C67578" w:rsidRPr="00132652" w:rsidRDefault="00C67578">
            <w:pPr>
              <w:rPr>
                <w:i/>
                <w:iCs/>
                <w:sz w:val="24"/>
                <w:szCs w:val="24"/>
                <w:rPrChange w:id="1511" w:author="Tashi Alford-Duguid" w:date="2020-06-15T12:17:00Z">
                  <w:rPr>
                    <w:i/>
                    <w:iCs/>
                    <w:sz w:val="24"/>
                    <w:szCs w:val="24"/>
                    <w:lang w:val="en-US"/>
                  </w:rPr>
                </w:rPrChange>
              </w:rPr>
              <w:pPrChange w:id="1512" w:author="Unknown" w:date="2020-06-11T13:32:00Z">
                <w:pPr>
                  <w:jc w:val="both"/>
                </w:pPr>
              </w:pPrChange>
            </w:pPr>
          </w:p>
          <w:p w14:paraId="6A286EA1" w14:textId="5A1F7C0C" w:rsidR="00662FD4" w:rsidRPr="00132652" w:rsidRDefault="00001481">
            <w:pPr>
              <w:rPr>
                <w:b/>
                <w:bCs/>
                <w:sz w:val="24"/>
                <w:szCs w:val="24"/>
                <w:rPrChange w:id="1513" w:author="Tashi Alford-Duguid" w:date="2020-06-15T12:17:00Z">
                  <w:rPr>
                    <w:b/>
                    <w:bCs/>
                    <w:sz w:val="24"/>
                    <w:szCs w:val="24"/>
                    <w:lang w:val="en-US"/>
                  </w:rPr>
                </w:rPrChange>
              </w:rPr>
              <w:pPrChange w:id="1514" w:author="Unknown" w:date="2020-06-11T13:32:00Z">
                <w:pPr>
                  <w:jc w:val="both"/>
                </w:pPr>
              </w:pPrChange>
            </w:pPr>
            <w:r w:rsidRPr="00132652">
              <w:rPr>
                <w:b/>
                <w:bCs/>
                <w:sz w:val="24"/>
                <w:szCs w:val="24"/>
                <w:rPrChange w:id="1515" w:author="Tashi Alford-Duguid" w:date="2020-06-15T12:17:00Z">
                  <w:rPr>
                    <w:b/>
                    <w:bCs/>
                    <w:sz w:val="24"/>
                    <w:szCs w:val="24"/>
                    <w:lang w:val="en-US"/>
                  </w:rPr>
                </w:rPrChange>
              </w:rPr>
              <w:t>Necessary:</w:t>
            </w:r>
          </w:p>
          <w:p w14:paraId="01CA1E0A" w14:textId="377194AF" w:rsidR="007D6EB0" w:rsidRPr="00680027" w:rsidRDefault="00001481" w:rsidP="00680027">
            <w:pPr>
              <w:rPr>
                <w:sz w:val="24"/>
                <w:szCs w:val="24"/>
              </w:rPr>
            </w:pPr>
            <w:r w:rsidRPr="00132652">
              <w:rPr>
                <w:sz w:val="24"/>
                <w:szCs w:val="24"/>
                <w:rPrChange w:id="1516" w:author="Tashi Alford-Duguid" w:date="2020-06-15T12:17:00Z">
                  <w:rPr>
                    <w:sz w:val="24"/>
                    <w:szCs w:val="24"/>
                    <w:lang w:val="en-US"/>
                  </w:rPr>
                </w:rPrChange>
              </w:rPr>
              <w:t xml:space="preserve">The </w:t>
            </w:r>
            <w:r w:rsidRPr="00680027">
              <w:rPr>
                <w:sz w:val="24"/>
                <w:szCs w:val="24"/>
              </w:rPr>
              <w:t>N</w:t>
            </w:r>
            <w:r w:rsidR="00F635FE" w:rsidRPr="00680027">
              <w:rPr>
                <w:sz w:val="24"/>
                <w:szCs w:val="24"/>
              </w:rPr>
              <w:t>ewfoundland</w:t>
            </w:r>
            <w:r w:rsidRPr="00680027">
              <w:rPr>
                <w:sz w:val="24"/>
                <w:szCs w:val="24"/>
              </w:rPr>
              <w:t xml:space="preserve"> government has failed to justify the necessity of </w:t>
            </w:r>
            <w:r w:rsidR="006D1F87" w:rsidRPr="00680027">
              <w:rPr>
                <w:sz w:val="24"/>
                <w:szCs w:val="24"/>
              </w:rPr>
              <w:t>a</w:t>
            </w:r>
            <w:r w:rsidR="008F0600" w:rsidRPr="00680027">
              <w:rPr>
                <w:sz w:val="24"/>
                <w:szCs w:val="24"/>
              </w:rPr>
              <w:t xml:space="preserve"> </w:t>
            </w:r>
            <w:r w:rsidR="0018483C">
              <w:rPr>
                <w:sz w:val="24"/>
                <w:szCs w:val="24"/>
              </w:rPr>
              <w:t>border</w:t>
            </w:r>
            <w:commentRangeStart w:id="1517"/>
            <w:commentRangeStart w:id="1518"/>
            <w:commentRangeStart w:id="1519"/>
            <w:r w:rsidR="008F0600" w:rsidRPr="00680027">
              <w:rPr>
                <w:sz w:val="24"/>
                <w:szCs w:val="24"/>
              </w:rPr>
              <w:t xml:space="preserve"> </w:t>
            </w:r>
            <w:commentRangeEnd w:id="1517"/>
            <w:r w:rsidRPr="00132652">
              <w:rPr>
                <w:rStyle w:val="CommentReference"/>
              </w:rPr>
              <w:commentReference w:id="1517"/>
            </w:r>
            <w:commentRangeEnd w:id="1518"/>
            <w:r w:rsidRPr="00132652">
              <w:rPr>
                <w:rStyle w:val="CommentReference"/>
              </w:rPr>
              <w:commentReference w:id="1518"/>
            </w:r>
            <w:commentRangeEnd w:id="1519"/>
            <w:r w:rsidR="008407BE" w:rsidRPr="00132652">
              <w:rPr>
                <w:rStyle w:val="CommentReference"/>
              </w:rPr>
              <w:commentReference w:id="1519"/>
            </w:r>
            <w:r w:rsidR="0018483C">
              <w:rPr>
                <w:sz w:val="24"/>
                <w:szCs w:val="24"/>
              </w:rPr>
              <w:t>closure</w:t>
            </w:r>
            <w:r w:rsidR="00844CEF" w:rsidRPr="00680027">
              <w:rPr>
                <w:sz w:val="24"/>
                <w:szCs w:val="24"/>
              </w:rPr>
              <w:t xml:space="preserve"> </w:t>
            </w:r>
            <w:r w:rsidR="000975E9" w:rsidRPr="00680027">
              <w:rPr>
                <w:sz w:val="24"/>
                <w:szCs w:val="24"/>
              </w:rPr>
              <w:t>that does not offer a self-isolation plan</w:t>
            </w:r>
            <w:r w:rsidR="00C80E88">
              <w:rPr>
                <w:sz w:val="24"/>
                <w:szCs w:val="24"/>
              </w:rPr>
              <w:t xml:space="preserve"> or other </w:t>
            </w:r>
            <w:r w:rsidR="00716090">
              <w:rPr>
                <w:sz w:val="24"/>
                <w:szCs w:val="24"/>
              </w:rPr>
              <w:t>forms of adherence to public health orders</w:t>
            </w:r>
            <w:r w:rsidR="000975E9" w:rsidRPr="00680027">
              <w:rPr>
                <w:sz w:val="24"/>
                <w:szCs w:val="24"/>
              </w:rPr>
              <w:t xml:space="preserve"> as</w:t>
            </w:r>
            <w:r w:rsidR="00844CEF" w:rsidRPr="00680027">
              <w:rPr>
                <w:sz w:val="24"/>
                <w:szCs w:val="24"/>
              </w:rPr>
              <w:t xml:space="preserve"> </w:t>
            </w:r>
            <w:r w:rsidR="00C80E88">
              <w:rPr>
                <w:sz w:val="24"/>
                <w:szCs w:val="24"/>
              </w:rPr>
              <w:t>conditions for entry</w:t>
            </w:r>
            <w:r w:rsidR="008F0600" w:rsidRPr="00680027">
              <w:rPr>
                <w:sz w:val="24"/>
                <w:szCs w:val="24"/>
              </w:rPr>
              <w:t xml:space="preserve">. </w:t>
            </w:r>
            <w:r w:rsidR="00084296" w:rsidRPr="00680027">
              <w:rPr>
                <w:sz w:val="24"/>
                <w:szCs w:val="24"/>
              </w:rPr>
              <w:t xml:space="preserve">When </w:t>
            </w:r>
            <w:r w:rsidR="0018483C">
              <w:rPr>
                <w:sz w:val="24"/>
                <w:szCs w:val="24"/>
              </w:rPr>
              <w:t>the government</w:t>
            </w:r>
            <w:r w:rsidR="00084296" w:rsidRPr="00680027">
              <w:rPr>
                <w:sz w:val="24"/>
                <w:szCs w:val="24"/>
              </w:rPr>
              <w:t xml:space="preserve"> enacted the ban on </w:t>
            </w:r>
            <w:r w:rsidR="3602FA6B" w:rsidRPr="00680027">
              <w:rPr>
                <w:sz w:val="24"/>
                <w:szCs w:val="24"/>
              </w:rPr>
              <w:t>May</w:t>
            </w:r>
            <w:r w:rsidR="00084296" w:rsidRPr="00680027">
              <w:rPr>
                <w:sz w:val="24"/>
                <w:szCs w:val="24"/>
              </w:rPr>
              <w:t xml:space="preserve"> 4, 2020,</w:t>
            </w:r>
            <w:r w:rsidR="00D25C1A" w:rsidRPr="00680027">
              <w:rPr>
                <w:sz w:val="24"/>
                <w:szCs w:val="24"/>
              </w:rPr>
              <w:t xml:space="preserve"> more than two weeks had passed since a new COVID case had been reported (the province had a total of 3 deaths at the time).</w:t>
            </w:r>
            <w:r w:rsidR="004E0734" w:rsidRPr="00132652">
              <w:rPr>
                <w:rStyle w:val="FootnoteReference"/>
                <w:sz w:val="24"/>
                <w:szCs w:val="24"/>
              </w:rPr>
              <w:footnoteReference w:id="105"/>
            </w:r>
            <w:r w:rsidR="00D25C1A" w:rsidRPr="00680027">
              <w:rPr>
                <w:sz w:val="24"/>
                <w:szCs w:val="24"/>
              </w:rPr>
              <w:t xml:space="preserve"> </w:t>
            </w:r>
            <w:r w:rsidR="00EA0F27" w:rsidRPr="00680027">
              <w:rPr>
                <w:sz w:val="24"/>
                <w:szCs w:val="24"/>
              </w:rPr>
              <w:t>It seems clear</w:t>
            </w:r>
            <w:r w:rsidR="00853C21" w:rsidRPr="00680027">
              <w:rPr>
                <w:sz w:val="24"/>
                <w:szCs w:val="24"/>
              </w:rPr>
              <w:t xml:space="preserve"> that the mandatory 14-day isolation period had </w:t>
            </w:r>
            <w:r w:rsidR="00EA0F27" w:rsidRPr="00680027">
              <w:rPr>
                <w:sz w:val="24"/>
                <w:szCs w:val="24"/>
              </w:rPr>
              <w:t xml:space="preserve">been </w:t>
            </w:r>
            <w:r w:rsidR="00AE4802" w:rsidRPr="00680027">
              <w:rPr>
                <w:sz w:val="24"/>
                <w:szCs w:val="24"/>
              </w:rPr>
              <w:t>effective at controlling the virus</w:t>
            </w:r>
            <w:r w:rsidR="00D32894" w:rsidRPr="00680027">
              <w:rPr>
                <w:sz w:val="24"/>
                <w:szCs w:val="24"/>
              </w:rPr>
              <w:t>.</w:t>
            </w:r>
            <w:r w:rsidR="007D6EB0" w:rsidRPr="00680027">
              <w:rPr>
                <w:sz w:val="24"/>
                <w:szCs w:val="24"/>
              </w:rPr>
              <w:t xml:space="preserve"> That the travel ban was unnecessary is made even clearer from the fact that</w:t>
            </w:r>
            <w:r w:rsidR="003062AA">
              <w:rPr>
                <w:sz w:val="24"/>
                <w:szCs w:val="24"/>
              </w:rPr>
              <w:t xml:space="preserve"> many</w:t>
            </w:r>
            <w:r w:rsidR="002F2C7F" w:rsidRPr="00680027">
              <w:rPr>
                <w:sz w:val="24"/>
                <w:szCs w:val="24"/>
              </w:rPr>
              <w:t xml:space="preserve"> </w:t>
            </w:r>
            <w:r w:rsidR="001041C8" w:rsidRPr="00680027">
              <w:rPr>
                <w:sz w:val="24"/>
                <w:szCs w:val="24"/>
              </w:rPr>
              <w:t xml:space="preserve">workers and other individuals had been travelling </w:t>
            </w:r>
            <w:r w:rsidR="00B07D3E" w:rsidRPr="00680027">
              <w:rPr>
                <w:sz w:val="24"/>
                <w:szCs w:val="24"/>
              </w:rPr>
              <w:t>between</w:t>
            </w:r>
            <w:r w:rsidR="001041C8" w:rsidRPr="00680027">
              <w:rPr>
                <w:sz w:val="24"/>
                <w:szCs w:val="24"/>
              </w:rPr>
              <w:t xml:space="preserve"> N</w:t>
            </w:r>
            <w:r w:rsidR="00F635FE" w:rsidRPr="00680027">
              <w:rPr>
                <w:sz w:val="24"/>
                <w:szCs w:val="24"/>
              </w:rPr>
              <w:t>ewfoundland</w:t>
            </w:r>
            <w:r w:rsidR="001041C8" w:rsidRPr="00680027">
              <w:rPr>
                <w:sz w:val="24"/>
                <w:szCs w:val="24"/>
              </w:rPr>
              <w:t xml:space="preserve"> </w:t>
            </w:r>
            <w:r w:rsidR="00B07D3E" w:rsidRPr="00680027">
              <w:rPr>
                <w:sz w:val="24"/>
                <w:szCs w:val="24"/>
              </w:rPr>
              <w:t xml:space="preserve">on one hand </w:t>
            </w:r>
            <w:r w:rsidR="00B07D3E" w:rsidRPr="00132652">
              <w:rPr>
                <w:sz w:val="24"/>
                <w:szCs w:val="24"/>
                <w:rPrChange w:id="1520" w:author="Tashi Alford-Duguid" w:date="2020-06-15T12:17:00Z">
                  <w:rPr>
                    <w:sz w:val="24"/>
                    <w:szCs w:val="24"/>
                    <w:lang w:val="en-US"/>
                  </w:rPr>
                </w:rPrChange>
              </w:rPr>
              <w:t>and</w:t>
            </w:r>
            <w:r w:rsidR="001041C8" w:rsidRPr="00132652">
              <w:rPr>
                <w:sz w:val="24"/>
                <w:szCs w:val="24"/>
                <w:rPrChange w:id="1521" w:author="Tashi Alford-Duguid" w:date="2020-06-15T12:17:00Z">
                  <w:rPr>
                    <w:sz w:val="24"/>
                    <w:szCs w:val="24"/>
                    <w:lang w:val="en-US"/>
                  </w:rPr>
                </w:rPrChange>
              </w:rPr>
              <w:t xml:space="preserve"> Q</w:t>
            </w:r>
            <w:r w:rsidR="00F635FE" w:rsidRPr="00132652">
              <w:rPr>
                <w:sz w:val="24"/>
                <w:szCs w:val="24"/>
                <w:rPrChange w:id="1522" w:author="Tashi Alford-Duguid" w:date="2020-06-15T12:17:00Z">
                  <w:rPr>
                    <w:sz w:val="24"/>
                    <w:szCs w:val="24"/>
                    <w:lang w:val="en-US"/>
                  </w:rPr>
                </w:rPrChange>
              </w:rPr>
              <w:t>uebec</w:t>
            </w:r>
            <w:r w:rsidR="001041C8" w:rsidRPr="00132652">
              <w:rPr>
                <w:sz w:val="24"/>
                <w:szCs w:val="24"/>
                <w:rPrChange w:id="1523" w:author="Tashi Alford-Duguid" w:date="2020-06-15T12:17:00Z">
                  <w:rPr>
                    <w:sz w:val="24"/>
                    <w:szCs w:val="24"/>
                    <w:lang w:val="en-US"/>
                  </w:rPr>
                </w:rPrChange>
              </w:rPr>
              <w:t xml:space="preserve"> and A</w:t>
            </w:r>
            <w:r w:rsidR="00F635FE" w:rsidRPr="00132652">
              <w:rPr>
                <w:sz w:val="24"/>
                <w:szCs w:val="24"/>
                <w:rPrChange w:id="1524" w:author="Tashi Alford-Duguid" w:date="2020-06-15T12:17:00Z">
                  <w:rPr>
                    <w:sz w:val="24"/>
                    <w:szCs w:val="24"/>
                    <w:lang w:val="en-US"/>
                  </w:rPr>
                </w:rPrChange>
              </w:rPr>
              <w:t>lberta</w:t>
            </w:r>
            <w:r w:rsidR="00B07D3E" w:rsidRPr="00132652">
              <w:rPr>
                <w:sz w:val="24"/>
                <w:szCs w:val="24"/>
                <w:rPrChange w:id="1525" w:author="Tashi Alford-Duguid" w:date="2020-06-15T12:17:00Z">
                  <w:rPr>
                    <w:sz w:val="24"/>
                    <w:szCs w:val="24"/>
                    <w:lang w:val="en-US"/>
                  </w:rPr>
                </w:rPrChange>
              </w:rPr>
              <w:t xml:space="preserve"> on the other</w:t>
            </w:r>
            <w:r w:rsidR="009D7F87" w:rsidRPr="00132652">
              <w:rPr>
                <w:sz w:val="24"/>
                <w:szCs w:val="24"/>
                <w:rPrChange w:id="1526" w:author="Tashi Alford-Duguid" w:date="2020-06-15T12:17:00Z">
                  <w:rPr>
                    <w:sz w:val="24"/>
                    <w:szCs w:val="24"/>
                    <w:lang w:val="en-US"/>
                  </w:rPr>
                </w:rPrChange>
              </w:rPr>
              <w:t xml:space="preserve"> in the weeks prior to the travel ban</w:t>
            </w:r>
            <w:r w:rsidR="00F36DAC" w:rsidRPr="00132652">
              <w:rPr>
                <w:sz w:val="24"/>
                <w:szCs w:val="24"/>
                <w:rPrChange w:id="1527" w:author="Tashi Alford-Duguid" w:date="2020-06-15T12:17:00Z">
                  <w:rPr>
                    <w:sz w:val="24"/>
                    <w:szCs w:val="24"/>
                    <w:lang w:val="en-US"/>
                  </w:rPr>
                </w:rPrChange>
              </w:rPr>
              <w:t xml:space="preserve">, yet </w:t>
            </w:r>
            <w:r w:rsidR="006106A7" w:rsidRPr="00132652">
              <w:rPr>
                <w:sz w:val="24"/>
                <w:szCs w:val="24"/>
                <w:rPrChange w:id="1528" w:author="Tashi Alford-Duguid" w:date="2020-06-15T12:17:00Z">
                  <w:rPr>
                    <w:sz w:val="24"/>
                    <w:szCs w:val="24"/>
                    <w:lang w:val="en-US"/>
                  </w:rPr>
                </w:rPrChange>
              </w:rPr>
              <w:t>no new case</w:t>
            </w:r>
            <w:r w:rsidR="009D7F87" w:rsidRPr="00132652">
              <w:rPr>
                <w:sz w:val="24"/>
                <w:szCs w:val="24"/>
                <w:rPrChange w:id="1529" w:author="Tashi Alford-Duguid" w:date="2020-06-15T12:17:00Z">
                  <w:rPr>
                    <w:sz w:val="24"/>
                    <w:szCs w:val="24"/>
                    <w:lang w:val="en-US"/>
                  </w:rPr>
                </w:rPrChange>
              </w:rPr>
              <w:t>s had emerged</w:t>
            </w:r>
            <w:r w:rsidR="007D6EB0" w:rsidRPr="00680027">
              <w:rPr>
                <w:sz w:val="24"/>
                <w:szCs w:val="24"/>
              </w:rPr>
              <w:t>.</w:t>
            </w:r>
            <w:r w:rsidR="003062AA">
              <w:rPr>
                <w:rStyle w:val="FootnoteReference"/>
                <w:sz w:val="24"/>
                <w:szCs w:val="24"/>
              </w:rPr>
              <w:footnoteReference w:id="106"/>
            </w:r>
          </w:p>
          <w:p w14:paraId="0A3914A8" w14:textId="77777777" w:rsidR="007D6EB0" w:rsidRPr="00680027" w:rsidRDefault="007D6EB0" w:rsidP="00680027">
            <w:pPr>
              <w:rPr>
                <w:sz w:val="24"/>
                <w:szCs w:val="24"/>
              </w:rPr>
            </w:pPr>
          </w:p>
          <w:p w14:paraId="42E59584" w14:textId="77777777" w:rsidR="007D6EB0" w:rsidRPr="00680027" w:rsidRDefault="007D6EB0" w:rsidP="00680027">
            <w:pPr>
              <w:rPr>
                <w:b/>
                <w:bCs/>
                <w:sz w:val="24"/>
                <w:szCs w:val="24"/>
              </w:rPr>
            </w:pPr>
            <w:r w:rsidRPr="00680027">
              <w:rPr>
                <w:b/>
                <w:bCs/>
                <w:sz w:val="24"/>
                <w:szCs w:val="24"/>
              </w:rPr>
              <w:t>Proportionate:</w:t>
            </w:r>
          </w:p>
          <w:p w14:paraId="2309CC49" w14:textId="05CBC25A" w:rsidR="00001481" w:rsidRPr="00680027" w:rsidRDefault="007D6EB0" w:rsidP="00680027">
            <w:pPr>
              <w:rPr>
                <w:sz w:val="24"/>
                <w:szCs w:val="24"/>
              </w:rPr>
            </w:pPr>
            <w:r w:rsidRPr="00680027">
              <w:rPr>
                <w:sz w:val="24"/>
                <w:szCs w:val="24"/>
              </w:rPr>
              <w:t xml:space="preserve">The disproportionality of the </w:t>
            </w:r>
            <w:r w:rsidR="001A55D4" w:rsidRPr="00680027">
              <w:rPr>
                <w:sz w:val="24"/>
                <w:szCs w:val="24"/>
              </w:rPr>
              <w:t xml:space="preserve">travel ban is made most stark from Ms Taylor’s </w:t>
            </w:r>
            <w:r w:rsidR="00DF3FF5" w:rsidRPr="00680027">
              <w:rPr>
                <w:sz w:val="24"/>
                <w:szCs w:val="24"/>
              </w:rPr>
              <w:t>example.</w:t>
            </w:r>
            <w:r w:rsidR="00EF5719" w:rsidRPr="00680027">
              <w:rPr>
                <w:sz w:val="24"/>
                <w:szCs w:val="24"/>
              </w:rPr>
              <w:t xml:space="preserve"> As stated above, no clear benefit from </w:t>
            </w:r>
            <w:r w:rsidR="2D22C867" w:rsidRPr="00680027">
              <w:rPr>
                <w:sz w:val="24"/>
                <w:szCs w:val="24"/>
              </w:rPr>
              <w:t>a</w:t>
            </w:r>
            <w:r w:rsidR="77EEB17B" w:rsidRPr="00680027">
              <w:rPr>
                <w:sz w:val="24"/>
                <w:szCs w:val="24"/>
              </w:rPr>
              <w:t>n absolute</w:t>
            </w:r>
            <w:r w:rsidR="00EF5719" w:rsidRPr="00680027">
              <w:rPr>
                <w:sz w:val="24"/>
                <w:szCs w:val="24"/>
              </w:rPr>
              <w:t xml:space="preserve"> travel ban has been proven, but significant lasting damage has been done to Ms Taylor – she was subject to an arbitrary government decision-making process that seemed to elevate </w:t>
            </w:r>
            <w:r w:rsidR="002C4C55" w:rsidRPr="00680027">
              <w:rPr>
                <w:sz w:val="24"/>
                <w:szCs w:val="24"/>
              </w:rPr>
              <w:t>economics (</w:t>
            </w:r>
            <w:r w:rsidR="005D0891" w:rsidRPr="00680027">
              <w:rPr>
                <w:sz w:val="24"/>
                <w:szCs w:val="24"/>
              </w:rPr>
              <w:t xml:space="preserve">some </w:t>
            </w:r>
            <w:r w:rsidR="002C4C55" w:rsidRPr="00680027">
              <w:rPr>
                <w:sz w:val="24"/>
                <w:szCs w:val="24"/>
              </w:rPr>
              <w:t>workers allowed in) over family (</w:t>
            </w:r>
            <w:r w:rsidR="005D0891" w:rsidRPr="00680027">
              <w:rPr>
                <w:sz w:val="24"/>
                <w:szCs w:val="24"/>
              </w:rPr>
              <w:t xml:space="preserve">barred from </w:t>
            </w:r>
            <w:r w:rsidR="002C4C55" w:rsidRPr="00680027">
              <w:rPr>
                <w:sz w:val="24"/>
                <w:szCs w:val="24"/>
              </w:rPr>
              <w:t>attending a mother’s funeral).</w:t>
            </w:r>
            <w:r w:rsidR="00A22C2B" w:rsidRPr="00680027">
              <w:rPr>
                <w:sz w:val="24"/>
                <w:szCs w:val="24"/>
              </w:rPr>
              <w:t xml:space="preserve"> The </w:t>
            </w:r>
            <w:r w:rsidR="00325745" w:rsidRPr="00680027">
              <w:rPr>
                <w:sz w:val="24"/>
                <w:szCs w:val="24"/>
              </w:rPr>
              <w:t xml:space="preserve">ban would have been more proportionate if the </w:t>
            </w:r>
            <w:r w:rsidR="00132DA8" w:rsidRPr="00680027">
              <w:rPr>
                <w:sz w:val="24"/>
                <w:szCs w:val="24"/>
              </w:rPr>
              <w:t>travel ban order</w:t>
            </w:r>
            <w:r w:rsidR="00325745" w:rsidRPr="00680027">
              <w:rPr>
                <w:sz w:val="24"/>
                <w:szCs w:val="24"/>
              </w:rPr>
              <w:t xml:space="preserve"> included an extensive and thoughtful list of exemptions that covered situations like Ms Taylor’s. Instead,</w:t>
            </w:r>
            <w:r w:rsidR="00132DA8" w:rsidRPr="00680027">
              <w:rPr>
                <w:sz w:val="24"/>
                <w:szCs w:val="24"/>
              </w:rPr>
              <w:t xml:space="preserve"> she was left to the mercy of </w:t>
            </w:r>
            <w:r w:rsidR="00413222" w:rsidRPr="00680027">
              <w:rPr>
                <w:sz w:val="24"/>
                <w:szCs w:val="24"/>
              </w:rPr>
              <w:t xml:space="preserve">a government </w:t>
            </w:r>
            <w:r w:rsidR="00814C2E" w:rsidRPr="00680027">
              <w:rPr>
                <w:sz w:val="24"/>
                <w:szCs w:val="24"/>
              </w:rPr>
              <w:t xml:space="preserve">decision-maker who did not </w:t>
            </w:r>
            <w:r w:rsidR="003748C1" w:rsidRPr="00680027">
              <w:rPr>
                <w:sz w:val="24"/>
                <w:szCs w:val="24"/>
              </w:rPr>
              <w:t xml:space="preserve">provide any indication that their denial of her application was based on any objective standards. </w:t>
            </w:r>
          </w:p>
          <w:p w14:paraId="4D017AB5" w14:textId="77777777" w:rsidR="00001481" w:rsidRPr="00680027" w:rsidRDefault="00001481" w:rsidP="00680027">
            <w:pPr>
              <w:rPr>
                <w:b/>
                <w:bCs/>
                <w:sz w:val="24"/>
                <w:szCs w:val="24"/>
              </w:rPr>
            </w:pPr>
          </w:p>
          <w:p w14:paraId="2E5A5F2B" w14:textId="10785753" w:rsidR="00C67578" w:rsidRPr="00680027" w:rsidRDefault="00C67578" w:rsidP="00680027">
            <w:pPr>
              <w:rPr>
                <w:b/>
                <w:bCs/>
                <w:sz w:val="24"/>
                <w:szCs w:val="24"/>
              </w:rPr>
            </w:pPr>
            <w:r w:rsidRPr="00680027">
              <w:rPr>
                <w:b/>
                <w:bCs/>
                <w:sz w:val="24"/>
                <w:szCs w:val="24"/>
              </w:rPr>
              <w:lastRenderedPageBreak/>
              <w:t>Time limited:</w:t>
            </w:r>
          </w:p>
          <w:p w14:paraId="5F32AC85" w14:textId="165D57AB" w:rsidR="00C67578" w:rsidRPr="00680027" w:rsidRDefault="00C67578" w:rsidP="00680027">
            <w:pPr>
              <w:rPr>
                <w:sz w:val="24"/>
                <w:szCs w:val="24"/>
              </w:rPr>
            </w:pPr>
            <w:r w:rsidRPr="00680027">
              <w:rPr>
                <w:sz w:val="24"/>
                <w:szCs w:val="24"/>
              </w:rPr>
              <w:t xml:space="preserve">The order </w:t>
            </w:r>
            <w:r w:rsidR="00413222" w:rsidRPr="00680027">
              <w:rPr>
                <w:sz w:val="24"/>
                <w:szCs w:val="24"/>
              </w:rPr>
              <w:t xml:space="preserve">was time limited in that it had to be reviewed every 5 days. </w:t>
            </w:r>
          </w:p>
          <w:p w14:paraId="444E4771" w14:textId="77777777" w:rsidR="00B069A3" w:rsidRPr="00680027" w:rsidRDefault="00B069A3" w:rsidP="00680027">
            <w:pPr>
              <w:rPr>
                <w:sz w:val="24"/>
                <w:szCs w:val="24"/>
              </w:rPr>
            </w:pPr>
          </w:p>
          <w:p w14:paraId="4574A4CB" w14:textId="0D9B4014" w:rsidR="00B069A3" w:rsidRPr="00680027" w:rsidRDefault="00B069A3" w:rsidP="00680027">
            <w:pPr>
              <w:rPr>
                <w:sz w:val="24"/>
                <w:szCs w:val="24"/>
              </w:rPr>
            </w:pPr>
            <w:r w:rsidRPr="00680027">
              <w:rPr>
                <w:sz w:val="24"/>
                <w:szCs w:val="24"/>
              </w:rPr>
              <w:t>On</w:t>
            </w:r>
            <w:r w:rsidR="008E1C76" w:rsidRPr="00680027">
              <w:rPr>
                <w:sz w:val="24"/>
                <w:szCs w:val="24"/>
              </w:rPr>
              <w:t xml:space="preserve"> May 20, 2020, CCLA and Ms Taylor </w:t>
            </w:r>
            <w:r w:rsidR="67091860" w:rsidRPr="00680027">
              <w:rPr>
                <w:sz w:val="24"/>
                <w:szCs w:val="24"/>
              </w:rPr>
              <w:t>commenced a legal challenge against</w:t>
            </w:r>
            <w:r w:rsidR="008E1C76" w:rsidRPr="00680027">
              <w:rPr>
                <w:sz w:val="24"/>
                <w:szCs w:val="24"/>
              </w:rPr>
              <w:t xml:space="preserve"> the government of Newfoundland and Labrador</w:t>
            </w:r>
            <w:r w:rsidR="00BE21BB" w:rsidRPr="00680027">
              <w:rPr>
                <w:sz w:val="24"/>
                <w:szCs w:val="24"/>
              </w:rPr>
              <w:t>, arguing that the travel ban</w:t>
            </w:r>
            <w:r w:rsidR="008E1C76" w:rsidRPr="00680027">
              <w:rPr>
                <w:sz w:val="24"/>
                <w:szCs w:val="24"/>
              </w:rPr>
              <w:t xml:space="preserve"> </w:t>
            </w:r>
            <w:r w:rsidR="00BE21BB" w:rsidRPr="00680027">
              <w:rPr>
                <w:sz w:val="24"/>
                <w:szCs w:val="24"/>
              </w:rPr>
              <w:t>was</w:t>
            </w:r>
            <w:r w:rsidR="008E1C76" w:rsidRPr="00680027">
              <w:rPr>
                <w:sz w:val="24"/>
                <w:szCs w:val="24"/>
              </w:rPr>
              <w:t xml:space="preserve"> </w:t>
            </w:r>
            <w:r w:rsidR="007D62C3" w:rsidRPr="00680027">
              <w:rPr>
                <w:sz w:val="24"/>
                <w:szCs w:val="24"/>
              </w:rPr>
              <w:t xml:space="preserve">an unjustified restriction of her </w:t>
            </w:r>
            <w:r w:rsidR="007D62C3" w:rsidRPr="00680027">
              <w:rPr>
                <w:i/>
                <w:iCs/>
                <w:sz w:val="24"/>
                <w:szCs w:val="24"/>
              </w:rPr>
              <w:t>Charter</w:t>
            </w:r>
            <w:r w:rsidR="007D62C3" w:rsidRPr="00680027">
              <w:rPr>
                <w:sz w:val="24"/>
                <w:szCs w:val="24"/>
              </w:rPr>
              <w:t xml:space="preserve"> mobility rights.</w:t>
            </w:r>
            <w:r w:rsidR="007D62C3" w:rsidRPr="00680027">
              <w:rPr>
                <w:rStyle w:val="FootnoteReference"/>
                <w:sz w:val="24"/>
                <w:szCs w:val="24"/>
              </w:rPr>
              <w:footnoteReference w:id="107"/>
            </w:r>
            <w:r w:rsidR="007D62C3" w:rsidRPr="00680027">
              <w:rPr>
                <w:sz w:val="24"/>
                <w:szCs w:val="24"/>
              </w:rPr>
              <w:t xml:space="preserve"> The </w:t>
            </w:r>
            <w:r w:rsidR="15B663BF" w:rsidRPr="00680027">
              <w:rPr>
                <w:sz w:val="24"/>
                <w:szCs w:val="24"/>
              </w:rPr>
              <w:t xml:space="preserve">case </w:t>
            </w:r>
            <w:r w:rsidR="007D62C3" w:rsidRPr="00680027">
              <w:rPr>
                <w:sz w:val="24"/>
                <w:szCs w:val="24"/>
              </w:rPr>
              <w:t xml:space="preserve">is ongoing. </w:t>
            </w:r>
          </w:p>
          <w:p w14:paraId="2C70400A" w14:textId="65F8B89E" w:rsidR="0022159B" w:rsidRPr="00132652" w:rsidRDefault="0022159B">
            <w:pPr>
              <w:rPr>
                <w:i/>
                <w:sz w:val="24"/>
                <w:szCs w:val="24"/>
                <w:rPrChange w:id="1530" w:author="Tashi Alford-Duguid" w:date="2020-06-15T12:17:00Z">
                  <w:rPr>
                    <w:i/>
                    <w:sz w:val="24"/>
                    <w:szCs w:val="24"/>
                    <w:lang w:val="en-US"/>
                  </w:rPr>
                </w:rPrChange>
              </w:rPr>
              <w:pPrChange w:id="1531" w:author="Unknown" w:date="2020-06-11T13:32:00Z">
                <w:pPr>
                  <w:jc w:val="both"/>
                </w:pPr>
              </w:pPrChange>
            </w:pPr>
          </w:p>
        </w:tc>
      </w:tr>
    </w:tbl>
    <w:p w14:paraId="1188CF26" w14:textId="50ABFD60" w:rsidR="00463FC4" w:rsidRPr="00132652" w:rsidRDefault="00463FC4">
      <w:pPr>
        <w:rPr>
          <w:sz w:val="24"/>
          <w:szCs w:val="24"/>
          <w:rPrChange w:id="1532" w:author="Tashi Alford-Duguid" w:date="2020-06-15T12:17:00Z">
            <w:rPr>
              <w:sz w:val="24"/>
              <w:szCs w:val="24"/>
              <w:lang w:val="en-US"/>
            </w:rPr>
          </w:rPrChange>
        </w:rPr>
        <w:pPrChange w:id="1533" w:author="Tashi Alford-Duguid" w:date="2020-06-11T13:32:00Z">
          <w:pPr>
            <w:jc w:val="both"/>
          </w:pPr>
        </w:pPrChange>
      </w:pPr>
    </w:p>
    <w:p w14:paraId="07A1628F" w14:textId="40FBB394" w:rsidR="003B26B0" w:rsidRPr="00132652" w:rsidRDefault="005A18C6">
      <w:pPr>
        <w:rPr>
          <w:b/>
          <w:sz w:val="24"/>
          <w:szCs w:val="24"/>
          <w:rPrChange w:id="1534" w:author="Tashi Alford-Duguid" w:date="2020-06-15T12:17:00Z">
            <w:rPr>
              <w:b/>
              <w:sz w:val="24"/>
              <w:szCs w:val="24"/>
              <w:lang w:val="en-US"/>
            </w:rPr>
          </w:rPrChange>
        </w:rPr>
        <w:pPrChange w:id="1535" w:author="Tashi Alford-Duguid" w:date="2020-06-11T13:32:00Z">
          <w:pPr>
            <w:jc w:val="both"/>
          </w:pPr>
        </w:pPrChange>
      </w:pPr>
      <w:commentRangeStart w:id="1536"/>
      <w:r w:rsidRPr="00132652">
        <w:rPr>
          <w:b/>
          <w:bCs/>
          <w:sz w:val="24"/>
          <w:szCs w:val="24"/>
          <w:rPrChange w:id="1537" w:author="Tashi Alford-Duguid" w:date="2020-06-15T12:17:00Z">
            <w:rPr>
              <w:b/>
              <w:bCs/>
              <w:sz w:val="24"/>
              <w:szCs w:val="24"/>
              <w:lang w:val="en-US"/>
            </w:rPr>
          </w:rPrChange>
        </w:rPr>
        <w:t>Contact tracing</w:t>
      </w:r>
      <w:commentRangeEnd w:id="1536"/>
      <w:r w:rsidRPr="00132652">
        <w:rPr>
          <w:rStyle w:val="CommentReference"/>
        </w:rPr>
        <w:commentReference w:id="1536"/>
      </w:r>
      <w:r w:rsidR="00695B65">
        <w:rPr>
          <w:b/>
          <w:bCs/>
          <w:sz w:val="24"/>
          <w:szCs w:val="24"/>
        </w:rPr>
        <w:t xml:space="preserve"> and privacy</w:t>
      </w:r>
    </w:p>
    <w:p w14:paraId="364277BC" w14:textId="392EEBCE" w:rsidR="005D771A" w:rsidRPr="00680027" w:rsidRDefault="00F5293C" w:rsidP="00680027">
      <w:pPr>
        <w:rPr>
          <w:sz w:val="24"/>
          <w:szCs w:val="24"/>
        </w:rPr>
      </w:pPr>
      <w:r w:rsidRPr="00680027">
        <w:rPr>
          <w:sz w:val="24"/>
          <w:szCs w:val="24"/>
        </w:rPr>
        <w:t>Contact tracing</w:t>
      </w:r>
      <w:r w:rsidR="00E353D1" w:rsidRPr="00680027">
        <w:rPr>
          <w:sz w:val="24"/>
          <w:szCs w:val="24"/>
        </w:rPr>
        <w:t xml:space="preserve"> is the process of tracking</w:t>
      </w:r>
      <w:r w:rsidR="00327C62" w:rsidRPr="00680027">
        <w:rPr>
          <w:sz w:val="24"/>
          <w:szCs w:val="24"/>
        </w:rPr>
        <w:t>,</w:t>
      </w:r>
      <w:r w:rsidR="00E353D1" w:rsidRPr="00680027">
        <w:rPr>
          <w:sz w:val="24"/>
          <w:szCs w:val="24"/>
        </w:rPr>
        <w:t xml:space="preserve"> monitoring</w:t>
      </w:r>
      <w:r w:rsidR="00327C62" w:rsidRPr="00680027">
        <w:rPr>
          <w:sz w:val="24"/>
          <w:szCs w:val="24"/>
        </w:rPr>
        <w:t>, and notifying persons who may have cont</w:t>
      </w:r>
      <w:r w:rsidR="00996BB5" w:rsidRPr="00680027">
        <w:rPr>
          <w:sz w:val="24"/>
          <w:szCs w:val="24"/>
        </w:rPr>
        <w:t>r</w:t>
      </w:r>
      <w:r w:rsidR="00327C62" w:rsidRPr="00680027">
        <w:rPr>
          <w:sz w:val="24"/>
          <w:szCs w:val="24"/>
        </w:rPr>
        <w:t xml:space="preserve">acted an infectious disease. </w:t>
      </w:r>
      <w:r w:rsidR="00324256" w:rsidRPr="00680027">
        <w:rPr>
          <w:sz w:val="24"/>
          <w:szCs w:val="24"/>
        </w:rPr>
        <w:t xml:space="preserve">Contact tracing is </w:t>
      </w:r>
      <w:r w:rsidR="5DBBA5EC" w:rsidRPr="00680027">
        <w:rPr>
          <w:sz w:val="24"/>
          <w:szCs w:val="24"/>
        </w:rPr>
        <w:t>often cited as</w:t>
      </w:r>
      <w:r w:rsidR="00324256" w:rsidRPr="00680027">
        <w:rPr>
          <w:sz w:val="24"/>
          <w:szCs w:val="24"/>
        </w:rPr>
        <w:t xml:space="preserve"> key to containing highly infectious viruses like COVID-19 – if left unchecked, the virus will spread</w:t>
      </w:r>
      <w:r w:rsidR="000E2A7C" w:rsidRPr="00680027">
        <w:rPr>
          <w:sz w:val="24"/>
          <w:szCs w:val="24"/>
        </w:rPr>
        <w:t xml:space="preserve"> exponentially</w:t>
      </w:r>
      <w:r w:rsidR="7B343ABE" w:rsidRPr="343157EC">
        <w:rPr>
          <w:sz w:val="24"/>
          <w:szCs w:val="24"/>
        </w:rPr>
        <w:t>. I</w:t>
      </w:r>
      <w:r w:rsidR="68917695" w:rsidRPr="00680027">
        <w:rPr>
          <w:sz w:val="24"/>
          <w:szCs w:val="24"/>
        </w:rPr>
        <w:t xml:space="preserve">f </w:t>
      </w:r>
      <w:r w:rsidR="00324256" w:rsidRPr="00680027">
        <w:rPr>
          <w:sz w:val="24"/>
          <w:szCs w:val="24"/>
        </w:rPr>
        <w:t xml:space="preserve">one person spreads the virus to three people they come into contact with, </w:t>
      </w:r>
      <w:r w:rsidR="18DB9CA9" w:rsidRPr="00680027">
        <w:rPr>
          <w:sz w:val="24"/>
          <w:szCs w:val="24"/>
        </w:rPr>
        <w:t xml:space="preserve">then </w:t>
      </w:r>
      <w:r w:rsidR="00324256" w:rsidRPr="00680027">
        <w:rPr>
          <w:sz w:val="24"/>
          <w:szCs w:val="24"/>
        </w:rPr>
        <w:t xml:space="preserve">those three people spread the virus to </w:t>
      </w:r>
      <w:r w:rsidR="00202D3B" w:rsidRPr="00680027">
        <w:rPr>
          <w:sz w:val="24"/>
          <w:szCs w:val="24"/>
        </w:rPr>
        <w:t>nine</w:t>
      </w:r>
      <w:r w:rsidR="00324256" w:rsidRPr="00680027">
        <w:rPr>
          <w:sz w:val="24"/>
          <w:szCs w:val="24"/>
        </w:rPr>
        <w:t xml:space="preserve"> people</w:t>
      </w:r>
      <w:r w:rsidR="00202D3B" w:rsidRPr="00680027">
        <w:rPr>
          <w:sz w:val="24"/>
          <w:szCs w:val="24"/>
        </w:rPr>
        <w:t>, who</w:t>
      </w:r>
      <w:r w:rsidR="00E55894" w:rsidRPr="00680027">
        <w:rPr>
          <w:sz w:val="24"/>
          <w:szCs w:val="24"/>
        </w:rPr>
        <w:t xml:space="preserve"> spread </w:t>
      </w:r>
      <w:r w:rsidR="00202D3B" w:rsidRPr="00680027">
        <w:rPr>
          <w:sz w:val="24"/>
          <w:szCs w:val="24"/>
        </w:rPr>
        <w:t>it to</w:t>
      </w:r>
      <w:r w:rsidR="00E55894" w:rsidRPr="00680027">
        <w:rPr>
          <w:sz w:val="24"/>
          <w:szCs w:val="24"/>
        </w:rPr>
        <w:t xml:space="preserve"> another </w:t>
      </w:r>
      <w:r w:rsidR="00202D3B" w:rsidRPr="00680027">
        <w:rPr>
          <w:sz w:val="24"/>
          <w:szCs w:val="24"/>
        </w:rPr>
        <w:t>27</w:t>
      </w:r>
      <w:r w:rsidR="00E55894" w:rsidRPr="00680027">
        <w:rPr>
          <w:sz w:val="24"/>
          <w:szCs w:val="24"/>
        </w:rPr>
        <w:t xml:space="preserve"> people</w:t>
      </w:r>
      <w:r w:rsidR="4C81AB1F" w:rsidRPr="343157EC">
        <w:rPr>
          <w:sz w:val="24"/>
          <w:szCs w:val="24"/>
        </w:rPr>
        <w:t>,</w:t>
      </w:r>
      <w:r w:rsidR="00E55894" w:rsidRPr="00680027">
        <w:rPr>
          <w:sz w:val="24"/>
          <w:szCs w:val="24"/>
        </w:rPr>
        <w:t xml:space="preserve"> and so on.</w:t>
      </w:r>
      <w:r w:rsidR="000E2A7C" w:rsidRPr="00680027">
        <w:rPr>
          <w:sz w:val="24"/>
          <w:szCs w:val="24"/>
        </w:rPr>
        <w:t xml:space="preserve"> Thus, </w:t>
      </w:r>
      <w:r w:rsidR="001A695F" w:rsidRPr="00680027">
        <w:rPr>
          <w:sz w:val="24"/>
          <w:szCs w:val="24"/>
        </w:rPr>
        <w:t>it is important to identify</w:t>
      </w:r>
      <w:r w:rsidR="00E5571F" w:rsidRPr="00680027">
        <w:rPr>
          <w:sz w:val="24"/>
          <w:szCs w:val="24"/>
        </w:rPr>
        <w:t xml:space="preserve"> and notify those</w:t>
      </w:r>
      <w:r w:rsidR="001A695F" w:rsidRPr="00680027">
        <w:rPr>
          <w:sz w:val="24"/>
          <w:szCs w:val="24"/>
        </w:rPr>
        <w:t xml:space="preserve"> who </w:t>
      </w:r>
      <w:r w:rsidR="00F75385" w:rsidRPr="00680027">
        <w:rPr>
          <w:sz w:val="24"/>
          <w:szCs w:val="24"/>
        </w:rPr>
        <w:t>may have come near a</w:t>
      </w:r>
      <w:r w:rsidR="1EE99906" w:rsidRPr="00680027">
        <w:rPr>
          <w:sz w:val="24"/>
          <w:szCs w:val="24"/>
        </w:rPr>
        <w:t>n infected individual</w:t>
      </w:r>
      <w:r w:rsidR="009A3A37" w:rsidRPr="00680027">
        <w:rPr>
          <w:sz w:val="24"/>
          <w:szCs w:val="24"/>
        </w:rPr>
        <w:t xml:space="preserve"> so that they can get tested.</w:t>
      </w:r>
      <w:r w:rsidR="00E5571F" w:rsidRPr="00680027">
        <w:rPr>
          <w:sz w:val="24"/>
          <w:szCs w:val="24"/>
        </w:rPr>
        <w:t xml:space="preserve"> </w:t>
      </w:r>
      <w:r w:rsidR="00E65D8A" w:rsidRPr="00680027">
        <w:rPr>
          <w:sz w:val="24"/>
          <w:szCs w:val="24"/>
        </w:rPr>
        <w:t xml:space="preserve">Contact tracing can be done manually – </w:t>
      </w:r>
      <w:r w:rsidR="545BB2F4" w:rsidRPr="00680027">
        <w:rPr>
          <w:sz w:val="24"/>
          <w:szCs w:val="24"/>
        </w:rPr>
        <w:t>with trained</w:t>
      </w:r>
      <w:r w:rsidR="00E65D8A" w:rsidRPr="00680027">
        <w:rPr>
          <w:sz w:val="24"/>
          <w:szCs w:val="24"/>
        </w:rPr>
        <w:t xml:space="preserve"> human contact tracers identifying and warning anyone who has been in contact with suspected or confirmed COVID-19 carriers</w:t>
      </w:r>
      <w:r w:rsidR="0174928A" w:rsidRPr="00680027">
        <w:rPr>
          <w:sz w:val="24"/>
          <w:szCs w:val="24"/>
        </w:rPr>
        <w:t xml:space="preserve"> and providing advice and information about necessary steps including testing and self-isolation</w:t>
      </w:r>
      <w:r w:rsidR="00E65D8A" w:rsidRPr="00680027">
        <w:rPr>
          <w:sz w:val="24"/>
          <w:szCs w:val="24"/>
        </w:rPr>
        <w:t>. However, since</w:t>
      </w:r>
      <w:r w:rsidR="009B2B7E" w:rsidRPr="00680027">
        <w:rPr>
          <w:sz w:val="24"/>
          <w:szCs w:val="24"/>
        </w:rPr>
        <w:t xml:space="preserve"> countries such as Taiwan and South Korea </w:t>
      </w:r>
      <w:r w:rsidR="00E65D8A" w:rsidRPr="00680027">
        <w:rPr>
          <w:sz w:val="24"/>
          <w:szCs w:val="24"/>
        </w:rPr>
        <w:t>have</w:t>
      </w:r>
      <w:r w:rsidR="009B2B7E" w:rsidRPr="00680027">
        <w:rPr>
          <w:sz w:val="24"/>
          <w:szCs w:val="24"/>
        </w:rPr>
        <w:t xml:space="preserve"> used </w:t>
      </w:r>
      <w:r w:rsidR="45551375" w:rsidRPr="00680027">
        <w:rPr>
          <w:sz w:val="24"/>
          <w:szCs w:val="24"/>
        </w:rPr>
        <w:t xml:space="preserve">cell-phone based </w:t>
      </w:r>
      <w:r w:rsidR="009B2B7E" w:rsidRPr="00680027">
        <w:rPr>
          <w:sz w:val="24"/>
          <w:szCs w:val="24"/>
        </w:rPr>
        <w:t xml:space="preserve">technology to trace </w:t>
      </w:r>
      <w:r w:rsidR="793B5C0E" w:rsidRPr="00680027">
        <w:rPr>
          <w:sz w:val="24"/>
          <w:szCs w:val="24"/>
        </w:rPr>
        <w:t>the contacts of those</w:t>
      </w:r>
      <w:r w:rsidR="009B2B7E" w:rsidRPr="00680027">
        <w:rPr>
          <w:sz w:val="24"/>
          <w:szCs w:val="24"/>
        </w:rPr>
        <w:t xml:space="preserve"> who have contr</w:t>
      </w:r>
      <w:r w:rsidR="009B2B7E" w:rsidRPr="00132652">
        <w:rPr>
          <w:sz w:val="24"/>
          <w:szCs w:val="24"/>
          <w:rPrChange w:id="1538" w:author="Tashi Alford-Duguid" w:date="2020-06-15T12:17:00Z">
            <w:rPr>
              <w:sz w:val="24"/>
              <w:szCs w:val="24"/>
              <w:lang w:val="en-US"/>
            </w:rPr>
          </w:rPrChange>
        </w:rPr>
        <w:t xml:space="preserve">acted the coronavirus (a process known as </w:t>
      </w:r>
      <w:r w:rsidR="10A144DD" w:rsidRPr="00680027">
        <w:rPr>
          <w:sz w:val="24"/>
          <w:szCs w:val="24"/>
        </w:rPr>
        <w:t xml:space="preserve">digital, automated, or technologically-assisted </w:t>
      </w:r>
      <w:r w:rsidR="009B2B7E" w:rsidRPr="00680027">
        <w:rPr>
          <w:sz w:val="24"/>
          <w:szCs w:val="24"/>
        </w:rPr>
        <w:t>contact tracing),</w:t>
      </w:r>
      <w:r w:rsidR="00BB7E1F" w:rsidRPr="00680027">
        <w:rPr>
          <w:rStyle w:val="FootnoteReference"/>
          <w:sz w:val="24"/>
          <w:szCs w:val="24"/>
        </w:rPr>
        <w:footnoteReference w:id="108"/>
      </w:r>
      <w:r w:rsidR="009B2B7E" w:rsidRPr="00680027">
        <w:rPr>
          <w:sz w:val="24"/>
          <w:szCs w:val="24"/>
        </w:rPr>
        <w:t xml:space="preserve"> there </w:t>
      </w:r>
      <w:r w:rsidR="009B2B7E" w:rsidRPr="00132652">
        <w:rPr>
          <w:sz w:val="24"/>
          <w:szCs w:val="24"/>
          <w:rPrChange w:id="1539" w:author="Tashi Alford-Duguid" w:date="2020-06-15T12:17:00Z">
            <w:rPr>
              <w:sz w:val="24"/>
              <w:szCs w:val="24"/>
              <w:lang w:val="en-US"/>
            </w:rPr>
          </w:rPrChange>
        </w:rPr>
        <w:t>have been calls for Canada to do the same.</w:t>
      </w:r>
      <w:r w:rsidR="001304DF" w:rsidRPr="00132652">
        <w:rPr>
          <w:rStyle w:val="FootnoteReference"/>
          <w:sz w:val="24"/>
          <w:szCs w:val="24"/>
          <w:rPrChange w:id="1540" w:author="Tashi Alford-Duguid" w:date="2020-06-15T12:17:00Z">
            <w:rPr>
              <w:rStyle w:val="FootnoteReference"/>
              <w:sz w:val="24"/>
              <w:szCs w:val="24"/>
              <w:lang w:val="en-US"/>
            </w:rPr>
          </w:rPrChange>
        </w:rPr>
        <w:footnoteReference w:id="109"/>
      </w:r>
      <w:r w:rsidR="009B2B7E" w:rsidRPr="00132652">
        <w:rPr>
          <w:sz w:val="24"/>
          <w:szCs w:val="24"/>
          <w:rPrChange w:id="1541" w:author="Tashi Alford-Duguid" w:date="2020-06-15T12:17:00Z">
            <w:rPr>
              <w:sz w:val="24"/>
              <w:szCs w:val="24"/>
              <w:lang w:val="en-US"/>
            </w:rPr>
          </w:rPrChange>
        </w:rPr>
        <w:t xml:space="preserve"> </w:t>
      </w:r>
    </w:p>
    <w:p w14:paraId="729DE8AC" w14:textId="3D0C05D9" w:rsidR="004842EF" w:rsidRPr="00132652" w:rsidRDefault="7D6AC4D5" w:rsidP="00680027">
      <w:pPr>
        <w:rPr>
          <w:rFonts w:eastAsia="Times New Roman"/>
          <w:sz w:val="24"/>
          <w:szCs w:val="24"/>
        </w:rPr>
      </w:pPr>
      <w:r w:rsidRPr="00680027">
        <w:rPr>
          <w:rFonts w:eastAsia="Times New Roman"/>
          <w:sz w:val="24"/>
          <w:szCs w:val="24"/>
        </w:rPr>
        <w:t xml:space="preserve">Privacy does not require that such technologies be avoided altogether – it is a myth that privacy and public health are incompatible, although tensions exist. However, it is highly controversial in a democracy that the state should recommend or enforce the use of a technology to effectively monitor human contacts pre-emptively. </w:t>
      </w:r>
      <w:r w:rsidR="15549679" w:rsidRPr="5A4CD37A">
        <w:rPr>
          <w:rFonts w:eastAsia="Times New Roman"/>
          <w:sz w:val="24"/>
          <w:szCs w:val="24"/>
        </w:rPr>
        <w:t xml:space="preserve">It is even more controversial for it to take place without </w:t>
      </w:r>
      <w:r w:rsidR="15549679" w:rsidRPr="24FD030F">
        <w:rPr>
          <w:rFonts w:eastAsia="Times New Roman"/>
          <w:sz w:val="24"/>
          <w:szCs w:val="24"/>
        </w:rPr>
        <w:t>ad</w:t>
      </w:r>
      <w:r w:rsidR="0FF65B10" w:rsidRPr="24FD030F">
        <w:rPr>
          <w:rFonts w:eastAsia="Times New Roman"/>
          <w:sz w:val="24"/>
          <w:szCs w:val="24"/>
        </w:rPr>
        <w:t xml:space="preserve">equate legal protections. </w:t>
      </w:r>
      <w:r w:rsidR="16B146C9" w:rsidRPr="00680027">
        <w:rPr>
          <w:rFonts w:eastAsia="Times New Roman"/>
          <w:sz w:val="24"/>
          <w:szCs w:val="24"/>
        </w:rPr>
        <w:t xml:space="preserve">Canada’s Privacy Commissioner, speaking to the </w:t>
      </w:r>
      <w:r w:rsidR="4FDC00A9" w:rsidRPr="00680027">
        <w:rPr>
          <w:rFonts w:eastAsia="Times New Roman"/>
          <w:sz w:val="24"/>
          <w:szCs w:val="24"/>
        </w:rPr>
        <w:t xml:space="preserve">joint statement on contact tracing </w:t>
      </w:r>
      <w:r w:rsidR="12BC9138" w:rsidRPr="00680027">
        <w:rPr>
          <w:rFonts w:eastAsia="Times New Roman"/>
          <w:sz w:val="24"/>
          <w:szCs w:val="24"/>
        </w:rPr>
        <w:t>his</w:t>
      </w:r>
      <w:r w:rsidR="16B146C9" w:rsidRPr="00680027">
        <w:rPr>
          <w:rFonts w:eastAsia="Times New Roman"/>
          <w:sz w:val="24"/>
          <w:szCs w:val="24"/>
        </w:rPr>
        <w:t xml:space="preserve"> office released in collaboration with provincial and </w:t>
      </w:r>
      <w:r w:rsidR="34622580" w:rsidRPr="00680027">
        <w:rPr>
          <w:rFonts w:eastAsia="Times New Roman"/>
          <w:sz w:val="24"/>
          <w:szCs w:val="24"/>
        </w:rPr>
        <w:t xml:space="preserve">territorial counterparts, has </w:t>
      </w:r>
      <w:r w:rsidR="5DD8AD6F" w:rsidRPr="30528370">
        <w:rPr>
          <w:rFonts w:eastAsia="Times New Roman"/>
          <w:sz w:val="24"/>
          <w:szCs w:val="24"/>
        </w:rPr>
        <w:t>empha</w:t>
      </w:r>
      <w:r w:rsidR="1D6330B2" w:rsidRPr="30528370">
        <w:rPr>
          <w:rFonts w:eastAsia="Times New Roman"/>
          <w:sz w:val="24"/>
          <w:szCs w:val="24"/>
        </w:rPr>
        <w:t>siz</w:t>
      </w:r>
      <w:r w:rsidR="5DD8AD6F" w:rsidRPr="30528370">
        <w:rPr>
          <w:rFonts w:eastAsia="Times New Roman"/>
          <w:sz w:val="24"/>
          <w:szCs w:val="24"/>
        </w:rPr>
        <w:t>ed</w:t>
      </w:r>
      <w:r w:rsidR="2859019E" w:rsidRPr="46DFC69A">
        <w:rPr>
          <w:rFonts w:eastAsia="Times New Roman"/>
          <w:sz w:val="24"/>
          <w:szCs w:val="24"/>
        </w:rPr>
        <w:t xml:space="preserve"> this gap. </w:t>
      </w:r>
      <w:r w:rsidR="0DEC67FE" w:rsidRPr="30528370">
        <w:rPr>
          <w:rFonts w:eastAsia="Times New Roman"/>
          <w:sz w:val="24"/>
          <w:szCs w:val="24"/>
        </w:rPr>
        <w:t>T</w:t>
      </w:r>
      <w:r w:rsidR="1F4B1BD9" w:rsidRPr="00680027">
        <w:rPr>
          <w:rFonts w:eastAsia="Times New Roman"/>
          <w:sz w:val="24"/>
          <w:szCs w:val="24"/>
        </w:rPr>
        <w:t xml:space="preserve">heir guidelines </w:t>
      </w:r>
      <w:r w:rsidR="2CC5A8F4" w:rsidRPr="30528370">
        <w:rPr>
          <w:rFonts w:eastAsia="Times New Roman"/>
          <w:sz w:val="24"/>
          <w:szCs w:val="24"/>
        </w:rPr>
        <w:t>deliberately</w:t>
      </w:r>
      <w:r w:rsidR="1F4B1BD9" w:rsidRPr="30528370">
        <w:rPr>
          <w:rFonts w:eastAsia="Times New Roman"/>
          <w:sz w:val="24"/>
          <w:szCs w:val="24"/>
        </w:rPr>
        <w:t xml:space="preserve"> </w:t>
      </w:r>
      <w:r w:rsidR="1F4B1BD9" w:rsidRPr="00680027">
        <w:rPr>
          <w:rFonts w:eastAsia="Times New Roman"/>
          <w:sz w:val="24"/>
          <w:szCs w:val="24"/>
        </w:rPr>
        <w:t>go beyond the strict requirements of Canada’s privacy laws, which he believes are insufficiently up to date to provide sufficient protection</w:t>
      </w:r>
      <w:r w:rsidR="34622580" w:rsidRPr="00680027">
        <w:rPr>
          <w:rFonts w:eastAsia="Times New Roman"/>
          <w:sz w:val="24"/>
          <w:szCs w:val="24"/>
        </w:rPr>
        <w:t xml:space="preserve"> </w:t>
      </w:r>
      <w:r w:rsidR="1F4B1BD9" w:rsidRPr="00680027">
        <w:rPr>
          <w:rFonts w:eastAsia="Times New Roman"/>
          <w:sz w:val="24"/>
          <w:szCs w:val="24"/>
        </w:rPr>
        <w:t>for pr</w:t>
      </w:r>
      <w:r w:rsidR="3AC743DD" w:rsidRPr="00680027">
        <w:rPr>
          <w:rFonts w:eastAsia="Times New Roman"/>
          <w:sz w:val="24"/>
          <w:szCs w:val="24"/>
        </w:rPr>
        <w:t>ivacy if such apps are widely used</w:t>
      </w:r>
      <w:bookmarkStart w:id="1542" w:name="_Hlk43123673"/>
      <w:r w:rsidR="31BB8F9C" w:rsidRPr="00680027">
        <w:rPr>
          <w:rStyle w:val="Hyperlink"/>
          <w:rFonts w:eastAsia="Times New Roman"/>
          <w:sz w:val="24"/>
          <w:szCs w:val="24"/>
          <w:u w:val="none"/>
        </w:rPr>
        <w:t>)</w:t>
      </w:r>
      <w:r w:rsidR="1F4B1BD9" w:rsidRPr="00680027">
        <w:rPr>
          <w:rFonts w:eastAsia="Times New Roman"/>
          <w:sz w:val="24"/>
          <w:szCs w:val="24"/>
        </w:rPr>
        <w:t xml:space="preserve"> </w:t>
      </w:r>
      <w:r w:rsidR="04ABB847" w:rsidRPr="00680027">
        <w:rPr>
          <w:rFonts w:eastAsia="Times New Roman"/>
          <w:sz w:val="24"/>
          <w:szCs w:val="24"/>
        </w:rPr>
        <w:t>It is in that context that the Canadian debates regarding technologically-assisted contact tracing must be framed.</w:t>
      </w:r>
    </w:p>
    <w:bookmarkEnd w:id="1542"/>
    <w:p w14:paraId="293D62AC" w14:textId="13C65B9C" w:rsidR="004842EF" w:rsidRPr="00132652" w:rsidRDefault="04ABB847" w:rsidP="414DE052">
      <w:pPr>
        <w:rPr>
          <w:ins w:id="1543" w:author="Brenda McPhail" w:date="2020-06-11T19:27:00Z"/>
          <w:rFonts w:eastAsia="Times New Roman"/>
          <w:sz w:val="24"/>
          <w:szCs w:val="24"/>
          <w:rPrChange w:id="1544" w:author="Tashi Alford-Duguid" w:date="2020-06-15T12:17:00Z">
            <w:rPr>
              <w:ins w:id="1545" w:author="Brenda McPhail" w:date="2020-06-11T19:27:00Z"/>
              <w:rFonts w:eastAsia="Times New Roman"/>
              <w:sz w:val="24"/>
              <w:szCs w:val="24"/>
              <w:lang w:val="en-US"/>
            </w:rPr>
          </w:rPrChange>
        </w:rPr>
      </w:pPr>
      <w:r w:rsidRPr="00680027">
        <w:rPr>
          <w:rFonts w:eastAsia="Times New Roman"/>
          <w:sz w:val="24"/>
          <w:szCs w:val="24"/>
        </w:rPr>
        <w:lastRenderedPageBreak/>
        <w:t>P</w:t>
      </w:r>
      <w:r w:rsidR="62B28D7E" w:rsidRPr="00680027">
        <w:rPr>
          <w:rFonts w:eastAsia="Times New Roman"/>
          <w:sz w:val="24"/>
          <w:szCs w:val="24"/>
        </w:rPr>
        <w:t>rivacy</w:t>
      </w:r>
      <w:r w:rsidR="7D6AC4D5" w:rsidRPr="00680027">
        <w:rPr>
          <w:rFonts w:eastAsia="Times New Roman"/>
          <w:sz w:val="24"/>
          <w:szCs w:val="24"/>
        </w:rPr>
        <w:t xml:space="preserve"> principles require that intrusions be necessary and proportionate, and contact tracing has ignited a debate regarding whether these applications can be either. First, there is a real debate to be had over whether technology-assisted contact tracing will work—and a reasonable level of assurance of effectiveness is important when assessing necessity. Given the significant technical challenges in proximity measurement, and </w:t>
      </w:r>
      <w:r w:rsidR="1C4FA1B4" w:rsidRPr="6D964599">
        <w:rPr>
          <w:rFonts w:eastAsia="Times New Roman"/>
          <w:sz w:val="24"/>
          <w:szCs w:val="24"/>
        </w:rPr>
        <w:t>the</w:t>
      </w:r>
      <w:r w:rsidR="7D6AC4D5" w:rsidRPr="00680027">
        <w:rPr>
          <w:rFonts w:eastAsia="Times New Roman"/>
          <w:sz w:val="24"/>
          <w:szCs w:val="24"/>
        </w:rPr>
        <w:t xml:space="preserve"> current conditions in Canada (which in many jurisdictions includes limited testing capacity at present), it is unclear whether the tracking will in fact support the public health goals as claimed. If the app registers many false positives—that is, registers a close contact for a</w:t>
      </w:r>
      <w:r w:rsidR="7D6AC4D5">
        <w:rPr>
          <w:rFonts w:eastAsia="Times New Roman"/>
          <w:sz w:val="24"/>
          <w:szCs w:val="24"/>
        </w:rPr>
        <w:t xml:space="preserve"> </w:t>
      </w:r>
      <w:r w:rsidR="7D6AC4D5" w:rsidRPr="00680027">
        <w:rPr>
          <w:rFonts w:eastAsia="Times New Roman"/>
          <w:sz w:val="24"/>
          <w:szCs w:val="24"/>
        </w:rPr>
        <w:t>sustained period wrongly—people will get too many notifications, which may lead to unnecessary self-isolation and ultimately, notification fatigue encouraging people to just ignore the app. If the app fails to register true instances of close contact, false negatives leave people at risk while providing a dangerous sense of security</w:t>
      </w:r>
      <w:ins w:id="1546" w:author="Brenda McPhail" w:date="2020-06-11T16:36:00Z">
        <w:r w:rsidR="7D6AC4D5" w:rsidRPr="00132652">
          <w:rPr>
            <w:rFonts w:eastAsia="Times New Roman"/>
            <w:sz w:val="24"/>
            <w:szCs w:val="24"/>
            <w:rPrChange w:id="1547" w:author="Tashi Alford-Duguid" w:date="2020-06-15T12:17:00Z">
              <w:rPr>
                <w:rFonts w:eastAsia="Times New Roman"/>
                <w:sz w:val="24"/>
                <w:szCs w:val="24"/>
                <w:lang w:val="en-US"/>
              </w:rPr>
            </w:rPrChange>
          </w:rPr>
          <w:t xml:space="preserve">. </w:t>
        </w:r>
      </w:ins>
    </w:p>
    <w:p w14:paraId="4DA35B21" w14:textId="45386B4B" w:rsidR="0E49E376" w:rsidRPr="00680027" w:rsidRDefault="09E5FD8A" w:rsidP="4D95F7CB">
      <w:pPr>
        <w:rPr>
          <w:rFonts w:eastAsia="Times New Roman"/>
          <w:sz w:val="24"/>
          <w:szCs w:val="24"/>
        </w:rPr>
      </w:pPr>
      <w:r w:rsidRPr="00680027">
        <w:rPr>
          <w:rFonts w:eastAsia="Times New Roman"/>
          <w:sz w:val="24"/>
          <w:szCs w:val="24"/>
        </w:rPr>
        <w:t xml:space="preserve">Empirical research also suggests that significant uptake is required to render these apps maximally helpful. </w:t>
      </w:r>
      <w:r w:rsidR="5D2FDCB9" w:rsidRPr="00680027">
        <w:rPr>
          <w:rFonts w:eastAsia="Times New Roman"/>
          <w:sz w:val="24"/>
          <w:szCs w:val="24"/>
        </w:rPr>
        <w:t>Initial</w:t>
      </w:r>
      <w:r w:rsidRPr="00680027">
        <w:rPr>
          <w:rFonts w:eastAsia="Times New Roman"/>
          <w:sz w:val="24"/>
          <w:szCs w:val="24"/>
        </w:rPr>
        <w:t xml:space="preserve"> research from </w:t>
      </w:r>
      <w:r w:rsidR="0655A6E9" w:rsidRPr="00680027">
        <w:rPr>
          <w:rFonts w:eastAsia="Times New Roman"/>
          <w:sz w:val="24"/>
          <w:szCs w:val="24"/>
        </w:rPr>
        <w:t>Oxford</w:t>
      </w:r>
      <w:r w:rsidRPr="00680027">
        <w:rPr>
          <w:rFonts w:eastAsia="Times New Roman"/>
          <w:sz w:val="24"/>
          <w:szCs w:val="24"/>
        </w:rPr>
        <w:t xml:space="preserve"> University</w:t>
      </w:r>
      <w:r w:rsidR="6C0103F8" w:rsidRPr="00680027">
        <w:rPr>
          <w:rFonts w:eastAsia="Times New Roman"/>
          <w:sz w:val="24"/>
          <w:szCs w:val="24"/>
        </w:rPr>
        <w:t xml:space="preserve"> </w:t>
      </w:r>
      <w:r w:rsidR="4625C8D9" w:rsidRPr="00680027">
        <w:rPr>
          <w:rFonts w:eastAsia="Times New Roman"/>
          <w:sz w:val="24"/>
          <w:szCs w:val="24"/>
        </w:rPr>
        <w:t>was widely reported as s</w:t>
      </w:r>
      <w:r w:rsidR="722E43E5" w:rsidRPr="00680027">
        <w:rPr>
          <w:rFonts w:eastAsia="Times New Roman"/>
          <w:sz w:val="24"/>
          <w:szCs w:val="24"/>
        </w:rPr>
        <w:t>aying</w:t>
      </w:r>
      <w:r w:rsidR="4625C8D9" w:rsidRPr="00680027">
        <w:rPr>
          <w:rFonts w:eastAsia="Times New Roman"/>
          <w:sz w:val="24"/>
          <w:szCs w:val="24"/>
        </w:rPr>
        <w:t xml:space="preserve"> </w:t>
      </w:r>
      <w:r w:rsidR="78481216" w:rsidRPr="00680027">
        <w:rPr>
          <w:rFonts w:eastAsia="Times New Roman"/>
          <w:sz w:val="24"/>
          <w:szCs w:val="24"/>
        </w:rPr>
        <w:t xml:space="preserve">that </w:t>
      </w:r>
      <w:r w:rsidR="4625C8D9" w:rsidRPr="00680027">
        <w:rPr>
          <w:rFonts w:eastAsia="Times New Roman"/>
          <w:sz w:val="24"/>
          <w:szCs w:val="24"/>
        </w:rPr>
        <w:t xml:space="preserve">60% </w:t>
      </w:r>
      <w:r w:rsidR="2EF5E67C" w:rsidRPr="00680027">
        <w:rPr>
          <w:rFonts w:eastAsia="Times New Roman"/>
          <w:sz w:val="24"/>
          <w:szCs w:val="24"/>
        </w:rPr>
        <w:t>of the population (which equates to about 80% of smart phone users)</w:t>
      </w:r>
      <w:r w:rsidR="6F00EF5E" w:rsidRPr="00680027">
        <w:rPr>
          <w:rFonts w:eastAsia="Times New Roman"/>
          <w:sz w:val="24"/>
          <w:szCs w:val="24"/>
        </w:rPr>
        <w:t xml:space="preserve"> would need to participate to create </w:t>
      </w:r>
      <w:r w:rsidR="5F325C15" w:rsidRPr="00680027">
        <w:rPr>
          <w:rFonts w:eastAsia="Times New Roman"/>
          <w:sz w:val="24"/>
          <w:szCs w:val="24"/>
        </w:rPr>
        <w:t>strong utility</w:t>
      </w:r>
      <w:r w:rsidR="0E49E376" w:rsidRPr="00680027">
        <w:rPr>
          <w:rFonts w:eastAsia="Times New Roman"/>
          <w:sz w:val="24"/>
          <w:szCs w:val="24"/>
        </w:rPr>
        <w:t xml:space="preserve">, although some debate is emerging about potential utility with </w:t>
      </w:r>
      <w:r w:rsidR="42CFB40D" w:rsidRPr="00680027">
        <w:rPr>
          <w:rFonts w:eastAsia="Times New Roman"/>
          <w:sz w:val="24"/>
          <w:szCs w:val="24"/>
        </w:rPr>
        <w:t>lower levels of uptake.</w:t>
      </w:r>
      <w:r w:rsidR="00016062">
        <w:rPr>
          <w:rStyle w:val="FootnoteReference"/>
          <w:rFonts w:eastAsia="Times New Roman"/>
          <w:sz w:val="24"/>
          <w:szCs w:val="24"/>
        </w:rPr>
        <w:footnoteReference w:id="110"/>
      </w:r>
      <w:r w:rsidR="42CFB40D" w:rsidRPr="00680027">
        <w:rPr>
          <w:rFonts w:eastAsia="Times New Roman"/>
          <w:sz w:val="24"/>
          <w:szCs w:val="24"/>
        </w:rPr>
        <w:t xml:space="preserve"> </w:t>
      </w:r>
      <w:r w:rsidR="5E78A956" w:rsidRPr="00680027">
        <w:rPr>
          <w:rFonts w:eastAsia="Times New Roman"/>
          <w:sz w:val="24"/>
          <w:szCs w:val="24"/>
        </w:rPr>
        <w:t xml:space="preserve">In that context, the need for public trust and willingness to download the app </w:t>
      </w:r>
      <w:r w:rsidR="5E78A956" w:rsidRPr="00132652">
        <w:rPr>
          <w:rFonts w:eastAsia="Times New Roman"/>
          <w:sz w:val="24"/>
          <w:szCs w:val="24"/>
          <w:rPrChange w:id="1548" w:author="Tashi Alford-Duguid" w:date="2020-06-15T12:17:00Z">
            <w:rPr>
              <w:rFonts w:eastAsia="Times New Roman"/>
              <w:sz w:val="24"/>
              <w:szCs w:val="24"/>
              <w:lang w:val="en-US"/>
            </w:rPr>
          </w:rPrChange>
        </w:rPr>
        <w:t>has been a driver in many conversations about necessary privacy protections to engender that trust. It has also, more rec</w:t>
      </w:r>
      <w:r w:rsidR="55A3416F" w:rsidRPr="00132652">
        <w:rPr>
          <w:rFonts w:eastAsia="Times New Roman"/>
          <w:sz w:val="24"/>
          <w:szCs w:val="24"/>
          <w:rPrChange w:id="1549" w:author="Tashi Alford-Duguid" w:date="2020-06-15T12:17:00Z">
            <w:rPr>
              <w:rFonts w:eastAsia="Times New Roman"/>
              <w:sz w:val="24"/>
              <w:szCs w:val="24"/>
              <w:lang w:val="en-US"/>
            </w:rPr>
          </w:rPrChange>
        </w:rPr>
        <w:t>ently, seen some</w:t>
      </w:r>
      <w:r w:rsidR="35FFC1BE" w:rsidRPr="00132652">
        <w:rPr>
          <w:rFonts w:eastAsia="Times New Roman"/>
          <w:sz w:val="24"/>
          <w:szCs w:val="24"/>
          <w:rPrChange w:id="1550" w:author="Tashi Alford-Duguid" w:date="2020-06-15T12:17:00Z">
            <w:rPr>
              <w:rFonts w:eastAsia="Times New Roman"/>
              <w:sz w:val="24"/>
              <w:szCs w:val="24"/>
              <w:lang w:val="en-US"/>
            </w:rPr>
          </w:rPrChange>
        </w:rPr>
        <w:t xml:space="preserve"> such as MP Nathaniel Erskine-Smith</w:t>
      </w:r>
      <w:r w:rsidR="55A3416F" w:rsidRPr="00132652">
        <w:rPr>
          <w:rFonts w:eastAsia="Times New Roman"/>
          <w:sz w:val="24"/>
          <w:szCs w:val="24"/>
          <w:rPrChange w:id="1551" w:author="Tashi Alford-Duguid" w:date="2020-06-15T12:17:00Z">
            <w:rPr>
              <w:rFonts w:eastAsia="Times New Roman"/>
              <w:sz w:val="24"/>
              <w:szCs w:val="24"/>
              <w:lang w:val="en-US"/>
            </w:rPr>
          </w:rPrChange>
        </w:rPr>
        <w:t xml:space="preserve"> speculate about moving from an opt</w:t>
      </w:r>
      <w:r w:rsidR="00BE4954">
        <w:rPr>
          <w:rFonts w:eastAsia="Times New Roman"/>
          <w:sz w:val="24"/>
          <w:szCs w:val="24"/>
        </w:rPr>
        <w:t>-</w:t>
      </w:r>
      <w:r w:rsidR="55A3416F" w:rsidRPr="00132652">
        <w:rPr>
          <w:rFonts w:eastAsia="Times New Roman"/>
          <w:sz w:val="24"/>
          <w:szCs w:val="24"/>
          <w:rPrChange w:id="1552" w:author="Tashi Alford-Duguid" w:date="2020-06-15T12:17:00Z">
            <w:rPr>
              <w:rFonts w:eastAsia="Times New Roman"/>
              <w:sz w:val="24"/>
              <w:szCs w:val="24"/>
              <w:lang w:val="en-US"/>
            </w:rPr>
          </w:rPrChange>
        </w:rPr>
        <w:t>in to an opt</w:t>
      </w:r>
      <w:r w:rsidR="00BE4954">
        <w:rPr>
          <w:rFonts w:eastAsia="Times New Roman"/>
          <w:sz w:val="24"/>
          <w:szCs w:val="24"/>
        </w:rPr>
        <w:t>-</w:t>
      </w:r>
      <w:r w:rsidR="55A3416F" w:rsidRPr="00132652">
        <w:rPr>
          <w:rFonts w:eastAsia="Times New Roman"/>
          <w:sz w:val="24"/>
          <w:szCs w:val="24"/>
          <w:rPrChange w:id="1553" w:author="Tashi Alford-Duguid" w:date="2020-06-15T12:17:00Z">
            <w:rPr>
              <w:rFonts w:eastAsia="Times New Roman"/>
              <w:sz w:val="24"/>
              <w:szCs w:val="24"/>
              <w:lang w:val="en-US"/>
            </w:rPr>
          </w:rPrChange>
        </w:rPr>
        <w:t>out model</w:t>
      </w:r>
      <w:r w:rsidR="00297725">
        <w:rPr>
          <w:rFonts w:eastAsia="Times New Roman"/>
          <w:sz w:val="24"/>
          <w:szCs w:val="24"/>
        </w:rPr>
        <w:t>,</w:t>
      </w:r>
      <w:r w:rsidR="00B60F8E">
        <w:rPr>
          <w:rStyle w:val="FootnoteReference"/>
          <w:rFonts w:eastAsia="Times New Roman"/>
          <w:sz w:val="24"/>
          <w:szCs w:val="24"/>
        </w:rPr>
        <w:footnoteReference w:id="111"/>
      </w:r>
      <w:r w:rsidR="74D374DE" w:rsidRPr="00680027">
        <w:rPr>
          <w:rFonts w:eastAsia="Times New Roman"/>
          <w:sz w:val="24"/>
          <w:szCs w:val="24"/>
        </w:rPr>
        <w:t xml:space="preserve"> a move CCLA would oppose as lessening the genuine nature of voluntary consent by placing the onus on people to decide they don’t want it, rather than make a deliberate choice to seek it out and download it.</w:t>
      </w:r>
      <w:r w:rsidR="5EAF6A9E">
        <w:rPr>
          <w:rFonts w:eastAsia="Times New Roman"/>
          <w:sz w:val="24"/>
          <w:szCs w:val="24"/>
        </w:rPr>
        <w:t xml:space="preserve"> </w:t>
      </w:r>
      <w:r w:rsidR="3BFD7AD5" w:rsidRPr="00680027">
        <w:rPr>
          <w:rFonts w:eastAsia="Times New Roman"/>
          <w:sz w:val="24"/>
          <w:szCs w:val="24"/>
        </w:rPr>
        <w:t>Other issues with uptake include the necessity to have a relatively new, expensive phone for most of these apps to run</w:t>
      </w:r>
      <w:r w:rsidR="00297725">
        <w:rPr>
          <w:rFonts w:eastAsia="Times New Roman"/>
          <w:sz w:val="24"/>
          <w:szCs w:val="24"/>
        </w:rPr>
        <w:t>,</w:t>
      </w:r>
      <w:r w:rsidR="08C2AE21" w:rsidRPr="00680027">
        <w:rPr>
          <w:rFonts w:eastAsia="Times New Roman"/>
          <w:sz w:val="24"/>
          <w:szCs w:val="24"/>
        </w:rPr>
        <w:t xml:space="preserve"> which may mean some segments of the population would be left out of any benefits such apps might provide, if benefits were to eventually emerge.</w:t>
      </w:r>
    </w:p>
    <w:p w14:paraId="44C7DAD2" w14:textId="550D91A0" w:rsidR="004842EF" w:rsidRPr="00680027" w:rsidRDefault="5FAE6950" w:rsidP="25CB142A">
      <w:pPr>
        <w:rPr>
          <w:rFonts w:eastAsia="Times New Roman"/>
          <w:sz w:val="24"/>
          <w:szCs w:val="24"/>
        </w:rPr>
      </w:pPr>
      <w:r w:rsidRPr="00680027">
        <w:rPr>
          <w:rFonts w:eastAsia="Times New Roman"/>
          <w:sz w:val="24"/>
          <w:szCs w:val="24"/>
        </w:rPr>
        <w:t>In</w:t>
      </w:r>
      <w:r w:rsidR="36CCCEF4" w:rsidRPr="00680027">
        <w:rPr>
          <w:rFonts w:eastAsia="Times New Roman"/>
          <w:sz w:val="24"/>
          <w:szCs w:val="24"/>
        </w:rPr>
        <w:t xml:space="preserve"> other</w:t>
      </w:r>
      <w:r w:rsidR="7D6AC4D5" w:rsidRPr="00680027">
        <w:rPr>
          <w:rFonts w:eastAsia="Times New Roman"/>
          <w:sz w:val="24"/>
          <w:szCs w:val="24"/>
        </w:rPr>
        <w:t xml:space="preserve"> countries where contact tracing apps have been in use, reports of their utility </w:t>
      </w:r>
      <w:r w:rsidR="00337D0D">
        <w:rPr>
          <w:rFonts w:eastAsia="Times New Roman"/>
          <w:sz w:val="24"/>
          <w:szCs w:val="24"/>
        </w:rPr>
        <w:t>are</w:t>
      </w:r>
      <w:r w:rsidR="7D6AC4D5" w:rsidRPr="00680027">
        <w:rPr>
          <w:rFonts w:eastAsia="Times New Roman"/>
          <w:sz w:val="24"/>
          <w:szCs w:val="24"/>
        </w:rPr>
        <w:t xml:space="preserve"> mixed at best. In Iceland, the country who has most successfully convinced residents to install and use their contact tracing app with a 38% uptake as of the beginning of May, the person in charge of managing contact tracing for the nation has said the app helped support manual contact tracing to some degree but “wasn’t a game changer for us.”</w:t>
      </w:r>
      <w:r w:rsidR="00337D0D">
        <w:rPr>
          <w:rStyle w:val="FootnoteReference"/>
          <w:rFonts w:eastAsia="Times New Roman"/>
          <w:sz w:val="24"/>
          <w:szCs w:val="24"/>
        </w:rPr>
        <w:footnoteReference w:id="112"/>
      </w:r>
      <w:r w:rsidR="7D6AC4D5" w:rsidRPr="00680027">
        <w:rPr>
          <w:rFonts w:eastAsia="Times New Roman"/>
          <w:sz w:val="24"/>
          <w:szCs w:val="24"/>
        </w:rPr>
        <w:t xml:space="preserve"> In Singapore, the product lead who worked </w:t>
      </w:r>
      <w:r w:rsidR="7D6AC4D5" w:rsidRPr="00680027">
        <w:rPr>
          <w:rFonts w:eastAsia="Times New Roman"/>
          <w:sz w:val="24"/>
          <w:szCs w:val="24"/>
        </w:rPr>
        <w:lastRenderedPageBreak/>
        <w:t>on their much-lauded TraceTogether app, explicitly warned against over-reliance on such apps, stating they are not a “panacea.”</w:t>
      </w:r>
      <w:r w:rsidR="00337D0D">
        <w:rPr>
          <w:rStyle w:val="FootnoteReference"/>
          <w:rFonts w:eastAsia="Times New Roman"/>
          <w:sz w:val="24"/>
          <w:szCs w:val="24"/>
        </w:rPr>
        <w:footnoteReference w:id="113"/>
      </w:r>
    </w:p>
    <w:p w14:paraId="0513723A" w14:textId="07AEE893" w:rsidR="7D6AC4D5" w:rsidRPr="00680027" w:rsidRDefault="7D6AC4D5" w:rsidP="009A5E7B">
      <w:pPr>
        <w:rPr>
          <w:rFonts w:eastAsia="Times New Roman"/>
          <w:sz w:val="24"/>
          <w:szCs w:val="24"/>
        </w:rPr>
      </w:pPr>
      <w:r w:rsidRPr="00680027">
        <w:rPr>
          <w:rFonts w:eastAsia="Times New Roman"/>
          <w:color w:val="000000" w:themeColor="text1"/>
          <w:sz w:val="24"/>
          <w:szCs w:val="24"/>
        </w:rPr>
        <w:t>In this context then, where necessity is at least open to question,</w:t>
      </w:r>
      <w:r w:rsidR="004853E6">
        <w:rPr>
          <w:rFonts w:eastAsia="Times New Roman"/>
          <w:color w:val="000000" w:themeColor="text1"/>
          <w:sz w:val="24"/>
          <w:szCs w:val="24"/>
        </w:rPr>
        <w:t xml:space="preserve"> it becomes more difficult to</w:t>
      </w:r>
      <w:r w:rsidRPr="00680027">
        <w:rPr>
          <w:rFonts w:eastAsia="Times New Roman"/>
          <w:color w:val="000000" w:themeColor="text1"/>
          <w:sz w:val="24"/>
          <w:szCs w:val="24"/>
        </w:rPr>
        <w:t xml:space="preserve"> </w:t>
      </w:r>
      <w:r w:rsidR="17BFDCCC" w:rsidRPr="00680027">
        <w:rPr>
          <w:rFonts w:eastAsia="Times New Roman"/>
          <w:color w:val="000000" w:themeColor="text1"/>
          <w:sz w:val="24"/>
          <w:szCs w:val="24"/>
        </w:rPr>
        <w:t xml:space="preserve">assess </w:t>
      </w:r>
      <w:r w:rsidRPr="00680027">
        <w:rPr>
          <w:rFonts w:eastAsia="Times New Roman"/>
          <w:color w:val="000000" w:themeColor="text1"/>
          <w:sz w:val="24"/>
          <w:szCs w:val="24"/>
        </w:rPr>
        <w:t>whether or not the intrusiveness of personal information collection and use is proportionate to the benefits to individuals or society more broadly. Questions</w:t>
      </w:r>
      <w:r w:rsidRPr="00680027">
        <w:rPr>
          <w:rFonts w:eastAsia="Times New Roman"/>
          <w:sz w:val="24"/>
          <w:szCs w:val="24"/>
        </w:rPr>
        <w:t xml:space="preserve"> of proportionality </w:t>
      </w:r>
      <w:r w:rsidR="1660A9BA" w:rsidRPr="00680027">
        <w:rPr>
          <w:rFonts w:eastAsia="Times New Roman"/>
          <w:sz w:val="24"/>
          <w:szCs w:val="24"/>
        </w:rPr>
        <w:t>also</w:t>
      </w:r>
      <w:r w:rsidRPr="00680027">
        <w:rPr>
          <w:rFonts w:eastAsia="Times New Roman"/>
          <w:sz w:val="24"/>
          <w:szCs w:val="24"/>
        </w:rPr>
        <w:t xml:space="preserve"> depend on the nature of the particular tool chosen; while people often talk about contact tracing apps as a singular concept, there </w:t>
      </w:r>
      <w:r w:rsidR="004853E6">
        <w:rPr>
          <w:rFonts w:eastAsia="Times New Roman"/>
          <w:sz w:val="24"/>
          <w:szCs w:val="24"/>
        </w:rPr>
        <w:t>is a</w:t>
      </w:r>
      <w:r w:rsidRPr="00680027">
        <w:rPr>
          <w:rFonts w:eastAsia="Times New Roman"/>
          <w:sz w:val="24"/>
          <w:szCs w:val="24"/>
        </w:rPr>
        <w:t xml:space="preserve"> range of competing models with varying goals, leading to a range of features that vary in security protocols, centralised or decentralised architectures and data storage and ultimately, in privacy protection. Some of these models will be discussed further below.</w:t>
      </w:r>
    </w:p>
    <w:p w14:paraId="17B17D7D" w14:textId="12AEE1D9" w:rsidR="0061697F" w:rsidRPr="00132652" w:rsidRDefault="7D6AC4D5" w:rsidP="0061697F">
      <w:pPr>
        <w:rPr>
          <w:rFonts w:eastAsia="Times New Roman"/>
          <w:sz w:val="24"/>
          <w:szCs w:val="24"/>
          <w:rPrChange w:id="1554" w:author="Tashi Alford-Duguid" w:date="2020-06-15T12:17:00Z">
            <w:rPr>
              <w:rFonts w:eastAsia="Times New Roman"/>
              <w:sz w:val="24"/>
              <w:szCs w:val="24"/>
              <w:lang w:val="en-US"/>
            </w:rPr>
          </w:rPrChange>
        </w:rPr>
      </w:pPr>
      <w:r w:rsidRPr="00680027">
        <w:rPr>
          <w:rFonts w:eastAsia="Times New Roman"/>
          <w:color w:val="000000" w:themeColor="text1"/>
          <w:sz w:val="24"/>
          <w:szCs w:val="24"/>
        </w:rPr>
        <w:t xml:space="preserve">There are also very </w:t>
      </w:r>
      <w:r w:rsidRPr="00680027">
        <w:rPr>
          <w:rFonts w:eastAsia="Times New Roman"/>
          <w:sz w:val="24"/>
          <w:szCs w:val="24"/>
        </w:rPr>
        <w:t>serious policy questions that have received insufficient consideration. If these tools are released in a policy vacuum, which fails to provide the practical supports needed for</w:t>
      </w:r>
      <w:r>
        <w:rPr>
          <w:rFonts w:eastAsia="Times New Roman"/>
          <w:sz w:val="24"/>
          <w:szCs w:val="24"/>
        </w:rPr>
        <w:t xml:space="preserve"> </w:t>
      </w:r>
      <w:r w:rsidRPr="00680027">
        <w:rPr>
          <w:rFonts w:eastAsia="Times New Roman"/>
          <w:sz w:val="24"/>
          <w:szCs w:val="24"/>
        </w:rPr>
        <w:t>individuals asked</w:t>
      </w:r>
      <w:r w:rsidR="5C5DCBCB" w:rsidRPr="4B05697A">
        <w:rPr>
          <w:rFonts w:eastAsia="Times New Roman"/>
          <w:sz w:val="24"/>
          <w:szCs w:val="24"/>
        </w:rPr>
        <w:t>,</w:t>
      </w:r>
      <w:r w:rsidRPr="00680027">
        <w:rPr>
          <w:rFonts w:eastAsia="Times New Roman"/>
          <w:sz w:val="24"/>
          <w:szCs w:val="24"/>
        </w:rPr>
        <w:t xml:space="preserve"> based on the app</w:t>
      </w:r>
      <w:r w:rsidR="1DBE9B10" w:rsidRPr="4B05697A">
        <w:rPr>
          <w:rFonts w:eastAsia="Times New Roman"/>
          <w:sz w:val="24"/>
          <w:szCs w:val="24"/>
        </w:rPr>
        <w:t>,</w:t>
      </w:r>
      <w:r w:rsidRPr="00680027">
        <w:rPr>
          <w:rFonts w:eastAsia="Times New Roman"/>
          <w:sz w:val="24"/>
          <w:szCs w:val="24"/>
        </w:rPr>
        <w:t xml:space="preserve"> to stay home from work and to get tested—including paid sick days, job protection, and financial support during a required self-isolation period—it raises risks of discrimination and will exacerbate stress and mental health impacts. Front line workers in places like grocery stores, care homes, and other service industries, who work for minimum wage with minimal job protections are particularly vulnerable to the social impacts </w:t>
      </w:r>
      <w:r w:rsidRPr="00132652">
        <w:rPr>
          <w:rFonts w:eastAsia="Times New Roman"/>
          <w:sz w:val="24"/>
          <w:szCs w:val="24"/>
          <w:rPrChange w:id="1555" w:author="Tashi Alford-Duguid" w:date="2020-06-15T12:17:00Z">
            <w:rPr>
              <w:rFonts w:eastAsia="Times New Roman"/>
              <w:sz w:val="24"/>
              <w:szCs w:val="24"/>
              <w:lang w:val="en-US"/>
            </w:rPr>
          </w:rPrChange>
        </w:rPr>
        <w:t xml:space="preserve">of a badly implemented automated contact tracing regime. Statistically, women make up a larger percentage of those employed in these areas </w:t>
      </w:r>
      <w:r w:rsidRPr="00C245CC">
        <w:rPr>
          <w:rFonts w:eastAsia="Times New Roman"/>
          <w:sz w:val="24"/>
          <w:szCs w:val="24"/>
          <w:rPrChange w:id="1556" w:author="Tashi Alford-Duguid" w:date="2020-06-15T15:15:00Z">
            <w:rPr>
              <w:rFonts w:eastAsia="Times New Roman"/>
              <w:sz w:val="24"/>
              <w:szCs w:val="24"/>
              <w:lang w:val="en-US"/>
            </w:rPr>
          </w:rPrChange>
        </w:rPr>
        <w:t>that the Centre for Policy Alternatives calls the “5 Cs”: caring, clerical, catering, cashiering and cleaning</w:t>
      </w:r>
      <w:r w:rsidRPr="00680027">
        <w:rPr>
          <w:rFonts w:eastAsia="Times New Roman"/>
          <w:sz w:val="24"/>
          <w:szCs w:val="24"/>
        </w:rPr>
        <w:t>.</w:t>
      </w:r>
      <w:r w:rsidR="00823842" w:rsidRPr="00680027">
        <w:rPr>
          <w:rStyle w:val="FootnoteReference"/>
          <w:rFonts w:eastAsia="Times New Roman"/>
          <w:sz w:val="24"/>
          <w:szCs w:val="24"/>
        </w:rPr>
        <w:footnoteReference w:id="114"/>
      </w:r>
      <w:r w:rsidRPr="00680027">
        <w:rPr>
          <w:rFonts w:eastAsia="Times New Roman"/>
          <w:sz w:val="24"/>
          <w:szCs w:val="24"/>
        </w:rPr>
        <w:t xml:space="preserve"> Many front line workers are also </w:t>
      </w:r>
      <w:r w:rsidRPr="00132652">
        <w:rPr>
          <w:rFonts w:eastAsia="Times New Roman"/>
          <w:sz w:val="24"/>
          <w:szCs w:val="24"/>
          <w:rPrChange w:id="1557" w:author="Tashi Alford-Duguid" w:date="2020-06-15T12:17:00Z">
            <w:rPr>
              <w:rFonts w:eastAsia="Times New Roman"/>
              <w:sz w:val="24"/>
              <w:szCs w:val="24"/>
              <w:lang w:val="en-US"/>
            </w:rPr>
          </w:rPrChange>
        </w:rPr>
        <w:t>racialized, including many newcomers to Canada, who already face greater discrimination in the job market</w:t>
      </w:r>
      <w:r w:rsidRPr="5C55A750">
        <w:rPr>
          <w:rFonts w:eastAsia="Times New Roman"/>
          <w:sz w:val="24"/>
          <w:szCs w:val="24"/>
        </w:rPr>
        <w:t xml:space="preserve"> </w:t>
      </w:r>
      <w:r w:rsidRPr="00132652">
        <w:rPr>
          <w:rFonts w:eastAsia="Times New Roman"/>
          <w:sz w:val="24"/>
          <w:szCs w:val="24"/>
          <w:rPrChange w:id="1558" w:author="Tashi Alford-Duguid" w:date="2020-06-15T12:17:00Z">
            <w:rPr>
              <w:rFonts w:eastAsia="Times New Roman"/>
              <w:sz w:val="24"/>
              <w:szCs w:val="24"/>
              <w:lang w:val="en-US"/>
            </w:rPr>
          </w:rPrChange>
        </w:rPr>
        <w:t>and</w:t>
      </w:r>
      <w:r w:rsidRPr="5C55A750">
        <w:rPr>
          <w:rFonts w:eastAsia="Times New Roman"/>
          <w:sz w:val="24"/>
          <w:szCs w:val="24"/>
        </w:rPr>
        <w:t xml:space="preserve"> </w:t>
      </w:r>
      <w:r w:rsidR="485877C1" w:rsidRPr="5C55A750">
        <w:rPr>
          <w:rFonts w:eastAsia="Times New Roman"/>
          <w:sz w:val="24"/>
          <w:szCs w:val="24"/>
        </w:rPr>
        <w:t>absent employment protections,</w:t>
      </w:r>
      <w:r w:rsidRPr="5C55A750">
        <w:rPr>
          <w:rFonts w:eastAsia="Times New Roman"/>
          <w:sz w:val="24"/>
          <w:szCs w:val="24"/>
          <w:rPrChange w:id="1559" w:author="Tashi Alford-Duguid" w:date="2020-06-15T12:17:00Z">
            <w:rPr>
              <w:rFonts w:eastAsia="Times New Roman"/>
              <w:sz w:val="24"/>
              <w:szCs w:val="24"/>
              <w:lang w:val="en-US"/>
            </w:rPr>
          </w:rPrChange>
        </w:rPr>
        <w:t xml:space="preserve"> </w:t>
      </w:r>
      <w:r w:rsidR="324A34EE" w:rsidRPr="5C55A750">
        <w:rPr>
          <w:rFonts w:eastAsia="Times New Roman"/>
          <w:sz w:val="24"/>
          <w:szCs w:val="24"/>
        </w:rPr>
        <w:t>may</w:t>
      </w:r>
      <w:r w:rsidRPr="5C55A750">
        <w:rPr>
          <w:rFonts w:eastAsia="Times New Roman"/>
          <w:sz w:val="24"/>
          <w:szCs w:val="24"/>
        </w:rPr>
        <w:t xml:space="preserve"> </w:t>
      </w:r>
      <w:r w:rsidRPr="00132652">
        <w:rPr>
          <w:rFonts w:eastAsia="Times New Roman"/>
          <w:sz w:val="24"/>
          <w:szCs w:val="24"/>
          <w:rPrChange w:id="1560" w:author="Tashi Alford-Duguid" w:date="2020-06-15T12:17:00Z">
            <w:rPr>
              <w:rFonts w:eastAsia="Times New Roman"/>
              <w:sz w:val="24"/>
              <w:szCs w:val="24"/>
              <w:lang w:val="en-US"/>
            </w:rPr>
          </w:rPrChange>
        </w:rPr>
        <w:t xml:space="preserve">have more difficulty </w:t>
      </w:r>
      <w:r w:rsidRPr="5C55A750">
        <w:rPr>
          <w:rFonts w:eastAsia="Times New Roman"/>
          <w:sz w:val="24"/>
          <w:szCs w:val="24"/>
        </w:rPr>
        <w:t>finding a new position</w:t>
      </w:r>
      <w:r w:rsidR="3F2B52E3" w:rsidRPr="5C55A750">
        <w:rPr>
          <w:rFonts w:eastAsia="Times New Roman"/>
          <w:sz w:val="24"/>
          <w:szCs w:val="24"/>
        </w:rPr>
        <w:t xml:space="preserve"> </w:t>
      </w:r>
      <w:r w:rsidR="36146076" w:rsidRPr="5C55A750">
        <w:rPr>
          <w:rFonts w:eastAsia="Times New Roman"/>
          <w:sz w:val="24"/>
          <w:szCs w:val="24"/>
        </w:rPr>
        <w:t>if an app tells them one too many times to stay home from work</w:t>
      </w:r>
      <w:r w:rsidRPr="5C55A750">
        <w:rPr>
          <w:rFonts w:eastAsia="Times New Roman"/>
          <w:sz w:val="24"/>
          <w:szCs w:val="24"/>
          <w:rPrChange w:id="1561" w:author="Tashi Alford-Duguid" w:date="2020-06-15T12:17:00Z">
            <w:rPr>
              <w:rFonts w:eastAsia="Times New Roman"/>
              <w:sz w:val="24"/>
              <w:szCs w:val="24"/>
              <w:lang w:val="en-US"/>
            </w:rPr>
          </w:rPrChange>
        </w:rPr>
        <w:t>.</w:t>
      </w:r>
      <w:r w:rsidRPr="00132652">
        <w:rPr>
          <w:rFonts w:eastAsia="Times New Roman"/>
          <w:sz w:val="24"/>
          <w:szCs w:val="24"/>
          <w:rPrChange w:id="1562" w:author="Tashi Alford-Duguid" w:date="2020-06-15T12:17:00Z">
            <w:rPr>
              <w:rFonts w:eastAsia="Times New Roman"/>
              <w:sz w:val="24"/>
              <w:szCs w:val="24"/>
              <w:lang w:val="en-US"/>
            </w:rPr>
          </w:rPrChange>
        </w:rPr>
        <w:t xml:space="preserve"> While there has been significant social debate on the technical details of app design, the social impacts of implementing and relying on contact tracing applications, which extend far beyond privacy concerns, </w:t>
      </w:r>
      <w:r w:rsidRPr="5C55A750">
        <w:rPr>
          <w:rFonts w:eastAsia="Times New Roman"/>
          <w:sz w:val="24"/>
          <w:szCs w:val="24"/>
          <w:rPrChange w:id="1563" w:author="Tashi Alford-Duguid" w:date="2020-06-15T12:17:00Z">
            <w:rPr>
              <w:rFonts w:eastAsia="Times New Roman"/>
              <w:sz w:val="24"/>
              <w:szCs w:val="24"/>
              <w:lang w:val="en-US"/>
            </w:rPr>
          </w:rPrChange>
        </w:rPr>
        <w:t>ha</w:t>
      </w:r>
      <w:r w:rsidR="319AD2F6" w:rsidRPr="5C55A750">
        <w:rPr>
          <w:rFonts w:eastAsia="Times New Roman"/>
          <w:sz w:val="24"/>
          <w:szCs w:val="24"/>
        </w:rPr>
        <w:t>ve</w:t>
      </w:r>
      <w:r w:rsidRPr="00132652">
        <w:rPr>
          <w:rFonts w:eastAsia="Times New Roman"/>
          <w:sz w:val="24"/>
          <w:szCs w:val="24"/>
          <w:rPrChange w:id="1564" w:author="Tashi Alford-Duguid" w:date="2020-06-15T12:17:00Z">
            <w:rPr>
              <w:rFonts w:eastAsia="Times New Roman"/>
              <w:sz w:val="24"/>
              <w:szCs w:val="24"/>
              <w:lang w:val="en-US"/>
            </w:rPr>
          </w:rPrChange>
        </w:rPr>
        <w:t xml:space="preserve"> been woefully underexamined and unaddressed.</w:t>
      </w:r>
    </w:p>
    <w:p w14:paraId="36E42D27" w14:textId="4FBE669F" w:rsidR="4A22011C" w:rsidRPr="00680027" w:rsidRDefault="2C93A33E" w:rsidP="00680027">
      <w:pPr>
        <w:rPr>
          <w:sz w:val="24"/>
          <w:szCs w:val="24"/>
        </w:rPr>
      </w:pPr>
      <w:r w:rsidRPr="00132652">
        <w:rPr>
          <w:rFonts w:eastAsia="Times New Roman"/>
          <w:sz w:val="24"/>
          <w:szCs w:val="24"/>
          <w:rPrChange w:id="1565" w:author="Tashi Alford-Duguid" w:date="2020-06-15T12:17:00Z">
            <w:rPr>
              <w:rFonts w:eastAsia="Times New Roman"/>
              <w:sz w:val="24"/>
              <w:szCs w:val="24"/>
              <w:lang w:val="en-US"/>
            </w:rPr>
          </w:rPrChange>
        </w:rPr>
        <w:t xml:space="preserve">CCLA spoke to these broader policy concerns as well as our specific positions in relation to contact tracing before the INDU Committee of Parliament’s study of Canada’s COVID-19 </w:t>
      </w:r>
      <w:r w:rsidRPr="00680027">
        <w:rPr>
          <w:rFonts w:eastAsia="Times New Roman"/>
          <w:sz w:val="24"/>
          <w:szCs w:val="24"/>
        </w:rPr>
        <w:t>response</w:t>
      </w:r>
      <w:r w:rsidR="226EB2B3" w:rsidRPr="00680027">
        <w:rPr>
          <w:rFonts w:eastAsia="Times New Roman"/>
          <w:sz w:val="24"/>
          <w:szCs w:val="24"/>
        </w:rPr>
        <w:t>.</w:t>
      </w:r>
      <w:r w:rsidR="00C245CC">
        <w:rPr>
          <w:rStyle w:val="FootnoteReference"/>
          <w:rFonts w:eastAsia="Times New Roman"/>
          <w:sz w:val="24"/>
          <w:szCs w:val="24"/>
        </w:rPr>
        <w:footnoteReference w:id="115"/>
      </w:r>
      <w:r w:rsidRPr="00680027">
        <w:rPr>
          <w:rFonts w:eastAsia="Times New Roman"/>
          <w:sz w:val="24"/>
          <w:szCs w:val="24"/>
        </w:rPr>
        <w:t xml:space="preserve"> </w:t>
      </w:r>
    </w:p>
    <w:p w14:paraId="39A87F1A" w14:textId="72E28C43" w:rsidR="009B2B7E" w:rsidRPr="00680027" w:rsidRDefault="14112E22" w:rsidP="00680027">
      <w:pPr>
        <w:ind w:firstLine="720"/>
        <w:rPr>
          <w:sz w:val="24"/>
          <w:szCs w:val="24"/>
        </w:rPr>
      </w:pPr>
      <w:r w:rsidRPr="00680027">
        <w:rPr>
          <w:rFonts w:eastAsia="Times New Roman"/>
          <w:i/>
          <w:iCs/>
          <w:sz w:val="24"/>
          <w:szCs w:val="24"/>
        </w:rPr>
        <w:t>Bluetooth-based proximity tracking</w:t>
      </w:r>
      <w:r w:rsidRPr="00680027">
        <w:rPr>
          <w:sz w:val="24"/>
          <w:szCs w:val="24"/>
        </w:rPr>
        <w:t xml:space="preserve"> </w:t>
      </w:r>
    </w:p>
    <w:p w14:paraId="0882DBF4" w14:textId="48C4C26E" w:rsidR="009B2B7E" w:rsidRPr="00680027" w:rsidRDefault="28A93366" w:rsidP="01BCEC9F">
      <w:pPr>
        <w:rPr>
          <w:rFonts w:eastAsia="Calibri"/>
          <w:sz w:val="24"/>
          <w:szCs w:val="24"/>
        </w:rPr>
      </w:pPr>
      <w:r w:rsidRPr="00680027">
        <w:rPr>
          <w:rFonts w:eastAsia="Calibri"/>
          <w:sz w:val="24"/>
          <w:szCs w:val="24"/>
        </w:rPr>
        <w:lastRenderedPageBreak/>
        <w:t xml:space="preserve">Bluetooth is a widely available technology that enables phones to wirelessly exchange data with other phones in proximity. Those apps claiming the greatest privacy protections tend to combine Bluetooth to detect proximity, coupled with a decentralized approach to data storage and notification. Apple and Google have released an API (application programing interface) that allows developers to create Bluetooth-based exposure notification applications on both of their operating systems, and are offering it to public health authorities to serve as a building block in their own contact tracing applications. </w:t>
      </w:r>
      <w:r w:rsidR="1296FA11" w:rsidRPr="00680027">
        <w:rPr>
          <w:rFonts w:eastAsia="Calibri"/>
          <w:sz w:val="24"/>
          <w:szCs w:val="24"/>
        </w:rPr>
        <w:t>Ultimately this capacity will be built into both the iOS and Android operating systems (a move that brings its own privacy concerns).</w:t>
      </w:r>
      <w:r w:rsidR="43AFBEE2" w:rsidRPr="00680027">
        <w:rPr>
          <w:rFonts w:eastAsia="Calibri"/>
          <w:sz w:val="24"/>
          <w:szCs w:val="24"/>
        </w:rPr>
        <w:t xml:space="preserve"> </w:t>
      </w:r>
      <w:r w:rsidRPr="00680027">
        <w:rPr>
          <w:rFonts w:eastAsia="Calibri"/>
          <w:sz w:val="24"/>
          <w:szCs w:val="24"/>
        </w:rPr>
        <w:t>The Bluetooth-based apps emit random numbers that serve as anonymous identifiers that change at intervals.</w:t>
      </w:r>
      <w:r w:rsidR="000646AA" w:rsidRPr="00C245CC">
        <w:rPr>
          <w:rStyle w:val="FootnoteReference"/>
          <w:sz w:val="24"/>
          <w:szCs w:val="24"/>
        </w:rPr>
        <w:footnoteReference w:id="116"/>
      </w:r>
      <w:r w:rsidR="009B2B7E" w:rsidRPr="00680027">
        <w:rPr>
          <w:sz w:val="24"/>
          <w:szCs w:val="24"/>
        </w:rPr>
        <w:t xml:space="preserve"> </w:t>
      </w:r>
      <w:r w:rsidR="63ABB47A" w:rsidRPr="00680027">
        <w:rPr>
          <w:rFonts w:eastAsia="Calibri"/>
          <w:sz w:val="24"/>
          <w:szCs w:val="24"/>
        </w:rPr>
        <w:t xml:space="preserve"> If users of the app walk within a prescribed range of other users, their phones would exchange the numbers to create an encrypted record that is devoid of directly identifying information. If someone tests positive for COVID, they can decide whether to share their contact list which will enable other users to receive notification that they were within proximity to someone who has contracted the virus.</w:t>
      </w:r>
      <w:r w:rsidR="1AD42146" w:rsidRPr="00680027">
        <w:rPr>
          <w:rFonts w:eastAsia="Calibri"/>
          <w:sz w:val="24"/>
          <w:szCs w:val="24"/>
        </w:rPr>
        <w:t xml:space="preserve"> Some variants </w:t>
      </w:r>
      <w:r w:rsidR="56506C83" w:rsidRPr="00680027">
        <w:rPr>
          <w:rFonts w:eastAsia="Calibri"/>
          <w:sz w:val="24"/>
          <w:szCs w:val="24"/>
        </w:rPr>
        <w:t>only</w:t>
      </w:r>
      <w:r w:rsidR="1AD42146" w:rsidRPr="00680027">
        <w:rPr>
          <w:rFonts w:eastAsia="Calibri"/>
          <w:sz w:val="24"/>
          <w:szCs w:val="24"/>
        </w:rPr>
        <w:t xml:space="preserve"> shar</w:t>
      </w:r>
      <w:r w:rsidR="6B1D7DFA" w:rsidRPr="00680027">
        <w:rPr>
          <w:rFonts w:eastAsia="Calibri"/>
          <w:sz w:val="24"/>
          <w:szCs w:val="24"/>
        </w:rPr>
        <w:t>e these notifications</w:t>
      </w:r>
      <w:r w:rsidR="1AD42146" w:rsidRPr="00680027">
        <w:rPr>
          <w:rFonts w:eastAsia="Calibri"/>
          <w:sz w:val="24"/>
          <w:szCs w:val="24"/>
        </w:rPr>
        <w:t xml:space="preserve"> peer-to-peer, while others facilitate sharing lists of contacts with public health who then follow</w:t>
      </w:r>
      <w:r w:rsidR="60A53536" w:rsidRPr="5C55A750">
        <w:rPr>
          <w:rFonts w:eastAsia="Calibri"/>
          <w:sz w:val="24"/>
          <w:szCs w:val="24"/>
        </w:rPr>
        <w:t xml:space="preserve"> </w:t>
      </w:r>
      <w:r w:rsidR="7A023341" w:rsidRPr="00680027">
        <w:rPr>
          <w:rFonts w:eastAsia="Calibri"/>
          <w:sz w:val="24"/>
          <w:szCs w:val="24"/>
        </w:rPr>
        <w:t>up</w:t>
      </w:r>
      <w:r w:rsidR="1001ABE0" w:rsidRPr="5C55A750">
        <w:rPr>
          <w:rFonts w:eastAsia="Calibri"/>
          <w:sz w:val="24"/>
          <w:szCs w:val="24"/>
        </w:rPr>
        <w:t xml:space="preserve"> manually</w:t>
      </w:r>
      <w:r w:rsidR="7A023341" w:rsidRPr="00680027">
        <w:rPr>
          <w:rFonts w:eastAsia="Calibri"/>
          <w:sz w:val="24"/>
          <w:szCs w:val="24"/>
        </w:rPr>
        <w:t>.</w:t>
      </w:r>
    </w:p>
    <w:p w14:paraId="46B316D5" w14:textId="7C967B9C" w:rsidR="00ED051C" w:rsidRPr="00680027" w:rsidRDefault="009B2B7E" w:rsidP="662C5F44">
      <w:pPr>
        <w:rPr>
          <w:sz w:val="24"/>
          <w:szCs w:val="24"/>
        </w:rPr>
      </w:pPr>
      <w:r w:rsidRPr="00680027">
        <w:rPr>
          <w:sz w:val="24"/>
          <w:szCs w:val="24"/>
        </w:rPr>
        <w:t>Advocates of a Bluetooth-based system</w:t>
      </w:r>
      <w:r w:rsidR="0070017E" w:rsidRPr="00680027">
        <w:rPr>
          <w:sz w:val="24"/>
          <w:szCs w:val="24"/>
        </w:rPr>
        <w:t xml:space="preserve"> have </w:t>
      </w:r>
      <w:r w:rsidRPr="00680027">
        <w:rPr>
          <w:sz w:val="24"/>
          <w:szCs w:val="24"/>
        </w:rPr>
        <w:t>argue</w:t>
      </w:r>
      <w:r w:rsidR="0070017E" w:rsidRPr="00680027">
        <w:rPr>
          <w:sz w:val="24"/>
          <w:szCs w:val="24"/>
        </w:rPr>
        <w:t>d</w:t>
      </w:r>
      <w:r w:rsidRPr="00680027">
        <w:rPr>
          <w:sz w:val="24"/>
          <w:szCs w:val="24"/>
        </w:rPr>
        <w:t xml:space="preserve"> that it is superior to a </w:t>
      </w:r>
      <w:r w:rsidR="21C14571" w:rsidRPr="00680027">
        <w:rPr>
          <w:sz w:val="24"/>
          <w:szCs w:val="24"/>
        </w:rPr>
        <w:t>centralised or GPS</w:t>
      </w:r>
      <w:r w:rsidRPr="00680027">
        <w:rPr>
          <w:sz w:val="24"/>
          <w:szCs w:val="24"/>
        </w:rPr>
        <w:t xml:space="preserve">-based system both in terms of effectiveness and </w:t>
      </w:r>
      <w:r w:rsidR="5B2EFC9F" w:rsidRPr="00680027">
        <w:rPr>
          <w:sz w:val="24"/>
          <w:szCs w:val="24"/>
        </w:rPr>
        <w:t xml:space="preserve">in the case of highly decentralised models, in terms of </w:t>
      </w:r>
      <w:r w:rsidRPr="00680027">
        <w:rPr>
          <w:sz w:val="24"/>
          <w:szCs w:val="24"/>
        </w:rPr>
        <w:t>privacy.</w:t>
      </w:r>
      <w:r w:rsidR="00827077" w:rsidRPr="00680027">
        <w:rPr>
          <w:rStyle w:val="FootnoteReference"/>
          <w:sz w:val="24"/>
          <w:szCs w:val="24"/>
        </w:rPr>
        <w:footnoteReference w:id="117"/>
      </w:r>
      <w:r w:rsidRPr="00680027">
        <w:rPr>
          <w:sz w:val="24"/>
          <w:szCs w:val="24"/>
        </w:rPr>
        <w:t xml:space="preserve"> It is less vulnerable, so the argument goes, to government overreach</w:t>
      </w:r>
      <w:r w:rsidR="518BDEFE" w:rsidRPr="00680027">
        <w:rPr>
          <w:sz w:val="24"/>
          <w:szCs w:val="24"/>
        </w:rPr>
        <w:t xml:space="preserve"> because </w:t>
      </w:r>
      <w:r w:rsidR="373E0EDA" w:rsidRPr="00680027">
        <w:rPr>
          <w:sz w:val="24"/>
          <w:szCs w:val="24"/>
        </w:rPr>
        <w:t>identifying</w:t>
      </w:r>
      <w:r w:rsidR="518BDEFE" w:rsidRPr="00680027">
        <w:rPr>
          <w:sz w:val="24"/>
          <w:szCs w:val="24"/>
        </w:rPr>
        <w:t xml:space="preserve"> info</w:t>
      </w:r>
      <w:r w:rsidR="542008EE" w:rsidRPr="00680027">
        <w:rPr>
          <w:sz w:val="24"/>
          <w:szCs w:val="24"/>
        </w:rPr>
        <w:t>r</w:t>
      </w:r>
      <w:r w:rsidR="518BDEFE" w:rsidRPr="00680027">
        <w:rPr>
          <w:sz w:val="24"/>
          <w:szCs w:val="24"/>
        </w:rPr>
        <w:t xml:space="preserve">mation </w:t>
      </w:r>
      <w:r w:rsidR="2DCCAF67" w:rsidRPr="00680027">
        <w:rPr>
          <w:sz w:val="24"/>
          <w:szCs w:val="24"/>
        </w:rPr>
        <w:t xml:space="preserve">in </w:t>
      </w:r>
      <w:r w:rsidR="710AD74A" w:rsidRPr="00680027">
        <w:rPr>
          <w:sz w:val="24"/>
          <w:szCs w:val="24"/>
        </w:rPr>
        <w:t>some versions</w:t>
      </w:r>
      <w:r w:rsidR="2DCCAF67" w:rsidRPr="00680027">
        <w:rPr>
          <w:sz w:val="24"/>
          <w:szCs w:val="24"/>
        </w:rPr>
        <w:t xml:space="preserve"> of such systems </w:t>
      </w:r>
      <w:r w:rsidR="518BDEFE" w:rsidRPr="00680027">
        <w:rPr>
          <w:sz w:val="24"/>
          <w:szCs w:val="24"/>
        </w:rPr>
        <w:t>is not</w:t>
      </w:r>
      <w:r w:rsidR="0D22B842" w:rsidRPr="00680027">
        <w:rPr>
          <w:sz w:val="24"/>
          <w:szCs w:val="24"/>
        </w:rPr>
        <w:t xml:space="preserve"> collected or stored</w:t>
      </w:r>
      <w:r w:rsidR="39262A47" w:rsidRPr="00680027">
        <w:rPr>
          <w:sz w:val="24"/>
          <w:szCs w:val="24"/>
        </w:rPr>
        <w:t xml:space="preserve"> (although we note that not all Bluetooth-based systems are completely decentralised and some do collect personal information, such as the Alberta</w:t>
      </w:r>
      <w:r w:rsidR="37484684" w:rsidRPr="00680027">
        <w:rPr>
          <w:sz w:val="24"/>
          <w:szCs w:val="24"/>
        </w:rPr>
        <w:t xml:space="preserve"> app discussed in more depth below</w:t>
      </w:r>
      <w:r w:rsidR="79F47616" w:rsidRPr="00680027">
        <w:rPr>
          <w:sz w:val="24"/>
          <w:szCs w:val="24"/>
        </w:rPr>
        <w:t>)</w:t>
      </w:r>
      <w:r w:rsidRPr="00680027">
        <w:rPr>
          <w:sz w:val="24"/>
          <w:szCs w:val="24"/>
        </w:rPr>
        <w:t xml:space="preserve">. </w:t>
      </w:r>
      <w:r w:rsidR="200F0F84" w:rsidRPr="00680027">
        <w:rPr>
          <w:sz w:val="24"/>
          <w:szCs w:val="24"/>
        </w:rPr>
        <w:t xml:space="preserve">There are also </w:t>
      </w:r>
      <w:r w:rsidR="3BC7823F" w:rsidRPr="00680027">
        <w:rPr>
          <w:sz w:val="24"/>
          <w:szCs w:val="24"/>
        </w:rPr>
        <w:t>concerns however</w:t>
      </w:r>
      <w:r w:rsidR="127161D5" w:rsidRPr="00680027">
        <w:rPr>
          <w:sz w:val="24"/>
          <w:szCs w:val="24"/>
        </w:rPr>
        <w:t>,</w:t>
      </w:r>
      <w:r w:rsidR="200F0F84" w:rsidRPr="00680027">
        <w:rPr>
          <w:sz w:val="24"/>
          <w:szCs w:val="24"/>
        </w:rPr>
        <w:t xml:space="preserve"> because</w:t>
      </w:r>
      <w:r w:rsidRPr="00680027">
        <w:rPr>
          <w:sz w:val="24"/>
          <w:szCs w:val="24"/>
        </w:rPr>
        <w:t xml:space="preserve"> a </w:t>
      </w:r>
      <w:r w:rsidR="200F0F84" w:rsidRPr="00680027">
        <w:rPr>
          <w:sz w:val="24"/>
          <w:szCs w:val="24"/>
        </w:rPr>
        <w:t>pure decentralised</w:t>
      </w:r>
      <w:r w:rsidRPr="00680027">
        <w:rPr>
          <w:sz w:val="24"/>
          <w:szCs w:val="24"/>
        </w:rPr>
        <w:t xml:space="preserve"> system</w:t>
      </w:r>
      <w:r w:rsidR="70DC93F7" w:rsidRPr="00680027">
        <w:rPr>
          <w:sz w:val="24"/>
          <w:szCs w:val="24"/>
        </w:rPr>
        <w:t xml:space="preserve"> bypasses public health and</w:t>
      </w:r>
      <w:r w:rsidRPr="00680027">
        <w:rPr>
          <w:sz w:val="24"/>
          <w:szCs w:val="24"/>
        </w:rPr>
        <w:t xml:space="preserve"> </w:t>
      </w:r>
      <w:r w:rsidR="234FCCF1" w:rsidRPr="00680027">
        <w:rPr>
          <w:sz w:val="24"/>
          <w:szCs w:val="24"/>
        </w:rPr>
        <w:t>provides notices to people through the app</w:t>
      </w:r>
      <w:r w:rsidR="4FA28D6A" w:rsidRPr="00680027">
        <w:rPr>
          <w:sz w:val="24"/>
          <w:szCs w:val="24"/>
        </w:rPr>
        <w:t>. This means that</w:t>
      </w:r>
      <w:r w:rsidR="234FCCF1" w:rsidRPr="00680027">
        <w:rPr>
          <w:sz w:val="24"/>
          <w:szCs w:val="24"/>
        </w:rPr>
        <w:t xml:space="preserve"> </w:t>
      </w:r>
      <w:r w:rsidR="73E5B1BE" w:rsidRPr="00680027">
        <w:rPr>
          <w:sz w:val="24"/>
          <w:szCs w:val="24"/>
        </w:rPr>
        <w:t>those who receive notice</w:t>
      </w:r>
      <w:r w:rsidR="00684683">
        <w:rPr>
          <w:sz w:val="24"/>
          <w:szCs w:val="24"/>
        </w:rPr>
        <w:t xml:space="preserve"> that</w:t>
      </w:r>
      <w:r w:rsidR="73E5B1BE" w:rsidRPr="00680027">
        <w:rPr>
          <w:sz w:val="24"/>
          <w:szCs w:val="24"/>
        </w:rPr>
        <w:t xml:space="preserve"> they are at risk may not be well supported to make decisions about</w:t>
      </w:r>
      <w:r w:rsidR="0F7726B7" w:rsidRPr="00680027">
        <w:rPr>
          <w:sz w:val="24"/>
          <w:szCs w:val="24"/>
        </w:rPr>
        <w:t xml:space="preserve"> how to respond or what to do.</w:t>
      </w:r>
      <w:r w:rsidR="200F0F84" w:rsidRPr="00680027">
        <w:rPr>
          <w:sz w:val="24"/>
          <w:szCs w:val="24"/>
        </w:rPr>
        <w:t xml:space="preserve"> </w:t>
      </w:r>
      <w:r w:rsidR="7E16EEFE" w:rsidRPr="00680027">
        <w:rPr>
          <w:sz w:val="24"/>
          <w:szCs w:val="24"/>
        </w:rPr>
        <w:t>The onus is placed on individuals to reach out to public health for testing and advice</w:t>
      </w:r>
      <w:r w:rsidR="7B8BCC21" w:rsidRPr="00680027">
        <w:rPr>
          <w:sz w:val="24"/>
          <w:szCs w:val="24"/>
        </w:rPr>
        <w:t xml:space="preserve"> </w:t>
      </w:r>
      <w:r w:rsidR="778D73E6" w:rsidRPr="00680027">
        <w:rPr>
          <w:sz w:val="24"/>
          <w:szCs w:val="24"/>
        </w:rPr>
        <w:t xml:space="preserve">and </w:t>
      </w:r>
      <w:r w:rsidR="218BCE0E" w:rsidRPr="00680027">
        <w:rPr>
          <w:sz w:val="24"/>
          <w:szCs w:val="24"/>
        </w:rPr>
        <w:t>a</w:t>
      </w:r>
      <w:r w:rsidR="4C7848B2" w:rsidRPr="00680027">
        <w:rPr>
          <w:sz w:val="24"/>
          <w:szCs w:val="24"/>
        </w:rPr>
        <w:t>ssum</w:t>
      </w:r>
      <w:r w:rsidR="44D44476" w:rsidRPr="00680027">
        <w:rPr>
          <w:sz w:val="24"/>
          <w:szCs w:val="24"/>
        </w:rPr>
        <w:t>es local</w:t>
      </w:r>
      <w:r w:rsidR="4C7848B2" w:rsidRPr="00680027">
        <w:rPr>
          <w:sz w:val="24"/>
          <w:szCs w:val="24"/>
        </w:rPr>
        <w:t xml:space="preserve"> public health </w:t>
      </w:r>
      <w:r w:rsidR="12A47634" w:rsidRPr="00680027">
        <w:rPr>
          <w:sz w:val="24"/>
          <w:szCs w:val="24"/>
        </w:rPr>
        <w:t xml:space="preserve">agencies have the capacity to respond to those calls. </w:t>
      </w:r>
      <w:r w:rsidR="288997C4" w:rsidRPr="00680027">
        <w:rPr>
          <w:sz w:val="24"/>
          <w:szCs w:val="24"/>
        </w:rPr>
        <w:t>Conversely, as Bluetooth-based apps move towards more centralised data storage with public health access, privacy concerns related to creating large stores of personal info</w:t>
      </w:r>
      <w:r w:rsidR="3FAFA7D5" w:rsidRPr="00680027">
        <w:rPr>
          <w:sz w:val="24"/>
          <w:szCs w:val="24"/>
        </w:rPr>
        <w:t>r</w:t>
      </w:r>
      <w:r w:rsidR="288997C4" w:rsidRPr="00680027">
        <w:rPr>
          <w:sz w:val="24"/>
          <w:szCs w:val="24"/>
        </w:rPr>
        <w:t xml:space="preserve">mation </w:t>
      </w:r>
      <w:r w:rsidR="72EA7037" w:rsidRPr="00680027">
        <w:rPr>
          <w:sz w:val="24"/>
          <w:szCs w:val="24"/>
        </w:rPr>
        <w:t>accessible by state actors rise</w:t>
      </w:r>
      <w:r w:rsidR="41A7B3CD" w:rsidRPr="00680027">
        <w:rPr>
          <w:sz w:val="24"/>
          <w:szCs w:val="24"/>
        </w:rPr>
        <w:t>, as do concerns about function creep, or secondary uses for the data</w:t>
      </w:r>
      <w:r w:rsidR="72EA7037" w:rsidRPr="00680027">
        <w:rPr>
          <w:sz w:val="24"/>
          <w:szCs w:val="24"/>
        </w:rPr>
        <w:t xml:space="preserve">. Any privacy analysis of </w:t>
      </w:r>
      <w:r w:rsidRPr="00680027" w:rsidDel="009B2B7E">
        <w:rPr>
          <w:sz w:val="24"/>
          <w:szCs w:val="24"/>
        </w:rPr>
        <w:t xml:space="preserve">a </w:t>
      </w:r>
      <w:r w:rsidR="72EA7037" w:rsidRPr="00680027">
        <w:rPr>
          <w:sz w:val="24"/>
          <w:szCs w:val="24"/>
        </w:rPr>
        <w:t xml:space="preserve">Blue-tooth </w:t>
      </w:r>
      <w:r w:rsidRPr="00680027" w:rsidDel="009B2B7E">
        <w:rPr>
          <w:sz w:val="24"/>
          <w:szCs w:val="24"/>
        </w:rPr>
        <w:t xml:space="preserve">based </w:t>
      </w:r>
      <w:r w:rsidR="72EA7037" w:rsidRPr="00680027">
        <w:rPr>
          <w:sz w:val="24"/>
          <w:szCs w:val="24"/>
        </w:rPr>
        <w:t xml:space="preserve">contact tracing application </w:t>
      </w:r>
      <w:r w:rsidR="19768E30" w:rsidRPr="00680027">
        <w:rPr>
          <w:sz w:val="24"/>
          <w:szCs w:val="24"/>
        </w:rPr>
        <w:t>can only be meaningful when there is</w:t>
      </w:r>
      <w:r w:rsidRPr="00680027" w:rsidDel="009B2B7E">
        <w:rPr>
          <w:sz w:val="24"/>
          <w:szCs w:val="24"/>
        </w:rPr>
        <w:t xml:space="preserve"> a </w:t>
      </w:r>
      <w:r w:rsidR="19768E30" w:rsidRPr="00680027">
        <w:rPr>
          <w:sz w:val="24"/>
          <w:szCs w:val="24"/>
        </w:rPr>
        <w:t>specific application to discuss.</w:t>
      </w:r>
      <w:r w:rsidR="12A47634" w:rsidRPr="00680027">
        <w:rPr>
          <w:sz w:val="24"/>
          <w:szCs w:val="24"/>
        </w:rPr>
        <w:t xml:space="preserve"> </w:t>
      </w:r>
      <w:r w:rsidRPr="00680027">
        <w:rPr>
          <w:sz w:val="24"/>
          <w:szCs w:val="24"/>
        </w:rPr>
        <w:t xml:space="preserve"> </w:t>
      </w:r>
    </w:p>
    <w:p w14:paraId="354E000F" w14:textId="31D70CDD" w:rsidR="00BE7C09" w:rsidRPr="00680027" w:rsidRDefault="37AD0CCC">
      <w:pPr>
        <w:rPr>
          <w:i/>
          <w:sz w:val="24"/>
          <w:szCs w:val="24"/>
        </w:rPr>
      </w:pPr>
      <w:r w:rsidRPr="00680027">
        <w:rPr>
          <w:i/>
          <w:sz w:val="24"/>
          <w:szCs w:val="24"/>
        </w:rPr>
        <w:t>GPS-based proximity tracking and heat mapping</w:t>
      </w:r>
    </w:p>
    <w:p w14:paraId="2FB0842B" w14:textId="57CAF829" w:rsidR="518D1548" w:rsidRPr="00680027" w:rsidRDefault="518D1548" w:rsidP="7C851BC1">
      <w:pPr>
        <w:jc w:val="both"/>
        <w:rPr>
          <w:sz w:val="24"/>
          <w:szCs w:val="24"/>
        </w:rPr>
      </w:pPr>
      <w:r w:rsidRPr="00680027">
        <w:rPr>
          <w:sz w:val="24"/>
          <w:szCs w:val="24"/>
        </w:rPr>
        <w:lastRenderedPageBreak/>
        <w:t xml:space="preserve">Other models of contact tracing rely on GPS data, either alone or in combination with Bluetooth beacons, to automate contact tracing. </w:t>
      </w:r>
      <w:r w:rsidR="68F7D590" w:rsidRPr="00680027">
        <w:rPr>
          <w:sz w:val="24"/>
          <w:szCs w:val="24"/>
        </w:rPr>
        <w:t>E</w:t>
      </w:r>
      <w:r w:rsidRPr="00680027">
        <w:rPr>
          <w:sz w:val="24"/>
          <w:szCs w:val="24"/>
        </w:rPr>
        <w:t xml:space="preserve">xperts agree that GPS is significantly less accurate for </w:t>
      </w:r>
      <w:r w:rsidR="39F94374" w:rsidRPr="00680027">
        <w:rPr>
          <w:sz w:val="24"/>
          <w:szCs w:val="24"/>
        </w:rPr>
        <w:t xml:space="preserve">measuring </w:t>
      </w:r>
      <w:r w:rsidR="29703A76" w:rsidRPr="00680027">
        <w:rPr>
          <w:sz w:val="24"/>
          <w:szCs w:val="24"/>
        </w:rPr>
        <w:t xml:space="preserve">close </w:t>
      </w:r>
      <w:r w:rsidR="39F94374" w:rsidRPr="00680027">
        <w:rPr>
          <w:sz w:val="24"/>
          <w:szCs w:val="24"/>
        </w:rPr>
        <w:t>proximity</w:t>
      </w:r>
      <w:r w:rsidR="471C9261" w:rsidRPr="00680027">
        <w:rPr>
          <w:sz w:val="24"/>
          <w:szCs w:val="24"/>
        </w:rPr>
        <w:t>.</w:t>
      </w:r>
      <w:r w:rsidR="00C245CC">
        <w:rPr>
          <w:rStyle w:val="FootnoteReference"/>
          <w:sz w:val="24"/>
          <w:szCs w:val="24"/>
        </w:rPr>
        <w:footnoteReference w:id="118"/>
      </w:r>
      <w:r w:rsidR="471C9261" w:rsidRPr="00680027">
        <w:rPr>
          <w:sz w:val="24"/>
          <w:szCs w:val="24"/>
        </w:rPr>
        <w:t xml:space="preserve"> Coronavirus transmission is believed most likely to occur within a 2 metre radius, and global positioning system (GPS) location data is rarely that accurate - one study has found an average accuracy rate of 7 – 13 metres.</w:t>
      </w:r>
      <w:r w:rsidR="00B21478">
        <w:rPr>
          <w:rStyle w:val="FootnoteReference"/>
          <w:sz w:val="24"/>
          <w:szCs w:val="24"/>
        </w:rPr>
        <w:footnoteReference w:id="119"/>
      </w:r>
      <w:r w:rsidR="471C9261" w:rsidRPr="00680027">
        <w:rPr>
          <w:sz w:val="24"/>
          <w:szCs w:val="24"/>
        </w:rPr>
        <w:t xml:space="preserve"> The relative inaccuracy of GPS should be evident to anyone who has tried using Google Maps near large buildings only to find their location pin bouncing erratically. The other option, cell tower location tracking, is even less accurate than GPS. China, no stranger to surveillance, investigated and rejected location-based tracking because it was too imprecise.</w:t>
      </w:r>
      <w:r w:rsidR="00695B65">
        <w:rPr>
          <w:rStyle w:val="FootnoteReference"/>
          <w:sz w:val="24"/>
          <w:szCs w:val="24"/>
        </w:rPr>
        <w:footnoteReference w:id="120"/>
      </w:r>
    </w:p>
    <w:p w14:paraId="472B43EA" w14:textId="492212FB" w:rsidR="518D1548" w:rsidRPr="00680027" w:rsidRDefault="471C9261" w:rsidP="4A9CFADD">
      <w:pPr>
        <w:jc w:val="both"/>
        <w:rPr>
          <w:sz w:val="24"/>
          <w:szCs w:val="24"/>
        </w:rPr>
      </w:pPr>
      <w:r w:rsidRPr="00680027">
        <w:rPr>
          <w:sz w:val="24"/>
          <w:szCs w:val="24"/>
        </w:rPr>
        <w:t>However,</w:t>
      </w:r>
      <w:r w:rsidR="4D0ACC88" w:rsidRPr="00680027">
        <w:rPr>
          <w:sz w:val="24"/>
          <w:szCs w:val="24"/>
        </w:rPr>
        <w:t xml:space="preserve"> some contact tracing apps want to do more than just record proximity—they also want to map locations where individuals have been, so that if they are infected, it is </w:t>
      </w:r>
      <w:r w:rsidR="26A90DDD" w:rsidRPr="00680027">
        <w:rPr>
          <w:sz w:val="24"/>
          <w:szCs w:val="24"/>
        </w:rPr>
        <w:t xml:space="preserve">potentially </w:t>
      </w:r>
      <w:r w:rsidR="4D0ACC88" w:rsidRPr="00680027">
        <w:rPr>
          <w:sz w:val="24"/>
          <w:szCs w:val="24"/>
        </w:rPr>
        <w:t xml:space="preserve">possible </w:t>
      </w:r>
      <w:r w:rsidR="6B003FA6" w:rsidRPr="00680027">
        <w:rPr>
          <w:sz w:val="24"/>
          <w:szCs w:val="24"/>
        </w:rPr>
        <w:t xml:space="preserve">determine </w:t>
      </w:r>
      <w:r w:rsidR="6B003FA6" w:rsidRPr="00680027">
        <w:rPr>
          <w:i/>
          <w:sz w:val="24"/>
          <w:szCs w:val="24"/>
        </w:rPr>
        <w:t xml:space="preserve">where </w:t>
      </w:r>
      <w:r w:rsidR="6B003FA6" w:rsidRPr="00680027">
        <w:rPr>
          <w:sz w:val="24"/>
          <w:szCs w:val="24"/>
        </w:rPr>
        <w:t xml:space="preserve">they were infected. Such mapping is also discussed as a way to create “heat maps” </w:t>
      </w:r>
      <w:r w:rsidR="00A70C2D">
        <w:rPr>
          <w:sz w:val="24"/>
          <w:szCs w:val="24"/>
        </w:rPr>
        <w:t>that</w:t>
      </w:r>
      <w:r w:rsidR="6B003FA6" w:rsidRPr="00680027">
        <w:rPr>
          <w:sz w:val="24"/>
          <w:szCs w:val="24"/>
        </w:rPr>
        <w:t xml:space="preserve"> aggregate infection data to reveal places where many infections are </w:t>
      </w:r>
      <w:r w:rsidR="00916889" w:rsidRPr="00132652">
        <w:rPr>
          <w:sz w:val="24"/>
          <w:szCs w:val="24"/>
        </w:rPr>
        <w:t>occurring</w:t>
      </w:r>
      <w:r w:rsidR="688AD6F4" w:rsidRPr="00680027">
        <w:rPr>
          <w:sz w:val="24"/>
          <w:szCs w:val="24"/>
        </w:rPr>
        <w:t>, either as information for public health agencies, or more broadly for public consumption</w:t>
      </w:r>
      <w:r w:rsidR="6B003FA6" w:rsidRPr="00680027">
        <w:rPr>
          <w:sz w:val="24"/>
          <w:szCs w:val="24"/>
        </w:rPr>
        <w:t xml:space="preserve">. </w:t>
      </w:r>
      <w:r w:rsidR="113B20AD" w:rsidRPr="00680027">
        <w:rPr>
          <w:sz w:val="24"/>
          <w:szCs w:val="24"/>
        </w:rPr>
        <w:t>This may be useful public health information, but location data about individual’s movements while going about daily life has the potential to be significantly privacy intrusive. Addi</w:t>
      </w:r>
      <w:r w:rsidR="4500F3A5" w:rsidRPr="00680027">
        <w:rPr>
          <w:sz w:val="24"/>
          <w:szCs w:val="24"/>
        </w:rPr>
        <w:t>ng aggregation or de-identification processes into the specifications of an app to facilitate such tracking adds a l</w:t>
      </w:r>
      <w:r w:rsidR="6A8F5745" w:rsidRPr="00680027">
        <w:rPr>
          <w:sz w:val="24"/>
          <w:szCs w:val="24"/>
        </w:rPr>
        <w:t>a</w:t>
      </w:r>
      <w:r w:rsidR="4500F3A5" w:rsidRPr="00680027">
        <w:rPr>
          <w:sz w:val="24"/>
          <w:szCs w:val="24"/>
        </w:rPr>
        <w:t xml:space="preserve">yer of </w:t>
      </w:r>
      <w:r w:rsidR="5F915A83" w:rsidRPr="00680027">
        <w:rPr>
          <w:sz w:val="24"/>
          <w:szCs w:val="24"/>
        </w:rPr>
        <w:t xml:space="preserve">technical complexity with an accompanying </w:t>
      </w:r>
      <w:r w:rsidR="4500F3A5" w:rsidRPr="00680027">
        <w:rPr>
          <w:sz w:val="24"/>
          <w:szCs w:val="24"/>
        </w:rPr>
        <w:t xml:space="preserve">risk </w:t>
      </w:r>
      <w:r w:rsidR="0062C1A8" w:rsidRPr="00680027">
        <w:rPr>
          <w:sz w:val="24"/>
          <w:szCs w:val="24"/>
        </w:rPr>
        <w:t>of</w:t>
      </w:r>
      <w:r w:rsidR="4500F3A5" w:rsidRPr="00680027">
        <w:rPr>
          <w:sz w:val="24"/>
          <w:szCs w:val="24"/>
        </w:rPr>
        <w:t xml:space="preserve"> mistakes, hacks, and in</w:t>
      </w:r>
      <w:r w:rsidR="113B20AD" w:rsidRPr="00680027">
        <w:rPr>
          <w:sz w:val="24"/>
          <w:szCs w:val="24"/>
        </w:rPr>
        <w:t xml:space="preserve"> </w:t>
      </w:r>
      <w:r w:rsidR="4500F3A5" w:rsidRPr="00680027">
        <w:rPr>
          <w:sz w:val="24"/>
          <w:szCs w:val="24"/>
        </w:rPr>
        <w:t xml:space="preserve">general, lower </w:t>
      </w:r>
      <w:r w:rsidR="0B6B48B0" w:rsidRPr="00680027">
        <w:rPr>
          <w:sz w:val="24"/>
          <w:szCs w:val="24"/>
        </w:rPr>
        <w:t>assurance of privacy for users.</w:t>
      </w:r>
      <w:r w:rsidR="113B20AD" w:rsidRPr="00680027">
        <w:rPr>
          <w:sz w:val="24"/>
          <w:szCs w:val="24"/>
        </w:rPr>
        <w:t xml:space="preserve"> </w:t>
      </w:r>
    </w:p>
    <w:p w14:paraId="7E074008" w14:textId="6E7BA64B" w:rsidR="518D1548" w:rsidRPr="00680027" w:rsidRDefault="4DEBA844" w:rsidP="4D023634">
      <w:pPr>
        <w:jc w:val="both"/>
        <w:rPr>
          <w:sz w:val="24"/>
          <w:szCs w:val="24"/>
        </w:rPr>
      </w:pPr>
      <w:r w:rsidRPr="00680027">
        <w:rPr>
          <w:sz w:val="24"/>
          <w:szCs w:val="24"/>
        </w:rPr>
        <w:t xml:space="preserve">A related proposal has governments acquiring location information for contact tracing </w:t>
      </w:r>
      <w:r w:rsidR="4E4AFA8A" w:rsidRPr="00680027">
        <w:rPr>
          <w:sz w:val="24"/>
          <w:szCs w:val="24"/>
        </w:rPr>
        <w:t>directly</w:t>
      </w:r>
      <w:r w:rsidR="7F830D7D" w:rsidRPr="00680027">
        <w:rPr>
          <w:sz w:val="24"/>
          <w:szCs w:val="24"/>
        </w:rPr>
        <w:t xml:space="preserve"> from cellphone companies. The government would then use the location data of someone who has tested positive for the coronavirus to identify who else has come near that person. Anyone who has been contacted would then be ordered to come in for testing or potentially subject to quarantine orders. Location data could also be used to determine compliance with quarantine orders once they have been issued. This model was initially approved in Israel, to be executed by their internal security police, the Shin Bet. The Israeli Supreme Court recently sent that emergency legislation back to the drawing board, saying it </w:t>
      </w:r>
      <w:r w:rsidR="00137132" w:rsidRPr="00132652">
        <w:rPr>
          <w:sz w:val="24"/>
          <w:szCs w:val="24"/>
        </w:rPr>
        <w:t>did not</w:t>
      </w:r>
      <w:r w:rsidR="7F830D7D" w:rsidRPr="00680027">
        <w:rPr>
          <w:sz w:val="24"/>
          <w:szCs w:val="24"/>
        </w:rPr>
        <w:t xml:space="preserve"> sufficiently protect citizen</w:t>
      </w:r>
      <w:r w:rsidR="00137132">
        <w:rPr>
          <w:sz w:val="24"/>
          <w:szCs w:val="24"/>
        </w:rPr>
        <w:t>s’</w:t>
      </w:r>
      <w:r w:rsidR="7F830D7D" w:rsidRPr="00680027">
        <w:rPr>
          <w:sz w:val="24"/>
          <w:szCs w:val="24"/>
        </w:rPr>
        <w:t xml:space="preserve"> privacy rights. </w:t>
      </w:r>
      <w:r w:rsidR="48B1A61F" w:rsidRPr="00680027">
        <w:rPr>
          <w:sz w:val="24"/>
          <w:szCs w:val="24"/>
        </w:rPr>
        <w:t xml:space="preserve">Data from telecommunications companies has not been widely discussed in Canada as a means of contact </w:t>
      </w:r>
      <w:r w:rsidR="00137132" w:rsidRPr="00132652">
        <w:rPr>
          <w:sz w:val="24"/>
          <w:szCs w:val="24"/>
        </w:rPr>
        <w:t>tracing but</w:t>
      </w:r>
      <w:r w:rsidR="48B1A61F" w:rsidRPr="00680027">
        <w:rPr>
          <w:sz w:val="24"/>
          <w:szCs w:val="24"/>
        </w:rPr>
        <w:t xml:space="preserve"> </w:t>
      </w:r>
      <w:r w:rsidR="4AE75439" w:rsidRPr="00680027">
        <w:rPr>
          <w:sz w:val="24"/>
          <w:szCs w:val="24"/>
        </w:rPr>
        <w:t>did come up very early in relation to a related process, heat mapping. V</w:t>
      </w:r>
      <w:r w:rsidR="3B84EB03" w:rsidRPr="00680027">
        <w:rPr>
          <w:sz w:val="24"/>
          <w:szCs w:val="24"/>
        </w:rPr>
        <w:t>ery near the time Toronto declared its state of emergency in response to the pandemic, Major John Tory stated, while speaking to an audie</w:t>
      </w:r>
      <w:r w:rsidR="5DF357DD" w:rsidRPr="00680027">
        <w:rPr>
          <w:sz w:val="24"/>
          <w:szCs w:val="24"/>
        </w:rPr>
        <w:t>nce of tech entrepreneurs, that he had asked cellphone companies to share customer location da</w:t>
      </w:r>
      <w:r w:rsidR="373FFF3F" w:rsidRPr="00680027">
        <w:rPr>
          <w:sz w:val="24"/>
          <w:szCs w:val="24"/>
        </w:rPr>
        <w:t>ta so the city could see where Torontonians were congregating in large number</w:t>
      </w:r>
      <w:r w:rsidR="75B9C8FA" w:rsidRPr="00680027">
        <w:rPr>
          <w:sz w:val="24"/>
          <w:szCs w:val="24"/>
        </w:rPr>
        <w:t>,</w:t>
      </w:r>
      <w:r w:rsidR="75B9C8FA">
        <w:rPr>
          <w:sz w:val="24"/>
          <w:szCs w:val="24"/>
        </w:rPr>
        <w:t xml:space="preserve"> </w:t>
      </w:r>
      <w:r w:rsidR="75B9C8FA" w:rsidRPr="00680027">
        <w:rPr>
          <w:sz w:val="24"/>
          <w:szCs w:val="24"/>
        </w:rPr>
        <w:t xml:space="preserve">suggested other tech companies might like to </w:t>
      </w:r>
      <w:r w:rsidR="75B9C8FA" w:rsidRPr="00680027">
        <w:rPr>
          <w:sz w:val="24"/>
          <w:szCs w:val="24"/>
        </w:rPr>
        <w:lastRenderedPageBreak/>
        <w:t>give the city data they held also</w:t>
      </w:r>
      <w:r w:rsidR="373FFF3F" w:rsidRPr="00680027">
        <w:rPr>
          <w:sz w:val="24"/>
          <w:szCs w:val="24"/>
        </w:rPr>
        <w:t>.</w:t>
      </w:r>
      <w:r w:rsidR="00C245CC">
        <w:rPr>
          <w:rStyle w:val="FootnoteReference"/>
          <w:sz w:val="24"/>
          <w:szCs w:val="24"/>
        </w:rPr>
        <w:footnoteReference w:id="121"/>
      </w:r>
      <w:r w:rsidR="485E1001" w:rsidRPr="00680027">
        <w:rPr>
          <w:sz w:val="24"/>
          <w:szCs w:val="24"/>
        </w:rPr>
        <w:t xml:space="preserve"> CCLA spoke out </w:t>
      </w:r>
      <w:r w:rsidR="6AC486BC" w:rsidRPr="00680027">
        <w:rPr>
          <w:sz w:val="24"/>
          <w:szCs w:val="24"/>
        </w:rPr>
        <w:t>quickly</w:t>
      </w:r>
      <w:r w:rsidR="485E1001" w:rsidRPr="00680027">
        <w:rPr>
          <w:sz w:val="24"/>
          <w:szCs w:val="24"/>
        </w:rPr>
        <w:t xml:space="preserve"> against such </w:t>
      </w:r>
      <w:r w:rsidR="336A4E52" w:rsidRPr="00680027">
        <w:rPr>
          <w:sz w:val="24"/>
          <w:szCs w:val="24"/>
        </w:rPr>
        <w:t>privacy-invasive</w:t>
      </w:r>
      <w:r w:rsidR="373FFF3F" w:rsidRPr="00680027">
        <w:rPr>
          <w:sz w:val="24"/>
          <w:szCs w:val="24"/>
        </w:rPr>
        <w:t xml:space="preserve"> </w:t>
      </w:r>
      <w:r w:rsidR="336A4E52" w:rsidRPr="00680027">
        <w:rPr>
          <w:sz w:val="24"/>
          <w:szCs w:val="24"/>
        </w:rPr>
        <w:t>requests;</w:t>
      </w:r>
      <w:r w:rsidR="373FFF3F" w:rsidRPr="00680027">
        <w:rPr>
          <w:sz w:val="24"/>
          <w:szCs w:val="24"/>
        </w:rPr>
        <w:t xml:space="preserve"> </w:t>
      </w:r>
      <w:r w:rsidR="1055635A" w:rsidRPr="00680027">
        <w:rPr>
          <w:sz w:val="24"/>
          <w:szCs w:val="24"/>
        </w:rPr>
        <w:t>t</w:t>
      </w:r>
      <w:r w:rsidR="373FFF3F" w:rsidRPr="00680027">
        <w:rPr>
          <w:sz w:val="24"/>
          <w:szCs w:val="24"/>
        </w:rPr>
        <w:t xml:space="preserve">he next day </w:t>
      </w:r>
      <w:r w:rsidR="60CD5A5B" w:rsidRPr="00680027">
        <w:rPr>
          <w:sz w:val="24"/>
          <w:szCs w:val="24"/>
        </w:rPr>
        <w:t>the City</w:t>
      </w:r>
      <w:r w:rsidR="373FFF3F" w:rsidRPr="00680027">
        <w:rPr>
          <w:sz w:val="24"/>
          <w:szCs w:val="24"/>
        </w:rPr>
        <w:t xml:space="preserve"> clarified that data sharing h</w:t>
      </w:r>
      <w:r w:rsidR="1EC8755E" w:rsidRPr="00680027">
        <w:rPr>
          <w:sz w:val="24"/>
          <w:szCs w:val="24"/>
        </w:rPr>
        <w:t>ad not, in fact, taken place.</w:t>
      </w:r>
      <w:r w:rsidR="1EC8755E">
        <w:rPr>
          <w:sz w:val="24"/>
          <w:szCs w:val="24"/>
        </w:rPr>
        <w:t xml:space="preserve"> </w:t>
      </w:r>
    </w:p>
    <w:p w14:paraId="55D9B81F" w14:textId="23B6374B" w:rsidR="65FE485B" w:rsidRPr="00132652" w:rsidRDefault="65FE485B" w:rsidP="7C851BC1">
      <w:pPr>
        <w:jc w:val="both"/>
        <w:rPr>
          <w:ins w:id="1566" w:author="Jhoh@ccla.org" w:date="2020-06-10T10:06:00Z"/>
          <w:del w:id="1567" w:author="Brenda McPhail" w:date="2020-06-11T18:04:00Z"/>
          <w:sz w:val="24"/>
          <w:szCs w:val="24"/>
          <w:rPrChange w:id="1568" w:author="Tashi Alford-Duguid" w:date="2020-06-15T12:17:00Z">
            <w:rPr>
              <w:ins w:id="1569" w:author="Jhoh@ccla.org" w:date="2020-06-10T10:06:00Z"/>
              <w:del w:id="1570" w:author="Brenda McPhail" w:date="2020-06-11T18:04:00Z"/>
              <w:sz w:val="24"/>
              <w:szCs w:val="24"/>
              <w:lang w:val="en-US"/>
            </w:rPr>
          </w:rPrChange>
        </w:rPr>
      </w:pPr>
    </w:p>
    <w:p w14:paraId="13C47182" w14:textId="55C2F519" w:rsidR="00B53F46" w:rsidRPr="00132652" w:rsidRDefault="5A8306D3" w:rsidP="00680027">
      <w:pPr>
        <w:rPr>
          <w:i/>
          <w:iCs/>
          <w:sz w:val="24"/>
          <w:szCs w:val="24"/>
          <w:u w:val="single"/>
        </w:rPr>
      </w:pPr>
      <w:r w:rsidRPr="00680027">
        <w:rPr>
          <w:sz w:val="24"/>
          <w:szCs w:val="24"/>
        </w:rPr>
        <w:t xml:space="preserve">CCLA </w:t>
      </w:r>
      <w:r w:rsidR="2647D8FD" w:rsidRPr="00680027">
        <w:rPr>
          <w:sz w:val="24"/>
          <w:szCs w:val="24"/>
        </w:rPr>
        <w:t xml:space="preserve">has been active in a range of public conversations and presentations regarding contact tracing, </w:t>
      </w:r>
      <w:r w:rsidR="56A8CE75" w:rsidRPr="00680027">
        <w:rPr>
          <w:sz w:val="24"/>
          <w:szCs w:val="24"/>
        </w:rPr>
        <w:t>including conversations with Canadian groups building contact tracing apps. O</w:t>
      </w:r>
      <w:r w:rsidR="2647D8FD" w:rsidRPr="00680027">
        <w:rPr>
          <w:sz w:val="24"/>
          <w:szCs w:val="24"/>
        </w:rPr>
        <w:t>ur most comprehensive and formal intervention thus far has been an open letter</w:t>
      </w:r>
      <w:r w:rsidRPr="00680027">
        <w:rPr>
          <w:sz w:val="24"/>
          <w:szCs w:val="24"/>
        </w:rPr>
        <w:t xml:space="preserve"> to all of the First Ministers of Canada with a set of recommendations and general principles for data</w:t>
      </w:r>
      <w:r w:rsidR="349C2C75" w:rsidRPr="00680027">
        <w:rPr>
          <w:sz w:val="24"/>
          <w:szCs w:val="24"/>
        </w:rPr>
        <w:t xml:space="preserve"> surveillance activities as part of a state response to COVID-19.</w:t>
      </w:r>
      <w:r w:rsidR="00B53F46" w:rsidRPr="00132652">
        <w:rPr>
          <w:rStyle w:val="FootnoteReference"/>
          <w:sz w:val="24"/>
          <w:szCs w:val="24"/>
        </w:rPr>
        <w:footnoteReference w:id="122"/>
      </w:r>
      <w:r w:rsidR="349C2C75" w:rsidRPr="00680027">
        <w:rPr>
          <w:rStyle w:val="FootnoteReference"/>
          <w:sz w:val="24"/>
          <w:szCs w:val="24"/>
        </w:rPr>
        <w:t xml:space="preserve"> </w:t>
      </w:r>
      <w:r w:rsidR="00B53F46" w:rsidRPr="00680027">
        <w:rPr>
          <w:sz w:val="24"/>
          <w:szCs w:val="24"/>
        </w:rPr>
        <w:t>Proportionate contact tracing should accord with the following privacy principles. First, government contact tracing that relies on data should be a last resort. It should only be used if public health evidence demonstrates that it is necessary because traditional contact tracing cannot work effectively. The privacy-invasive aspects of the measure should be proportionate to the evidence-based public health benefit. Consent should be paramount – no one should be compelled by law to download contact tracing apps, for example. The government must also ensure that independent bodies review any such measures to provide oversight of the measures’ effects on vulnerable populations, to ensure that the data is not used improperly</w:t>
      </w:r>
      <w:r w:rsidR="1B178D52" w:rsidRPr="00680027">
        <w:rPr>
          <w:sz w:val="24"/>
          <w:szCs w:val="24"/>
        </w:rPr>
        <w:t xml:space="preserve"> or subject to secondary uses and</w:t>
      </w:r>
      <w:r w:rsidR="00916889">
        <w:rPr>
          <w:sz w:val="24"/>
          <w:szCs w:val="24"/>
        </w:rPr>
        <w:t xml:space="preserve"> </w:t>
      </w:r>
      <w:r w:rsidR="4E6D686C" w:rsidRPr="00680027">
        <w:rPr>
          <w:sz w:val="24"/>
          <w:szCs w:val="24"/>
        </w:rPr>
        <w:t xml:space="preserve">is kept only for </w:t>
      </w:r>
      <w:r w:rsidR="00B53F46" w:rsidRPr="00680027">
        <w:rPr>
          <w:sz w:val="24"/>
          <w:szCs w:val="24"/>
        </w:rPr>
        <w:t xml:space="preserve">the </w:t>
      </w:r>
      <w:r w:rsidR="4E6D686C" w:rsidRPr="00680027">
        <w:rPr>
          <w:sz w:val="24"/>
          <w:szCs w:val="24"/>
        </w:rPr>
        <w:t xml:space="preserve">duration of </w:t>
      </w:r>
      <w:r w:rsidR="38C8A1C6" w:rsidRPr="00680027">
        <w:rPr>
          <w:sz w:val="24"/>
          <w:szCs w:val="24"/>
        </w:rPr>
        <w:t xml:space="preserve">the </w:t>
      </w:r>
      <w:r w:rsidR="4E6D686C" w:rsidRPr="00680027">
        <w:rPr>
          <w:sz w:val="24"/>
          <w:szCs w:val="24"/>
        </w:rPr>
        <w:t>COVID-19</w:t>
      </w:r>
      <w:r w:rsidR="38C8A1C6" w:rsidRPr="00680027">
        <w:rPr>
          <w:sz w:val="24"/>
          <w:szCs w:val="24"/>
        </w:rPr>
        <w:t xml:space="preserve"> </w:t>
      </w:r>
      <w:r w:rsidR="651BFC61" w:rsidRPr="00680027">
        <w:rPr>
          <w:sz w:val="24"/>
          <w:szCs w:val="24"/>
        </w:rPr>
        <w:t>emergency</w:t>
      </w:r>
      <w:r w:rsidR="21D3D02A" w:rsidRPr="00680027">
        <w:rPr>
          <w:sz w:val="24"/>
          <w:szCs w:val="24"/>
        </w:rPr>
        <w:t>,</w:t>
      </w:r>
      <w:r w:rsidR="651BFC61" w:rsidRPr="00680027">
        <w:rPr>
          <w:sz w:val="24"/>
          <w:szCs w:val="24"/>
        </w:rPr>
        <w:t xml:space="preserve"> and </w:t>
      </w:r>
      <w:r w:rsidR="38C8A1C6" w:rsidRPr="00680027">
        <w:rPr>
          <w:sz w:val="24"/>
          <w:szCs w:val="24"/>
        </w:rPr>
        <w:t>to adjudicate complaints and report them to the relevant legislative body.</w:t>
      </w:r>
      <w:r w:rsidR="00B53F46" w:rsidRPr="00680027">
        <w:rPr>
          <w:sz w:val="24"/>
          <w:szCs w:val="24"/>
        </w:rPr>
        <w:t xml:space="preserve"> </w:t>
      </w:r>
      <w:r w:rsidR="51185D59">
        <w:rPr>
          <w:sz w:val="24"/>
          <w:szCs w:val="24"/>
        </w:rPr>
        <w:t xml:space="preserve"> </w:t>
      </w:r>
    </w:p>
    <w:p w14:paraId="0B5E691E" w14:textId="5B0EF9B5" w:rsidR="00B53F46" w:rsidRPr="00680027" w:rsidRDefault="51185D59" w:rsidP="5C55A750">
      <w:pPr>
        <w:rPr>
          <w:i/>
          <w:iCs/>
          <w:sz w:val="24"/>
          <w:szCs w:val="24"/>
          <w:u w:val="single"/>
        </w:rPr>
      </w:pPr>
      <w:r w:rsidRPr="00680027">
        <w:rPr>
          <w:sz w:val="24"/>
          <w:szCs w:val="24"/>
        </w:rPr>
        <w:t>Contact tracing, or other technologically-</w:t>
      </w:r>
      <w:r w:rsidR="00916889" w:rsidRPr="00132652">
        <w:rPr>
          <w:sz w:val="24"/>
          <w:szCs w:val="24"/>
        </w:rPr>
        <w:t>facilitated</w:t>
      </w:r>
      <w:r w:rsidRPr="00680027">
        <w:rPr>
          <w:sz w:val="24"/>
          <w:szCs w:val="24"/>
        </w:rPr>
        <w:t xml:space="preserve"> means of social and behaviour monitoring and control, are no silver bullet </w:t>
      </w:r>
      <w:r w:rsidR="6F00C0E9" w:rsidRPr="00680027">
        <w:rPr>
          <w:sz w:val="24"/>
          <w:szCs w:val="24"/>
        </w:rPr>
        <w:t xml:space="preserve">for virus management. Canadian provinces, territories, and the </w:t>
      </w:r>
      <w:r w:rsidR="00916889" w:rsidRPr="00132652">
        <w:rPr>
          <w:sz w:val="24"/>
          <w:szCs w:val="24"/>
        </w:rPr>
        <w:t>federal</w:t>
      </w:r>
      <w:r w:rsidR="6F00C0E9" w:rsidRPr="00680027">
        <w:rPr>
          <w:sz w:val="24"/>
          <w:szCs w:val="24"/>
        </w:rPr>
        <w:t xml:space="preserve"> government have generally moved caut</w:t>
      </w:r>
      <w:r w:rsidR="44E6D3D3" w:rsidRPr="00680027">
        <w:rPr>
          <w:sz w:val="24"/>
          <w:szCs w:val="24"/>
        </w:rPr>
        <w:t xml:space="preserve">iously and with due consideration for the significant privacy concerns that </w:t>
      </w:r>
      <w:r w:rsidR="00916889" w:rsidRPr="00132652">
        <w:rPr>
          <w:sz w:val="24"/>
          <w:szCs w:val="24"/>
        </w:rPr>
        <w:t>introducing</w:t>
      </w:r>
      <w:r w:rsidR="44E6D3D3" w:rsidRPr="00680027">
        <w:rPr>
          <w:sz w:val="24"/>
          <w:szCs w:val="24"/>
        </w:rPr>
        <w:t xml:space="preserve"> such state-sanctioned surveillance creates, even in this health emergency. </w:t>
      </w:r>
      <w:r w:rsidR="680C3836" w:rsidRPr="00680027">
        <w:rPr>
          <w:sz w:val="24"/>
          <w:szCs w:val="24"/>
        </w:rPr>
        <w:t>As of June 2020, there are indications that</w:t>
      </w:r>
      <w:r w:rsidR="44E6D3D3" w:rsidRPr="00680027">
        <w:rPr>
          <w:sz w:val="24"/>
          <w:szCs w:val="24"/>
        </w:rPr>
        <w:t xml:space="preserve"> more</w:t>
      </w:r>
      <w:r w:rsidR="3AB05195" w:rsidRPr="00680027">
        <w:rPr>
          <w:sz w:val="24"/>
          <w:szCs w:val="24"/>
        </w:rPr>
        <w:t xml:space="preserve"> provinces </w:t>
      </w:r>
      <w:r w:rsidR="3FA95BB6" w:rsidRPr="00680027">
        <w:rPr>
          <w:sz w:val="24"/>
          <w:szCs w:val="24"/>
        </w:rPr>
        <w:t xml:space="preserve">are </w:t>
      </w:r>
      <w:r w:rsidR="3AB05195" w:rsidRPr="00680027">
        <w:rPr>
          <w:sz w:val="24"/>
          <w:szCs w:val="24"/>
        </w:rPr>
        <w:t>near</w:t>
      </w:r>
      <w:r w:rsidR="60F6B7D2" w:rsidRPr="00680027">
        <w:rPr>
          <w:sz w:val="24"/>
          <w:szCs w:val="24"/>
        </w:rPr>
        <w:t>ing</w:t>
      </w:r>
      <w:r w:rsidR="3AB05195" w:rsidRPr="00680027">
        <w:rPr>
          <w:sz w:val="24"/>
          <w:szCs w:val="24"/>
        </w:rPr>
        <w:t xml:space="preserve"> their own launches of contact tracing apps, </w:t>
      </w:r>
      <w:r w:rsidR="57FB190F" w:rsidRPr="00680027">
        <w:rPr>
          <w:sz w:val="24"/>
          <w:szCs w:val="24"/>
        </w:rPr>
        <w:t>and that the federal government may soon announce their preferred app, in order to e</w:t>
      </w:r>
      <w:r w:rsidR="758A3849" w:rsidRPr="00680027">
        <w:rPr>
          <w:sz w:val="24"/>
          <w:szCs w:val="24"/>
        </w:rPr>
        <w:t>ncourage interoperability across provincial and territorial boundaries. There is increasingly, therefore, an urgent</w:t>
      </w:r>
      <w:r w:rsidR="3AB05195" w:rsidRPr="00680027">
        <w:rPr>
          <w:sz w:val="24"/>
          <w:szCs w:val="24"/>
        </w:rPr>
        <w:t xml:space="preserve"> need for privacy impact assessments, human rights imp</w:t>
      </w:r>
      <w:r w:rsidR="4BDB87CD" w:rsidRPr="00680027">
        <w:rPr>
          <w:sz w:val="24"/>
          <w:szCs w:val="24"/>
        </w:rPr>
        <w:t>a</w:t>
      </w:r>
      <w:r w:rsidR="3AB05195" w:rsidRPr="00680027">
        <w:rPr>
          <w:sz w:val="24"/>
          <w:szCs w:val="24"/>
        </w:rPr>
        <w:t>ct assessments</w:t>
      </w:r>
      <w:r w:rsidR="59D0A150" w:rsidRPr="00680027">
        <w:rPr>
          <w:sz w:val="24"/>
          <w:szCs w:val="24"/>
        </w:rPr>
        <w:t xml:space="preserve">, and significant policy conversations </w:t>
      </w:r>
      <w:r w:rsidR="0B5DE8F0" w:rsidRPr="00680027">
        <w:rPr>
          <w:sz w:val="24"/>
          <w:szCs w:val="24"/>
        </w:rPr>
        <w:t xml:space="preserve">of those chosen applications </w:t>
      </w:r>
      <w:r w:rsidR="59D0A150" w:rsidRPr="00680027">
        <w:rPr>
          <w:sz w:val="24"/>
          <w:szCs w:val="24"/>
        </w:rPr>
        <w:t>to ens</w:t>
      </w:r>
      <w:r w:rsidR="7ED08C4E" w:rsidRPr="00680027" w:rsidDel="51185D59">
        <w:rPr>
          <w:sz w:val="24"/>
          <w:szCs w:val="24"/>
        </w:rPr>
        <w:t>ure that predictable social impacts have been anticipated and mitigated prior to any implementation of these tools</w:t>
      </w:r>
      <w:r w:rsidR="68937E96" w:rsidRPr="00680027" w:rsidDel="51185D59">
        <w:rPr>
          <w:sz w:val="24"/>
          <w:szCs w:val="24"/>
        </w:rPr>
        <w:t>.</w:t>
      </w:r>
      <w:r w:rsidR="7ED08C4E" w:rsidRPr="00680027" w:rsidDel="51185D59">
        <w:rPr>
          <w:sz w:val="24"/>
          <w:szCs w:val="24"/>
        </w:rPr>
        <w:t xml:space="preserve"> </w:t>
      </w:r>
    </w:p>
    <w:p w14:paraId="35621F78" w14:textId="743A5A56" w:rsidR="0023598F" w:rsidRPr="00132652" w:rsidRDefault="0023598F" w:rsidP="3586619A">
      <w:pPr>
        <w:rPr>
          <w:i/>
          <w:sz w:val="24"/>
          <w:szCs w:val="24"/>
          <w:u w:val="single"/>
          <w:rPrChange w:id="1571" w:author="Tashi Alford-Duguid" w:date="2020-06-15T12:17:00Z">
            <w:rPr>
              <w:i/>
              <w:sz w:val="24"/>
              <w:szCs w:val="24"/>
              <w:u w:val="single"/>
              <w:lang w:val="en-US"/>
            </w:rPr>
          </w:rPrChange>
        </w:rPr>
      </w:pPr>
      <w:r w:rsidRPr="00132652">
        <w:rPr>
          <w:i/>
          <w:sz w:val="24"/>
          <w:szCs w:val="24"/>
          <w:u w:val="single"/>
          <w:rPrChange w:id="1572" w:author="Tashi Alford-Duguid" w:date="2020-06-15T12:17:00Z">
            <w:rPr>
              <w:i/>
              <w:sz w:val="24"/>
              <w:szCs w:val="24"/>
              <w:u w:val="single"/>
              <w:lang w:val="en-US"/>
            </w:rPr>
          </w:rPrChange>
        </w:rPr>
        <w:t>Contact tracing in Canada</w:t>
      </w:r>
      <w:r w:rsidR="001954DA" w:rsidRPr="00132652">
        <w:rPr>
          <w:i/>
          <w:sz w:val="24"/>
          <w:szCs w:val="24"/>
          <w:u w:val="single"/>
          <w:rPrChange w:id="1573" w:author="Tashi Alford-Duguid" w:date="2020-06-15T12:17:00Z">
            <w:rPr>
              <w:i/>
              <w:sz w:val="24"/>
              <w:szCs w:val="24"/>
              <w:u w:val="single"/>
              <w:lang w:val="en-US"/>
            </w:rPr>
          </w:rPrChange>
        </w:rPr>
        <w:t>: Alberta’s ABTraceTogether</w:t>
      </w:r>
    </w:p>
    <w:p w14:paraId="4D15FF71" w14:textId="2491355B" w:rsidR="00885E28" w:rsidRPr="00132652" w:rsidRDefault="00885E28">
      <w:pPr>
        <w:rPr>
          <w:ins w:id="1574" w:author="Jhoh@ccla.org" w:date="2020-06-09T12:53:00Z"/>
          <w:sz w:val="24"/>
          <w:szCs w:val="24"/>
          <w:rPrChange w:id="1575" w:author="Tashi Alford-Duguid" w:date="2020-06-15T12:17:00Z">
            <w:rPr>
              <w:ins w:id="1576" w:author="Jhoh@ccla.org" w:date="2020-06-09T12:53:00Z"/>
              <w:sz w:val="24"/>
              <w:szCs w:val="24"/>
              <w:lang w:val="en-US"/>
            </w:rPr>
          </w:rPrChange>
        </w:rPr>
        <w:pPrChange w:id="1577" w:author="Tashi Alford-Duguid" w:date="2020-06-11T13:32:00Z">
          <w:pPr>
            <w:jc w:val="both"/>
          </w:pPr>
        </w:pPrChange>
      </w:pPr>
      <w:r w:rsidRPr="00132652">
        <w:rPr>
          <w:sz w:val="24"/>
          <w:szCs w:val="24"/>
          <w:rPrChange w:id="1578" w:author="Tashi Alford-Duguid" w:date="2020-06-15T12:17:00Z">
            <w:rPr>
              <w:sz w:val="24"/>
              <w:szCs w:val="24"/>
              <w:lang w:val="en-US"/>
            </w:rPr>
          </w:rPrChange>
        </w:rPr>
        <w:t>On May 1, 2020, Alberta launched a Bluetooth-based contact tracing app called ABTraceTogether</w:t>
      </w:r>
      <w:r w:rsidR="00C114C8" w:rsidRPr="00132652">
        <w:rPr>
          <w:sz w:val="24"/>
          <w:szCs w:val="24"/>
          <w:rPrChange w:id="1579" w:author="Tashi Alford-Duguid" w:date="2020-06-15T12:17:00Z">
            <w:rPr>
              <w:sz w:val="24"/>
              <w:szCs w:val="24"/>
              <w:lang w:val="en-US"/>
            </w:rPr>
          </w:rPrChange>
        </w:rPr>
        <w:t>.</w:t>
      </w:r>
      <w:r w:rsidR="00F704BA" w:rsidRPr="00132652">
        <w:rPr>
          <w:rStyle w:val="FootnoteReference"/>
          <w:sz w:val="24"/>
          <w:szCs w:val="24"/>
          <w:rPrChange w:id="1580" w:author="Tashi Alford-Duguid" w:date="2020-06-15T12:17:00Z">
            <w:rPr>
              <w:rStyle w:val="FootnoteReference"/>
              <w:sz w:val="24"/>
              <w:szCs w:val="24"/>
              <w:lang w:val="en-US"/>
            </w:rPr>
          </w:rPrChange>
        </w:rPr>
        <w:footnoteReference w:id="123"/>
      </w:r>
      <w:r w:rsidRPr="00132652">
        <w:rPr>
          <w:sz w:val="24"/>
          <w:szCs w:val="24"/>
          <w:rPrChange w:id="1581" w:author="Tashi Alford-Duguid" w:date="2020-06-15T12:17:00Z">
            <w:rPr>
              <w:sz w:val="24"/>
              <w:szCs w:val="24"/>
              <w:lang w:val="en-US"/>
            </w:rPr>
          </w:rPrChange>
        </w:rPr>
        <w:t xml:space="preserve"> </w:t>
      </w:r>
      <w:r w:rsidR="00F94872" w:rsidRPr="00132652">
        <w:rPr>
          <w:sz w:val="24"/>
          <w:szCs w:val="24"/>
          <w:rPrChange w:id="1582" w:author="Tashi Alford-Duguid" w:date="2020-06-15T12:17:00Z">
            <w:rPr>
              <w:sz w:val="24"/>
              <w:szCs w:val="24"/>
              <w:lang w:val="en-US"/>
            </w:rPr>
          </w:rPrChange>
        </w:rPr>
        <w:t xml:space="preserve">Phones that </w:t>
      </w:r>
      <w:r w:rsidR="006644DA" w:rsidRPr="00132652">
        <w:rPr>
          <w:sz w:val="24"/>
          <w:szCs w:val="24"/>
          <w:rPrChange w:id="1583" w:author="Tashi Alford-Duguid" w:date="2020-06-15T12:17:00Z">
            <w:rPr>
              <w:sz w:val="24"/>
              <w:szCs w:val="24"/>
              <w:lang w:val="en-US"/>
            </w:rPr>
          </w:rPrChange>
        </w:rPr>
        <w:t xml:space="preserve">install the app will exchange encrypted signals through </w:t>
      </w:r>
      <w:r w:rsidR="006644DA" w:rsidRPr="00132652">
        <w:rPr>
          <w:sz w:val="24"/>
          <w:szCs w:val="24"/>
          <w:rPrChange w:id="1584" w:author="Tashi Alford-Duguid" w:date="2020-06-15T12:17:00Z">
            <w:rPr>
              <w:sz w:val="24"/>
              <w:szCs w:val="24"/>
              <w:lang w:val="en-US"/>
            </w:rPr>
          </w:rPrChange>
        </w:rPr>
        <w:lastRenderedPageBreak/>
        <w:t>Bluetooth at an “approximately” 2-metre distance.</w:t>
      </w:r>
      <w:r w:rsidR="009F692B" w:rsidRPr="00132652">
        <w:rPr>
          <w:rStyle w:val="FootnoteReference"/>
          <w:sz w:val="24"/>
          <w:szCs w:val="24"/>
          <w:rPrChange w:id="1585" w:author="Tashi Alford-Duguid" w:date="2020-06-15T12:17:00Z">
            <w:rPr>
              <w:rStyle w:val="FootnoteReference"/>
              <w:sz w:val="24"/>
              <w:szCs w:val="24"/>
              <w:lang w:val="en-US"/>
            </w:rPr>
          </w:rPrChange>
        </w:rPr>
        <w:footnoteReference w:id="124"/>
      </w:r>
      <w:r w:rsidR="006644DA" w:rsidRPr="00132652">
        <w:rPr>
          <w:sz w:val="24"/>
          <w:szCs w:val="24"/>
          <w:rPrChange w:id="1586" w:author="Tashi Alford-Duguid" w:date="2020-06-15T12:17:00Z">
            <w:rPr>
              <w:sz w:val="24"/>
              <w:szCs w:val="24"/>
              <w:lang w:val="en-US"/>
            </w:rPr>
          </w:rPrChange>
        </w:rPr>
        <w:t xml:space="preserve"> If someone</w:t>
      </w:r>
      <w:r w:rsidR="00080F01" w:rsidRPr="00132652">
        <w:rPr>
          <w:sz w:val="24"/>
          <w:szCs w:val="24"/>
          <w:rPrChange w:id="1587" w:author="Tashi Alford-Duguid" w:date="2020-06-15T12:17:00Z">
            <w:rPr>
              <w:sz w:val="24"/>
              <w:szCs w:val="24"/>
              <w:lang w:val="en-US"/>
            </w:rPr>
          </w:rPrChange>
        </w:rPr>
        <w:t xml:space="preserve"> tested positive for COVID, they are asked if they use the app, and if so, to voluntarily up</w:t>
      </w:r>
      <w:r w:rsidR="00827551" w:rsidRPr="00132652">
        <w:rPr>
          <w:sz w:val="24"/>
          <w:szCs w:val="24"/>
          <w:rPrChange w:id="1588" w:author="Tashi Alford-Duguid" w:date="2020-06-15T12:17:00Z">
            <w:rPr>
              <w:sz w:val="24"/>
              <w:szCs w:val="24"/>
              <w:lang w:val="en-US"/>
            </w:rPr>
          </w:rPrChange>
        </w:rPr>
        <w:t>load their phone’s signal</w:t>
      </w:r>
      <w:r w:rsidR="0047085E" w:rsidRPr="00132652">
        <w:rPr>
          <w:sz w:val="24"/>
          <w:szCs w:val="24"/>
          <w:rPrChange w:id="1589" w:author="Tashi Alford-Duguid" w:date="2020-06-15T12:17:00Z">
            <w:rPr>
              <w:sz w:val="24"/>
              <w:szCs w:val="24"/>
              <w:lang w:val="en-US"/>
            </w:rPr>
          </w:rPrChange>
        </w:rPr>
        <w:t xml:space="preserve"> encounter log</w:t>
      </w:r>
      <w:r w:rsidR="00827551" w:rsidRPr="00132652">
        <w:rPr>
          <w:sz w:val="24"/>
          <w:szCs w:val="24"/>
          <w:rPrChange w:id="1590" w:author="Tashi Alford-Duguid" w:date="2020-06-15T12:17:00Z">
            <w:rPr>
              <w:sz w:val="24"/>
              <w:szCs w:val="24"/>
              <w:lang w:val="en-US"/>
            </w:rPr>
          </w:rPrChange>
        </w:rPr>
        <w:t xml:space="preserve"> to Alberta Health Services</w:t>
      </w:r>
      <w:r w:rsidR="00E9237C" w:rsidRPr="00132652">
        <w:rPr>
          <w:sz w:val="24"/>
          <w:szCs w:val="24"/>
          <w:rPrChange w:id="1591" w:author="Tashi Alford-Duguid" w:date="2020-06-15T12:17:00Z">
            <w:rPr>
              <w:sz w:val="24"/>
              <w:szCs w:val="24"/>
              <w:lang w:val="en-US"/>
            </w:rPr>
          </w:rPrChange>
        </w:rPr>
        <w:t xml:space="preserve"> (AHS)</w:t>
      </w:r>
      <w:r w:rsidR="0047085E" w:rsidRPr="00132652">
        <w:rPr>
          <w:sz w:val="24"/>
          <w:szCs w:val="24"/>
          <w:rPrChange w:id="1592" w:author="Tashi Alford-Duguid" w:date="2020-06-15T12:17:00Z">
            <w:rPr>
              <w:sz w:val="24"/>
              <w:szCs w:val="24"/>
              <w:lang w:val="en-US"/>
            </w:rPr>
          </w:rPrChange>
        </w:rPr>
        <w:t>.</w:t>
      </w:r>
      <w:r w:rsidR="009F692B" w:rsidRPr="00132652">
        <w:rPr>
          <w:rStyle w:val="FootnoteReference"/>
          <w:sz w:val="24"/>
          <w:szCs w:val="24"/>
          <w:rPrChange w:id="1593" w:author="Tashi Alford-Duguid" w:date="2020-06-15T12:17:00Z">
            <w:rPr>
              <w:rStyle w:val="FootnoteReference"/>
              <w:sz w:val="24"/>
              <w:szCs w:val="24"/>
              <w:lang w:val="en-US"/>
            </w:rPr>
          </w:rPrChange>
        </w:rPr>
        <w:footnoteReference w:id="125"/>
      </w:r>
      <w:r w:rsidR="0047085E" w:rsidRPr="00132652">
        <w:rPr>
          <w:sz w:val="24"/>
          <w:szCs w:val="24"/>
          <w:rPrChange w:id="1594" w:author="Tashi Alford-Duguid" w:date="2020-06-15T12:17:00Z">
            <w:rPr>
              <w:sz w:val="24"/>
              <w:szCs w:val="24"/>
              <w:lang w:val="en-US"/>
            </w:rPr>
          </w:rPrChange>
        </w:rPr>
        <w:t xml:space="preserve"> AHS then identifies the other app-installed phones that have come into contact with the infected person’s phone and uses the phone number of those users – the only personal information requested by the app – to inform them of the potential exposure.</w:t>
      </w:r>
      <w:r w:rsidR="009F692B" w:rsidRPr="00132652">
        <w:rPr>
          <w:rStyle w:val="FootnoteReference"/>
          <w:sz w:val="24"/>
          <w:szCs w:val="24"/>
          <w:rPrChange w:id="1595" w:author="Tashi Alford-Duguid" w:date="2020-06-15T12:17:00Z">
            <w:rPr>
              <w:rStyle w:val="FootnoteReference"/>
              <w:sz w:val="24"/>
              <w:szCs w:val="24"/>
              <w:lang w:val="en-US"/>
            </w:rPr>
          </w:rPrChange>
        </w:rPr>
        <w:footnoteReference w:id="126"/>
      </w:r>
    </w:p>
    <w:p w14:paraId="559A59E1" w14:textId="41180288" w:rsidR="00B502BA" w:rsidRPr="00132652" w:rsidRDefault="00B502BA">
      <w:pPr>
        <w:rPr>
          <w:sz w:val="24"/>
          <w:szCs w:val="24"/>
          <w:rPrChange w:id="1596" w:author="Tashi Alford-Duguid" w:date="2020-06-15T12:17:00Z">
            <w:rPr>
              <w:sz w:val="24"/>
              <w:szCs w:val="24"/>
              <w:lang w:val="en-US"/>
            </w:rPr>
          </w:rPrChange>
        </w:rPr>
        <w:pPrChange w:id="1597" w:author="Tashi Alford-Duguid" w:date="2020-06-11T13:32:00Z">
          <w:pPr>
            <w:jc w:val="both"/>
          </w:pPr>
        </w:pPrChange>
      </w:pPr>
    </w:p>
    <w:tbl>
      <w:tblPr>
        <w:tblStyle w:val="TableGrid"/>
        <w:tblW w:w="0" w:type="auto"/>
        <w:tblLook w:val="04A0" w:firstRow="1" w:lastRow="0" w:firstColumn="1" w:lastColumn="0" w:noHBand="0" w:noVBand="1"/>
      </w:tblPr>
      <w:tblGrid>
        <w:gridCol w:w="9576"/>
      </w:tblGrid>
      <w:tr w:rsidR="001954DA" w:rsidRPr="00132652" w14:paraId="4B4F6A46" w14:textId="77777777" w:rsidTr="001954DA">
        <w:tc>
          <w:tcPr>
            <w:tcW w:w="9576" w:type="dxa"/>
          </w:tcPr>
          <w:p w14:paraId="6B594B1E" w14:textId="789CCC71" w:rsidR="001954DA" w:rsidRPr="00680027" w:rsidRDefault="003B52A5" w:rsidP="00680027">
            <w:pPr>
              <w:rPr>
                <w:sz w:val="24"/>
                <w:szCs w:val="24"/>
              </w:rPr>
            </w:pPr>
            <w:r w:rsidRPr="00680027">
              <w:rPr>
                <w:i/>
                <w:iCs/>
                <w:sz w:val="24"/>
                <w:szCs w:val="24"/>
              </w:rPr>
              <w:t>CIVIL LIBERTIES GRADING FOR ABT</w:t>
            </w:r>
            <w:r w:rsidR="0087126B" w:rsidRPr="00680027">
              <w:rPr>
                <w:i/>
                <w:iCs/>
                <w:sz w:val="24"/>
                <w:szCs w:val="24"/>
              </w:rPr>
              <w:t>RACE</w:t>
            </w:r>
            <w:r w:rsidRPr="00680027">
              <w:rPr>
                <w:i/>
                <w:iCs/>
                <w:sz w:val="24"/>
                <w:szCs w:val="24"/>
              </w:rPr>
              <w:t xml:space="preserve">TOGETHER: </w:t>
            </w:r>
            <w:r w:rsidR="00F704BA" w:rsidRPr="00680027">
              <w:rPr>
                <w:b/>
                <w:bCs/>
                <w:sz w:val="24"/>
                <w:szCs w:val="24"/>
                <w:u w:val="single"/>
              </w:rPr>
              <w:t>C</w:t>
            </w:r>
          </w:p>
          <w:p w14:paraId="2D54D767" w14:textId="77777777" w:rsidR="003B52A5" w:rsidRPr="00680027" w:rsidRDefault="003B52A5" w:rsidP="00680027">
            <w:pPr>
              <w:rPr>
                <w:sz w:val="24"/>
                <w:szCs w:val="24"/>
              </w:rPr>
            </w:pPr>
          </w:p>
          <w:p w14:paraId="1990A639" w14:textId="27242D24" w:rsidR="00FD3993" w:rsidRPr="00680027" w:rsidRDefault="00FD3993" w:rsidP="00680027">
            <w:pPr>
              <w:rPr>
                <w:b/>
                <w:bCs/>
                <w:sz w:val="24"/>
                <w:szCs w:val="24"/>
              </w:rPr>
            </w:pPr>
            <w:r w:rsidRPr="00680027">
              <w:rPr>
                <w:b/>
                <w:bCs/>
                <w:sz w:val="24"/>
                <w:szCs w:val="24"/>
              </w:rPr>
              <w:t>Necessary</w:t>
            </w:r>
          </w:p>
          <w:p w14:paraId="4A869477" w14:textId="2C6ACF78" w:rsidR="003B52A5" w:rsidRPr="00680027" w:rsidRDefault="003B52A5" w:rsidP="00680027">
            <w:pPr>
              <w:rPr>
                <w:sz w:val="24"/>
                <w:szCs w:val="24"/>
              </w:rPr>
            </w:pPr>
            <w:r w:rsidRPr="00680027">
              <w:rPr>
                <w:sz w:val="24"/>
                <w:szCs w:val="24"/>
              </w:rPr>
              <w:t xml:space="preserve">It is not clear </w:t>
            </w:r>
            <w:r w:rsidR="004F7332" w:rsidRPr="00680027">
              <w:rPr>
                <w:sz w:val="24"/>
                <w:szCs w:val="24"/>
              </w:rPr>
              <w:t xml:space="preserve">that ABTraceTogether is necessary or </w:t>
            </w:r>
            <w:r w:rsidR="00BF5CD2" w:rsidRPr="00680027">
              <w:rPr>
                <w:sz w:val="24"/>
                <w:szCs w:val="24"/>
              </w:rPr>
              <w:t xml:space="preserve">will be </w:t>
            </w:r>
            <w:r w:rsidR="004F7332" w:rsidRPr="00680027">
              <w:rPr>
                <w:sz w:val="24"/>
                <w:szCs w:val="24"/>
              </w:rPr>
              <w:t xml:space="preserve">even effective at </w:t>
            </w:r>
            <w:r w:rsidR="003F3EC0" w:rsidRPr="00680027">
              <w:rPr>
                <w:sz w:val="24"/>
                <w:szCs w:val="24"/>
              </w:rPr>
              <w:t xml:space="preserve">addressing the </w:t>
            </w:r>
            <w:r w:rsidR="006A5150" w:rsidRPr="00680027">
              <w:rPr>
                <w:sz w:val="24"/>
                <w:szCs w:val="24"/>
              </w:rPr>
              <w:t xml:space="preserve">coronavirus crisis. Research has demonstrated that 50-60% of the population needs to download the app before </w:t>
            </w:r>
            <w:r w:rsidR="005E3112" w:rsidRPr="00680027">
              <w:rPr>
                <w:sz w:val="24"/>
                <w:szCs w:val="24"/>
              </w:rPr>
              <w:t xml:space="preserve">it will be effective. </w:t>
            </w:r>
            <w:r w:rsidR="009D4707" w:rsidRPr="00680027">
              <w:rPr>
                <w:sz w:val="24"/>
                <w:szCs w:val="24"/>
              </w:rPr>
              <w:t xml:space="preserve">However, </w:t>
            </w:r>
            <w:r w:rsidR="00472DA5" w:rsidRPr="00680027">
              <w:rPr>
                <w:sz w:val="24"/>
                <w:szCs w:val="24"/>
              </w:rPr>
              <w:t>in the first 3 weeks after its release, less than 5% of Alberta’s population had downloaded it.</w:t>
            </w:r>
            <w:r w:rsidR="002302B4" w:rsidRPr="00680027">
              <w:rPr>
                <w:rStyle w:val="FootnoteReference"/>
                <w:sz w:val="24"/>
                <w:szCs w:val="24"/>
              </w:rPr>
              <w:footnoteReference w:id="127"/>
            </w:r>
            <w:r w:rsidR="00472DA5" w:rsidRPr="00680027">
              <w:rPr>
                <w:sz w:val="24"/>
                <w:szCs w:val="24"/>
              </w:rPr>
              <w:t xml:space="preserve"> </w:t>
            </w:r>
            <w:r w:rsidR="005C5FD1" w:rsidRPr="00680027">
              <w:rPr>
                <w:sz w:val="24"/>
                <w:szCs w:val="24"/>
              </w:rPr>
              <w:t>The likelihood of widespread uptake is compromised by the app’s</w:t>
            </w:r>
            <w:r w:rsidR="0000510E" w:rsidRPr="00680027">
              <w:rPr>
                <w:sz w:val="24"/>
                <w:szCs w:val="24"/>
              </w:rPr>
              <w:t xml:space="preserve"> practical problems –</w:t>
            </w:r>
            <w:r w:rsidR="00FB40E5" w:rsidRPr="00680027">
              <w:rPr>
                <w:sz w:val="24"/>
                <w:szCs w:val="24"/>
              </w:rPr>
              <w:t xml:space="preserve"> for example,</w:t>
            </w:r>
            <w:r w:rsidR="0000510E" w:rsidRPr="00680027">
              <w:rPr>
                <w:sz w:val="24"/>
                <w:szCs w:val="24"/>
              </w:rPr>
              <w:t xml:space="preserve"> </w:t>
            </w:r>
            <w:r w:rsidR="00C46BF7" w:rsidRPr="00680027">
              <w:rPr>
                <w:sz w:val="24"/>
                <w:szCs w:val="24"/>
              </w:rPr>
              <w:t xml:space="preserve">2/5s of Android users </w:t>
            </w:r>
            <w:r w:rsidR="7A18D796" w:rsidRPr="00680027">
              <w:rPr>
                <w:sz w:val="24"/>
                <w:szCs w:val="24"/>
              </w:rPr>
              <w:t>were initially</w:t>
            </w:r>
            <w:r w:rsidR="276E0550" w:rsidRPr="00680027">
              <w:rPr>
                <w:sz w:val="24"/>
                <w:szCs w:val="24"/>
              </w:rPr>
              <w:t xml:space="preserve"> </w:t>
            </w:r>
            <w:r w:rsidR="00C46BF7" w:rsidRPr="00680027">
              <w:rPr>
                <w:sz w:val="24"/>
                <w:szCs w:val="24"/>
              </w:rPr>
              <w:t>unable to download the app</w:t>
            </w:r>
            <w:r w:rsidR="00633FAF" w:rsidRPr="00680027">
              <w:rPr>
                <w:sz w:val="24"/>
                <w:szCs w:val="24"/>
              </w:rPr>
              <w:t xml:space="preserve"> due to operating system incompatibility.</w:t>
            </w:r>
            <w:r w:rsidR="00FB40E5" w:rsidRPr="00680027">
              <w:rPr>
                <w:rStyle w:val="FootnoteReference"/>
                <w:sz w:val="24"/>
                <w:szCs w:val="24"/>
              </w:rPr>
              <w:footnoteReference w:id="128"/>
            </w:r>
          </w:p>
          <w:p w14:paraId="513F4721" w14:textId="77777777" w:rsidR="003B52A5" w:rsidRPr="00680027" w:rsidRDefault="003B52A5" w:rsidP="00680027">
            <w:pPr>
              <w:rPr>
                <w:sz w:val="24"/>
                <w:szCs w:val="24"/>
              </w:rPr>
            </w:pPr>
          </w:p>
          <w:p w14:paraId="5F866BC6" w14:textId="18A5F913" w:rsidR="00FD3993" w:rsidRPr="00680027" w:rsidRDefault="003B52A5" w:rsidP="00680027">
            <w:pPr>
              <w:rPr>
                <w:b/>
                <w:bCs/>
                <w:sz w:val="24"/>
                <w:szCs w:val="24"/>
              </w:rPr>
            </w:pPr>
            <w:r w:rsidRPr="00680027">
              <w:rPr>
                <w:b/>
                <w:bCs/>
                <w:sz w:val="24"/>
                <w:szCs w:val="24"/>
              </w:rPr>
              <w:t>Proportiona</w:t>
            </w:r>
            <w:r w:rsidR="00F05B7E" w:rsidRPr="00680027">
              <w:rPr>
                <w:b/>
                <w:bCs/>
                <w:sz w:val="24"/>
                <w:szCs w:val="24"/>
              </w:rPr>
              <w:t>te</w:t>
            </w:r>
          </w:p>
          <w:p w14:paraId="7857C2F8" w14:textId="770D190A" w:rsidR="00045C0D" w:rsidRPr="00680027" w:rsidRDefault="00045C0D" w:rsidP="00680027">
            <w:pPr>
              <w:rPr>
                <w:sz w:val="24"/>
                <w:szCs w:val="24"/>
              </w:rPr>
            </w:pPr>
            <w:r w:rsidRPr="00680027">
              <w:rPr>
                <w:sz w:val="24"/>
                <w:szCs w:val="24"/>
              </w:rPr>
              <w:t xml:space="preserve">ABTraceTogether’s privacy protections suggest that its designers considered proportionality. First, it incorporates voluntariness both at the point of downloading the app and uploading the signal encounter log to AHS. Additionally, the only directly identifying data that is collected is the user’s phone number. The indirectly identifying data will be more difficult (albeit not impossible) to re-identify because it comprises encrypted signals that are stored in a decentralized fashion on users’ phones. </w:t>
            </w:r>
          </w:p>
          <w:p w14:paraId="637705A0" w14:textId="77777777" w:rsidR="00AC11D3" w:rsidRPr="00680027" w:rsidRDefault="00AC11D3" w:rsidP="00680027">
            <w:pPr>
              <w:rPr>
                <w:b/>
                <w:bCs/>
                <w:sz w:val="24"/>
                <w:szCs w:val="24"/>
              </w:rPr>
            </w:pPr>
          </w:p>
          <w:p w14:paraId="7B65D769" w14:textId="77777777" w:rsidR="0000510E" w:rsidRPr="00680027" w:rsidRDefault="003B52A5" w:rsidP="00680027">
            <w:pPr>
              <w:rPr>
                <w:b/>
                <w:bCs/>
                <w:sz w:val="24"/>
                <w:szCs w:val="24"/>
              </w:rPr>
            </w:pPr>
            <w:r w:rsidRPr="00680027">
              <w:rPr>
                <w:b/>
                <w:bCs/>
                <w:sz w:val="24"/>
                <w:szCs w:val="24"/>
              </w:rPr>
              <w:t>Time-limited</w:t>
            </w:r>
          </w:p>
          <w:p w14:paraId="6538B39D" w14:textId="4400FFD0" w:rsidR="003F1DDC" w:rsidRPr="00680027" w:rsidRDefault="0094586A" w:rsidP="00680027">
            <w:pPr>
              <w:rPr>
                <w:sz w:val="24"/>
                <w:szCs w:val="24"/>
              </w:rPr>
            </w:pPr>
            <w:r w:rsidRPr="00680027">
              <w:rPr>
                <w:sz w:val="24"/>
                <w:szCs w:val="24"/>
              </w:rPr>
              <w:t xml:space="preserve">AHS has not provided a time horizon for deleting the data it collects from users. </w:t>
            </w:r>
            <w:r w:rsidR="00C423D8" w:rsidRPr="00680027">
              <w:rPr>
                <w:sz w:val="24"/>
                <w:szCs w:val="24"/>
              </w:rPr>
              <w:t>Users must manually contact AHS to remove their phone number from the registry.</w:t>
            </w:r>
            <w:r w:rsidR="009B1CDF" w:rsidRPr="00680027">
              <w:rPr>
                <w:sz w:val="24"/>
                <w:szCs w:val="24"/>
              </w:rPr>
              <w:t xml:space="preserve"> </w:t>
            </w:r>
            <w:r w:rsidR="00950C8C" w:rsidRPr="00680027">
              <w:rPr>
                <w:sz w:val="24"/>
                <w:szCs w:val="24"/>
              </w:rPr>
              <w:t>Privacy would be better protected</w:t>
            </w:r>
            <w:r w:rsidR="007D05E4" w:rsidRPr="00680027">
              <w:rPr>
                <w:sz w:val="24"/>
                <w:szCs w:val="24"/>
              </w:rPr>
              <w:t xml:space="preserve"> if the app simply deleted all the phone numbers once </w:t>
            </w:r>
            <w:r w:rsidR="00176018" w:rsidRPr="00680027">
              <w:rPr>
                <w:sz w:val="24"/>
                <w:szCs w:val="24"/>
              </w:rPr>
              <w:t xml:space="preserve">the </w:t>
            </w:r>
            <w:r w:rsidR="00CD5726" w:rsidRPr="00680027">
              <w:rPr>
                <w:sz w:val="24"/>
                <w:szCs w:val="24"/>
              </w:rPr>
              <w:t>public health crisis is over</w:t>
            </w:r>
            <w:r w:rsidR="00950C8C" w:rsidRPr="00680027">
              <w:rPr>
                <w:sz w:val="24"/>
                <w:szCs w:val="24"/>
              </w:rPr>
              <w:t xml:space="preserve"> and contact tracing is no longer necessary</w:t>
            </w:r>
            <w:r w:rsidR="00CD5726" w:rsidRPr="00680027">
              <w:rPr>
                <w:sz w:val="24"/>
                <w:szCs w:val="24"/>
              </w:rPr>
              <w:t xml:space="preserve">. </w:t>
            </w:r>
            <w:r w:rsidR="00C423D8" w:rsidRPr="00680027">
              <w:rPr>
                <w:sz w:val="24"/>
                <w:szCs w:val="24"/>
              </w:rPr>
              <w:t>With respect to anony</w:t>
            </w:r>
            <w:r w:rsidR="00CD5726" w:rsidRPr="00680027">
              <w:rPr>
                <w:sz w:val="24"/>
                <w:szCs w:val="24"/>
              </w:rPr>
              <w:t>m</w:t>
            </w:r>
            <w:r w:rsidR="00C423D8" w:rsidRPr="00680027">
              <w:rPr>
                <w:sz w:val="24"/>
                <w:szCs w:val="24"/>
              </w:rPr>
              <w:t xml:space="preserve">ized data, </w:t>
            </w:r>
            <w:r w:rsidR="009B1CDF" w:rsidRPr="00680027">
              <w:rPr>
                <w:sz w:val="24"/>
                <w:szCs w:val="24"/>
              </w:rPr>
              <w:t>AHS has stated that it will continue to use the allegedly “anonymized” data</w:t>
            </w:r>
            <w:r w:rsidR="002147BC" w:rsidRPr="00680027">
              <w:rPr>
                <w:sz w:val="24"/>
                <w:szCs w:val="24"/>
              </w:rPr>
              <w:t xml:space="preserve"> for analytic</w:t>
            </w:r>
            <w:r w:rsidR="001F174D" w:rsidRPr="00680027">
              <w:rPr>
                <w:sz w:val="24"/>
                <w:szCs w:val="24"/>
              </w:rPr>
              <w:t>s;</w:t>
            </w:r>
            <w:r w:rsidR="005B4A7D" w:rsidRPr="00680027">
              <w:rPr>
                <w:rStyle w:val="FootnoteReference"/>
                <w:sz w:val="24"/>
                <w:szCs w:val="24"/>
              </w:rPr>
              <w:footnoteReference w:id="129"/>
            </w:r>
            <w:r w:rsidR="001F174D" w:rsidRPr="00680027">
              <w:rPr>
                <w:sz w:val="24"/>
                <w:szCs w:val="24"/>
              </w:rPr>
              <w:t xml:space="preserve"> </w:t>
            </w:r>
            <w:r w:rsidR="005D0359">
              <w:rPr>
                <w:sz w:val="24"/>
                <w:szCs w:val="24"/>
              </w:rPr>
              <w:t>a</w:t>
            </w:r>
            <w:r w:rsidR="001F174D" w:rsidRPr="00680027">
              <w:rPr>
                <w:sz w:val="24"/>
                <w:szCs w:val="24"/>
              </w:rPr>
              <w:t xml:space="preserve"> time horizon should</w:t>
            </w:r>
            <w:r w:rsidR="00AA43E0" w:rsidRPr="00680027">
              <w:rPr>
                <w:sz w:val="24"/>
                <w:szCs w:val="24"/>
              </w:rPr>
              <w:t xml:space="preserve"> also be imposed on the disposal of that data.</w:t>
            </w:r>
            <w:r w:rsidR="00CB3705" w:rsidRPr="00680027">
              <w:rPr>
                <w:sz w:val="24"/>
                <w:szCs w:val="24"/>
              </w:rPr>
              <w:t xml:space="preserve"> </w:t>
            </w:r>
          </w:p>
        </w:tc>
      </w:tr>
    </w:tbl>
    <w:p w14:paraId="40A08E46" w14:textId="59D52ADA" w:rsidR="00B758A1" w:rsidRPr="00680027" w:rsidRDefault="00B758A1" w:rsidP="00680027">
      <w:pPr>
        <w:rPr>
          <w:b/>
          <w:bCs/>
          <w:sz w:val="24"/>
          <w:szCs w:val="24"/>
        </w:rPr>
      </w:pPr>
    </w:p>
    <w:p w14:paraId="3BB9136C" w14:textId="77CAF832" w:rsidR="002A6306" w:rsidRPr="00680027" w:rsidRDefault="002A6306" w:rsidP="00680027">
      <w:pPr>
        <w:rPr>
          <w:b/>
          <w:bCs/>
          <w:sz w:val="24"/>
          <w:szCs w:val="24"/>
        </w:rPr>
      </w:pPr>
      <w:r w:rsidRPr="00680027">
        <w:rPr>
          <w:b/>
          <w:bCs/>
          <w:sz w:val="24"/>
          <w:szCs w:val="24"/>
        </w:rPr>
        <w:t>Ontario</w:t>
      </w:r>
      <w:r w:rsidR="000E48AE" w:rsidRPr="00680027">
        <w:rPr>
          <w:b/>
          <w:bCs/>
          <w:sz w:val="24"/>
          <w:szCs w:val="24"/>
        </w:rPr>
        <w:t>’s</w:t>
      </w:r>
      <w:r w:rsidRPr="00680027">
        <w:rPr>
          <w:b/>
          <w:bCs/>
          <w:sz w:val="24"/>
          <w:szCs w:val="24"/>
        </w:rPr>
        <w:t xml:space="preserve"> first responder bill</w:t>
      </w:r>
      <w:r w:rsidR="000E48AE" w:rsidRPr="00680027">
        <w:rPr>
          <w:b/>
          <w:bCs/>
          <w:sz w:val="24"/>
          <w:szCs w:val="24"/>
        </w:rPr>
        <w:t xml:space="preserve"> (O Reg 120/20)</w:t>
      </w:r>
    </w:p>
    <w:p w14:paraId="3DAB3A8E" w14:textId="3981A8DB" w:rsidR="0009472D" w:rsidRPr="00132652" w:rsidRDefault="28AEA6BD" w:rsidP="00C45095">
      <w:pPr>
        <w:rPr>
          <w:sz w:val="24"/>
          <w:szCs w:val="24"/>
          <w:rPrChange w:id="1598" w:author="Tashi Alford-Duguid" w:date="2020-06-15T12:17:00Z">
            <w:rPr>
              <w:sz w:val="24"/>
              <w:szCs w:val="24"/>
              <w:lang w:val="en-US"/>
            </w:rPr>
          </w:rPrChange>
        </w:rPr>
      </w:pPr>
      <w:r w:rsidRPr="00680027">
        <w:rPr>
          <w:sz w:val="24"/>
          <w:szCs w:val="24"/>
        </w:rPr>
        <w:lastRenderedPageBreak/>
        <w:t>On</w:t>
      </w:r>
      <w:r w:rsidR="77517582" w:rsidRPr="00680027">
        <w:rPr>
          <w:sz w:val="24"/>
          <w:szCs w:val="24"/>
        </w:rPr>
        <w:t xml:space="preserve"> April </w:t>
      </w:r>
      <w:r w:rsidR="21E1ECCB" w:rsidRPr="00680027">
        <w:rPr>
          <w:sz w:val="24"/>
          <w:szCs w:val="24"/>
        </w:rPr>
        <w:t>3</w:t>
      </w:r>
      <w:r w:rsidR="0C6DB1F5" w:rsidRPr="00680027">
        <w:rPr>
          <w:sz w:val="24"/>
          <w:szCs w:val="24"/>
        </w:rPr>
        <w:t>,</w:t>
      </w:r>
      <w:r w:rsidR="77517582" w:rsidRPr="00680027">
        <w:rPr>
          <w:sz w:val="24"/>
          <w:szCs w:val="24"/>
        </w:rPr>
        <w:t xml:space="preserve"> 2020, the Ontario government </w:t>
      </w:r>
      <w:r w:rsidR="50D3A766" w:rsidRPr="00680027">
        <w:rPr>
          <w:sz w:val="24"/>
          <w:szCs w:val="24"/>
        </w:rPr>
        <w:t>issued an emergency order that</w:t>
      </w:r>
      <w:r w:rsidR="77517582" w:rsidRPr="00680027">
        <w:rPr>
          <w:sz w:val="24"/>
          <w:szCs w:val="24"/>
        </w:rPr>
        <w:t xml:space="preserve"> </w:t>
      </w:r>
      <w:r w:rsidR="5017DC10" w:rsidRPr="00680027">
        <w:rPr>
          <w:sz w:val="24"/>
          <w:szCs w:val="24"/>
        </w:rPr>
        <w:t>allowed</w:t>
      </w:r>
      <w:r w:rsidR="708AC9B1" w:rsidRPr="00680027">
        <w:rPr>
          <w:sz w:val="24"/>
          <w:szCs w:val="24"/>
        </w:rPr>
        <w:t xml:space="preserve"> </w:t>
      </w:r>
      <w:r w:rsidR="7AF8F547" w:rsidRPr="00680027">
        <w:rPr>
          <w:sz w:val="24"/>
          <w:szCs w:val="24"/>
        </w:rPr>
        <w:t xml:space="preserve">police, firefighters, and </w:t>
      </w:r>
      <w:r w:rsidR="1C99AA73" w:rsidRPr="00680027">
        <w:rPr>
          <w:sz w:val="24"/>
          <w:szCs w:val="24"/>
        </w:rPr>
        <w:t>paramedics</w:t>
      </w:r>
      <w:r w:rsidR="77517582" w:rsidRPr="00680027">
        <w:rPr>
          <w:sz w:val="24"/>
          <w:szCs w:val="24"/>
        </w:rPr>
        <w:t xml:space="preserve"> </w:t>
      </w:r>
      <w:r w:rsidR="5017DC10" w:rsidRPr="00680027">
        <w:rPr>
          <w:sz w:val="24"/>
          <w:szCs w:val="24"/>
        </w:rPr>
        <w:t xml:space="preserve">to </w:t>
      </w:r>
      <w:r w:rsidR="26E17E81" w:rsidRPr="00680027">
        <w:rPr>
          <w:sz w:val="24"/>
          <w:szCs w:val="24"/>
        </w:rPr>
        <w:t>access</w:t>
      </w:r>
      <w:r w:rsidR="001B6438">
        <w:rPr>
          <w:sz w:val="24"/>
          <w:szCs w:val="24"/>
        </w:rPr>
        <w:t xml:space="preserve"> the</w:t>
      </w:r>
      <w:r w:rsidR="5017DC10" w:rsidRPr="00680027">
        <w:rPr>
          <w:sz w:val="24"/>
          <w:szCs w:val="24"/>
        </w:rPr>
        <w:t xml:space="preserve"> </w:t>
      </w:r>
      <w:r w:rsidR="71F53D4C" w:rsidRPr="3F6D08B8">
        <w:rPr>
          <w:sz w:val="24"/>
          <w:szCs w:val="24"/>
        </w:rPr>
        <w:t xml:space="preserve">names, addresses and dates of birth of Ontarians who have tested positive for </w:t>
      </w:r>
      <w:r w:rsidR="5017DC10" w:rsidRPr="00680027">
        <w:rPr>
          <w:sz w:val="24"/>
          <w:szCs w:val="24"/>
        </w:rPr>
        <w:t>COVID-</w:t>
      </w:r>
      <w:r w:rsidR="5364583C" w:rsidRPr="3F6D08B8">
        <w:rPr>
          <w:sz w:val="24"/>
          <w:szCs w:val="24"/>
        </w:rPr>
        <w:t>19</w:t>
      </w:r>
      <w:r w:rsidR="5017DC10" w:rsidRPr="00680027">
        <w:rPr>
          <w:sz w:val="24"/>
          <w:szCs w:val="24"/>
        </w:rPr>
        <w:t>.</w:t>
      </w:r>
      <w:r w:rsidR="77517582">
        <w:rPr>
          <w:sz w:val="24"/>
          <w:szCs w:val="24"/>
        </w:rPr>
        <w:t xml:space="preserve"> </w:t>
      </w:r>
      <w:r w:rsidR="0C5F25EA" w:rsidRPr="3F6D08B8">
        <w:rPr>
          <w:sz w:val="24"/>
          <w:szCs w:val="24"/>
        </w:rPr>
        <w:t xml:space="preserve">According to a news release from the Office of the Ministry of the Solicitor General, the purpose of the emergency regulation was to </w:t>
      </w:r>
      <w:r w:rsidR="0C5F25EA" w:rsidRPr="3F6D08B8">
        <w:rPr>
          <w:rFonts w:eastAsia="Times New Roman"/>
          <w:sz w:val="24"/>
          <w:szCs w:val="24"/>
        </w:rPr>
        <w:t>“allow police, firefighters and paramedics to obtain COVID-19 positive status information about individuals with whom they are coming into contact.”</w:t>
      </w:r>
      <w:r w:rsidR="0C5F25EA" w:rsidRPr="3F6D08B8">
        <w:rPr>
          <w:sz w:val="24"/>
          <w:szCs w:val="24"/>
        </w:rPr>
        <w:t xml:space="preserve"> </w:t>
      </w:r>
      <w:r w:rsidR="75F66922" w:rsidRPr="3F6D08B8">
        <w:rPr>
          <w:sz w:val="24"/>
          <w:szCs w:val="24"/>
        </w:rPr>
        <w:t>Soon after</w:t>
      </w:r>
      <w:r w:rsidR="00E341EE">
        <w:rPr>
          <w:sz w:val="24"/>
          <w:szCs w:val="24"/>
        </w:rPr>
        <w:t>,</w:t>
      </w:r>
      <w:r w:rsidR="75F66922" w:rsidRPr="3F6D08B8">
        <w:rPr>
          <w:sz w:val="24"/>
          <w:szCs w:val="24"/>
        </w:rPr>
        <w:t xml:space="preserve"> </w:t>
      </w:r>
      <w:r w:rsidR="3DF635A2" w:rsidRPr="3F6D08B8">
        <w:rPr>
          <w:sz w:val="24"/>
          <w:szCs w:val="24"/>
        </w:rPr>
        <w:t xml:space="preserve">memos were sent to Ontario police services </w:t>
      </w:r>
      <w:r w:rsidR="75D8D3A6" w:rsidRPr="3F6D08B8">
        <w:rPr>
          <w:sz w:val="24"/>
          <w:szCs w:val="24"/>
        </w:rPr>
        <w:t>notifying them that the Ministry was developing an “online look-up solution” with the intention of making the data available to authorized users “as soon as possible.“</w:t>
      </w:r>
      <w:r w:rsidRPr="724042B1">
        <w:rPr>
          <w:rStyle w:val="FootnoteReference"/>
          <w:sz w:val="24"/>
          <w:szCs w:val="24"/>
        </w:rPr>
        <w:footnoteReference w:id="130"/>
      </w:r>
      <w:r w:rsidR="75D8D3A6" w:rsidRPr="3F6D08B8">
        <w:rPr>
          <w:sz w:val="24"/>
          <w:szCs w:val="24"/>
        </w:rPr>
        <w:t xml:space="preserve"> </w:t>
      </w:r>
      <w:r w:rsidR="6530425F" w:rsidRPr="3F6D08B8">
        <w:rPr>
          <w:sz w:val="24"/>
          <w:szCs w:val="24"/>
        </w:rPr>
        <w:t xml:space="preserve">Police services boards across the province soon started to pass their own local policies to pave the way for access to the database. </w:t>
      </w:r>
      <w:r w:rsidR="7EF737B9" w:rsidRPr="00680027">
        <w:rPr>
          <w:sz w:val="24"/>
          <w:szCs w:val="24"/>
        </w:rPr>
        <w:t>The</w:t>
      </w:r>
      <w:r w:rsidR="5017DC10" w:rsidRPr="00680027">
        <w:rPr>
          <w:sz w:val="24"/>
          <w:szCs w:val="24"/>
        </w:rPr>
        <w:t xml:space="preserve"> week of April 1</w:t>
      </w:r>
      <w:r w:rsidR="7B9B4DE1" w:rsidRPr="00680027">
        <w:rPr>
          <w:sz w:val="24"/>
          <w:szCs w:val="24"/>
        </w:rPr>
        <w:t>3</w:t>
      </w:r>
      <w:r w:rsidR="5017DC10" w:rsidRPr="00680027">
        <w:rPr>
          <w:sz w:val="24"/>
          <w:szCs w:val="24"/>
        </w:rPr>
        <w:t>,</w:t>
      </w:r>
      <w:r w:rsidR="77517582" w:rsidRPr="00680027" w:rsidDel="77517582">
        <w:rPr>
          <w:sz w:val="24"/>
          <w:szCs w:val="24"/>
        </w:rPr>
        <w:t xml:space="preserve"> a</w:t>
      </w:r>
      <w:r w:rsidR="007873CD">
        <w:rPr>
          <w:sz w:val="24"/>
          <w:szCs w:val="24"/>
        </w:rPr>
        <w:t xml:space="preserve"> </w:t>
      </w:r>
      <w:r w:rsidR="108A768E" w:rsidRPr="00680027">
        <w:rPr>
          <w:sz w:val="24"/>
          <w:szCs w:val="24"/>
        </w:rPr>
        <w:t>new</w:t>
      </w:r>
      <w:r w:rsidR="77517582" w:rsidRPr="00680027" w:rsidDel="00916889">
        <w:rPr>
          <w:sz w:val="24"/>
          <w:szCs w:val="24"/>
        </w:rPr>
        <w:t xml:space="preserve"> </w:t>
      </w:r>
      <w:r w:rsidR="77517582" w:rsidRPr="00680027">
        <w:rPr>
          <w:sz w:val="24"/>
          <w:szCs w:val="24"/>
        </w:rPr>
        <w:t xml:space="preserve">database </w:t>
      </w:r>
      <w:r w:rsidR="007873CD">
        <w:rPr>
          <w:sz w:val="24"/>
          <w:szCs w:val="24"/>
        </w:rPr>
        <w:t xml:space="preserve">was </w:t>
      </w:r>
      <w:r w:rsidR="77517582" w:rsidRPr="00680027">
        <w:rPr>
          <w:sz w:val="24"/>
          <w:szCs w:val="24"/>
        </w:rPr>
        <w:t>filled with</w:t>
      </w:r>
      <w:r w:rsidR="5CFAAE78" w:rsidRPr="00680027">
        <w:rPr>
          <w:color w:val="14171A"/>
          <w:sz w:val="24"/>
          <w:szCs w:val="24"/>
        </w:rPr>
        <w:t xml:space="preserve"> </w:t>
      </w:r>
      <w:r w:rsidR="77517582" w:rsidRPr="00680027">
        <w:rPr>
          <w:color w:val="14171A"/>
          <w:sz w:val="24"/>
          <w:szCs w:val="24"/>
        </w:rPr>
        <w:t xml:space="preserve">the </w:t>
      </w:r>
      <w:r w:rsidR="5CFAAE78" w:rsidRPr="00680027">
        <w:rPr>
          <w:color w:val="14171A"/>
          <w:sz w:val="24"/>
          <w:szCs w:val="24"/>
        </w:rPr>
        <w:t>names, addresses, and dates of birth of those who have tested positive for the virus</w:t>
      </w:r>
      <w:r w:rsidR="77517582" w:rsidRPr="00680027" w:rsidDel="5815BEEC">
        <w:rPr>
          <w:sz w:val="24"/>
          <w:szCs w:val="24"/>
        </w:rPr>
        <w:t>.</w:t>
      </w:r>
      <w:r w:rsidR="00065F6F" w:rsidRPr="12AC059F">
        <w:rPr>
          <w:rStyle w:val="FootnoteReference"/>
        </w:rPr>
        <w:footnoteReference w:id="131"/>
      </w:r>
      <w:r w:rsidR="00065F6F" w:rsidRPr="64042840">
        <w:rPr>
          <w:rFonts w:eastAsia="Times New Roman"/>
          <w:color w:val="383838"/>
          <w:sz w:val="24"/>
          <w:szCs w:val="24"/>
        </w:rPr>
        <w:t xml:space="preserve"> </w:t>
      </w:r>
      <w:r w:rsidR="55AA4D7B" w:rsidRPr="00680027" w:rsidDel="5815BEEC">
        <w:rPr>
          <w:sz w:val="24"/>
          <w:szCs w:val="24"/>
        </w:rPr>
        <w:t xml:space="preserve"> </w:t>
      </w:r>
      <w:r>
        <w:br/>
      </w:r>
      <w:r w:rsidR="5F211E04" w:rsidRPr="3F6D08B8">
        <w:rPr>
          <w:rFonts w:eastAsia="Times New Roman"/>
          <w:color w:val="383838"/>
          <w:sz w:val="24"/>
          <w:szCs w:val="24"/>
        </w:rPr>
        <w:t>Providing personal health information directly to law enforcement is an extraordinary invasion of privacy. Such a measure should only be taken when clearly authorized by law and absolutely necessary in the particular circumstances.</w:t>
      </w:r>
      <w:r w:rsidR="00143851" w:rsidRPr="12AC059F">
        <w:rPr>
          <w:rStyle w:val="FootnoteReference"/>
        </w:rPr>
        <w:footnoteReference w:id="132"/>
      </w:r>
    </w:p>
    <w:p w14:paraId="7FAC44B6" w14:textId="6728D476" w:rsidR="00000BFE" w:rsidRPr="00132652" w:rsidRDefault="00000BFE">
      <w:pPr>
        <w:rPr>
          <w:sz w:val="24"/>
          <w:szCs w:val="24"/>
          <w:rPrChange w:id="1602" w:author="Tashi Alford-Duguid" w:date="2020-06-15T12:17:00Z">
            <w:rPr>
              <w:sz w:val="24"/>
              <w:szCs w:val="24"/>
              <w:lang w:val="en-US"/>
            </w:rPr>
          </w:rPrChange>
        </w:rPr>
        <w:pPrChange w:id="1603" w:author="Tashi Alford-Duguid" w:date="2020-06-11T13:32:00Z">
          <w:pPr>
            <w:jc w:val="both"/>
          </w:pPr>
        </w:pPrChange>
      </w:pPr>
    </w:p>
    <w:tbl>
      <w:tblPr>
        <w:tblStyle w:val="TableGrid"/>
        <w:tblW w:w="0" w:type="auto"/>
        <w:tblLook w:val="04A0" w:firstRow="1" w:lastRow="0" w:firstColumn="1" w:lastColumn="0" w:noHBand="0" w:noVBand="1"/>
      </w:tblPr>
      <w:tblGrid>
        <w:gridCol w:w="9576"/>
      </w:tblGrid>
      <w:tr w:rsidR="00DC2750" w:rsidRPr="00132652" w14:paraId="160D0D51" w14:textId="77777777" w:rsidTr="64042840">
        <w:tc>
          <w:tcPr>
            <w:tcW w:w="9576" w:type="dxa"/>
          </w:tcPr>
          <w:p w14:paraId="4B2BA553" w14:textId="443AAFF1" w:rsidR="00DC2750" w:rsidRPr="00132652" w:rsidRDefault="00DC2750">
            <w:pPr>
              <w:rPr>
                <w:i/>
                <w:iCs/>
                <w:sz w:val="24"/>
                <w:szCs w:val="24"/>
                <w:rPrChange w:id="1604" w:author="Tashi Alford-Duguid" w:date="2020-06-15T12:17:00Z">
                  <w:rPr>
                    <w:i/>
                    <w:iCs/>
                    <w:sz w:val="24"/>
                    <w:szCs w:val="24"/>
                    <w:lang w:val="en-US"/>
                  </w:rPr>
                </w:rPrChange>
              </w:rPr>
              <w:pPrChange w:id="1605" w:author="Unknown" w:date="2020-06-11T13:32:00Z">
                <w:pPr>
                  <w:jc w:val="both"/>
                </w:pPr>
              </w:pPrChange>
            </w:pPr>
            <w:commentRangeStart w:id="1606"/>
            <w:r w:rsidRPr="00132652">
              <w:rPr>
                <w:i/>
                <w:iCs/>
                <w:sz w:val="24"/>
                <w:szCs w:val="24"/>
                <w:rPrChange w:id="1607" w:author="Tashi Alford-Duguid" w:date="2020-06-15T12:17:00Z">
                  <w:rPr>
                    <w:i/>
                    <w:iCs/>
                    <w:sz w:val="24"/>
                    <w:szCs w:val="24"/>
                    <w:lang w:val="en-US"/>
                  </w:rPr>
                </w:rPrChange>
              </w:rPr>
              <w:t xml:space="preserve">CIVIL LIBERTIES </w:t>
            </w:r>
            <w:r w:rsidR="00AF1EE4" w:rsidRPr="00132652">
              <w:rPr>
                <w:i/>
                <w:iCs/>
                <w:sz w:val="24"/>
                <w:szCs w:val="24"/>
                <w:rPrChange w:id="1608" w:author="Tashi Alford-Duguid" w:date="2020-06-15T12:17:00Z">
                  <w:rPr>
                    <w:i/>
                    <w:iCs/>
                    <w:sz w:val="24"/>
                    <w:szCs w:val="24"/>
                    <w:lang w:val="en-US"/>
                  </w:rPr>
                </w:rPrChange>
              </w:rPr>
              <w:t>GRADE</w:t>
            </w:r>
            <w:r w:rsidRPr="00132652">
              <w:rPr>
                <w:i/>
                <w:iCs/>
                <w:sz w:val="24"/>
                <w:szCs w:val="24"/>
                <w:rPrChange w:id="1609" w:author="Tashi Alford-Duguid" w:date="2020-06-15T12:17:00Z">
                  <w:rPr>
                    <w:i/>
                    <w:iCs/>
                    <w:sz w:val="24"/>
                    <w:szCs w:val="24"/>
                    <w:lang w:val="en-US"/>
                  </w:rPr>
                </w:rPrChange>
              </w:rPr>
              <w:t xml:space="preserve"> OF ONTARIO’S FIRST RESPONDER BILL</w:t>
            </w:r>
            <w:r w:rsidR="00734254" w:rsidRPr="00132652">
              <w:rPr>
                <w:i/>
                <w:iCs/>
                <w:sz w:val="24"/>
                <w:szCs w:val="24"/>
                <w:rPrChange w:id="1610" w:author="Tashi Alford-Duguid" w:date="2020-06-15T12:17:00Z">
                  <w:rPr>
                    <w:i/>
                    <w:iCs/>
                    <w:sz w:val="24"/>
                    <w:szCs w:val="24"/>
                    <w:lang w:val="en-US"/>
                  </w:rPr>
                </w:rPrChange>
              </w:rPr>
              <w:t xml:space="preserve">: </w:t>
            </w:r>
            <w:r w:rsidR="00734254" w:rsidRPr="00132652">
              <w:rPr>
                <w:b/>
                <w:bCs/>
                <w:sz w:val="24"/>
                <w:szCs w:val="24"/>
                <w:u w:val="single"/>
                <w:rPrChange w:id="1611" w:author="Tashi Alford-Duguid" w:date="2020-06-15T12:17:00Z">
                  <w:rPr>
                    <w:b/>
                    <w:bCs/>
                    <w:sz w:val="24"/>
                    <w:szCs w:val="24"/>
                    <w:u w:val="single"/>
                    <w:lang w:val="en-US"/>
                  </w:rPr>
                </w:rPrChange>
              </w:rPr>
              <w:t>F</w:t>
            </w:r>
          </w:p>
          <w:p w14:paraId="0FA3D90C" w14:textId="77777777" w:rsidR="002305C5" w:rsidRPr="00132652" w:rsidRDefault="002305C5">
            <w:pPr>
              <w:rPr>
                <w:i/>
                <w:iCs/>
                <w:sz w:val="24"/>
                <w:szCs w:val="24"/>
                <w:rPrChange w:id="1612" w:author="Tashi Alford-Duguid" w:date="2020-06-15T12:17:00Z">
                  <w:rPr>
                    <w:i/>
                    <w:iCs/>
                    <w:sz w:val="24"/>
                    <w:szCs w:val="24"/>
                    <w:lang w:val="en-US"/>
                  </w:rPr>
                </w:rPrChange>
              </w:rPr>
              <w:pPrChange w:id="1613" w:author="Unknown" w:date="2020-06-11T13:32:00Z">
                <w:pPr>
                  <w:jc w:val="both"/>
                </w:pPr>
              </w:pPrChange>
            </w:pPr>
          </w:p>
          <w:p w14:paraId="00594D38" w14:textId="3C7B0656" w:rsidR="002305C5" w:rsidRPr="00680027" w:rsidRDefault="3591D84C" w:rsidP="00680027">
            <w:pPr>
              <w:rPr>
                <w:b/>
                <w:bCs/>
                <w:sz w:val="24"/>
                <w:szCs w:val="24"/>
              </w:rPr>
            </w:pPr>
            <w:r w:rsidRPr="00680027">
              <w:rPr>
                <w:b/>
                <w:bCs/>
                <w:sz w:val="24"/>
                <w:szCs w:val="24"/>
              </w:rPr>
              <w:t>Necess</w:t>
            </w:r>
            <w:r w:rsidR="627FA288" w:rsidRPr="00680027">
              <w:rPr>
                <w:b/>
                <w:bCs/>
                <w:sz w:val="24"/>
                <w:szCs w:val="24"/>
              </w:rPr>
              <w:t>ar</w:t>
            </w:r>
            <w:r w:rsidRPr="00680027">
              <w:rPr>
                <w:b/>
                <w:bCs/>
                <w:sz w:val="24"/>
                <w:szCs w:val="24"/>
              </w:rPr>
              <w:t>y:</w:t>
            </w:r>
          </w:p>
          <w:p w14:paraId="58EB66D0" w14:textId="16A38593" w:rsidR="002305C5" w:rsidRPr="00C45095" w:rsidRDefault="6FB0B16A" w:rsidP="00C45095">
            <w:pPr>
              <w:spacing w:line="23" w:lineRule="atLeast"/>
              <w:rPr>
                <w:rFonts w:eastAsia="Times New Roman"/>
                <w:color w:val="000000" w:themeColor="text1"/>
                <w:sz w:val="24"/>
                <w:szCs w:val="24"/>
              </w:rPr>
            </w:pPr>
            <w:r w:rsidRPr="00C45095">
              <w:rPr>
                <w:rFonts w:eastAsia="Times New Roman"/>
                <w:color w:val="000000" w:themeColor="text1"/>
                <w:sz w:val="24"/>
                <w:szCs w:val="24"/>
              </w:rPr>
              <w:t>First, any database listing individuals who have tested positive for COVID-19 in Ontario will be underinclusive. The government currently has restrictive testing criteria, and many individuals who have COVID-19 may not have received a COVID-19 test. Police officers, like all first responders, must operate under the assumption that everyone they come into contact with is a potential active carrier. Infection control measures targeting only individuals who have tested positive for COVID-19 will be ineffective at protecting frontline workers. Universal precautions are necessary, and it is not clear what – if any – additional protective measures police officers and other first responders could or would take based on Ontario’s incomplete COVID-19 testing information.</w:t>
            </w:r>
          </w:p>
          <w:p w14:paraId="7C4AB215" w14:textId="77777777" w:rsidR="007873CD" w:rsidRPr="00C45095" w:rsidRDefault="007873CD" w:rsidP="00C45095">
            <w:pPr>
              <w:spacing w:line="23" w:lineRule="atLeast"/>
              <w:rPr>
                <w:rFonts w:eastAsia="Times New Roman"/>
                <w:color w:val="000000" w:themeColor="text1"/>
                <w:sz w:val="24"/>
                <w:szCs w:val="24"/>
              </w:rPr>
            </w:pPr>
          </w:p>
          <w:p w14:paraId="12738150" w14:textId="1A4814DF" w:rsidR="002305C5" w:rsidRPr="00C45095" w:rsidRDefault="6FB0B16A" w:rsidP="00C45095">
            <w:pPr>
              <w:spacing w:line="23" w:lineRule="atLeast"/>
              <w:rPr>
                <w:rFonts w:eastAsia="Times New Roman"/>
                <w:color w:val="000000" w:themeColor="text1"/>
                <w:sz w:val="24"/>
                <w:szCs w:val="24"/>
              </w:rPr>
            </w:pPr>
            <w:r w:rsidRPr="00C45095">
              <w:rPr>
                <w:rFonts w:eastAsia="Times New Roman"/>
                <w:color w:val="000000" w:themeColor="text1"/>
                <w:sz w:val="24"/>
                <w:szCs w:val="24"/>
              </w:rPr>
              <w:t>Second, according to the regulation and government statements</w:t>
            </w:r>
            <w:r w:rsidR="00065F6F" w:rsidRPr="00C45095">
              <w:rPr>
                <w:rFonts w:eastAsia="Times New Roman"/>
                <w:color w:val="000000" w:themeColor="text1"/>
                <w:sz w:val="24"/>
                <w:szCs w:val="24"/>
              </w:rPr>
              <w:t>,</w:t>
            </w:r>
            <w:r w:rsidRPr="00C45095">
              <w:rPr>
                <w:rFonts w:eastAsia="Times New Roman"/>
                <w:color w:val="000000" w:themeColor="text1"/>
                <w:sz w:val="24"/>
                <w:szCs w:val="24"/>
              </w:rPr>
              <w:t xml:space="preserve"> the information that will be provided does not include the date that an individual tested positive. This means that outdated test results could incorrectly identify people as having COVID-19 when they have already recovered and are no longer contagious.</w:t>
            </w:r>
          </w:p>
          <w:p w14:paraId="46F1FADD" w14:textId="77777777" w:rsidR="007873CD" w:rsidRPr="00C45095" w:rsidRDefault="007873CD" w:rsidP="00C45095">
            <w:pPr>
              <w:spacing w:line="23" w:lineRule="atLeast"/>
              <w:rPr>
                <w:rFonts w:eastAsia="Times New Roman"/>
                <w:color w:val="000000" w:themeColor="text1"/>
                <w:sz w:val="24"/>
                <w:szCs w:val="24"/>
              </w:rPr>
            </w:pPr>
          </w:p>
          <w:p w14:paraId="0BE6DA45" w14:textId="73AE0E14" w:rsidR="002305C5" w:rsidRPr="00C45095" w:rsidRDefault="6FB0B16A" w:rsidP="00C45095">
            <w:pPr>
              <w:spacing w:line="23" w:lineRule="atLeast"/>
              <w:rPr>
                <w:rFonts w:eastAsia="Times New Roman"/>
                <w:color w:val="000000" w:themeColor="text1"/>
                <w:sz w:val="24"/>
                <w:szCs w:val="24"/>
              </w:rPr>
            </w:pPr>
            <w:r w:rsidRPr="00C45095">
              <w:rPr>
                <w:rFonts w:eastAsia="Times New Roman"/>
                <w:color w:val="000000" w:themeColor="text1"/>
                <w:sz w:val="24"/>
                <w:szCs w:val="24"/>
              </w:rPr>
              <w:t xml:space="preserve">It is difficult to understand how first responders will effectively use testing information that is both incomplete and out of date. Indeed, there is a real risk that using this database will create a </w:t>
            </w:r>
            <w:r w:rsidRPr="00C45095">
              <w:rPr>
                <w:rFonts w:eastAsia="Times New Roman"/>
                <w:color w:val="000000" w:themeColor="text1"/>
                <w:sz w:val="24"/>
                <w:szCs w:val="24"/>
              </w:rPr>
              <w:lastRenderedPageBreak/>
              <w:t>false sense of security when first responders are interacting with individuals who have not been flagged, thus serving to create rather than mitigate danger.</w:t>
            </w:r>
          </w:p>
          <w:p w14:paraId="5D9FDD6D" w14:textId="7FE12F53" w:rsidR="12AC059F" w:rsidRPr="00680027" w:rsidRDefault="12AC059F" w:rsidP="12AC059F">
            <w:pPr>
              <w:rPr>
                <w:sz w:val="24"/>
                <w:szCs w:val="24"/>
              </w:rPr>
            </w:pPr>
          </w:p>
          <w:p w14:paraId="79F36718" w14:textId="77777777" w:rsidR="00DC14EF" w:rsidRPr="00680027" w:rsidRDefault="00DC14EF" w:rsidP="00680027">
            <w:pPr>
              <w:rPr>
                <w:b/>
                <w:bCs/>
                <w:sz w:val="24"/>
                <w:szCs w:val="24"/>
              </w:rPr>
            </w:pPr>
          </w:p>
          <w:p w14:paraId="2B32CDF9" w14:textId="5A5578E4" w:rsidR="002305C5" w:rsidRPr="00680027" w:rsidRDefault="002305C5" w:rsidP="00680027">
            <w:pPr>
              <w:rPr>
                <w:b/>
                <w:bCs/>
                <w:sz w:val="24"/>
                <w:szCs w:val="24"/>
              </w:rPr>
            </w:pPr>
            <w:r w:rsidRPr="00680027">
              <w:rPr>
                <w:b/>
                <w:bCs/>
                <w:sz w:val="24"/>
                <w:szCs w:val="24"/>
              </w:rPr>
              <w:t>Proportiona</w:t>
            </w:r>
            <w:r w:rsidR="0006204D" w:rsidRPr="00680027">
              <w:rPr>
                <w:b/>
                <w:bCs/>
                <w:sz w:val="24"/>
                <w:szCs w:val="24"/>
              </w:rPr>
              <w:t>te</w:t>
            </w:r>
            <w:r w:rsidRPr="00680027">
              <w:rPr>
                <w:b/>
                <w:bCs/>
                <w:sz w:val="24"/>
                <w:szCs w:val="24"/>
              </w:rPr>
              <w:t>:</w:t>
            </w:r>
          </w:p>
          <w:p w14:paraId="3BF3A94B" w14:textId="2FC291CA" w:rsidR="007873CD" w:rsidRPr="00917706" w:rsidRDefault="15E18A42" w:rsidP="00917706">
            <w:pPr>
              <w:rPr>
                <w:sz w:val="24"/>
                <w:szCs w:val="24"/>
              </w:rPr>
            </w:pPr>
            <w:r w:rsidRPr="3F6D08B8">
              <w:rPr>
                <w:sz w:val="24"/>
                <w:szCs w:val="24"/>
              </w:rPr>
              <w:t xml:space="preserve">The government has not shown how this database will be useful in responding to the pandemic. </w:t>
            </w:r>
            <w:r w:rsidR="2E7D0A12" w:rsidRPr="3F6D08B8">
              <w:rPr>
                <w:sz w:val="24"/>
                <w:szCs w:val="24"/>
              </w:rPr>
              <w:t xml:space="preserve">The decision to provide this information to the police </w:t>
            </w:r>
            <w:r w:rsidR="519CC361" w:rsidRPr="3F6D08B8">
              <w:rPr>
                <w:sz w:val="24"/>
                <w:szCs w:val="24"/>
              </w:rPr>
              <w:t xml:space="preserve">has a </w:t>
            </w:r>
            <w:r w:rsidR="4F89EDAE" w:rsidRPr="00680027">
              <w:rPr>
                <w:rFonts w:eastAsia="Times New Roman"/>
                <w:color w:val="000000" w:themeColor="text1"/>
                <w:sz w:val="24"/>
                <w:szCs w:val="24"/>
              </w:rPr>
              <w:t>disproportionately interferes with Ontarians’ right to privacy, disproportionately affects communities already excessively targeted for criminalization who are also at increased risk for COVID-19, and inappropriately captures individuals who do not pose any health or safety risk.</w:t>
            </w:r>
            <w:r w:rsidR="4F89EDAE" w:rsidRPr="00680027">
              <w:rPr>
                <w:color w:val="000000" w:themeColor="text1"/>
                <w:sz w:val="24"/>
                <w:szCs w:val="24"/>
              </w:rPr>
              <w:t xml:space="preserve"> </w:t>
            </w:r>
            <w:r w:rsidR="37872C3B" w:rsidRPr="3F6D08B8">
              <w:rPr>
                <w:sz w:val="24"/>
                <w:szCs w:val="24"/>
              </w:rPr>
              <w:t xml:space="preserve">The impact of sharing this information on already marginalized communities, including Indigenous and Black Canadians, is particularly significant. </w:t>
            </w:r>
          </w:p>
          <w:p w14:paraId="7D7CACE3" w14:textId="77777777" w:rsidR="002305C5" w:rsidRPr="00132652" w:rsidRDefault="002305C5" w:rsidP="00917706">
            <w:pPr>
              <w:rPr>
                <w:sz w:val="24"/>
                <w:szCs w:val="24"/>
              </w:rPr>
            </w:pPr>
          </w:p>
          <w:p w14:paraId="5CF3E362" w14:textId="6330D01A" w:rsidR="00C26921" w:rsidRPr="00132652" w:rsidRDefault="00C26921" w:rsidP="00917706">
            <w:pPr>
              <w:rPr>
                <w:b/>
                <w:sz w:val="24"/>
                <w:szCs w:val="24"/>
              </w:rPr>
            </w:pPr>
            <w:r w:rsidRPr="00132652">
              <w:rPr>
                <w:b/>
                <w:sz w:val="24"/>
                <w:szCs w:val="24"/>
              </w:rPr>
              <w:t>Time limited:</w:t>
            </w:r>
          </w:p>
          <w:p w14:paraId="0A2ADC80" w14:textId="3BC20815" w:rsidR="002305C5" w:rsidRPr="00917706" w:rsidRDefault="2A9194A7" w:rsidP="00917706">
            <w:pPr>
              <w:rPr>
                <w:sz w:val="24"/>
                <w:szCs w:val="24"/>
              </w:rPr>
            </w:pPr>
            <w:r w:rsidRPr="00917706">
              <w:rPr>
                <w:sz w:val="24"/>
                <w:szCs w:val="24"/>
              </w:rPr>
              <w:t>The</w:t>
            </w:r>
            <w:r w:rsidR="305E28D9" w:rsidRPr="3F6D08B8">
              <w:rPr>
                <w:sz w:val="24"/>
                <w:szCs w:val="24"/>
              </w:rPr>
              <w:t>re are no time limits contained in the</w:t>
            </w:r>
            <w:r w:rsidRPr="00917706">
              <w:rPr>
                <w:sz w:val="24"/>
                <w:szCs w:val="24"/>
              </w:rPr>
              <w:t xml:space="preserve"> regulation</w:t>
            </w:r>
            <w:r w:rsidR="40ACC476" w:rsidRPr="3F6D08B8">
              <w:rPr>
                <w:sz w:val="24"/>
                <w:szCs w:val="24"/>
              </w:rPr>
              <w:t>.</w:t>
            </w:r>
            <w:r w:rsidR="1AA3D973" w:rsidRPr="3F6D08B8">
              <w:rPr>
                <w:sz w:val="24"/>
                <w:szCs w:val="24"/>
              </w:rPr>
              <w:t xml:space="preserve"> T</w:t>
            </w:r>
            <w:r w:rsidRPr="00917706">
              <w:rPr>
                <w:sz w:val="24"/>
                <w:szCs w:val="24"/>
              </w:rPr>
              <w:t>here is no reason why a first responder would need to know that someone tested positive for COVID-19 30 days ago, when the virus’ incubation period is 14 days.</w:t>
            </w:r>
            <w:r w:rsidR="4EBD0FA1" w:rsidRPr="00917706">
              <w:rPr>
                <w:sz w:val="24"/>
                <w:szCs w:val="24"/>
              </w:rPr>
              <w:t xml:space="preserve"> </w:t>
            </w:r>
            <w:r w:rsidR="43CBD879" w:rsidRPr="3F6D08B8">
              <w:rPr>
                <w:sz w:val="24"/>
                <w:szCs w:val="24"/>
              </w:rPr>
              <w:t>T</w:t>
            </w:r>
            <w:r w:rsidR="4EBD0FA1" w:rsidRPr="00917706">
              <w:rPr>
                <w:sz w:val="24"/>
                <w:szCs w:val="24"/>
              </w:rPr>
              <w:t xml:space="preserve">he regulation is </w:t>
            </w:r>
            <w:r w:rsidR="08EE20D6" w:rsidRPr="3F6D08B8">
              <w:rPr>
                <w:sz w:val="24"/>
                <w:szCs w:val="24"/>
              </w:rPr>
              <w:t xml:space="preserve">also </w:t>
            </w:r>
            <w:r w:rsidR="4EBD0FA1" w:rsidRPr="00917706">
              <w:rPr>
                <w:sz w:val="24"/>
                <w:szCs w:val="24"/>
              </w:rPr>
              <w:t xml:space="preserve">silent on how long </w:t>
            </w:r>
            <w:r w:rsidR="57C628F6" w:rsidRPr="00917706">
              <w:rPr>
                <w:sz w:val="24"/>
                <w:szCs w:val="24"/>
              </w:rPr>
              <w:t>first</w:t>
            </w:r>
            <w:r w:rsidR="00243E30">
              <w:rPr>
                <w:sz w:val="24"/>
                <w:szCs w:val="24"/>
              </w:rPr>
              <w:t xml:space="preserve"> </w:t>
            </w:r>
            <w:r w:rsidR="57C628F6" w:rsidRPr="00917706">
              <w:rPr>
                <w:sz w:val="24"/>
                <w:szCs w:val="24"/>
              </w:rPr>
              <w:t>responders</w:t>
            </w:r>
            <w:r w:rsidR="4EBD0FA1" w:rsidRPr="00917706">
              <w:rPr>
                <w:sz w:val="24"/>
                <w:szCs w:val="24"/>
              </w:rPr>
              <w:t> </w:t>
            </w:r>
            <w:r w:rsidR="57C628F6" w:rsidRPr="00917706">
              <w:rPr>
                <w:sz w:val="24"/>
                <w:szCs w:val="24"/>
              </w:rPr>
              <w:t>may</w:t>
            </w:r>
            <w:r w:rsidR="4EBD0FA1" w:rsidRPr="00917706">
              <w:rPr>
                <w:sz w:val="24"/>
                <w:szCs w:val="24"/>
              </w:rPr>
              <w:t> retain the COVID status information. Thus, once</w:t>
            </w:r>
            <w:r w:rsidR="57C628F6" w:rsidRPr="00917706">
              <w:rPr>
                <w:sz w:val="24"/>
                <w:szCs w:val="24"/>
              </w:rPr>
              <w:t xml:space="preserve"> </w:t>
            </w:r>
            <w:r w:rsidR="4EBD0FA1" w:rsidRPr="00917706">
              <w:rPr>
                <w:sz w:val="24"/>
                <w:szCs w:val="24"/>
              </w:rPr>
              <w:t xml:space="preserve">collected, the information could theoretically be kept indefinitely, which renders it vulnerable to data privacy breaches. </w:t>
            </w:r>
          </w:p>
          <w:commentRangeEnd w:id="1606"/>
          <w:p w14:paraId="7847DE92" w14:textId="77777777" w:rsidR="000F7919" w:rsidRPr="00132652" w:rsidRDefault="000F7919">
            <w:pPr>
              <w:rPr>
                <w:b/>
                <w:sz w:val="24"/>
                <w:szCs w:val="24"/>
              </w:rPr>
              <w:pPrChange w:id="1614" w:author="Unknown" w:date="2020-06-11T13:32:00Z">
                <w:pPr>
                  <w:jc w:val="both"/>
                </w:pPr>
              </w:pPrChange>
            </w:pPr>
            <w:r w:rsidRPr="00132652">
              <w:rPr>
                <w:rStyle w:val="CommentReference"/>
              </w:rPr>
              <w:commentReference w:id="1606"/>
            </w:r>
          </w:p>
          <w:p w14:paraId="7646D2AC" w14:textId="2959E235" w:rsidR="002305C5" w:rsidRPr="00132652" w:rsidRDefault="002305C5">
            <w:pPr>
              <w:rPr>
                <w:b/>
                <w:sz w:val="24"/>
                <w:szCs w:val="24"/>
              </w:rPr>
              <w:pPrChange w:id="1615" w:author="Unknown" w:date="2020-06-11T13:32:00Z">
                <w:pPr>
                  <w:jc w:val="both"/>
                </w:pPr>
              </w:pPrChange>
            </w:pPr>
          </w:p>
        </w:tc>
      </w:tr>
    </w:tbl>
    <w:p w14:paraId="4243A193" w14:textId="77777777" w:rsidR="00AF1EE4" w:rsidRPr="00132652" w:rsidRDefault="00AF1EE4">
      <w:pPr>
        <w:pStyle w:val="paragraph"/>
        <w:spacing w:before="0" w:beforeAutospacing="0" w:after="200" w:afterAutospacing="0" w:line="23" w:lineRule="atLeast"/>
        <w:textAlignment w:val="baseline"/>
        <w:rPr>
          <w:rFonts w:ascii="Segoe UI" w:hAnsi="Segoe UI" w:cs="Segoe UI"/>
          <w:sz w:val="18"/>
          <w:szCs w:val="18"/>
        </w:rPr>
        <w:pPrChange w:id="1616" w:author="Tashi Alford-Duguid" w:date="2020-06-11T13:32:00Z">
          <w:pPr>
            <w:pStyle w:val="paragraph"/>
            <w:spacing w:before="0" w:beforeAutospacing="0" w:after="200" w:afterAutospacing="0" w:line="23" w:lineRule="atLeast"/>
            <w:jc w:val="both"/>
            <w:textAlignment w:val="baseline"/>
          </w:pPr>
        </w:pPrChange>
      </w:pPr>
    </w:p>
    <w:p w14:paraId="2FCDF90A" w14:textId="77777777" w:rsidR="00274E4E" w:rsidRDefault="00274E4E">
      <w:pPr>
        <w:rPr>
          <w:ins w:id="1617" w:author="Jhoh@ccla.org" w:date="2020-06-16T14:31:00Z"/>
          <w:sz w:val="24"/>
          <w:szCs w:val="24"/>
        </w:rPr>
      </w:pPr>
    </w:p>
    <w:p w14:paraId="62148290" w14:textId="77777777" w:rsidR="00AC11F7" w:rsidRPr="00132652" w:rsidRDefault="00AC11F7">
      <w:pPr>
        <w:rPr>
          <w:sz w:val="24"/>
          <w:szCs w:val="24"/>
          <w:rPrChange w:id="1618" w:author="Tashi Alford-Duguid" w:date="2020-06-15T12:17:00Z">
            <w:rPr>
              <w:sz w:val="24"/>
              <w:szCs w:val="24"/>
              <w:lang w:val="en-US"/>
            </w:rPr>
          </w:rPrChange>
        </w:rPr>
        <w:pPrChange w:id="1619" w:author="Tashi Alford-Duguid" w:date="2020-06-11T13:32:00Z">
          <w:pPr>
            <w:jc w:val="both"/>
          </w:pPr>
        </w:pPrChange>
      </w:pPr>
    </w:p>
    <w:p w14:paraId="6A81E1C2" w14:textId="4CDF2B27" w:rsidR="00A23DFC" w:rsidRPr="00132652" w:rsidRDefault="00A23DFC" w:rsidP="009A5E7B">
      <w:pPr>
        <w:pStyle w:val="Heading1"/>
      </w:pPr>
      <w:r w:rsidRPr="00132652">
        <w:t xml:space="preserve">Overreaching and Underreaching: Emergency </w:t>
      </w:r>
      <w:r w:rsidR="00365F25" w:rsidRPr="00132652">
        <w:t>Management</w:t>
      </w:r>
      <w:r w:rsidRPr="00132652">
        <w:t xml:space="preserve"> and the Vulnerable</w:t>
      </w:r>
    </w:p>
    <w:p w14:paraId="414845F0" w14:textId="77777777" w:rsidR="00365F25" w:rsidRPr="00132652" w:rsidRDefault="00365F25" w:rsidP="009A5E7B"/>
    <w:p w14:paraId="13BEAECA" w14:textId="1FF08ECD" w:rsidR="00A23DFC" w:rsidRPr="00917706" w:rsidRDefault="09639667" w:rsidP="00917706">
      <w:pPr>
        <w:rPr>
          <w:sz w:val="24"/>
          <w:szCs w:val="24"/>
        </w:rPr>
      </w:pPr>
      <w:r w:rsidRPr="64042840">
        <w:rPr>
          <w:sz w:val="24"/>
          <w:szCs w:val="24"/>
          <w:rPrChange w:id="1620" w:author="Tashi Alford-Duguid" w:date="2020-06-15T12:17:00Z">
            <w:rPr>
              <w:sz w:val="24"/>
              <w:szCs w:val="24"/>
              <w:lang w:val="en-US"/>
            </w:rPr>
          </w:rPrChange>
        </w:rPr>
        <w:t xml:space="preserve">This section considers the plight of </w:t>
      </w:r>
      <w:r w:rsidR="767590F4" w:rsidRPr="00917706">
        <w:rPr>
          <w:sz w:val="24"/>
          <w:szCs w:val="24"/>
        </w:rPr>
        <w:t>marginali</w:t>
      </w:r>
      <w:r w:rsidR="020DF54C" w:rsidRPr="64042840">
        <w:rPr>
          <w:sz w:val="24"/>
          <w:szCs w:val="24"/>
        </w:rPr>
        <w:t>s</w:t>
      </w:r>
      <w:r w:rsidR="767590F4" w:rsidRPr="00917706">
        <w:rPr>
          <w:sz w:val="24"/>
          <w:szCs w:val="24"/>
        </w:rPr>
        <w:t>ed populations in Canada, including those</w:t>
      </w:r>
      <w:r w:rsidRPr="00917706">
        <w:rPr>
          <w:sz w:val="24"/>
          <w:szCs w:val="24"/>
        </w:rPr>
        <w:t xml:space="preserve"> living in state custody or</w:t>
      </w:r>
      <w:r w:rsidR="6CF66D6B" w:rsidRPr="00917706">
        <w:rPr>
          <w:sz w:val="24"/>
          <w:szCs w:val="24"/>
        </w:rPr>
        <w:t xml:space="preserve"> who are</w:t>
      </w:r>
      <w:r w:rsidRPr="00917706">
        <w:rPr>
          <w:sz w:val="24"/>
          <w:szCs w:val="24"/>
        </w:rPr>
        <w:t xml:space="preserve"> subject to state care. Although the state owes obligations to everyone in Canada, it owes its strongest obligations to </w:t>
      </w:r>
      <w:r w:rsidR="5EA6A210" w:rsidRPr="00917706">
        <w:rPr>
          <w:sz w:val="24"/>
          <w:szCs w:val="24"/>
        </w:rPr>
        <w:t xml:space="preserve">its most </w:t>
      </w:r>
      <w:r w:rsidRPr="00917706">
        <w:rPr>
          <w:sz w:val="24"/>
          <w:szCs w:val="24"/>
        </w:rPr>
        <w:t xml:space="preserve">vulnerable </w:t>
      </w:r>
      <w:r w:rsidR="704EC3A5" w:rsidRPr="00917706">
        <w:rPr>
          <w:sz w:val="24"/>
          <w:szCs w:val="24"/>
        </w:rPr>
        <w:t xml:space="preserve">persons </w:t>
      </w:r>
      <w:r w:rsidRPr="00917706">
        <w:rPr>
          <w:sz w:val="24"/>
          <w:szCs w:val="24"/>
        </w:rPr>
        <w:t xml:space="preserve">and those under state control. </w:t>
      </w:r>
      <w:r w:rsidR="69E8BF54" w:rsidRPr="00917706">
        <w:rPr>
          <w:sz w:val="24"/>
          <w:szCs w:val="24"/>
        </w:rPr>
        <w:t xml:space="preserve">Some populations in Canada are systemically </w:t>
      </w:r>
      <w:r w:rsidR="34F39179" w:rsidRPr="00917706">
        <w:rPr>
          <w:sz w:val="24"/>
          <w:szCs w:val="24"/>
        </w:rPr>
        <w:t xml:space="preserve">vulnerable or </w:t>
      </w:r>
      <w:r w:rsidR="69E8BF54" w:rsidRPr="00917706">
        <w:rPr>
          <w:sz w:val="24"/>
          <w:szCs w:val="24"/>
        </w:rPr>
        <w:t>marginali</w:t>
      </w:r>
      <w:r w:rsidR="020DF54C" w:rsidRPr="64042840">
        <w:rPr>
          <w:sz w:val="24"/>
          <w:szCs w:val="24"/>
        </w:rPr>
        <w:t>s</w:t>
      </w:r>
      <w:r w:rsidR="69E8BF54" w:rsidRPr="00917706">
        <w:rPr>
          <w:sz w:val="24"/>
          <w:szCs w:val="24"/>
        </w:rPr>
        <w:t>ed, su</w:t>
      </w:r>
      <w:r w:rsidR="2BDED1C6" w:rsidRPr="00917706">
        <w:rPr>
          <w:sz w:val="24"/>
          <w:szCs w:val="24"/>
        </w:rPr>
        <w:t>ch as</w:t>
      </w:r>
      <w:r w:rsidR="69E8BF54" w:rsidRPr="00917706">
        <w:rPr>
          <w:sz w:val="24"/>
          <w:szCs w:val="24"/>
        </w:rPr>
        <w:t xml:space="preserve"> refugees, children, persons</w:t>
      </w:r>
      <w:r w:rsidR="667301D5" w:rsidRPr="00917706">
        <w:rPr>
          <w:sz w:val="24"/>
          <w:szCs w:val="24"/>
        </w:rPr>
        <w:t xml:space="preserve"> experiencing homelessness</w:t>
      </w:r>
      <w:r w:rsidR="69E8BF54" w:rsidRPr="00917706">
        <w:rPr>
          <w:sz w:val="24"/>
          <w:szCs w:val="24"/>
        </w:rPr>
        <w:t xml:space="preserve">, the elderly, and members of minority groups. </w:t>
      </w:r>
      <w:r w:rsidR="7AED4B50" w:rsidRPr="00917706">
        <w:rPr>
          <w:sz w:val="24"/>
          <w:szCs w:val="24"/>
        </w:rPr>
        <w:t xml:space="preserve">Members of these populations </w:t>
      </w:r>
      <w:r w:rsidR="20BEAD62" w:rsidRPr="00917706">
        <w:rPr>
          <w:sz w:val="24"/>
          <w:szCs w:val="24"/>
        </w:rPr>
        <w:t xml:space="preserve">face systemic </w:t>
      </w:r>
      <w:r w:rsidR="0BC07C54" w:rsidRPr="00917706">
        <w:rPr>
          <w:sz w:val="24"/>
          <w:szCs w:val="24"/>
        </w:rPr>
        <w:t xml:space="preserve">discrimination generally, and </w:t>
      </w:r>
      <w:r w:rsidR="70F61096" w:rsidRPr="00917706">
        <w:rPr>
          <w:sz w:val="24"/>
          <w:szCs w:val="24"/>
        </w:rPr>
        <w:t xml:space="preserve">now face </w:t>
      </w:r>
      <w:r w:rsidR="588661F0" w:rsidRPr="00917706">
        <w:rPr>
          <w:sz w:val="24"/>
          <w:szCs w:val="24"/>
        </w:rPr>
        <w:t xml:space="preserve">additional </w:t>
      </w:r>
      <w:r w:rsidR="0B40567E" w:rsidRPr="64042840">
        <w:rPr>
          <w:sz w:val="24"/>
          <w:szCs w:val="24"/>
        </w:rPr>
        <w:t xml:space="preserve">and disproportionate </w:t>
      </w:r>
      <w:r w:rsidR="588661F0" w:rsidRPr="00917706">
        <w:rPr>
          <w:sz w:val="24"/>
          <w:szCs w:val="24"/>
        </w:rPr>
        <w:t xml:space="preserve">challenges because of COVID-19. </w:t>
      </w:r>
      <w:commentRangeStart w:id="1621"/>
      <w:commentRangeStart w:id="1622"/>
      <w:commentRangeEnd w:id="1622"/>
      <w:r w:rsidR="00A23DFC">
        <w:rPr>
          <w:rStyle w:val="CommentReference"/>
        </w:rPr>
        <w:commentReference w:id="1622"/>
      </w:r>
      <w:r w:rsidR="070D0691" w:rsidRPr="00917706">
        <w:rPr>
          <w:sz w:val="24"/>
          <w:szCs w:val="24"/>
        </w:rPr>
        <w:t>When marginali</w:t>
      </w:r>
      <w:r w:rsidR="020DF54C" w:rsidRPr="64042840">
        <w:rPr>
          <w:sz w:val="24"/>
          <w:szCs w:val="24"/>
        </w:rPr>
        <w:t>s</w:t>
      </w:r>
      <w:r w:rsidR="070D0691" w:rsidRPr="00917706">
        <w:rPr>
          <w:sz w:val="24"/>
          <w:szCs w:val="24"/>
        </w:rPr>
        <w:t xml:space="preserve">ed persons are </w:t>
      </w:r>
      <w:r w:rsidR="78165A62" w:rsidRPr="00917706">
        <w:rPr>
          <w:sz w:val="24"/>
          <w:szCs w:val="24"/>
        </w:rPr>
        <w:t xml:space="preserve">under </w:t>
      </w:r>
      <w:r w:rsidR="335F28D7" w:rsidRPr="00917706">
        <w:rPr>
          <w:sz w:val="24"/>
          <w:szCs w:val="24"/>
        </w:rPr>
        <w:t>state care or control, their vulnerability</w:t>
      </w:r>
      <w:r w:rsidR="48812AFA" w:rsidRPr="00917706">
        <w:rPr>
          <w:sz w:val="24"/>
          <w:szCs w:val="24"/>
        </w:rPr>
        <w:t>, and the state’s obligation</w:t>
      </w:r>
      <w:r w:rsidR="2EA175A5" w:rsidRPr="00917706">
        <w:rPr>
          <w:sz w:val="24"/>
          <w:szCs w:val="24"/>
        </w:rPr>
        <w:t xml:space="preserve">s to them, are amplified. </w:t>
      </w:r>
      <w:r w:rsidRPr="00917706">
        <w:rPr>
          <w:sz w:val="24"/>
          <w:szCs w:val="24"/>
        </w:rPr>
        <w:t>The state should therefore pay close attention to—and make specific efforts to protect—these populations in its response to COVID-19.</w:t>
      </w:r>
      <w:commentRangeEnd w:id="1621"/>
      <w:r w:rsidR="00A23DFC">
        <w:rPr>
          <w:rStyle w:val="CommentReference"/>
        </w:rPr>
        <w:commentReference w:id="1621"/>
      </w:r>
    </w:p>
    <w:p w14:paraId="73A5763F" w14:textId="3CCD68DB" w:rsidR="005B6914" w:rsidRPr="00917706" w:rsidRDefault="0D344993" w:rsidP="00917706">
      <w:pPr>
        <w:rPr>
          <w:b/>
          <w:bCs/>
          <w:sz w:val="24"/>
          <w:szCs w:val="24"/>
        </w:rPr>
      </w:pPr>
      <w:r w:rsidRPr="00917706">
        <w:rPr>
          <w:b/>
          <w:bCs/>
          <w:sz w:val="24"/>
          <w:szCs w:val="24"/>
        </w:rPr>
        <w:t>Homelessness</w:t>
      </w:r>
      <w:r w:rsidR="25B485FA" w:rsidRPr="64042840">
        <w:rPr>
          <w:b/>
          <w:bCs/>
          <w:sz w:val="24"/>
          <w:szCs w:val="24"/>
        </w:rPr>
        <w:t>, Lack of Housing,</w:t>
      </w:r>
      <w:r w:rsidRPr="00917706">
        <w:rPr>
          <w:b/>
          <w:bCs/>
          <w:sz w:val="24"/>
          <w:szCs w:val="24"/>
        </w:rPr>
        <w:t xml:space="preserve"> and Unsafe Conditions in Shelters</w:t>
      </w:r>
    </w:p>
    <w:p w14:paraId="476E498E" w14:textId="0D86E43B" w:rsidR="00E94545" w:rsidRPr="00917706" w:rsidRDefault="46F25B30" w:rsidP="00917706">
      <w:pPr>
        <w:rPr>
          <w:sz w:val="24"/>
          <w:szCs w:val="24"/>
        </w:rPr>
      </w:pPr>
      <w:r w:rsidRPr="00917706">
        <w:rPr>
          <w:sz w:val="24"/>
          <w:szCs w:val="24"/>
        </w:rPr>
        <w:lastRenderedPageBreak/>
        <w:t xml:space="preserve">Approximately 235,000 </w:t>
      </w:r>
      <w:r w:rsidR="185894BA" w:rsidRPr="00917706">
        <w:rPr>
          <w:sz w:val="24"/>
          <w:szCs w:val="24"/>
        </w:rPr>
        <w:t xml:space="preserve">people in </w:t>
      </w:r>
      <w:r w:rsidRPr="00917706">
        <w:rPr>
          <w:sz w:val="24"/>
          <w:szCs w:val="24"/>
        </w:rPr>
        <w:t>Canad</w:t>
      </w:r>
      <w:r w:rsidR="185894BA" w:rsidRPr="00917706">
        <w:rPr>
          <w:sz w:val="24"/>
          <w:szCs w:val="24"/>
        </w:rPr>
        <w:t>a</w:t>
      </w:r>
      <w:r w:rsidRPr="00917706">
        <w:rPr>
          <w:sz w:val="24"/>
          <w:szCs w:val="24"/>
        </w:rPr>
        <w:t xml:space="preserve"> experience homelessness </w:t>
      </w:r>
      <w:r w:rsidR="3808DB6D" w:rsidRPr="00917706">
        <w:rPr>
          <w:sz w:val="24"/>
          <w:szCs w:val="24"/>
        </w:rPr>
        <w:t>each</w:t>
      </w:r>
      <w:r w:rsidR="67CA6C93" w:rsidRPr="00917706">
        <w:rPr>
          <w:sz w:val="24"/>
          <w:szCs w:val="24"/>
        </w:rPr>
        <w:t xml:space="preserve"> year, while at least</w:t>
      </w:r>
      <w:r w:rsidR="057D78FB" w:rsidRPr="00917706">
        <w:rPr>
          <w:sz w:val="24"/>
          <w:szCs w:val="24"/>
        </w:rPr>
        <w:t xml:space="preserve"> 35,000 </w:t>
      </w:r>
      <w:r w:rsidR="2065B0C6" w:rsidRPr="00917706">
        <w:rPr>
          <w:sz w:val="24"/>
          <w:szCs w:val="24"/>
        </w:rPr>
        <w:t>experience</w:t>
      </w:r>
      <w:r w:rsidR="73D0AAE5" w:rsidRPr="00917706">
        <w:rPr>
          <w:sz w:val="24"/>
          <w:szCs w:val="24"/>
        </w:rPr>
        <w:t xml:space="preserve"> </w:t>
      </w:r>
      <w:r w:rsidR="6CA15444" w:rsidRPr="00917706">
        <w:rPr>
          <w:sz w:val="24"/>
          <w:szCs w:val="24"/>
        </w:rPr>
        <w:t>homeless</w:t>
      </w:r>
      <w:r w:rsidR="50679B50" w:rsidRPr="00917706">
        <w:rPr>
          <w:sz w:val="24"/>
          <w:szCs w:val="24"/>
        </w:rPr>
        <w:t>ness</w:t>
      </w:r>
      <w:r w:rsidRPr="00917706">
        <w:rPr>
          <w:sz w:val="24"/>
          <w:szCs w:val="24"/>
        </w:rPr>
        <w:t xml:space="preserve"> on any given night</w:t>
      </w:r>
      <w:r w:rsidR="67CA6C93" w:rsidRPr="00917706">
        <w:rPr>
          <w:sz w:val="24"/>
          <w:szCs w:val="24"/>
        </w:rPr>
        <w:t>.</w:t>
      </w:r>
      <w:r w:rsidR="000D3990" w:rsidRPr="00132652">
        <w:rPr>
          <w:rStyle w:val="FootnoteReference"/>
          <w:sz w:val="24"/>
          <w:szCs w:val="24"/>
        </w:rPr>
        <w:footnoteReference w:id="133"/>
      </w:r>
      <w:r w:rsidR="67CA6C93" w:rsidRPr="00917706">
        <w:rPr>
          <w:sz w:val="24"/>
          <w:szCs w:val="24"/>
        </w:rPr>
        <w:t xml:space="preserve"> </w:t>
      </w:r>
      <w:r w:rsidR="62D60BFF" w:rsidRPr="00917706">
        <w:rPr>
          <w:sz w:val="24"/>
          <w:szCs w:val="24"/>
        </w:rPr>
        <w:t xml:space="preserve">A disproportionate number of </w:t>
      </w:r>
      <w:r w:rsidR="783517EA" w:rsidRPr="00917706">
        <w:rPr>
          <w:sz w:val="24"/>
          <w:szCs w:val="24"/>
        </w:rPr>
        <w:t>those</w:t>
      </w:r>
      <w:r w:rsidR="62D60BFF" w:rsidRPr="00917706">
        <w:rPr>
          <w:sz w:val="24"/>
          <w:szCs w:val="24"/>
        </w:rPr>
        <w:t xml:space="preserve"> </w:t>
      </w:r>
      <w:r w:rsidR="7095BE7B" w:rsidRPr="00917706">
        <w:rPr>
          <w:sz w:val="24"/>
          <w:szCs w:val="24"/>
        </w:rPr>
        <w:t>experiencing homelessness</w:t>
      </w:r>
      <w:r w:rsidR="439695E4" w:rsidRPr="00917706">
        <w:rPr>
          <w:sz w:val="24"/>
          <w:szCs w:val="24"/>
        </w:rPr>
        <w:t xml:space="preserve"> </w:t>
      </w:r>
      <w:r w:rsidR="2DB32D36" w:rsidRPr="00917706">
        <w:rPr>
          <w:sz w:val="24"/>
          <w:szCs w:val="24"/>
        </w:rPr>
        <w:t>are</w:t>
      </w:r>
      <w:r w:rsidR="62D60BFF" w:rsidRPr="00917706">
        <w:rPr>
          <w:sz w:val="24"/>
          <w:szCs w:val="24"/>
        </w:rPr>
        <w:t xml:space="preserve"> Indigenous</w:t>
      </w:r>
      <w:r w:rsidR="439695E4" w:rsidRPr="00917706">
        <w:rPr>
          <w:sz w:val="24"/>
          <w:szCs w:val="24"/>
        </w:rPr>
        <w:t>,</w:t>
      </w:r>
      <w:r w:rsidR="62D60BFF" w:rsidRPr="00917706">
        <w:rPr>
          <w:sz w:val="24"/>
          <w:szCs w:val="24"/>
        </w:rPr>
        <w:t xml:space="preserve"> </w:t>
      </w:r>
      <w:r w:rsidR="5ACDB92E" w:rsidRPr="00917706">
        <w:rPr>
          <w:sz w:val="24"/>
          <w:szCs w:val="24"/>
        </w:rPr>
        <w:t>B</w:t>
      </w:r>
      <w:r w:rsidR="3AB42835" w:rsidRPr="00917706">
        <w:rPr>
          <w:sz w:val="24"/>
          <w:szCs w:val="24"/>
        </w:rPr>
        <w:t>lack</w:t>
      </w:r>
      <w:r w:rsidR="185894BA" w:rsidRPr="00917706">
        <w:rPr>
          <w:sz w:val="24"/>
          <w:szCs w:val="24"/>
        </w:rPr>
        <w:t>,</w:t>
      </w:r>
      <w:r w:rsidR="00FD1858" w:rsidRPr="00132652">
        <w:rPr>
          <w:rStyle w:val="FootnoteReference"/>
          <w:sz w:val="24"/>
          <w:szCs w:val="24"/>
        </w:rPr>
        <w:footnoteReference w:id="134"/>
      </w:r>
      <w:r w:rsidR="62D60BFF" w:rsidRPr="00917706">
        <w:rPr>
          <w:sz w:val="24"/>
          <w:szCs w:val="24"/>
        </w:rPr>
        <w:t xml:space="preserve"> </w:t>
      </w:r>
      <w:r w:rsidR="185894BA" w:rsidRPr="00917706">
        <w:rPr>
          <w:sz w:val="24"/>
          <w:szCs w:val="24"/>
        </w:rPr>
        <w:t xml:space="preserve">and </w:t>
      </w:r>
      <w:r w:rsidR="1A47215D" w:rsidRPr="00917706">
        <w:rPr>
          <w:sz w:val="24"/>
          <w:szCs w:val="24"/>
        </w:rPr>
        <w:t xml:space="preserve">many </w:t>
      </w:r>
      <w:r w:rsidR="439695E4" w:rsidRPr="00917706">
        <w:rPr>
          <w:sz w:val="24"/>
          <w:szCs w:val="24"/>
        </w:rPr>
        <w:t xml:space="preserve">suffer from </w:t>
      </w:r>
      <w:r w:rsidR="185894BA" w:rsidRPr="00917706">
        <w:rPr>
          <w:sz w:val="24"/>
          <w:szCs w:val="24"/>
        </w:rPr>
        <w:t xml:space="preserve">disabilities or chronic health conditions. </w:t>
      </w:r>
      <w:r w:rsidR="403985CD" w:rsidRPr="00917706">
        <w:rPr>
          <w:sz w:val="24"/>
          <w:szCs w:val="24"/>
        </w:rPr>
        <w:t>COVID physical distancing laws</w:t>
      </w:r>
      <w:r w:rsidR="57E131DA" w:rsidRPr="00917706">
        <w:rPr>
          <w:sz w:val="24"/>
          <w:szCs w:val="24"/>
        </w:rPr>
        <w:t xml:space="preserve"> </w:t>
      </w:r>
      <w:r w:rsidR="04E5747D" w:rsidRPr="00917706">
        <w:rPr>
          <w:sz w:val="24"/>
          <w:szCs w:val="24"/>
        </w:rPr>
        <w:t>created</w:t>
      </w:r>
      <w:r w:rsidR="3CBAFD20" w:rsidRPr="00917706">
        <w:rPr>
          <w:sz w:val="24"/>
          <w:szCs w:val="24"/>
        </w:rPr>
        <w:t xml:space="preserve"> </w:t>
      </w:r>
      <w:r w:rsidR="0084EC69" w:rsidRPr="00917706">
        <w:rPr>
          <w:sz w:val="24"/>
          <w:szCs w:val="24"/>
        </w:rPr>
        <w:t>a</w:t>
      </w:r>
      <w:r w:rsidR="610395AD" w:rsidRPr="00917706">
        <w:rPr>
          <w:sz w:val="24"/>
          <w:szCs w:val="24"/>
        </w:rPr>
        <w:t>n impossib</w:t>
      </w:r>
      <w:r w:rsidR="1D7E39DB" w:rsidRPr="00917706">
        <w:rPr>
          <w:sz w:val="24"/>
          <w:szCs w:val="24"/>
        </w:rPr>
        <w:t>le situation</w:t>
      </w:r>
      <w:r w:rsidR="27CFAC2E" w:rsidRPr="00917706">
        <w:rPr>
          <w:sz w:val="24"/>
          <w:szCs w:val="24"/>
        </w:rPr>
        <w:t xml:space="preserve"> </w:t>
      </w:r>
      <w:r w:rsidR="3CBAFD20" w:rsidRPr="00917706">
        <w:rPr>
          <w:sz w:val="24"/>
          <w:szCs w:val="24"/>
        </w:rPr>
        <w:t xml:space="preserve">for </w:t>
      </w:r>
      <w:r w:rsidR="185894BA" w:rsidRPr="00917706">
        <w:rPr>
          <w:sz w:val="24"/>
          <w:szCs w:val="24"/>
        </w:rPr>
        <w:t xml:space="preserve">these </w:t>
      </w:r>
      <w:r w:rsidR="61C072B1" w:rsidRPr="64042840">
        <w:rPr>
          <w:sz w:val="24"/>
          <w:szCs w:val="24"/>
        </w:rPr>
        <w:t>individuals</w:t>
      </w:r>
      <w:r w:rsidR="3CBAFD20" w:rsidRPr="00917706">
        <w:rPr>
          <w:sz w:val="24"/>
          <w:szCs w:val="24"/>
        </w:rPr>
        <w:t xml:space="preserve">: how do you safely stay at home when you have no home? </w:t>
      </w:r>
    </w:p>
    <w:p w14:paraId="49B87C2E" w14:textId="7BE27E7B" w:rsidR="00C41FE6" w:rsidRPr="00917706" w:rsidRDefault="4804BADA" w:rsidP="00917706">
      <w:pPr>
        <w:rPr>
          <w:sz w:val="24"/>
          <w:szCs w:val="24"/>
        </w:rPr>
      </w:pPr>
      <w:r w:rsidRPr="00917706">
        <w:rPr>
          <w:sz w:val="24"/>
          <w:szCs w:val="24"/>
        </w:rPr>
        <w:t xml:space="preserve">Governments across Canada, </w:t>
      </w:r>
      <w:r w:rsidR="3D8CF9E4" w:rsidRPr="00917706">
        <w:rPr>
          <w:sz w:val="24"/>
          <w:szCs w:val="24"/>
        </w:rPr>
        <w:t xml:space="preserve">so </w:t>
      </w:r>
      <w:r w:rsidRPr="00917706">
        <w:rPr>
          <w:sz w:val="24"/>
          <w:szCs w:val="24"/>
        </w:rPr>
        <w:t xml:space="preserve">eager to overreach in other areas, underreached </w:t>
      </w:r>
      <w:r w:rsidR="3A0BC9A3" w:rsidRPr="00917706">
        <w:rPr>
          <w:sz w:val="24"/>
          <w:szCs w:val="24"/>
        </w:rPr>
        <w:t>in their duty to protect th</w:t>
      </w:r>
      <w:r w:rsidR="145EC673" w:rsidRPr="00917706">
        <w:rPr>
          <w:sz w:val="24"/>
          <w:szCs w:val="24"/>
        </w:rPr>
        <w:t>is highly</w:t>
      </w:r>
      <w:r w:rsidR="3A0BC9A3" w:rsidRPr="00917706">
        <w:rPr>
          <w:sz w:val="24"/>
          <w:szCs w:val="24"/>
        </w:rPr>
        <w:t xml:space="preserve"> vulnerable </w:t>
      </w:r>
      <w:r w:rsidR="145EC673" w:rsidRPr="00917706">
        <w:rPr>
          <w:sz w:val="24"/>
          <w:szCs w:val="24"/>
        </w:rPr>
        <w:t>group</w:t>
      </w:r>
      <w:r w:rsidRPr="00917706">
        <w:rPr>
          <w:sz w:val="24"/>
          <w:szCs w:val="24"/>
        </w:rPr>
        <w:t>.</w:t>
      </w:r>
      <w:r w:rsidR="6AF23B95" w:rsidRPr="00917706">
        <w:rPr>
          <w:sz w:val="24"/>
          <w:szCs w:val="24"/>
        </w:rPr>
        <w:t xml:space="preserve"> </w:t>
      </w:r>
      <w:r w:rsidR="536E1439" w:rsidRPr="64042840">
        <w:rPr>
          <w:sz w:val="24"/>
          <w:szCs w:val="24"/>
        </w:rPr>
        <w:t>I</w:t>
      </w:r>
      <w:r w:rsidR="5D67564B" w:rsidRPr="00917706">
        <w:rPr>
          <w:sz w:val="24"/>
          <w:szCs w:val="24"/>
        </w:rPr>
        <w:t>n Canada’s largest city of Toronto, m</w:t>
      </w:r>
      <w:r w:rsidR="6CDA82A3" w:rsidRPr="00917706">
        <w:rPr>
          <w:sz w:val="24"/>
          <w:szCs w:val="24"/>
        </w:rPr>
        <w:t xml:space="preserve">unicipal </w:t>
      </w:r>
      <w:r w:rsidR="36434B85" w:rsidRPr="00917706">
        <w:rPr>
          <w:sz w:val="24"/>
          <w:szCs w:val="24"/>
        </w:rPr>
        <w:t>h</w:t>
      </w:r>
      <w:r w:rsidR="3797887D" w:rsidRPr="00917706">
        <w:rPr>
          <w:sz w:val="24"/>
          <w:szCs w:val="24"/>
        </w:rPr>
        <w:t>omeless shelters</w:t>
      </w:r>
      <w:r w:rsidR="3C57D029" w:rsidRPr="64042840">
        <w:rPr>
          <w:sz w:val="24"/>
          <w:szCs w:val="24"/>
        </w:rPr>
        <w:t xml:space="preserve"> functioned under unsafe standards th</w:t>
      </w:r>
      <w:r w:rsidR="638272DB" w:rsidRPr="64042840">
        <w:rPr>
          <w:sz w:val="24"/>
          <w:szCs w:val="24"/>
        </w:rPr>
        <w:t>at contradicted physical distancing guidelines</w:t>
      </w:r>
      <w:r w:rsidR="3C57D029" w:rsidRPr="64042840">
        <w:rPr>
          <w:sz w:val="24"/>
          <w:szCs w:val="24"/>
        </w:rPr>
        <w:t xml:space="preserve"> and </w:t>
      </w:r>
      <w:r w:rsidR="2D1359E3" w:rsidRPr="00917706">
        <w:rPr>
          <w:sz w:val="24"/>
          <w:szCs w:val="24"/>
        </w:rPr>
        <w:t xml:space="preserve">failed </w:t>
      </w:r>
      <w:r w:rsidR="36434B85" w:rsidRPr="00917706">
        <w:rPr>
          <w:sz w:val="24"/>
          <w:szCs w:val="24"/>
        </w:rPr>
        <w:t xml:space="preserve">to </w:t>
      </w:r>
      <w:r w:rsidR="4347535F" w:rsidRPr="00917706">
        <w:rPr>
          <w:sz w:val="24"/>
          <w:szCs w:val="24"/>
        </w:rPr>
        <w:t>create</w:t>
      </w:r>
      <w:r w:rsidR="44BA100B" w:rsidRPr="00917706">
        <w:rPr>
          <w:sz w:val="24"/>
          <w:szCs w:val="24"/>
        </w:rPr>
        <w:t xml:space="preserve"> </w:t>
      </w:r>
      <w:r w:rsidR="04D3020B" w:rsidRPr="00917706">
        <w:rPr>
          <w:sz w:val="24"/>
          <w:szCs w:val="24"/>
        </w:rPr>
        <w:t xml:space="preserve">safe environments </w:t>
      </w:r>
      <w:r w:rsidR="510AFD28" w:rsidRPr="00917706">
        <w:rPr>
          <w:sz w:val="24"/>
          <w:szCs w:val="24"/>
        </w:rPr>
        <w:t xml:space="preserve">for </w:t>
      </w:r>
      <w:r w:rsidR="24314F1C" w:rsidRPr="00917706">
        <w:rPr>
          <w:sz w:val="24"/>
          <w:szCs w:val="24"/>
        </w:rPr>
        <w:t>shelter users</w:t>
      </w:r>
      <w:r w:rsidR="3B09F462" w:rsidRPr="00917706">
        <w:rPr>
          <w:sz w:val="24"/>
          <w:szCs w:val="24"/>
        </w:rPr>
        <w:t xml:space="preserve">, while </w:t>
      </w:r>
      <w:r w:rsidR="44BA100B" w:rsidRPr="64042840">
        <w:rPr>
          <w:sz w:val="24"/>
          <w:szCs w:val="24"/>
        </w:rPr>
        <w:t>countless hotel rooms of all kinds</w:t>
      </w:r>
      <w:r w:rsidR="001C4CC6">
        <w:rPr>
          <w:sz w:val="24"/>
          <w:szCs w:val="24"/>
        </w:rPr>
        <w:t xml:space="preserve"> -</w:t>
      </w:r>
      <w:r w:rsidR="44BA100B" w:rsidRPr="64042840">
        <w:rPr>
          <w:sz w:val="24"/>
          <w:szCs w:val="24"/>
        </w:rPr>
        <w:t xml:space="preserve"> including hotels on the verge of bankruptcy</w:t>
      </w:r>
      <w:r w:rsidR="001C4CC6">
        <w:rPr>
          <w:sz w:val="24"/>
          <w:szCs w:val="24"/>
        </w:rPr>
        <w:t xml:space="preserve"> -</w:t>
      </w:r>
      <w:r w:rsidR="44BA100B" w:rsidRPr="64042840">
        <w:rPr>
          <w:sz w:val="24"/>
          <w:szCs w:val="24"/>
        </w:rPr>
        <w:t xml:space="preserve"> and student </w:t>
      </w:r>
      <w:r w:rsidR="2AD68C1C" w:rsidRPr="64042840">
        <w:rPr>
          <w:sz w:val="24"/>
          <w:szCs w:val="24"/>
        </w:rPr>
        <w:t>accommodations</w:t>
      </w:r>
      <w:r w:rsidR="797AC60D" w:rsidRPr="64042840">
        <w:rPr>
          <w:sz w:val="24"/>
          <w:szCs w:val="24"/>
        </w:rPr>
        <w:t xml:space="preserve"> sat empty</w:t>
      </w:r>
      <w:r w:rsidR="7A3665D3" w:rsidRPr="00917706">
        <w:rPr>
          <w:sz w:val="24"/>
          <w:szCs w:val="24"/>
        </w:rPr>
        <w:t>.</w:t>
      </w:r>
      <w:r w:rsidR="35042774" w:rsidRPr="00192568">
        <w:rPr>
          <w:sz w:val="24"/>
          <w:szCs w:val="24"/>
        </w:rPr>
        <w:t xml:space="preserve"> Out of concern regarding </w:t>
      </w:r>
      <w:r w:rsidR="42FD5AB8" w:rsidRPr="64042840">
        <w:rPr>
          <w:sz w:val="24"/>
          <w:szCs w:val="24"/>
        </w:rPr>
        <w:t>u</w:t>
      </w:r>
      <w:r w:rsidR="22F2DDB7" w:rsidRPr="00917706">
        <w:rPr>
          <w:sz w:val="24"/>
          <w:szCs w:val="24"/>
        </w:rPr>
        <w:t>nsafe shelter conditions</w:t>
      </w:r>
      <w:r w:rsidR="5689B3B1" w:rsidRPr="64042840">
        <w:rPr>
          <w:sz w:val="24"/>
          <w:szCs w:val="24"/>
        </w:rPr>
        <w:t>, many</w:t>
      </w:r>
      <w:r w:rsidR="22F2DDB7" w:rsidRPr="00917706">
        <w:rPr>
          <w:sz w:val="24"/>
          <w:szCs w:val="24"/>
        </w:rPr>
        <w:t xml:space="preserve"> </w:t>
      </w:r>
      <w:r w:rsidR="580538DE" w:rsidRPr="00917706">
        <w:rPr>
          <w:sz w:val="24"/>
          <w:szCs w:val="24"/>
        </w:rPr>
        <w:t xml:space="preserve">continue </w:t>
      </w:r>
      <w:r w:rsidR="22F2DDB7" w:rsidRPr="00917706">
        <w:rPr>
          <w:sz w:val="24"/>
          <w:szCs w:val="24"/>
        </w:rPr>
        <w:t xml:space="preserve">to sleep in ravines or </w:t>
      </w:r>
      <w:r w:rsidR="11D8A2BF" w:rsidRPr="00917706">
        <w:rPr>
          <w:sz w:val="24"/>
          <w:szCs w:val="24"/>
        </w:rPr>
        <w:t>under bridges.</w:t>
      </w:r>
      <w:r w:rsidR="4FA5EA32" w:rsidRPr="00917706">
        <w:rPr>
          <w:sz w:val="24"/>
          <w:szCs w:val="24"/>
        </w:rPr>
        <w:t xml:space="preserve"> COVID’s impact on </w:t>
      </w:r>
      <w:r w:rsidR="73653BFC" w:rsidRPr="64042840">
        <w:rPr>
          <w:sz w:val="24"/>
          <w:szCs w:val="24"/>
        </w:rPr>
        <w:t xml:space="preserve">people experiencing </w:t>
      </w:r>
      <w:r w:rsidR="4FA5EA32" w:rsidRPr="00917706">
        <w:rPr>
          <w:sz w:val="24"/>
          <w:szCs w:val="24"/>
        </w:rPr>
        <w:t>homeless</w:t>
      </w:r>
      <w:r w:rsidR="1FC1A0AB" w:rsidRPr="64042840">
        <w:rPr>
          <w:sz w:val="24"/>
          <w:szCs w:val="24"/>
        </w:rPr>
        <w:t>ness</w:t>
      </w:r>
      <w:r w:rsidR="4FA5EA32" w:rsidRPr="00917706">
        <w:rPr>
          <w:sz w:val="24"/>
          <w:szCs w:val="24"/>
        </w:rPr>
        <w:t xml:space="preserve"> across Canada is still a developing situation</w:t>
      </w:r>
      <w:r w:rsidR="7D9EAC8F" w:rsidRPr="00917706">
        <w:rPr>
          <w:sz w:val="24"/>
          <w:szCs w:val="24"/>
        </w:rPr>
        <w:t>. However,</w:t>
      </w:r>
      <w:r w:rsidR="4FA5EA32" w:rsidRPr="00917706">
        <w:rPr>
          <w:sz w:val="24"/>
          <w:szCs w:val="24"/>
        </w:rPr>
        <w:t xml:space="preserve"> the</w:t>
      </w:r>
      <w:r w:rsidR="7D9EAC8F" w:rsidRPr="00917706">
        <w:rPr>
          <w:sz w:val="24"/>
          <w:szCs w:val="24"/>
        </w:rPr>
        <w:t xml:space="preserve"> CCLA</w:t>
      </w:r>
      <w:r w:rsidR="060A1260" w:rsidRPr="64042840">
        <w:rPr>
          <w:sz w:val="24"/>
          <w:szCs w:val="24"/>
        </w:rPr>
        <w:t xml:space="preserve"> in coalition with five other organizations</w:t>
      </w:r>
      <w:r w:rsidR="5D67564B" w:rsidRPr="00917706">
        <w:rPr>
          <w:sz w:val="24"/>
          <w:szCs w:val="24"/>
        </w:rPr>
        <w:t xml:space="preserve"> acted to</w:t>
      </w:r>
      <w:r w:rsidR="7D9EAC8F" w:rsidRPr="00917706">
        <w:rPr>
          <w:sz w:val="24"/>
          <w:szCs w:val="24"/>
        </w:rPr>
        <w:t xml:space="preserve"> b</w:t>
      </w:r>
      <w:r w:rsidR="5D67564B" w:rsidRPr="00917706">
        <w:rPr>
          <w:sz w:val="24"/>
          <w:szCs w:val="24"/>
        </w:rPr>
        <w:t>ring</w:t>
      </w:r>
      <w:r w:rsidR="7D9EAC8F" w:rsidRPr="00917706">
        <w:rPr>
          <w:sz w:val="24"/>
          <w:szCs w:val="24"/>
        </w:rPr>
        <w:t xml:space="preserve"> the</w:t>
      </w:r>
      <w:r w:rsidR="4FA5EA32" w:rsidRPr="00917706">
        <w:rPr>
          <w:sz w:val="24"/>
          <w:szCs w:val="24"/>
        </w:rPr>
        <w:t xml:space="preserve"> </w:t>
      </w:r>
      <w:r w:rsidR="4ACFC90C" w:rsidRPr="00917706">
        <w:rPr>
          <w:sz w:val="24"/>
          <w:szCs w:val="24"/>
        </w:rPr>
        <w:t xml:space="preserve">crisis to a head in Toronto. </w:t>
      </w:r>
    </w:p>
    <w:p w14:paraId="2CDA166F" w14:textId="69A3BA41" w:rsidR="005B6914" w:rsidRPr="00917706" w:rsidRDefault="00C60F79" w:rsidP="00917706">
      <w:pPr>
        <w:ind w:firstLine="720"/>
        <w:rPr>
          <w:sz w:val="24"/>
          <w:szCs w:val="24"/>
          <w:u w:val="single"/>
        </w:rPr>
      </w:pPr>
      <w:r w:rsidRPr="00917706">
        <w:rPr>
          <w:i/>
          <w:sz w:val="24"/>
          <w:szCs w:val="24"/>
          <w:u w:val="single"/>
        </w:rPr>
        <w:t xml:space="preserve">Case study: </w:t>
      </w:r>
      <w:r w:rsidR="004E1590" w:rsidRPr="00917706">
        <w:rPr>
          <w:i/>
          <w:sz w:val="24"/>
          <w:szCs w:val="24"/>
          <w:u w:val="single"/>
        </w:rPr>
        <w:t>Unsafe homeless shelters in Toronto</w:t>
      </w:r>
      <w:r w:rsidR="00C52120" w:rsidRPr="00917706">
        <w:rPr>
          <w:sz w:val="24"/>
          <w:szCs w:val="24"/>
          <w:u w:val="single"/>
        </w:rPr>
        <w:t xml:space="preserve"> </w:t>
      </w:r>
    </w:p>
    <w:p w14:paraId="08B03621" w14:textId="1C19391E" w:rsidR="0031121F" w:rsidRPr="00132652" w:rsidRDefault="42E33384" w:rsidP="00917706">
      <w:pPr>
        <w:rPr>
          <w:sz w:val="24"/>
          <w:szCs w:val="24"/>
        </w:rPr>
      </w:pPr>
      <w:r w:rsidRPr="00917706">
        <w:rPr>
          <w:sz w:val="24"/>
          <w:szCs w:val="24"/>
        </w:rPr>
        <w:t xml:space="preserve">Toronto has </w:t>
      </w:r>
      <w:r w:rsidR="7A614A23" w:rsidRPr="00917706">
        <w:rPr>
          <w:sz w:val="24"/>
          <w:szCs w:val="24"/>
        </w:rPr>
        <w:t xml:space="preserve">had a housing crisis for </w:t>
      </w:r>
      <w:r w:rsidR="41772164" w:rsidRPr="00917706">
        <w:rPr>
          <w:sz w:val="24"/>
          <w:szCs w:val="24"/>
        </w:rPr>
        <w:t>decades</w:t>
      </w:r>
      <w:r w:rsidR="7A614A23" w:rsidRPr="00917706">
        <w:rPr>
          <w:sz w:val="24"/>
          <w:szCs w:val="24"/>
        </w:rPr>
        <w:t>.</w:t>
      </w:r>
      <w:r w:rsidR="0982011C" w:rsidRPr="00917706">
        <w:rPr>
          <w:sz w:val="24"/>
          <w:szCs w:val="24"/>
        </w:rPr>
        <w:t xml:space="preserve"> </w:t>
      </w:r>
      <w:r w:rsidR="7145954B" w:rsidRPr="00917706">
        <w:rPr>
          <w:sz w:val="24"/>
          <w:szCs w:val="24"/>
        </w:rPr>
        <w:t>A</w:t>
      </w:r>
      <w:r w:rsidR="0982011C" w:rsidRPr="00917706">
        <w:rPr>
          <w:sz w:val="24"/>
          <w:szCs w:val="24"/>
        </w:rPr>
        <w:t>nywhere</w:t>
      </w:r>
      <w:r w:rsidRPr="00917706">
        <w:rPr>
          <w:sz w:val="24"/>
          <w:szCs w:val="24"/>
        </w:rPr>
        <w:t xml:space="preserve"> between 8,000 – 9,000 persons</w:t>
      </w:r>
      <w:r w:rsidR="7ED814E7" w:rsidRPr="00917706">
        <w:rPr>
          <w:sz w:val="24"/>
          <w:szCs w:val="24"/>
        </w:rPr>
        <w:t xml:space="preserve"> </w:t>
      </w:r>
      <w:r w:rsidR="015DAF98" w:rsidRPr="00917706">
        <w:rPr>
          <w:sz w:val="24"/>
          <w:szCs w:val="24"/>
        </w:rPr>
        <w:t>experienc</w:t>
      </w:r>
      <w:r w:rsidR="09C7F68B" w:rsidRPr="00917706">
        <w:rPr>
          <w:sz w:val="24"/>
          <w:szCs w:val="24"/>
        </w:rPr>
        <w:t xml:space="preserve">e </w:t>
      </w:r>
      <w:r w:rsidR="015DAF98" w:rsidRPr="00917706">
        <w:rPr>
          <w:sz w:val="24"/>
          <w:szCs w:val="24"/>
        </w:rPr>
        <w:t>homelessness</w:t>
      </w:r>
      <w:r w:rsidR="7ED814E7" w:rsidRPr="00917706">
        <w:rPr>
          <w:sz w:val="24"/>
          <w:szCs w:val="24"/>
        </w:rPr>
        <w:t xml:space="preserve"> at a given time</w:t>
      </w:r>
      <w:r w:rsidR="6977CD93" w:rsidRPr="00917706">
        <w:rPr>
          <w:sz w:val="24"/>
          <w:szCs w:val="24"/>
        </w:rPr>
        <w:t>.</w:t>
      </w:r>
      <w:r w:rsidR="74351506" w:rsidRPr="00917706">
        <w:rPr>
          <w:sz w:val="24"/>
          <w:szCs w:val="24"/>
        </w:rPr>
        <w:t xml:space="preserve"> </w:t>
      </w:r>
      <w:r w:rsidR="6977CD93" w:rsidRPr="00917706">
        <w:rPr>
          <w:sz w:val="24"/>
          <w:szCs w:val="24"/>
        </w:rPr>
        <w:t>T</w:t>
      </w:r>
      <w:r w:rsidR="5E7BD4BA" w:rsidRPr="00917706">
        <w:rPr>
          <w:sz w:val="24"/>
          <w:szCs w:val="24"/>
        </w:rPr>
        <w:t>he</w:t>
      </w:r>
      <w:r w:rsidR="59595477" w:rsidRPr="00917706">
        <w:rPr>
          <w:sz w:val="24"/>
          <w:szCs w:val="24"/>
        </w:rPr>
        <w:t xml:space="preserve">y are served by a shelter system </w:t>
      </w:r>
      <w:r w:rsidR="002A3FBE">
        <w:rPr>
          <w:sz w:val="24"/>
          <w:szCs w:val="24"/>
        </w:rPr>
        <w:t>that</w:t>
      </w:r>
      <w:r w:rsidR="59595477" w:rsidRPr="00917706">
        <w:rPr>
          <w:sz w:val="24"/>
          <w:szCs w:val="24"/>
        </w:rPr>
        <w:t xml:space="preserve"> includes shelters (</w:t>
      </w:r>
      <w:r w:rsidR="0A7F7CEC" w:rsidRPr="00917706">
        <w:rPr>
          <w:sz w:val="24"/>
          <w:szCs w:val="24"/>
        </w:rPr>
        <w:t xml:space="preserve">63 </w:t>
      </w:r>
      <w:r w:rsidR="59595477" w:rsidRPr="00917706">
        <w:rPr>
          <w:sz w:val="24"/>
          <w:szCs w:val="24"/>
        </w:rPr>
        <w:t>of which are operated or overseen by the municipality)</w:t>
      </w:r>
      <w:r w:rsidR="28300585" w:rsidRPr="00917706">
        <w:rPr>
          <w:sz w:val="24"/>
          <w:szCs w:val="24"/>
        </w:rPr>
        <w:t>,</w:t>
      </w:r>
      <w:r w:rsidR="00400ADD" w:rsidRPr="00132652">
        <w:rPr>
          <w:rStyle w:val="FootnoteReference"/>
          <w:sz w:val="24"/>
          <w:szCs w:val="24"/>
        </w:rPr>
        <w:footnoteReference w:id="135"/>
      </w:r>
      <w:r w:rsidR="28300585" w:rsidRPr="00917706">
        <w:rPr>
          <w:sz w:val="24"/>
          <w:szCs w:val="24"/>
        </w:rPr>
        <w:t xml:space="preserve"> respites, and drop-ins.</w:t>
      </w:r>
      <w:r w:rsidR="434F1EEF" w:rsidRPr="00917706">
        <w:rPr>
          <w:sz w:val="24"/>
          <w:szCs w:val="24"/>
        </w:rPr>
        <w:t xml:space="preserve"> </w:t>
      </w:r>
      <w:r w:rsidR="5B308D09" w:rsidRPr="00917706">
        <w:rPr>
          <w:sz w:val="24"/>
          <w:szCs w:val="24"/>
        </w:rPr>
        <w:t xml:space="preserve">The occupancy rates of these shelters regularly </w:t>
      </w:r>
      <w:r w:rsidR="3A4DEF3E" w:rsidRPr="00917706">
        <w:rPr>
          <w:sz w:val="24"/>
          <w:szCs w:val="24"/>
        </w:rPr>
        <w:t>reach</w:t>
      </w:r>
      <w:r w:rsidR="5B308D09" w:rsidRPr="00917706">
        <w:rPr>
          <w:sz w:val="24"/>
          <w:szCs w:val="24"/>
        </w:rPr>
        <w:t xml:space="preserve"> 100%, and </w:t>
      </w:r>
      <w:r w:rsidR="5A768469" w:rsidRPr="00917706">
        <w:rPr>
          <w:sz w:val="24"/>
          <w:szCs w:val="24"/>
        </w:rPr>
        <w:t xml:space="preserve">program officers have described </w:t>
      </w:r>
      <w:r w:rsidR="2114A2FB" w:rsidRPr="00917706">
        <w:rPr>
          <w:sz w:val="24"/>
          <w:szCs w:val="24"/>
        </w:rPr>
        <w:t>the conditions as involving people “sleeping and eating almost on top of each other”.</w:t>
      </w:r>
      <w:r w:rsidR="00AF413C" w:rsidRPr="00132652">
        <w:rPr>
          <w:rStyle w:val="FootnoteReference"/>
          <w:sz w:val="24"/>
          <w:szCs w:val="24"/>
        </w:rPr>
        <w:footnoteReference w:id="136"/>
      </w:r>
      <w:r w:rsidR="4259ADB1" w:rsidRPr="00917706">
        <w:rPr>
          <w:sz w:val="24"/>
          <w:szCs w:val="24"/>
        </w:rPr>
        <w:t xml:space="preserve"> </w:t>
      </w:r>
      <w:r w:rsidR="019CB06D" w:rsidRPr="00917706">
        <w:rPr>
          <w:sz w:val="24"/>
          <w:szCs w:val="24"/>
        </w:rPr>
        <w:t xml:space="preserve">Over the years, disturbing pictures and videos have emerged </w:t>
      </w:r>
      <w:r w:rsidR="263A51B6" w:rsidRPr="00917706">
        <w:rPr>
          <w:sz w:val="24"/>
          <w:szCs w:val="24"/>
        </w:rPr>
        <w:t xml:space="preserve">that </w:t>
      </w:r>
      <w:r w:rsidR="5B82C01A" w:rsidRPr="00917706">
        <w:rPr>
          <w:sz w:val="24"/>
          <w:szCs w:val="24"/>
        </w:rPr>
        <w:t>suggest</w:t>
      </w:r>
      <w:r w:rsidR="263A51B6" w:rsidRPr="00917706">
        <w:rPr>
          <w:sz w:val="24"/>
          <w:szCs w:val="24"/>
        </w:rPr>
        <w:t xml:space="preserve"> that shelter authorities have failed to maintain sanitary</w:t>
      </w:r>
      <w:r w:rsidR="08F595E4" w:rsidRPr="00917706">
        <w:rPr>
          <w:sz w:val="24"/>
          <w:szCs w:val="24"/>
        </w:rPr>
        <w:t xml:space="preserve"> </w:t>
      </w:r>
      <w:r w:rsidR="3E64577E" w:rsidRPr="00917706">
        <w:rPr>
          <w:sz w:val="24"/>
          <w:szCs w:val="24"/>
        </w:rPr>
        <w:t>conditions.</w:t>
      </w:r>
      <w:r w:rsidR="001C175B" w:rsidRPr="00917706">
        <w:rPr>
          <w:rStyle w:val="FootnoteReference"/>
          <w:sz w:val="24"/>
          <w:szCs w:val="24"/>
        </w:rPr>
        <w:footnoteReference w:id="137"/>
      </w:r>
    </w:p>
    <w:p w14:paraId="195229D3" w14:textId="117A9D7A" w:rsidR="00BE6875" w:rsidRPr="00917706" w:rsidRDefault="4975F902" w:rsidP="00917706">
      <w:pPr>
        <w:rPr>
          <w:sz w:val="24"/>
          <w:szCs w:val="24"/>
        </w:rPr>
      </w:pPr>
      <w:r w:rsidRPr="00917706">
        <w:rPr>
          <w:sz w:val="24"/>
          <w:szCs w:val="24"/>
        </w:rPr>
        <w:t>When the COVID crisis escalate</w:t>
      </w:r>
      <w:r w:rsidR="71615FC6" w:rsidRPr="00917706">
        <w:rPr>
          <w:sz w:val="24"/>
          <w:szCs w:val="24"/>
        </w:rPr>
        <w:t>d</w:t>
      </w:r>
      <w:r w:rsidRPr="00917706">
        <w:rPr>
          <w:sz w:val="24"/>
          <w:szCs w:val="24"/>
        </w:rPr>
        <w:t xml:space="preserve"> in Toronto in mid-March, </w:t>
      </w:r>
      <w:r w:rsidR="505E5D6B" w:rsidRPr="00917706">
        <w:rPr>
          <w:sz w:val="24"/>
          <w:szCs w:val="24"/>
        </w:rPr>
        <w:t xml:space="preserve">this long-simmering problem </w:t>
      </w:r>
      <w:r w:rsidR="4EA06B04" w:rsidRPr="00917706">
        <w:rPr>
          <w:sz w:val="24"/>
          <w:szCs w:val="24"/>
        </w:rPr>
        <w:t xml:space="preserve">in the shelter system was on track to become </w:t>
      </w:r>
      <w:r w:rsidR="1ED21AC8" w:rsidRPr="00917706">
        <w:rPr>
          <w:sz w:val="24"/>
          <w:szCs w:val="24"/>
        </w:rPr>
        <w:t>a full-blown humanitarian crisis.</w:t>
      </w:r>
      <w:r w:rsidR="233E0AEC">
        <w:rPr>
          <w:sz w:val="24"/>
          <w:szCs w:val="24"/>
        </w:rPr>
        <w:t xml:space="preserve"> </w:t>
      </w:r>
      <w:r w:rsidR="233E0AEC" w:rsidRPr="00917706">
        <w:rPr>
          <w:sz w:val="24"/>
          <w:szCs w:val="24"/>
        </w:rPr>
        <w:t xml:space="preserve">In </w:t>
      </w:r>
      <w:r w:rsidR="002F51BE">
        <w:rPr>
          <w:sz w:val="24"/>
          <w:szCs w:val="24"/>
        </w:rPr>
        <w:t xml:space="preserve">late </w:t>
      </w:r>
      <w:r w:rsidR="233E0AEC" w:rsidRPr="00917706">
        <w:rPr>
          <w:sz w:val="24"/>
          <w:szCs w:val="24"/>
        </w:rPr>
        <w:t xml:space="preserve">March, CCLA </w:t>
      </w:r>
      <w:r w:rsidR="4DA0D736" w:rsidRPr="00917706">
        <w:rPr>
          <w:sz w:val="24"/>
          <w:szCs w:val="24"/>
        </w:rPr>
        <w:t>wrote</w:t>
      </w:r>
      <w:r w:rsidR="233E0AEC" w:rsidRPr="00917706">
        <w:rPr>
          <w:sz w:val="24"/>
          <w:szCs w:val="24"/>
        </w:rPr>
        <w:t xml:space="preserve"> to the city</w:t>
      </w:r>
      <w:r w:rsidR="00BC7419" w:rsidRPr="00917706">
        <w:rPr>
          <w:rStyle w:val="FootnoteReference"/>
          <w:sz w:val="24"/>
          <w:szCs w:val="24"/>
        </w:rPr>
        <w:footnoteReference w:id="138"/>
      </w:r>
      <w:r w:rsidR="233E0AEC" w:rsidRPr="00917706">
        <w:rPr>
          <w:sz w:val="24"/>
          <w:szCs w:val="24"/>
        </w:rPr>
        <w:t xml:space="preserve"> and shortly thereafter spoke on the issue at a socially distanced protest.</w:t>
      </w:r>
      <w:r w:rsidR="1ED21AC8" w:rsidRPr="00917706">
        <w:rPr>
          <w:sz w:val="24"/>
          <w:szCs w:val="24"/>
        </w:rPr>
        <w:t xml:space="preserve"> </w:t>
      </w:r>
      <w:r w:rsidR="5DE89997" w:rsidRPr="00917706">
        <w:rPr>
          <w:sz w:val="24"/>
          <w:szCs w:val="24"/>
        </w:rPr>
        <w:t xml:space="preserve">By </w:t>
      </w:r>
      <w:r w:rsidR="3732E8DF" w:rsidRPr="00917706">
        <w:rPr>
          <w:sz w:val="24"/>
          <w:szCs w:val="24"/>
        </w:rPr>
        <w:t>mid-</w:t>
      </w:r>
      <w:r w:rsidR="5DE89997" w:rsidRPr="00917706">
        <w:rPr>
          <w:sz w:val="24"/>
          <w:szCs w:val="24"/>
        </w:rPr>
        <w:t xml:space="preserve">April, </w:t>
      </w:r>
      <w:r w:rsidR="14AA75E4" w:rsidRPr="00917706">
        <w:rPr>
          <w:sz w:val="24"/>
          <w:szCs w:val="24"/>
        </w:rPr>
        <w:t xml:space="preserve">COVID outbreaks </w:t>
      </w:r>
      <w:r w:rsidR="5D50AEF3" w:rsidRPr="00917706">
        <w:rPr>
          <w:sz w:val="24"/>
          <w:szCs w:val="24"/>
        </w:rPr>
        <w:t>ha</w:t>
      </w:r>
      <w:r w:rsidR="5DE89997" w:rsidRPr="00917706">
        <w:rPr>
          <w:sz w:val="24"/>
          <w:szCs w:val="24"/>
        </w:rPr>
        <w:t>d</w:t>
      </w:r>
      <w:r w:rsidR="5D50AEF3" w:rsidRPr="00917706">
        <w:rPr>
          <w:sz w:val="24"/>
          <w:szCs w:val="24"/>
        </w:rPr>
        <w:t xml:space="preserve"> been</w:t>
      </w:r>
      <w:r w:rsidR="14AA75E4" w:rsidRPr="00917706">
        <w:rPr>
          <w:sz w:val="24"/>
          <w:szCs w:val="24"/>
        </w:rPr>
        <w:t xml:space="preserve"> reported in three shelters in Toronto, including Seaton House, the city’s largest shelter.</w:t>
      </w:r>
      <w:r w:rsidR="00C213E2" w:rsidRPr="00132652">
        <w:rPr>
          <w:rStyle w:val="FootnoteReference"/>
          <w:sz w:val="24"/>
          <w:szCs w:val="24"/>
        </w:rPr>
        <w:footnoteReference w:id="139"/>
      </w:r>
      <w:r w:rsidR="14AA75E4" w:rsidRPr="00917706">
        <w:rPr>
          <w:sz w:val="24"/>
          <w:szCs w:val="24"/>
        </w:rPr>
        <w:t xml:space="preserve"> </w:t>
      </w:r>
      <w:r w:rsidR="1C892327" w:rsidRPr="00917706">
        <w:rPr>
          <w:sz w:val="24"/>
          <w:szCs w:val="24"/>
        </w:rPr>
        <w:t xml:space="preserve">An immigration lawyer described a client </w:t>
      </w:r>
      <w:r w:rsidR="1F1D1A7C" w:rsidRPr="00917706">
        <w:rPr>
          <w:sz w:val="24"/>
          <w:szCs w:val="24"/>
        </w:rPr>
        <w:t xml:space="preserve">inside one of the </w:t>
      </w:r>
      <w:r w:rsidR="1977925F" w:rsidRPr="00917706">
        <w:rPr>
          <w:sz w:val="24"/>
          <w:szCs w:val="24"/>
        </w:rPr>
        <w:lastRenderedPageBreak/>
        <w:t>shelter</w:t>
      </w:r>
      <w:r w:rsidR="1F1D1A7C" w:rsidRPr="00917706">
        <w:rPr>
          <w:sz w:val="24"/>
          <w:szCs w:val="24"/>
        </w:rPr>
        <w:t>s</w:t>
      </w:r>
      <w:r w:rsidR="1C892327" w:rsidRPr="00917706">
        <w:rPr>
          <w:sz w:val="24"/>
          <w:szCs w:val="24"/>
        </w:rPr>
        <w:t xml:space="preserve"> as being “terrified” because </w:t>
      </w:r>
      <w:r w:rsidR="1F1D1A7C" w:rsidRPr="00917706">
        <w:rPr>
          <w:sz w:val="24"/>
          <w:szCs w:val="24"/>
        </w:rPr>
        <w:t>“it’s overpacked and physical distancing is a complete impossibility.”</w:t>
      </w:r>
      <w:r w:rsidR="002A3A99" w:rsidRPr="00132652">
        <w:rPr>
          <w:rStyle w:val="FootnoteReference"/>
          <w:sz w:val="24"/>
          <w:szCs w:val="24"/>
        </w:rPr>
        <w:footnoteReference w:id="140"/>
      </w:r>
    </w:p>
    <w:p w14:paraId="699A17D3" w14:textId="7848EBFD" w:rsidR="006D04CE" w:rsidRPr="00917706" w:rsidRDefault="5670C746" w:rsidP="00917706">
      <w:pPr>
        <w:rPr>
          <w:sz w:val="24"/>
          <w:szCs w:val="24"/>
        </w:rPr>
      </w:pPr>
      <w:r w:rsidRPr="00917706">
        <w:rPr>
          <w:sz w:val="24"/>
          <w:szCs w:val="24"/>
        </w:rPr>
        <w:t>As</w:t>
      </w:r>
      <w:r w:rsidR="1F19B6C0" w:rsidRPr="00917706">
        <w:rPr>
          <w:sz w:val="24"/>
          <w:szCs w:val="24"/>
        </w:rPr>
        <w:t xml:space="preserve"> the </w:t>
      </w:r>
      <w:r w:rsidRPr="00917706">
        <w:rPr>
          <w:sz w:val="24"/>
          <w:szCs w:val="24"/>
        </w:rPr>
        <w:t>COVID positive cases increased</w:t>
      </w:r>
      <w:r w:rsidR="570B9661" w:rsidRPr="00917706">
        <w:rPr>
          <w:sz w:val="24"/>
          <w:szCs w:val="24"/>
        </w:rPr>
        <w:t>, the city continued to</w:t>
      </w:r>
      <w:r w:rsidR="19BAE6DE" w:rsidRPr="00917706">
        <w:rPr>
          <w:sz w:val="24"/>
          <w:szCs w:val="24"/>
        </w:rPr>
        <w:t xml:space="preserve"> maintain its </w:t>
      </w:r>
      <w:r w:rsidR="19BAE6DE" w:rsidRPr="00917706">
        <w:rPr>
          <w:i/>
          <w:iCs/>
          <w:sz w:val="24"/>
          <w:szCs w:val="24"/>
        </w:rPr>
        <w:t>Shelter Standards</w:t>
      </w:r>
      <w:r w:rsidR="19BAE6DE" w:rsidRPr="00917706">
        <w:rPr>
          <w:sz w:val="24"/>
          <w:szCs w:val="24"/>
        </w:rPr>
        <w:t xml:space="preserve"> and </w:t>
      </w:r>
      <w:r w:rsidR="672993F9" w:rsidRPr="00917706">
        <w:rPr>
          <w:i/>
          <w:iCs/>
          <w:sz w:val="24"/>
          <w:szCs w:val="24"/>
        </w:rPr>
        <w:t>Respite Standards</w:t>
      </w:r>
      <w:r w:rsidR="672993F9" w:rsidRPr="00917706">
        <w:rPr>
          <w:sz w:val="24"/>
          <w:szCs w:val="24"/>
        </w:rPr>
        <w:t>, which only require</w:t>
      </w:r>
      <w:r w:rsidR="6650CD35" w:rsidRPr="00132652">
        <w:rPr>
          <w:sz w:val="24"/>
          <w:szCs w:val="24"/>
        </w:rPr>
        <w:t>d</w:t>
      </w:r>
      <w:r w:rsidR="672993F9" w:rsidRPr="00917706">
        <w:rPr>
          <w:sz w:val="24"/>
          <w:szCs w:val="24"/>
        </w:rPr>
        <w:t xml:space="preserve"> beds </w:t>
      </w:r>
      <w:r w:rsidR="47269CF8" w:rsidRPr="00917706">
        <w:rPr>
          <w:sz w:val="24"/>
          <w:szCs w:val="24"/>
        </w:rPr>
        <w:t>inside homeless shelters</w:t>
      </w:r>
      <w:r w:rsidR="672993F9" w:rsidRPr="00917706">
        <w:rPr>
          <w:sz w:val="24"/>
          <w:szCs w:val="24"/>
        </w:rPr>
        <w:t xml:space="preserve"> to </w:t>
      </w:r>
      <w:r w:rsidR="50364FB4" w:rsidRPr="00917706">
        <w:rPr>
          <w:sz w:val="24"/>
          <w:szCs w:val="24"/>
        </w:rPr>
        <w:t xml:space="preserve">be 0.75 metres apart. This </w:t>
      </w:r>
      <w:r w:rsidR="65C69A58" w:rsidRPr="00917706">
        <w:rPr>
          <w:sz w:val="24"/>
          <w:szCs w:val="24"/>
        </w:rPr>
        <w:t>directly contradicted</w:t>
      </w:r>
      <w:r w:rsidR="50364FB4" w:rsidRPr="00917706">
        <w:rPr>
          <w:sz w:val="24"/>
          <w:szCs w:val="24"/>
        </w:rPr>
        <w:t xml:space="preserve"> </w:t>
      </w:r>
      <w:r w:rsidR="3D55CF42" w:rsidRPr="00917706">
        <w:rPr>
          <w:sz w:val="24"/>
          <w:szCs w:val="24"/>
        </w:rPr>
        <w:t xml:space="preserve">strongly worded </w:t>
      </w:r>
      <w:r w:rsidR="50364FB4" w:rsidRPr="00917706">
        <w:rPr>
          <w:sz w:val="24"/>
          <w:szCs w:val="24"/>
        </w:rPr>
        <w:t>advice</w:t>
      </w:r>
      <w:r w:rsidR="2A370C7B" w:rsidRPr="00917706">
        <w:rPr>
          <w:sz w:val="24"/>
          <w:szCs w:val="24"/>
        </w:rPr>
        <w:t xml:space="preserve"> and </w:t>
      </w:r>
      <w:r w:rsidR="5A403A51" w:rsidRPr="00917706">
        <w:rPr>
          <w:sz w:val="24"/>
          <w:szCs w:val="24"/>
        </w:rPr>
        <w:t xml:space="preserve">aggressively enforced </w:t>
      </w:r>
      <w:r w:rsidR="3F03DC19" w:rsidRPr="00917706">
        <w:rPr>
          <w:sz w:val="24"/>
          <w:szCs w:val="24"/>
        </w:rPr>
        <w:t xml:space="preserve">regulations that </w:t>
      </w:r>
      <w:r w:rsidR="5A403A51" w:rsidRPr="00917706">
        <w:rPr>
          <w:sz w:val="24"/>
          <w:szCs w:val="24"/>
        </w:rPr>
        <w:t xml:space="preserve">compelled the </w:t>
      </w:r>
      <w:r w:rsidR="2A370C7B" w:rsidRPr="00917706">
        <w:rPr>
          <w:sz w:val="24"/>
          <w:szCs w:val="24"/>
        </w:rPr>
        <w:t>general</w:t>
      </w:r>
      <w:r w:rsidR="3D55CF42" w:rsidRPr="00917706">
        <w:rPr>
          <w:sz w:val="24"/>
          <w:szCs w:val="24"/>
        </w:rPr>
        <w:t xml:space="preserve"> population</w:t>
      </w:r>
      <w:r w:rsidR="3F03DC19" w:rsidRPr="00917706">
        <w:rPr>
          <w:sz w:val="24"/>
          <w:szCs w:val="24"/>
        </w:rPr>
        <w:t xml:space="preserve"> </w:t>
      </w:r>
      <w:r w:rsidR="5A403A51" w:rsidRPr="00917706">
        <w:rPr>
          <w:sz w:val="24"/>
          <w:szCs w:val="24"/>
        </w:rPr>
        <w:t>to stay</w:t>
      </w:r>
      <w:r w:rsidR="3F03DC19" w:rsidRPr="00917706">
        <w:rPr>
          <w:sz w:val="24"/>
          <w:szCs w:val="24"/>
        </w:rPr>
        <w:t xml:space="preserve"> 2 metres apart.</w:t>
      </w:r>
      <w:r w:rsidR="00062F46" w:rsidRPr="00917706">
        <w:rPr>
          <w:rStyle w:val="FootnoteReference"/>
          <w:sz w:val="24"/>
          <w:szCs w:val="24"/>
        </w:rPr>
        <w:footnoteReference w:id="141"/>
      </w:r>
    </w:p>
    <w:p w14:paraId="68BD0448" w14:textId="5A59C264" w:rsidR="00DB574F" w:rsidRPr="00917706" w:rsidRDefault="3FA352D8" w:rsidP="00917706">
      <w:pPr>
        <w:rPr>
          <w:sz w:val="24"/>
          <w:szCs w:val="24"/>
        </w:rPr>
      </w:pPr>
      <w:r w:rsidRPr="00917706">
        <w:rPr>
          <w:sz w:val="24"/>
          <w:szCs w:val="24"/>
        </w:rPr>
        <w:t>While permanent housing solutions were still needed, the urgency of the situation dem</w:t>
      </w:r>
      <w:r w:rsidR="1F97A67C" w:rsidRPr="00917706">
        <w:rPr>
          <w:sz w:val="24"/>
          <w:szCs w:val="24"/>
        </w:rPr>
        <w:t>a</w:t>
      </w:r>
      <w:r w:rsidRPr="00917706">
        <w:rPr>
          <w:sz w:val="24"/>
          <w:szCs w:val="24"/>
        </w:rPr>
        <w:t xml:space="preserve">nded that at a minimum, </w:t>
      </w:r>
      <w:r w:rsidR="4DFDBFCD" w:rsidRPr="00917706">
        <w:rPr>
          <w:sz w:val="24"/>
          <w:szCs w:val="24"/>
        </w:rPr>
        <w:t>a</w:t>
      </w:r>
      <w:r w:rsidR="6F60103A" w:rsidRPr="00917706">
        <w:rPr>
          <w:sz w:val="24"/>
          <w:szCs w:val="24"/>
        </w:rPr>
        <w:t>lternative</w:t>
      </w:r>
      <w:r w:rsidR="101C3D2F" w:rsidRPr="00917706">
        <w:rPr>
          <w:sz w:val="24"/>
          <w:szCs w:val="24"/>
        </w:rPr>
        <w:t xml:space="preserve">s to </w:t>
      </w:r>
      <w:r w:rsidR="58D7EA1D" w:rsidRPr="00917706">
        <w:rPr>
          <w:sz w:val="24"/>
          <w:szCs w:val="24"/>
        </w:rPr>
        <w:t>the</w:t>
      </w:r>
      <w:r w:rsidR="6F60103A" w:rsidRPr="00917706" w:rsidDel="005E7AED">
        <w:rPr>
          <w:sz w:val="24"/>
          <w:szCs w:val="24"/>
        </w:rPr>
        <w:t xml:space="preserve"> </w:t>
      </w:r>
      <w:r w:rsidR="58D7EA1D" w:rsidRPr="00917706">
        <w:rPr>
          <w:sz w:val="24"/>
          <w:szCs w:val="24"/>
        </w:rPr>
        <w:t>overcrowded shelters</w:t>
      </w:r>
      <w:r w:rsidR="5645B6E2" w:rsidRPr="00917706">
        <w:rPr>
          <w:sz w:val="24"/>
          <w:szCs w:val="24"/>
        </w:rPr>
        <w:t xml:space="preserve"> </w:t>
      </w:r>
      <w:r w:rsidR="6DCC75F1" w:rsidRPr="00917706">
        <w:rPr>
          <w:sz w:val="24"/>
          <w:szCs w:val="24"/>
        </w:rPr>
        <w:t xml:space="preserve">should </w:t>
      </w:r>
      <w:r w:rsidR="7292FA05" w:rsidRPr="00917706">
        <w:rPr>
          <w:sz w:val="24"/>
          <w:szCs w:val="24"/>
        </w:rPr>
        <w:t xml:space="preserve">be </w:t>
      </w:r>
      <w:r w:rsidR="6DCC75F1" w:rsidRPr="00917706">
        <w:rPr>
          <w:sz w:val="24"/>
          <w:szCs w:val="24"/>
        </w:rPr>
        <w:t>found</w:t>
      </w:r>
      <w:r w:rsidR="1EFAEDCD" w:rsidRPr="00917706">
        <w:rPr>
          <w:sz w:val="24"/>
          <w:szCs w:val="24"/>
        </w:rPr>
        <w:t>. For example,</w:t>
      </w:r>
      <w:r w:rsidR="7A735021" w:rsidRPr="00917706">
        <w:rPr>
          <w:sz w:val="24"/>
          <w:szCs w:val="24"/>
        </w:rPr>
        <w:t xml:space="preserve"> Halifax </w:t>
      </w:r>
      <w:r w:rsidR="6F662B23" w:rsidRPr="00917706">
        <w:rPr>
          <w:sz w:val="24"/>
          <w:szCs w:val="24"/>
        </w:rPr>
        <w:t xml:space="preserve">moved several </w:t>
      </w:r>
      <w:r w:rsidR="5B4BFA7F" w:rsidRPr="00917706">
        <w:rPr>
          <w:sz w:val="24"/>
          <w:szCs w:val="24"/>
        </w:rPr>
        <w:t xml:space="preserve">shelter residents into </w:t>
      </w:r>
      <w:r w:rsidR="31500F43" w:rsidRPr="00917706">
        <w:rPr>
          <w:sz w:val="24"/>
          <w:szCs w:val="24"/>
        </w:rPr>
        <w:t xml:space="preserve">hotels after reports of a COVID case in </w:t>
      </w:r>
      <w:r w:rsidR="67F1F9FD" w:rsidRPr="00917706">
        <w:rPr>
          <w:sz w:val="24"/>
          <w:szCs w:val="24"/>
        </w:rPr>
        <w:t>one shelter.</w:t>
      </w:r>
      <w:r w:rsidR="00D954AE" w:rsidRPr="00917706">
        <w:rPr>
          <w:rStyle w:val="FootnoteReference"/>
          <w:sz w:val="24"/>
          <w:szCs w:val="24"/>
        </w:rPr>
        <w:footnoteReference w:id="142"/>
      </w:r>
      <w:r w:rsidR="67F1F9FD" w:rsidRPr="00917706">
        <w:rPr>
          <w:sz w:val="24"/>
          <w:szCs w:val="24"/>
        </w:rPr>
        <w:t xml:space="preserve"> Similarly, </w:t>
      </w:r>
      <w:r w:rsidR="4F8CE16D" w:rsidRPr="00917706">
        <w:rPr>
          <w:sz w:val="24"/>
          <w:szCs w:val="24"/>
        </w:rPr>
        <w:t>a</w:t>
      </w:r>
      <w:r w:rsidR="437D4FFF" w:rsidRPr="00917706">
        <w:rPr>
          <w:sz w:val="24"/>
          <w:szCs w:val="24"/>
        </w:rPr>
        <w:t xml:space="preserve">t a time of increasing public pressure, </w:t>
      </w:r>
      <w:r w:rsidR="2C4497E4" w:rsidRPr="00917706">
        <w:rPr>
          <w:sz w:val="24"/>
          <w:szCs w:val="24"/>
        </w:rPr>
        <w:t xml:space="preserve">the </w:t>
      </w:r>
      <w:r w:rsidR="4AB4FF16" w:rsidRPr="00917706">
        <w:rPr>
          <w:sz w:val="24"/>
          <w:szCs w:val="24"/>
        </w:rPr>
        <w:t>C</w:t>
      </w:r>
      <w:r w:rsidR="67F1F9FD" w:rsidRPr="00917706">
        <w:rPr>
          <w:sz w:val="24"/>
          <w:szCs w:val="24"/>
        </w:rPr>
        <w:t xml:space="preserve">ity of Toronto </w:t>
      </w:r>
      <w:r w:rsidR="5BEC6273" w:rsidRPr="00917706">
        <w:rPr>
          <w:sz w:val="24"/>
          <w:szCs w:val="24"/>
        </w:rPr>
        <w:t>announced</w:t>
      </w:r>
      <w:r w:rsidR="5021EC09" w:rsidRPr="00917706">
        <w:rPr>
          <w:sz w:val="24"/>
          <w:szCs w:val="24"/>
        </w:rPr>
        <w:t xml:space="preserve"> </w:t>
      </w:r>
      <w:r w:rsidR="56B431B7" w:rsidRPr="00917706">
        <w:rPr>
          <w:sz w:val="24"/>
          <w:szCs w:val="24"/>
        </w:rPr>
        <w:t>on March 30</w:t>
      </w:r>
      <w:r w:rsidR="56B431B7" w:rsidRPr="00917706">
        <w:rPr>
          <w:sz w:val="24"/>
          <w:szCs w:val="24"/>
          <w:vertAlign w:val="superscript"/>
        </w:rPr>
        <w:t>th</w:t>
      </w:r>
      <w:r w:rsidR="5BEC6273" w:rsidRPr="00917706">
        <w:rPr>
          <w:sz w:val="24"/>
          <w:szCs w:val="24"/>
        </w:rPr>
        <w:t xml:space="preserve"> that it had </w:t>
      </w:r>
      <w:r w:rsidR="67F1F9FD" w:rsidRPr="00917706">
        <w:rPr>
          <w:sz w:val="24"/>
          <w:szCs w:val="24"/>
        </w:rPr>
        <w:t>lease</w:t>
      </w:r>
      <w:r w:rsidR="78BDE588" w:rsidRPr="00917706">
        <w:rPr>
          <w:sz w:val="24"/>
          <w:szCs w:val="24"/>
        </w:rPr>
        <w:t>d</w:t>
      </w:r>
      <w:r w:rsidR="67F1F9FD" w:rsidRPr="00917706">
        <w:rPr>
          <w:sz w:val="24"/>
          <w:szCs w:val="24"/>
        </w:rPr>
        <w:t xml:space="preserve"> </w:t>
      </w:r>
      <w:r w:rsidR="19D42A5C" w:rsidRPr="00917706">
        <w:rPr>
          <w:sz w:val="24"/>
          <w:szCs w:val="24"/>
        </w:rPr>
        <w:t xml:space="preserve">several hundred </w:t>
      </w:r>
      <w:r w:rsidR="14FF5BC7" w:rsidRPr="00917706">
        <w:rPr>
          <w:sz w:val="24"/>
          <w:szCs w:val="24"/>
        </w:rPr>
        <w:t>hotels as alternative accommodation.</w:t>
      </w:r>
      <w:r w:rsidR="00125E44" w:rsidRPr="00132652">
        <w:rPr>
          <w:rStyle w:val="FootnoteReference"/>
          <w:sz w:val="24"/>
          <w:szCs w:val="24"/>
        </w:rPr>
        <w:footnoteReference w:id="143"/>
      </w:r>
      <w:r w:rsidR="0238122E" w:rsidRPr="00917706">
        <w:rPr>
          <w:sz w:val="24"/>
          <w:szCs w:val="24"/>
        </w:rPr>
        <w:t xml:space="preserve"> </w:t>
      </w:r>
      <w:r w:rsidR="141C926F" w:rsidRPr="00132652">
        <w:rPr>
          <w:sz w:val="24"/>
          <w:szCs w:val="24"/>
        </w:rPr>
        <w:t xml:space="preserve">Unfortunately, </w:t>
      </w:r>
      <w:r w:rsidR="29692038" w:rsidRPr="00132652">
        <w:rPr>
          <w:sz w:val="24"/>
          <w:szCs w:val="24"/>
        </w:rPr>
        <w:t>h</w:t>
      </w:r>
      <w:r w:rsidR="4DD6F846" w:rsidRPr="00917706">
        <w:rPr>
          <w:sz w:val="24"/>
          <w:szCs w:val="24"/>
        </w:rPr>
        <w:t xml:space="preserve">owever, </w:t>
      </w:r>
      <w:r w:rsidR="1C9A6DE6" w:rsidRPr="00917706">
        <w:rPr>
          <w:sz w:val="24"/>
          <w:szCs w:val="24"/>
        </w:rPr>
        <w:t>by</w:t>
      </w:r>
      <w:r w:rsidR="6D0319F6" w:rsidRPr="00917706">
        <w:rPr>
          <w:sz w:val="24"/>
          <w:szCs w:val="24"/>
        </w:rPr>
        <w:t xml:space="preserve"> the sixth week of </w:t>
      </w:r>
      <w:r w:rsidR="616720F8" w:rsidRPr="00917706">
        <w:rPr>
          <w:sz w:val="24"/>
          <w:szCs w:val="24"/>
        </w:rPr>
        <w:t>Ontario’s</w:t>
      </w:r>
      <w:r w:rsidR="6D0319F6" w:rsidRPr="00917706">
        <w:rPr>
          <w:sz w:val="24"/>
          <w:szCs w:val="24"/>
        </w:rPr>
        <w:t xml:space="preserve"> emergency</w:t>
      </w:r>
      <w:r w:rsidR="1C9A6DE6" w:rsidRPr="00917706">
        <w:rPr>
          <w:sz w:val="24"/>
          <w:szCs w:val="24"/>
        </w:rPr>
        <w:t xml:space="preserve"> in mid-April</w:t>
      </w:r>
      <w:r w:rsidR="6D0319F6" w:rsidRPr="00917706">
        <w:rPr>
          <w:sz w:val="24"/>
          <w:szCs w:val="24"/>
        </w:rPr>
        <w:t xml:space="preserve">, most of those rooms </w:t>
      </w:r>
      <w:r w:rsidR="1C9A6DE6" w:rsidRPr="00917706">
        <w:rPr>
          <w:sz w:val="24"/>
          <w:szCs w:val="24"/>
        </w:rPr>
        <w:t>still</w:t>
      </w:r>
      <w:r w:rsidR="6D0319F6" w:rsidRPr="00917706">
        <w:rPr>
          <w:sz w:val="24"/>
          <w:szCs w:val="24"/>
        </w:rPr>
        <w:t xml:space="preserve"> remained empty – the municipality ha</w:t>
      </w:r>
      <w:r w:rsidR="1C9A6DE6" w:rsidRPr="00917706">
        <w:rPr>
          <w:sz w:val="24"/>
          <w:szCs w:val="24"/>
        </w:rPr>
        <w:t>d</w:t>
      </w:r>
      <w:r w:rsidR="6D0319F6" w:rsidRPr="00917706">
        <w:rPr>
          <w:sz w:val="24"/>
          <w:szCs w:val="24"/>
        </w:rPr>
        <w:t xml:space="preserve"> been slow to move people from shelters into those rooms.</w:t>
      </w:r>
      <w:r w:rsidR="00893C17" w:rsidRPr="00132652">
        <w:rPr>
          <w:rStyle w:val="FootnoteReference"/>
          <w:sz w:val="24"/>
          <w:szCs w:val="24"/>
        </w:rPr>
        <w:footnoteReference w:id="144"/>
      </w:r>
    </w:p>
    <w:p w14:paraId="42859645" w14:textId="29B88A26" w:rsidR="005042C4" w:rsidRPr="00917706" w:rsidRDefault="074FA2B3" w:rsidP="00917706">
      <w:pPr>
        <w:rPr>
          <w:sz w:val="24"/>
          <w:szCs w:val="24"/>
        </w:rPr>
      </w:pPr>
      <w:r w:rsidRPr="00917706">
        <w:rPr>
          <w:sz w:val="24"/>
          <w:szCs w:val="24"/>
        </w:rPr>
        <w:t>O</w:t>
      </w:r>
      <w:r w:rsidR="3D31932D" w:rsidRPr="00917706">
        <w:rPr>
          <w:sz w:val="24"/>
          <w:szCs w:val="24"/>
        </w:rPr>
        <w:t>n April 23, 2020</w:t>
      </w:r>
      <w:r w:rsidR="00C97558">
        <w:rPr>
          <w:sz w:val="24"/>
          <w:szCs w:val="24"/>
        </w:rPr>
        <w:t>,</w:t>
      </w:r>
      <w:r w:rsidR="3D31932D" w:rsidRPr="00917706">
        <w:rPr>
          <w:sz w:val="24"/>
          <w:szCs w:val="24"/>
        </w:rPr>
        <w:t xml:space="preserve"> </w:t>
      </w:r>
      <w:r w:rsidR="36D5CD99" w:rsidRPr="00917706">
        <w:rPr>
          <w:sz w:val="24"/>
          <w:szCs w:val="24"/>
        </w:rPr>
        <w:t>a coalition of</w:t>
      </w:r>
      <w:r w:rsidR="1167D13A" w:rsidRPr="00917706">
        <w:rPr>
          <w:sz w:val="24"/>
          <w:szCs w:val="24"/>
        </w:rPr>
        <w:t xml:space="preserve"> </w:t>
      </w:r>
      <w:r w:rsidR="0A364ABC" w:rsidRPr="64042840">
        <w:rPr>
          <w:sz w:val="24"/>
          <w:szCs w:val="24"/>
        </w:rPr>
        <w:t>non-profit</w:t>
      </w:r>
      <w:r w:rsidR="1167D13A" w:rsidRPr="00917706">
        <w:rPr>
          <w:sz w:val="24"/>
          <w:szCs w:val="24"/>
        </w:rPr>
        <w:t xml:space="preserve"> organisations</w:t>
      </w:r>
      <w:r w:rsidR="54A23125" w:rsidRPr="00917706">
        <w:rPr>
          <w:sz w:val="24"/>
          <w:szCs w:val="24"/>
        </w:rPr>
        <w:t xml:space="preserve"> </w:t>
      </w:r>
      <w:r w:rsidR="14659080" w:rsidRPr="00917706">
        <w:rPr>
          <w:sz w:val="24"/>
          <w:szCs w:val="24"/>
        </w:rPr>
        <w:t>file</w:t>
      </w:r>
      <w:r w:rsidR="272AAE9C" w:rsidRPr="00917706">
        <w:rPr>
          <w:sz w:val="24"/>
          <w:szCs w:val="24"/>
        </w:rPr>
        <w:t>d</w:t>
      </w:r>
      <w:r w:rsidR="14659080" w:rsidRPr="00917706">
        <w:rPr>
          <w:sz w:val="24"/>
          <w:szCs w:val="24"/>
        </w:rPr>
        <w:t xml:space="preserve"> a </w:t>
      </w:r>
      <w:r w:rsidR="14659080" w:rsidRPr="00917706">
        <w:rPr>
          <w:i/>
          <w:iCs/>
          <w:sz w:val="24"/>
          <w:szCs w:val="24"/>
        </w:rPr>
        <w:t>Charter</w:t>
      </w:r>
      <w:r w:rsidR="14659080" w:rsidRPr="00917706">
        <w:rPr>
          <w:sz w:val="24"/>
          <w:szCs w:val="24"/>
        </w:rPr>
        <w:t xml:space="preserve"> challenge against</w:t>
      </w:r>
      <w:r w:rsidR="272AAE9C" w:rsidRPr="00917706">
        <w:rPr>
          <w:sz w:val="24"/>
          <w:szCs w:val="24"/>
        </w:rPr>
        <w:t xml:space="preserve"> the City of Toronto</w:t>
      </w:r>
      <w:r w:rsidR="54A23125" w:rsidRPr="00917706">
        <w:rPr>
          <w:sz w:val="24"/>
          <w:szCs w:val="24"/>
        </w:rPr>
        <w:t>. The coalition consisted of</w:t>
      </w:r>
      <w:r w:rsidR="36D5CD99" w:rsidRPr="00917706">
        <w:rPr>
          <w:sz w:val="24"/>
          <w:szCs w:val="24"/>
        </w:rPr>
        <w:t xml:space="preserve"> CCLA, the </w:t>
      </w:r>
      <w:r w:rsidR="1167D13A" w:rsidRPr="64042840">
        <w:rPr>
          <w:sz w:val="24"/>
          <w:szCs w:val="24"/>
        </w:rPr>
        <w:t>Sanctuary Ministries of Toronto, Aboriginal Legal Services, Advocacy Centre for Tenants Ontario, Black Legal Action Centre, and HIV &amp; AIDS Legal Clinic Ontario. The coalition argued that the municipality</w:t>
      </w:r>
      <w:r w:rsidR="39953FFA" w:rsidRPr="64042840">
        <w:rPr>
          <w:sz w:val="24"/>
          <w:szCs w:val="24"/>
        </w:rPr>
        <w:t xml:space="preserve">’s failure to mandate physical distancing in its shelters violated the </w:t>
      </w:r>
      <w:r w:rsidR="39953FFA" w:rsidRPr="64042840">
        <w:rPr>
          <w:i/>
          <w:iCs/>
          <w:sz w:val="24"/>
          <w:szCs w:val="24"/>
        </w:rPr>
        <w:t xml:space="preserve">Charter </w:t>
      </w:r>
      <w:r w:rsidR="39953FFA" w:rsidRPr="00917706">
        <w:rPr>
          <w:sz w:val="24"/>
          <w:szCs w:val="24"/>
        </w:rPr>
        <w:t xml:space="preserve">rights of </w:t>
      </w:r>
      <w:r w:rsidR="35599C4A" w:rsidRPr="00917706">
        <w:rPr>
          <w:sz w:val="24"/>
          <w:szCs w:val="24"/>
        </w:rPr>
        <w:t>people experiencing homelessness</w:t>
      </w:r>
      <w:r w:rsidR="45C35906" w:rsidRPr="00917706">
        <w:rPr>
          <w:sz w:val="24"/>
          <w:szCs w:val="24"/>
        </w:rPr>
        <w:t xml:space="preserve"> to security of the person</w:t>
      </w:r>
      <w:r w:rsidR="39953FFA" w:rsidRPr="00917706">
        <w:rPr>
          <w:sz w:val="24"/>
          <w:szCs w:val="24"/>
        </w:rPr>
        <w:t xml:space="preserve">, and </w:t>
      </w:r>
      <w:r w:rsidR="164BC9E0" w:rsidRPr="00917706">
        <w:rPr>
          <w:sz w:val="24"/>
          <w:szCs w:val="24"/>
        </w:rPr>
        <w:t>the rights of th</w:t>
      </w:r>
      <w:r w:rsidR="03209FEF" w:rsidRPr="00917706">
        <w:rPr>
          <w:sz w:val="24"/>
          <w:szCs w:val="24"/>
        </w:rPr>
        <w:t>is population</w:t>
      </w:r>
      <w:r w:rsidR="164BC9E0" w:rsidRPr="00917706">
        <w:rPr>
          <w:sz w:val="24"/>
          <w:szCs w:val="24"/>
        </w:rPr>
        <w:t xml:space="preserve">, </w:t>
      </w:r>
      <w:r w:rsidR="75D05433" w:rsidRPr="00917706">
        <w:rPr>
          <w:sz w:val="24"/>
          <w:szCs w:val="24"/>
        </w:rPr>
        <w:t>which</w:t>
      </w:r>
      <w:r w:rsidR="55946683" w:rsidRPr="00917706">
        <w:rPr>
          <w:sz w:val="24"/>
          <w:szCs w:val="24"/>
        </w:rPr>
        <w:t xml:space="preserve"> has a</w:t>
      </w:r>
      <w:r w:rsidR="68649037" w:rsidRPr="00917706">
        <w:rPr>
          <w:sz w:val="24"/>
          <w:szCs w:val="24"/>
        </w:rPr>
        <w:t xml:space="preserve"> </w:t>
      </w:r>
      <w:r w:rsidR="03C70FDA" w:rsidRPr="00917706">
        <w:rPr>
          <w:sz w:val="24"/>
          <w:szCs w:val="24"/>
        </w:rPr>
        <w:t>disproportionate</w:t>
      </w:r>
      <w:r w:rsidR="7F027061" w:rsidRPr="00917706">
        <w:rPr>
          <w:sz w:val="24"/>
          <w:szCs w:val="24"/>
        </w:rPr>
        <w:t xml:space="preserve"> number of indi</w:t>
      </w:r>
      <w:r w:rsidR="50ECAF20" w:rsidRPr="00917706">
        <w:rPr>
          <w:sz w:val="24"/>
          <w:szCs w:val="24"/>
        </w:rPr>
        <w:t>v</w:t>
      </w:r>
      <w:r w:rsidR="7F027061" w:rsidRPr="00917706">
        <w:rPr>
          <w:sz w:val="24"/>
          <w:szCs w:val="24"/>
        </w:rPr>
        <w:t>iduals who</w:t>
      </w:r>
      <w:r w:rsidR="333EACDA" w:rsidRPr="00917706">
        <w:rPr>
          <w:sz w:val="24"/>
          <w:szCs w:val="24"/>
        </w:rPr>
        <w:t xml:space="preserve"> </w:t>
      </w:r>
      <w:r w:rsidR="7F027061" w:rsidRPr="00917706">
        <w:rPr>
          <w:sz w:val="24"/>
          <w:szCs w:val="24"/>
        </w:rPr>
        <w:t>are</w:t>
      </w:r>
      <w:r w:rsidR="03C70FDA" w:rsidRPr="00917706">
        <w:rPr>
          <w:sz w:val="24"/>
          <w:szCs w:val="24"/>
        </w:rPr>
        <w:t xml:space="preserve"> Indigenous</w:t>
      </w:r>
      <w:r w:rsidR="71D14DB7" w:rsidRPr="00917706">
        <w:rPr>
          <w:sz w:val="24"/>
          <w:szCs w:val="24"/>
        </w:rPr>
        <w:t>,</w:t>
      </w:r>
      <w:r w:rsidR="03C70FDA" w:rsidRPr="00917706">
        <w:rPr>
          <w:sz w:val="24"/>
          <w:szCs w:val="24"/>
        </w:rPr>
        <w:t xml:space="preserve">  </w:t>
      </w:r>
      <w:r w:rsidR="632370A6" w:rsidRPr="00917706">
        <w:rPr>
          <w:sz w:val="24"/>
          <w:szCs w:val="24"/>
        </w:rPr>
        <w:t>B</w:t>
      </w:r>
      <w:r w:rsidR="03C70FDA" w:rsidRPr="00917706">
        <w:rPr>
          <w:sz w:val="24"/>
          <w:szCs w:val="24"/>
        </w:rPr>
        <w:t>lack,</w:t>
      </w:r>
      <w:r w:rsidR="54E9A0F2" w:rsidRPr="00917706">
        <w:rPr>
          <w:sz w:val="24"/>
          <w:szCs w:val="24"/>
        </w:rPr>
        <w:t xml:space="preserve"> and/or who have disabilities</w:t>
      </w:r>
      <w:r w:rsidR="03C70FDA" w:rsidRPr="00917706">
        <w:rPr>
          <w:sz w:val="24"/>
          <w:szCs w:val="24"/>
        </w:rPr>
        <w:t xml:space="preserve">, </w:t>
      </w:r>
      <w:r w:rsidR="25D1CEC6" w:rsidRPr="00917706">
        <w:rPr>
          <w:sz w:val="24"/>
          <w:szCs w:val="24"/>
        </w:rPr>
        <w:t xml:space="preserve">to be </w:t>
      </w:r>
      <w:r w:rsidR="03C70FDA" w:rsidRPr="00917706">
        <w:rPr>
          <w:sz w:val="24"/>
          <w:szCs w:val="24"/>
        </w:rPr>
        <w:t>free from discrimination</w:t>
      </w:r>
      <w:r w:rsidR="0F48A28E" w:rsidRPr="00917706">
        <w:rPr>
          <w:sz w:val="24"/>
          <w:szCs w:val="24"/>
        </w:rPr>
        <w:t xml:space="preserve"> </w:t>
      </w:r>
      <w:r w:rsidR="2B35C684" w:rsidRPr="00917706">
        <w:rPr>
          <w:sz w:val="24"/>
          <w:szCs w:val="24"/>
        </w:rPr>
        <w:t xml:space="preserve">under the </w:t>
      </w:r>
      <w:r w:rsidR="2B35C684" w:rsidRPr="00917706">
        <w:rPr>
          <w:i/>
          <w:iCs/>
          <w:sz w:val="24"/>
          <w:szCs w:val="24"/>
        </w:rPr>
        <w:t>Charter</w:t>
      </w:r>
      <w:r w:rsidR="2B35C684" w:rsidRPr="00917706">
        <w:rPr>
          <w:sz w:val="24"/>
          <w:szCs w:val="24"/>
        </w:rPr>
        <w:t xml:space="preserve"> and the </w:t>
      </w:r>
      <w:r w:rsidR="3AF04BD8" w:rsidRPr="00917706">
        <w:rPr>
          <w:sz w:val="24"/>
          <w:szCs w:val="24"/>
        </w:rPr>
        <w:t>Human Rights Code</w:t>
      </w:r>
      <w:r w:rsidR="00D6625E">
        <w:t>.</w:t>
      </w:r>
      <w:r w:rsidR="113A7FB0" w:rsidRPr="00917706">
        <w:rPr>
          <w:i/>
          <w:iCs/>
          <w:sz w:val="24"/>
          <w:szCs w:val="24"/>
        </w:rPr>
        <w:t xml:space="preserve"> </w:t>
      </w:r>
      <w:r w:rsidR="113A7FB0" w:rsidRPr="00917706">
        <w:rPr>
          <w:sz w:val="24"/>
          <w:szCs w:val="24"/>
        </w:rPr>
        <w:t xml:space="preserve">On </w:t>
      </w:r>
      <w:r w:rsidR="67FDCC35" w:rsidRPr="00917706">
        <w:rPr>
          <w:sz w:val="24"/>
          <w:szCs w:val="24"/>
        </w:rPr>
        <w:t>May 19, 2020,</w:t>
      </w:r>
      <w:r w:rsidR="54A23125" w:rsidRPr="00917706">
        <w:rPr>
          <w:sz w:val="24"/>
          <w:szCs w:val="24"/>
        </w:rPr>
        <w:t xml:space="preserve"> the </w:t>
      </w:r>
      <w:r w:rsidR="4C5C552F" w:rsidRPr="00917706">
        <w:rPr>
          <w:sz w:val="24"/>
          <w:szCs w:val="24"/>
        </w:rPr>
        <w:t>C</w:t>
      </w:r>
      <w:r w:rsidR="54A23125" w:rsidRPr="00917706">
        <w:rPr>
          <w:sz w:val="24"/>
          <w:szCs w:val="24"/>
        </w:rPr>
        <w:t xml:space="preserve">ity </w:t>
      </w:r>
      <w:r w:rsidR="0DC22008" w:rsidRPr="00917706">
        <w:rPr>
          <w:sz w:val="24"/>
          <w:szCs w:val="24"/>
        </w:rPr>
        <w:t xml:space="preserve">reached a settlement with the Coalition, and committed to </w:t>
      </w:r>
      <w:r w:rsidR="64702597" w:rsidRPr="00917706">
        <w:rPr>
          <w:sz w:val="24"/>
          <w:szCs w:val="24"/>
        </w:rPr>
        <w:t>maintaining physical distanc</w:t>
      </w:r>
      <w:r w:rsidR="575C6764" w:rsidRPr="00917706">
        <w:rPr>
          <w:sz w:val="24"/>
          <w:szCs w:val="24"/>
        </w:rPr>
        <w:t>ing</w:t>
      </w:r>
      <w:r w:rsidR="64702597" w:rsidRPr="00917706">
        <w:rPr>
          <w:sz w:val="24"/>
          <w:szCs w:val="24"/>
        </w:rPr>
        <w:t xml:space="preserve"> between beds </w:t>
      </w:r>
      <w:r w:rsidR="21B66742" w:rsidRPr="00917706">
        <w:rPr>
          <w:sz w:val="24"/>
          <w:szCs w:val="24"/>
        </w:rPr>
        <w:t>in its shelter</w:t>
      </w:r>
      <w:r w:rsidR="2EF740B0" w:rsidRPr="00917706">
        <w:rPr>
          <w:sz w:val="24"/>
          <w:szCs w:val="24"/>
        </w:rPr>
        <w:t xml:space="preserve"> system</w:t>
      </w:r>
      <w:r w:rsidR="2687A758" w:rsidRPr="00917706">
        <w:rPr>
          <w:sz w:val="24"/>
          <w:szCs w:val="24"/>
        </w:rPr>
        <w:t xml:space="preserve"> and</w:t>
      </w:r>
      <w:r w:rsidR="21B66742" w:rsidRPr="00917706">
        <w:rPr>
          <w:sz w:val="24"/>
          <w:szCs w:val="24"/>
        </w:rPr>
        <w:t xml:space="preserve"> providing sufficient beds </w:t>
      </w:r>
      <w:r w:rsidR="6A3A11C0" w:rsidRPr="00917706">
        <w:rPr>
          <w:sz w:val="24"/>
          <w:szCs w:val="24"/>
        </w:rPr>
        <w:t>to shelter clients</w:t>
      </w:r>
      <w:r w:rsidR="2687A758" w:rsidRPr="00917706">
        <w:rPr>
          <w:sz w:val="24"/>
          <w:szCs w:val="24"/>
        </w:rPr>
        <w:t xml:space="preserve">. </w:t>
      </w:r>
    </w:p>
    <w:p w14:paraId="717B1E1F" w14:textId="4B578A21" w:rsidR="00501E4C" w:rsidRPr="00917706" w:rsidRDefault="0C5A541F" w:rsidP="00917706">
      <w:pPr>
        <w:rPr>
          <w:sz w:val="24"/>
          <w:szCs w:val="24"/>
        </w:rPr>
      </w:pPr>
      <w:r w:rsidRPr="00917706">
        <w:rPr>
          <w:sz w:val="24"/>
          <w:szCs w:val="24"/>
        </w:rPr>
        <w:t xml:space="preserve">The </w:t>
      </w:r>
      <w:r w:rsidR="09C1A12A" w:rsidRPr="00917706">
        <w:rPr>
          <w:sz w:val="24"/>
          <w:szCs w:val="24"/>
        </w:rPr>
        <w:t>C</w:t>
      </w:r>
      <w:r w:rsidRPr="00917706">
        <w:rPr>
          <w:sz w:val="24"/>
          <w:szCs w:val="24"/>
        </w:rPr>
        <w:t>ity also committed to providing</w:t>
      </w:r>
      <w:r w:rsidR="513E8795" w:rsidRPr="00917706">
        <w:rPr>
          <w:sz w:val="24"/>
          <w:szCs w:val="24"/>
        </w:rPr>
        <w:t xml:space="preserve"> regular progress reports on those obligations </w:t>
      </w:r>
      <w:r w:rsidR="141E0AAC" w:rsidRPr="00917706">
        <w:rPr>
          <w:sz w:val="24"/>
          <w:szCs w:val="24"/>
        </w:rPr>
        <w:t>until it reaches and sustains compliance</w:t>
      </w:r>
      <w:r w:rsidR="513E8795" w:rsidRPr="00917706">
        <w:rPr>
          <w:sz w:val="24"/>
          <w:szCs w:val="24"/>
        </w:rPr>
        <w:t xml:space="preserve"> for </w:t>
      </w:r>
      <w:r w:rsidR="613E18B3" w:rsidRPr="00917706">
        <w:rPr>
          <w:sz w:val="24"/>
          <w:szCs w:val="24"/>
        </w:rPr>
        <w:t>two</w:t>
      </w:r>
      <w:r w:rsidR="513E8795" w:rsidRPr="00917706">
        <w:rPr>
          <w:sz w:val="24"/>
          <w:szCs w:val="24"/>
        </w:rPr>
        <w:t xml:space="preserve"> months.</w:t>
      </w:r>
      <w:r w:rsidRPr="00917706">
        <w:rPr>
          <w:sz w:val="24"/>
          <w:szCs w:val="24"/>
        </w:rPr>
        <w:t xml:space="preserve"> </w:t>
      </w:r>
      <w:r w:rsidR="00F15461">
        <w:rPr>
          <w:sz w:val="24"/>
          <w:szCs w:val="24"/>
        </w:rPr>
        <w:t xml:space="preserve">Several </w:t>
      </w:r>
      <w:r w:rsidR="673563E6" w:rsidRPr="00917706">
        <w:rPr>
          <w:sz w:val="24"/>
          <w:szCs w:val="24"/>
        </w:rPr>
        <w:t xml:space="preserve">reports have been </w:t>
      </w:r>
      <w:r w:rsidR="0110FB9B" w:rsidRPr="00917706">
        <w:rPr>
          <w:sz w:val="24"/>
          <w:szCs w:val="24"/>
        </w:rPr>
        <w:t xml:space="preserve">submitted to the </w:t>
      </w:r>
      <w:r w:rsidR="106F559E" w:rsidRPr="00917706">
        <w:rPr>
          <w:sz w:val="24"/>
          <w:szCs w:val="24"/>
        </w:rPr>
        <w:t>c</w:t>
      </w:r>
      <w:r w:rsidR="0110FB9B" w:rsidRPr="00917706">
        <w:rPr>
          <w:sz w:val="24"/>
          <w:szCs w:val="24"/>
        </w:rPr>
        <w:t>oalition</w:t>
      </w:r>
      <w:r w:rsidR="673563E6" w:rsidRPr="00917706">
        <w:rPr>
          <w:sz w:val="24"/>
          <w:szCs w:val="24"/>
        </w:rPr>
        <w:t xml:space="preserve"> so far,</w:t>
      </w:r>
      <w:r w:rsidR="000B2244" w:rsidRPr="00132652">
        <w:rPr>
          <w:rStyle w:val="FootnoteReference"/>
          <w:sz w:val="24"/>
          <w:szCs w:val="24"/>
        </w:rPr>
        <w:footnoteReference w:id="145"/>
      </w:r>
      <w:r w:rsidR="673563E6" w:rsidRPr="00917706">
        <w:rPr>
          <w:sz w:val="24"/>
          <w:szCs w:val="24"/>
        </w:rPr>
        <w:t xml:space="preserve"> and the coalition </w:t>
      </w:r>
      <w:r w:rsidR="69A7488A" w:rsidRPr="00917706">
        <w:rPr>
          <w:sz w:val="24"/>
          <w:szCs w:val="24"/>
        </w:rPr>
        <w:t xml:space="preserve">has exercised its right under the settlement to ask questions </w:t>
      </w:r>
      <w:r w:rsidR="69A7488A" w:rsidRPr="00917706">
        <w:rPr>
          <w:sz w:val="24"/>
          <w:szCs w:val="24"/>
        </w:rPr>
        <w:lastRenderedPageBreak/>
        <w:t>about these reports.</w:t>
      </w:r>
      <w:r w:rsidR="00A86CF0" w:rsidRPr="00132652">
        <w:rPr>
          <w:rStyle w:val="FootnoteReference"/>
          <w:sz w:val="24"/>
          <w:szCs w:val="24"/>
        </w:rPr>
        <w:footnoteReference w:id="146"/>
      </w:r>
      <w:r w:rsidR="436F7AF9" w:rsidRPr="00917706">
        <w:rPr>
          <w:sz w:val="24"/>
          <w:szCs w:val="24"/>
        </w:rPr>
        <w:t xml:space="preserve"> The coalition will continue to monitor the situation and hold the municipality accountable </w:t>
      </w:r>
      <w:r w:rsidR="77D120D3" w:rsidRPr="00917706">
        <w:rPr>
          <w:sz w:val="24"/>
          <w:szCs w:val="24"/>
        </w:rPr>
        <w:t xml:space="preserve">to its commitments under the </w:t>
      </w:r>
      <w:r w:rsidR="436F7AF9" w:rsidRPr="00917706">
        <w:rPr>
          <w:sz w:val="24"/>
          <w:szCs w:val="24"/>
        </w:rPr>
        <w:t>settlement agreement.</w:t>
      </w:r>
      <w:r w:rsidR="4E3964A3" w:rsidRPr="00917706">
        <w:rPr>
          <w:sz w:val="24"/>
          <w:szCs w:val="24"/>
        </w:rPr>
        <w:t xml:space="preserve"> </w:t>
      </w:r>
    </w:p>
    <w:p w14:paraId="6C126B37" w14:textId="77777777" w:rsidR="004B62D1" w:rsidRPr="00917706" w:rsidRDefault="004B62D1" w:rsidP="00917706">
      <w:pPr>
        <w:rPr>
          <w:sz w:val="24"/>
          <w:szCs w:val="24"/>
        </w:rPr>
      </w:pPr>
    </w:p>
    <w:p w14:paraId="740B7C7D" w14:textId="6694C063" w:rsidR="00A23DFC" w:rsidRPr="00917706" w:rsidRDefault="00A23DFC" w:rsidP="00917706">
      <w:pPr>
        <w:rPr>
          <w:b/>
          <w:bCs/>
          <w:sz w:val="24"/>
          <w:szCs w:val="24"/>
        </w:rPr>
      </w:pPr>
      <w:r w:rsidRPr="00917706">
        <w:rPr>
          <w:b/>
          <w:bCs/>
          <w:sz w:val="24"/>
          <w:szCs w:val="24"/>
        </w:rPr>
        <w:t>Essential Care Work</w:t>
      </w:r>
    </w:p>
    <w:p w14:paraId="77B3B0FB" w14:textId="200FB3AA" w:rsidR="00A23DFC" w:rsidRPr="00917706" w:rsidRDefault="00A23DFC" w:rsidP="007A136E">
      <w:pPr>
        <w:rPr>
          <w:sz w:val="24"/>
          <w:szCs w:val="24"/>
        </w:rPr>
      </w:pPr>
      <w:r w:rsidRPr="00917706">
        <w:rPr>
          <w:sz w:val="24"/>
          <w:szCs w:val="24"/>
        </w:rPr>
        <w:t>Essential work is done by first responders, health care workers, infrastructure workers, by workers who are essential to the provision of essential goods, and many others. The focus of this section is essential care workers</w:t>
      </w:r>
      <w:r w:rsidR="00BB79D9" w:rsidRPr="00917706">
        <w:rPr>
          <w:sz w:val="24"/>
          <w:szCs w:val="24"/>
        </w:rPr>
        <w:t xml:space="preserve"> and the work they do</w:t>
      </w:r>
      <w:r w:rsidRPr="00917706">
        <w:rPr>
          <w:sz w:val="24"/>
          <w:szCs w:val="24"/>
        </w:rPr>
        <w:t xml:space="preserve">: these workers provide health and medical support, ranging from frontline doctors to client-facing workers in care homes. COVID-19 poses a special threat to these workers because, as frontline workers, they often face a considerable risk of exposure to the virus. Moreover, as care workers, they implement Canada’s evolving health policy and best healthcare practices. Essential care workers are thus often both Canada’s first line of defense against COVID and </w:t>
      </w:r>
      <w:r w:rsidR="007332E3">
        <w:rPr>
          <w:sz w:val="24"/>
          <w:szCs w:val="24"/>
        </w:rPr>
        <w:t>the group that faces</w:t>
      </w:r>
      <w:r w:rsidRPr="00917706">
        <w:rPr>
          <w:sz w:val="24"/>
          <w:szCs w:val="24"/>
        </w:rPr>
        <w:t xml:space="preserve"> first risk of exposure.</w:t>
      </w:r>
    </w:p>
    <w:p w14:paraId="43998AD7" w14:textId="1C4A00DC" w:rsidR="00A23DFC" w:rsidRPr="00917706" w:rsidRDefault="00A23DFC" w:rsidP="007A136E">
      <w:pPr>
        <w:rPr>
          <w:sz w:val="24"/>
          <w:szCs w:val="24"/>
        </w:rPr>
      </w:pPr>
      <w:r w:rsidRPr="00917706">
        <w:rPr>
          <w:sz w:val="24"/>
          <w:szCs w:val="24"/>
        </w:rPr>
        <w:t xml:space="preserve">Essential care work can have a </w:t>
      </w:r>
      <w:r w:rsidR="007902FD" w:rsidRPr="00917706">
        <w:rPr>
          <w:sz w:val="24"/>
          <w:szCs w:val="24"/>
        </w:rPr>
        <w:t xml:space="preserve">extraordinary </w:t>
      </w:r>
      <w:r w:rsidRPr="00917706">
        <w:rPr>
          <w:sz w:val="24"/>
          <w:szCs w:val="24"/>
        </w:rPr>
        <w:t xml:space="preserve">impact on </w:t>
      </w:r>
      <w:r w:rsidRPr="00132652">
        <w:rPr>
          <w:sz w:val="24"/>
          <w:szCs w:val="24"/>
        </w:rPr>
        <w:t>marginalised</w:t>
      </w:r>
      <w:r w:rsidRPr="00917706">
        <w:rPr>
          <w:sz w:val="24"/>
          <w:szCs w:val="24"/>
        </w:rPr>
        <w:t xml:space="preserve"> people. For people with disabilities, for example, care workers can open the door to social and professional life. It is therefore paramount that essential care work be done in a way that respects </w:t>
      </w:r>
      <w:r w:rsidR="005F530C" w:rsidRPr="00917706">
        <w:rPr>
          <w:sz w:val="24"/>
          <w:szCs w:val="24"/>
        </w:rPr>
        <w:t>the</w:t>
      </w:r>
      <w:r w:rsidRPr="00917706">
        <w:rPr>
          <w:sz w:val="24"/>
          <w:szCs w:val="24"/>
        </w:rPr>
        <w:t xml:space="preserve"> civil rights and disadvantaged circumstance</w:t>
      </w:r>
      <w:r w:rsidR="005F530C" w:rsidRPr="00917706">
        <w:rPr>
          <w:sz w:val="24"/>
          <w:szCs w:val="24"/>
        </w:rPr>
        <w:t xml:space="preserve">s of both care workers and the people </w:t>
      </w:r>
      <w:r w:rsidR="00DC51FC" w:rsidRPr="00917706">
        <w:rPr>
          <w:sz w:val="24"/>
          <w:szCs w:val="24"/>
        </w:rPr>
        <w:t>aided by these workers.</w:t>
      </w:r>
    </w:p>
    <w:p w14:paraId="7470251B" w14:textId="3A6F6364" w:rsidR="00A23DFC" w:rsidRPr="00917706" w:rsidRDefault="00A23DFC" w:rsidP="007A136E">
      <w:pPr>
        <w:rPr>
          <w:sz w:val="24"/>
          <w:szCs w:val="24"/>
        </w:rPr>
      </w:pPr>
      <w:r w:rsidRPr="00917706">
        <w:rPr>
          <w:sz w:val="24"/>
          <w:szCs w:val="24"/>
        </w:rPr>
        <w:t xml:space="preserve">The following sub-sections look at COVID’s impact on civil rights in care facilities, specifically hospitals and </w:t>
      </w:r>
      <w:r w:rsidR="00743B5B" w:rsidRPr="00917706">
        <w:rPr>
          <w:sz w:val="24"/>
          <w:szCs w:val="24"/>
        </w:rPr>
        <w:t xml:space="preserve">long-term </w:t>
      </w:r>
      <w:r w:rsidRPr="00917706">
        <w:rPr>
          <w:sz w:val="24"/>
          <w:szCs w:val="24"/>
        </w:rPr>
        <w:t>care homes.</w:t>
      </w:r>
    </w:p>
    <w:p w14:paraId="0D4C7632" w14:textId="77777777" w:rsidR="00A23DFC" w:rsidRPr="00917706" w:rsidRDefault="00A23DFC" w:rsidP="007A136E">
      <w:pPr>
        <w:ind w:firstLine="720"/>
        <w:rPr>
          <w:sz w:val="24"/>
          <w:szCs w:val="24"/>
          <w:u w:val="single"/>
        </w:rPr>
      </w:pPr>
      <w:r w:rsidRPr="00917706">
        <w:rPr>
          <w:i/>
          <w:sz w:val="24"/>
          <w:szCs w:val="24"/>
          <w:u w:val="single"/>
        </w:rPr>
        <w:t>Hospitals</w:t>
      </w:r>
    </w:p>
    <w:p w14:paraId="495F1988" w14:textId="2D85C01F" w:rsidR="00A23DFC" w:rsidRPr="00917706" w:rsidRDefault="5F840FAB" w:rsidP="007A136E">
      <w:pPr>
        <w:rPr>
          <w:sz w:val="24"/>
          <w:szCs w:val="24"/>
        </w:rPr>
      </w:pPr>
      <w:r w:rsidRPr="00917706">
        <w:rPr>
          <w:sz w:val="24"/>
          <w:szCs w:val="24"/>
        </w:rPr>
        <w:t>As Canada’s foremost provider for emergency healthcare services, hospitals across Canada are at the center of Canada’s response to COVID. Patients, visitors, staff, and the public are all affected by hospitals’ COVID policy. Since most hospitals fall under provincial jurisdiction, the impact of COVID on civil rights in hospitals has varied by province.</w:t>
      </w:r>
      <w:r w:rsidR="0F669133" w:rsidRPr="00917706">
        <w:rPr>
          <w:sz w:val="24"/>
          <w:szCs w:val="24"/>
        </w:rPr>
        <w:t xml:space="preserve"> </w:t>
      </w:r>
      <w:r w:rsidR="7D30C1AE" w:rsidRPr="00917706">
        <w:rPr>
          <w:sz w:val="24"/>
          <w:szCs w:val="24"/>
        </w:rPr>
        <w:t>Tracking</w:t>
      </w:r>
      <w:r w:rsidR="13BC1267" w:rsidRPr="00917706">
        <w:rPr>
          <w:sz w:val="24"/>
          <w:szCs w:val="24"/>
        </w:rPr>
        <w:t xml:space="preserve"> of</w:t>
      </w:r>
      <w:r w:rsidR="7D30C1AE" w:rsidRPr="00917706">
        <w:rPr>
          <w:sz w:val="24"/>
          <w:szCs w:val="24"/>
        </w:rPr>
        <w:t xml:space="preserve"> the </w:t>
      </w:r>
      <w:r w:rsidR="7E5EDE77" w:rsidRPr="00917706">
        <w:rPr>
          <w:sz w:val="24"/>
          <w:szCs w:val="24"/>
        </w:rPr>
        <w:t xml:space="preserve">pandemic has varied by province as well, with some provinces adopting their own definitions of </w:t>
      </w:r>
      <w:r w:rsidR="69329870" w:rsidRPr="00917706">
        <w:rPr>
          <w:sz w:val="24"/>
          <w:szCs w:val="24"/>
        </w:rPr>
        <w:t>when a reportable “outbreak” occurs.</w:t>
      </w:r>
      <w:r w:rsidR="00720C10" w:rsidRPr="00132652">
        <w:rPr>
          <w:rStyle w:val="FootnoteReference"/>
          <w:sz w:val="24"/>
          <w:szCs w:val="24"/>
        </w:rPr>
        <w:footnoteReference w:id="147"/>
      </w:r>
      <w:r w:rsidRPr="00917706">
        <w:rPr>
          <w:sz w:val="24"/>
          <w:szCs w:val="24"/>
        </w:rPr>
        <w:t xml:space="preserve"> Our guiding concerns in this</w:t>
      </w:r>
      <w:r w:rsidR="6CDA4339" w:rsidRPr="00917706">
        <w:rPr>
          <w:sz w:val="24"/>
          <w:szCs w:val="24"/>
        </w:rPr>
        <w:t xml:space="preserve"> section of the</w:t>
      </w:r>
      <w:r w:rsidRPr="00917706">
        <w:rPr>
          <w:sz w:val="24"/>
          <w:szCs w:val="24"/>
        </w:rPr>
        <w:t xml:space="preserve"> report are COVID’s impact on the civil rights of </w:t>
      </w:r>
      <w:r w:rsidR="7C984621" w:rsidRPr="00917706">
        <w:rPr>
          <w:sz w:val="24"/>
          <w:szCs w:val="24"/>
        </w:rPr>
        <w:t xml:space="preserve">people </w:t>
      </w:r>
      <w:r w:rsidRPr="00917706">
        <w:rPr>
          <w:sz w:val="24"/>
          <w:szCs w:val="24"/>
        </w:rPr>
        <w:t>in</w:t>
      </w:r>
      <w:r w:rsidR="7C984621" w:rsidRPr="00917706">
        <w:rPr>
          <w:sz w:val="24"/>
          <w:szCs w:val="24"/>
        </w:rPr>
        <w:t xml:space="preserve"> Canadian</w:t>
      </w:r>
      <w:r w:rsidRPr="00917706">
        <w:rPr>
          <w:sz w:val="24"/>
          <w:szCs w:val="24"/>
        </w:rPr>
        <w:t xml:space="preserve"> hospitals generally and on the civil rights of </w:t>
      </w:r>
      <w:r w:rsidRPr="00132652">
        <w:rPr>
          <w:sz w:val="24"/>
          <w:szCs w:val="24"/>
        </w:rPr>
        <w:t xml:space="preserve">marginalised </w:t>
      </w:r>
      <w:r w:rsidRPr="00917706">
        <w:rPr>
          <w:sz w:val="24"/>
          <w:szCs w:val="24"/>
        </w:rPr>
        <w:t>people.</w:t>
      </w:r>
    </w:p>
    <w:p w14:paraId="6063472D" w14:textId="5278F225" w:rsidR="00A23DFC" w:rsidRPr="00917706" w:rsidRDefault="5F840FAB" w:rsidP="007A136E">
      <w:pPr>
        <w:rPr>
          <w:sz w:val="24"/>
          <w:szCs w:val="24"/>
        </w:rPr>
      </w:pPr>
      <w:r w:rsidRPr="00917706">
        <w:rPr>
          <w:sz w:val="24"/>
          <w:szCs w:val="24"/>
        </w:rPr>
        <w:t xml:space="preserve">COVID patients in hospitals should be </w:t>
      </w:r>
      <w:r w:rsidRPr="00132652">
        <w:rPr>
          <w:sz w:val="24"/>
          <w:szCs w:val="24"/>
        </w:rPr>
        <w:t>recognised</w:t>
      </w:r>
      <w:r w:rsidRPr="00917706">
        <w:rPr>
          <w:sz w:val="24"/>
          <w:szCs w:val="24"/>
        </w:rPr>
        <w:t xml:space="preserve"> as a </w:t>
      </w:r>
      <w:r w:rsidRPr="00132652">
        <w:rPr>
          <w:sz w:val="24"/>
          <w:szCs w:val="24"/>
        </w:rPr>
        <w:t>marginalised</w:t>
      </w:r>
      <w:r w:rsidRPr="00917706">
        <w:rPr>
          <w:sz w:val="24"/>
          <w:szCs w:val="24"/>
        </w:rPr>
        <w:t xml:space="preserve"> group. </w:t>
      </w:r>
      <w:r w:rsidR="076F9351" w:rsidRPr="00917706">
        <w:rPr>
          <w:sz w:val="24"/>
          <w:szCs w:val="24"/>
        </w:rPr>
        <w:t xml:space="preserve">In addition to the challenges posed by their physical condition, </w:t>
      </w:r>
      <w:r w:rsidR="57E20851" w:rsidRPr="00917706">
        <w:rPr>
          <w:sz w:val="24"/>
          <w:szCs w:val="24"/>
        </w:rPr>
        <w:t>these people</w:t>
      </w:r>
      <w:r w:rsidRPr="00917706">
        <w:rPr>
          <w:sz w:val="24"/>
          <w:szCs w:val="24"/>
        </w:rPr>
        <w:t xml:space="preserve"> </w:t>
      </w:r>
      <w:r w:rsidR="57E20851" w:rsidRPr="00917706">
        <w:rPr>
          <w:sz w:val="24"/>
          <w:szCs w:val="24"/>
        </w:rPr>
        <w:t xml:space="preserve">are at </w:t>
      </w:r>
      <w:r w:rsidR="123D3CB3" w:rsidRPr="00917706">
        <w:rPr>
          <w:sz w:val="24"/>
          <w:szCs w:val="24"/>
        </w:rPr>
        <w:t>risk</w:t>
      </w:r>
      <w:r w:rsidR="57E20851" w:rsidRPr="00917706">
        <w:rPr>
          <w:sz w:val="24"/>
          <w:szCs w:val="24"/>
        </w:rPr>
        <w:t xml:space="preserve"> of</w:t>
      </w:r>
      <w:r w:rsidR="123D3CB3" w:rsidRPr="00917706">
        <w:rPr>
          <w:sz w:val="24"/>
          <w:szCs w:val="24"/>
        </w:rPr>
        <w:t xml:space="preserve"> being stigmatized for </w:t>
      </w:r>
      <w:r w:rsidR="123D3CB3" w:rsidRPr="00917706">
        <w:rPr>
          <w:sz w:val="24"/>
          <w:szCs w:val="24"/>
        </w:rPr>
        <w:lastRenderedPageBreak/>
        <w:t>their association with the virus.</w:t>
      </w:r>
      <w:r w:rsidRPr="00917706">
        <w:rPr>
          <w:sz w:val="24"/>
          <w:szCs w:val="24"/>
        </w:rPr>
        <w:t xml:space="preserve"> This stigma is exacerbated by racial prejudices</w:t>
      </w:r>
      <w:r w:rsidR="123D3CB3" w:rsidRPr="00917706">
        <w:rPr>
          <w:sz w:val="24"/>
          <w:szCs w:val="24"/>
        </w:rPr>
        <w:t>: m</w:t>
      </w:r>
      <w:r w:rsidRPr="00917706">
        <w:rPr>
          <w:sz w:val="24"/>
          <w:szCs w:val="24"/>
        </w:rPr>
        <w:t xml:space="preserve">any people associate COVID with Chinese people, or </w:t>
      </w:r>
      <w:r w:rsidR="076F9351" w:rsidRPr="00917706">
        <w:rPr>
          <w:sz w:val="24"/>
          <w:szCs w:val="24"/>
        </w:rPr>
        <w:t>people of Asian heritage</w:t>
      </w:r>
      <w:r w:rsidRPr="00917706">
        <w:rPr>
          <w:sz w:val="24"/>
          <w:szCs w:val="24"/>
        </w:rPr>
        <w:t xml:space="preserve"> more generally, and so discriminate against them on this basis.</w:t>
      </w:r>
      <w:r w:rsidR="007902FD" w:rsidRPr="00132652">
        <w:rPr>
          <w:rStyle w:val="FootnoteReference"/>
          <w:sz w:val="24"/>
          <w:szCs w:val="24"/>
        </w:rPr>
        <w:footnoteReference w:id="148"/>
      </w:r>
      <w:r w:rsidR="123D3CB3" w:rsidRPr="00917706">
        <w:rPr>
          <w:sz w:val="24"/>
          <w:szCs w:val="24"/>
        </w:rPr>
        <w:t xml:space="preserve"> In a recent survey of healthcare workers in Manitoba, </w:t>
      </w:r>
      <w:r w:rsidR="57E20851" w:rsidRPr="00917706">
        <w:rPr>
          <w:sz w:val="24"/>
          <w:szCs w:val="24"/>
        </w:rPr>
        <w:t xml:space="preserve">for example, </w:t>
      </w:r>
      <w:r w:rsidR="123D3CB3" w:rsidRPr="00132652">
        <w:rPr>
          <w:sz w:val="24"/>
          <w:szCs w:val="24"/>
        </w:rPr>
        <w:t xml:space="preserve">one in five who self-identified as being of Asian heritage </w:t>
      </w:r>
      <w:r w:rsidR="076F9351" w:rsidRPr="00132652">
        <w:rPr>
          <w:sz w:val="24"/>
          <w:szCs w:val="24"/>
        </w:rPr>
        <w:t xml:space="preserve">reported </w:t>
      </w:r>
      <w:r w:rsidR="123D3CB3" w:rsidRPr="00132652">
        <w:rPr>
          <w:sz w:val="24"/>
          <w:szCs w:val="24"/>
        </w:rPr>
        <w:t>experienc</w:t>
      </w:r>
      <w:r w:rsidR="076F9351" w:rsidRPr="00132652">
        <w:rPr>
          <w:sz w:val="24"/>
          <w:szCs w:val="24"/>
        </w:rPr>
        <w:t>ing</w:t>
      </w:r>
      <w:r w:rsidR="123D3CB3" w:rsidRPr="00132652">
        <w:rPr>
          <w:sz w:val="24"/>
          <w:szCs w:val="24"/>
        </w:rPr>
        <w:t xml:space="preserve"> racism </w:t>
      </w:r>
      <w:r w:rsidR="076F9351" w:rsidRPr="00132652">
        <w:rPr>
          <w:sz w:val="24"/>
          <w:szCs w:val="24"/>
        </w:rPr>
        <w:t>during the pandemic</w:t>
      </w:r>
      <w:r w:rsidR="123D3CB3" w:rsidRPr="00132652">
        <w:rPr>
          <w:sz w:val="24"/>
          <w:szCs w:val="24"/>
        </w:rPr>
        <w:t>.</w:t>
      </w:r>
      <w:r w:rsidR="005C7DC3" w:rsidRPr="00132652">
        <w:rPr>
          <w:rStyle w:val="FootnoteReference"/>
          <w:sz w:val="24"/>
          <w:szCs w:val="24"/>
        </w:rPr>
        <w:footnoteReference w:id="149"/>
      </w:r>
      <w:r w:rsidR="123D3CB3" w:rsidRPr="00917706">
        <w:rPr>
          <w:sz w:val="24"/>
          <w:szCs w:val="24"/>
        </w:rPr>
        <w:t xml:space="preserve"> </w:t>
      </w:r>
    </w:p>
    <w:p w14:paraId="5BAE8235" w14:textId="156C543B" w:rsidR="00A23DFC" w:rsidRPr="00132652" w:rsidRDefault="5F840FAB" w:rsidP="007A136E">
      <w:pPr>
        <w:rPr>
          <w:sz w:val="24"/>
          <w:szCs w:val="24"/>
          <w:rPrChange w:id="1641" w:author="Tashi Alford-Duguid" w:date="2020-06-15T12:17:00Z">
            <w:rPr>
              <w:sz w:val="24"/>
              <w:szCs w:val="24"/>
              <w:lang w:val="en-US"/>
            </w:rPr>
          </w:rPrChange>
        </w:rPr>
      </w:pPr>
      <w:r w:rsidRPr="00917706">
        <w:rPr>
          <w:sz w:val="24"/>
          <w:szCs w:val="24"/>
        </w:rPr>
        <w:t>Care workers and hospital staff are also at risk of experiencing sustained physical, social, and psychological pressure. Working in the proverbial trenches, especially during a socially distant lockdown, can cause alienation and stress. Care workers in 2003 experienced this acutely during the SARS epidemic.</w:t>
      </w:r>
      <w:r w:rsidR="00A23DFC" w:rsidRPr="00132652">
        <w:rPr>
          <w:rStyle w:val="FootnoteReference"/>
          <w:sz w:val="24"/>
          <w:szCs w:val="24"/>
        </w:rPr>
        <w:footnoteReference w:id="150"/>
      </w:r>
      <w:r w:rsidRPr="00917706">
        <w:rPr>
          <w:sz w:val="24"/>
          <w:szCs w:val="24"/>
        </w:rPr>
        <w:t xml:space="preserve"> </w:t>
      </w:r>
      <w:r w:rsidR="57E20851" w:rsidRPr="00917706">
        <w:rPr>
          <w:sz w:val="24"/>
          <w:szCs w:val="24"/>
        </w:rPr>
        <w:t>S</w:t>
      </w:r>
      <w:r w:rsidRPr="00917706">
        <w:rPr>
          <w:sz w:val="24"/>
          <w:szCs w:val="24"/>
        </w:rPr>
        <w:t xml:space="preserve">tudies of the </w:t>
      </w:r>
      <w:r w:rsidR="57E20851" w:rsidRPr="00917706">
        <w:rPr>
          <w:sz w:val="24"/>
          <w:szCs w:val="24"/>
        </w:rPr>
        <w:t>SARS outbreak</w:t>
      </w:r>
      <w:r w:rsidRPr="00917706">
        <w:rPr>
          <w:sz w:val="24"/>
          <w:szCs w:val="24"/>
        </w:rPr>
        <w:t xml:space="preserve"> concluded that </w:t>
      </w:r>
      <w:r w:rsidR="57E20851" w:rsidRPr="00917706">
        <w:rPr>
          <w:sz w:val="24"/>
          <w:szCs w:val="24"/>
        </w:rPr>
        <w:t xml:space="preserve">it </w:t>
      </w:r>
      <w:r w:rsidRPr="00917706">
        <w:rPr>
          <w:sz w:val="24"/>
          <w:szCs w:val="24"/>
        </w:rPr>
        <w:t>“had significant psychosocial effects on hospital staff</w:t>
      </w:r>
      <w:r w:rsidR="00AA580E">
        <w:rPr>
          <w:sz w:val="24"/>
          <w:szCs w:val="24"/>
        </w:rPr>
        <w:t>…</w:t>
      </w:r>
      <w:r w:rsidRPr="00917706">
        <w:rPr>
          <w:sz w:val="24"/>
          <w:szCs w:val="24"/>
        </w:rPr>
        <w:t xml:space="preserve"> The effects on families and lifestyle was also substantial.”</w:t>
      </w:r>
      <w:r w:rsidR="00A23DFC" w:rsidRPr="00132652">
        <w:rPr>
          <w:rStyle w:val="FootnoteReference"/>
          <w:sz w:val="24"/>
          <w:szCs w:val="24"/>
        </w:rPr>
        <w:footnoteReference w:id="151"/>
      </w:r>
      <w:r w:rsidRPr="00917706">
        <w:rPr>
          <w:sz w:val="24"/>
          <w:szCs w:val="24"/>
        </w:rPr>
        <w:t xml:space="preserve"> </w:t>
      </w:r>
      <w:r w:rsidR="51D9E094" w:rsidRPr="00917706">
        <w:rPr>
          <w:sz w:val="24"/>
          <w:szCs w:val="24"/>
        </w:rPr>
        <w:t xml:space="preserve">This </w:t>
      </w:r>
      <w:r w:rsidR="6EC5398D" w:rsidRPr="00917706">
        <w:rPr>
          <w:sz w:val="24"/>
          <w:szCs w:val="24"/>
        </w:rPr>
        <w:t xml:space="preserve">alienation is not new. </w:t>
      </w:r>
      <w:r w:rsidR="2D9ED02F" w:rsidRPr="00917706">
        <w:rPr>
          <w:sz w:val="24"/>
          <w:szCs w:val="24"/>
        </w:rPr>
        <w:t>The HIV/A</w:t>
      </w:r>
      <w:r w:rsidR="2D9ED02F" w:rsidRPr="00132652">
        <w:rPr>
          <w:sz w:val="24"/>
          <w:szCs w:val="24"/>
          <w:rPrChange w:id="1642" w:author="Tashi Alford-Duguid" w:date="2020-06-15T12:17:00Z">
            <w:rPr>
              <w:sz w:val="24"/>
              <w:szCs w:val="24"/>
              <w:lang w:val="en-US"/>
            </w:rPr>
          </w:rPrChange>
        </w:rPr>
        <w:t xml:space="preserve">IDS epidemic led to systemic discrimination against </w:t>
      </w:r>
      <w:r w:rsidR="57E20851" w:rsidRPr="00132652">
        <w:rPr>
          <w:sz w:val="24"/>
          <w:szCs w:val="24"/>
          <w:rPrChange w:id="1643" w:author="Tashi Alford-Duguid" w:date="2020-06-15T12:17:00Z">
            <w:rPr>
              <w:sz w:val="24"/>
              <w:szCs w:val="24"/>
              <w:lang w:val="en-US"/>
            </w:rPr>
          </w:rPrChange>
        </w:rPr>
        <w:t xml:space="preserve">persons </w:t>
      </w:r>
      <w:r w:rsidR="2D9ED02F" w:rsidRPr="00132652">
        <w:rPr>
          <w:sz w:val="24"/>
          <w:szCs w:val="24"/>
          <w:rPrChange w:id="1644" w:author="Tashi Alford-Duguid" w:date="2020-06-15T12:17:00Z">
            <w:rPr>
              <w:sz w:val="24"/>
              <w:szCs w:val="24"/>
              <w:lang w:val="en-US"/>
            </w:rPr>
          </w:rPrChange>
        </w:rPr>
        <w:t>with the disease and those who worked with them</w:t>
      </w:r>
      <w:r w:rsidR="57E7C6BA" w:rsidRPr="00132652">
        <w:rPr>
          <w:sz w:val="24"/>
          <w:szCs w:val="24"/>
          <w:rPrChange w:id="1645" w:author="Tashi Alford-Duguid" w:date="2020-06-15T12:17:00Z">
            <w:rPr>
              <w:sz w:val="24"/>
              <w:szCs w:val="24"/>
              <w:lang w:val="en-US"/>
            </w:rPr>
          </w:rPrChange>
        </w:rPr>
        <w:t xml:space="preserve">—discrimination which is </w:t>
      </w:r>
      <w:r w:rsidR="57E20851" w:rsidRPr="00132652">
        <w:rPr>
          <w:sz w:val="24"/>
          <w:szCs w:val="24"/>
          <w:rPrChange w:id="1646" w:author="Tashi Alford-Duguid" w:date="2020-06-15T12:17:00Z">
            <w:rPr>
              <w:sz w:val="24"/>
              <w:szCs w:val="24"/>
              <w:lang w:val="en-US"/>
            </w:rPr>
          </w:rPrChange>
        </w:rPr>
        <w:t>now</w:t>
      </w:r>
      <w:r w:rsidR="57E7C6BA" w:rsidRPr="00132652">
        <w:rPr>
          <w:sz w:val="24"/>
          <w:szCs w:val="24"/>
          <w:rPrChange w:id="1647" w:author="Tashi Alford-Duguid" w:date="2020-06-15T12:17:00Z">
            <w:rPr>
              <w:sz w:val="24"/>
              <w:szCs w:val="24"/>
              <w:lang w:val="en-US"/>
            </w:rPr>
          </w:rPrChange>
        </w:rPr>
        <w:t xml:space="preserve"> often </w:t>
      </w:r>
      <w:r w:rsidR="3168B9CD" w:rsidRPr="00132652">
        <w:rPr>
          <w:sz w:val="24"/>
          <w:szCs w:val="24"/>
          <w:rPrChange w:id="1648" w:author="Tashi Alford-Duguid" w:date="2020-06-15T12:17:00Z">
            <w:rPr>
              <w:sz w:val="24"/>
              <w:szCs w:val="24"/>
              <w:lang w:val="en-US"/>
            </w:rPr>
          </w:rPrChange>
        </w:rPr>
        <w:t>illegal.</w:t>
      </w:r>
      <w:r w:rsidR="00161B6A" w:rsidRPr="00132652">
        <w:rPr>
          <w:rStyle w:val="FootnoteReference"/>
          <w:sz w:val="24"/>
          <w:szCs w:val="24"/>
        </w:rPr>
        <w:footnoteReference w:id="152"/>
      </w:r>
      <w:r w:rsidR="3168B9CD" w:rsidRPr="00132652">
        <w:rPr>
          <w:sz w:val="24"/>
          <w:szCs w:val="24"/>
          <w:rPrChange w:id="1649" w:author="Tashi Alford-Duguid" w:date="2020-06-15T12:17:00Z">
            <w:rPr>
              <w:sz w:val="24"/>
              <w:szCs w:val="24"/>
              <w:lang w:val="en-US"/>
            </w:rPr>
          </w:rPrChange>
        </w:rPr>
        <w:t xml:space="preserve"> </w:t>
      </w:r>
      <w:r w:rsidR="6B4460DD" w:rsidRPr="00132652">
        <w:rPr>
          <w:sz w:val="24"/>
          <w:szCs w:val="24"/>
          <w:rPrChange w:id="1650" w:author="Tashi Alford-Duguid" w:date="2020-06-15T12:17:00Z">
            <w:rPr>
              <w:sz w:val="24"/>
              <w:szCs w:val="24"/>
              <w:lang w:val="en-US"/>
            </w:rPr>
          </w:rPrChange>
        </w:rPr>
        <w:t>All of t</w:t>
      </w:r>
      <w:r w:rsidR="406407AF" w:rsidRPr="00132652">
        <w:rPr>
          <w:sz w:val="24"/>
          <w:szCs w:val="24"/>
          <w:rPrChange w:id="1651" w:author="Tashi Alford-Duguid" w:date="2020-06-15T12:17:00Z">
            <w:rPr>
              <w:sz w:val="24"/>
              <w:szCs w:val="24"/>
              <w:lang w:val="en-US"/>
            </w:rPr>
          </w:rPrChange>
        </w:rPr>
        <w:t xml:space="preserve">hese </w:t>
      </w:r>
      <w:r w:rsidR="57E20851" w:rsidRPr="00132652">
        <w:rPr>
          <w:sz w:val="24"/>
          <w:szCs w:val="24"/>
          <w:rPrChange w:id="1652" w:author="Tashi Alford-Duguid" w:date="2020-06-15T12:17:00Z">
            <w:rPr>
              <w:sz w:val="24"/>
              <w:szCs w:val="24"/>
              <w:lang w:val="en-US"/>
            </w:rPr>
          </w:rPrChange>
        </w:rPr>
        <w:t>healthcare</w:t>
      </w:r>
      <w:r w:rsidR="406407AF" w:rsidRPr="00132652">
        <w:rPr>
          <w:sz w:val="24"/>
          <w:szCs w:val="24"/>
          <w:rPrChange w:id="1653" w:author="Tashi Alford-Duguid" w:date="2020-06-15T12:17:00Z">
            <w:rPr>
              <w:sz w:val="24"/>
              <w:szCs w:val="24"/>
              <w:lang w:val="en-US"/>
            </w:rPr>
          </w:rPrChange>
        </w:rPr>
        <w:t xml:space="preserve"> </w:t>
      </w:r>
      <w:r w:rsidRPr="00132652">
        <w:rPr>
          <w:sz w:val="24"/>
          <w:szCs w:val="24"/>
          <w:rPrChange w:id="1654" w:author="Tashi Alford-Duguid" w:date="2020-06-15T12:17:00Z">
            <w:rPr>
              <w:sz w:val="24"/>
              <w:szCs w:val="24"/>
              <w:lang w:val="en-US"/>
            </w:rPr>
          </w:rPrChange>
        </w:rPr>
        <w:t>workers’ experiences</w:t>
      </w:r>
      <w:r w:rsidR="4085CAC3" w:rsidRPr="00132652">
        <w:rPr>
          <w:sz w:val="24"/>
          <w:szCs w:val="24"/>
          <w:rPrChange w:id="1655" w:author="Tashi Alford-Duguid" w:date="2020-06-15T12:17:00Z">
            <w:rPr>
              <w:sz w:val="24"/>
              <w:szCs w:val="24"/>
              <w:lang w:val="en-US"/>
            </w:rPr>
          </w:rPrChange>
        </w:rPr>
        <w:t xml:space="preserve"> with </w:t>
      </w:r>
      <w:r w:rsidR="6B4460DD" w:rsidRPr="00132652">
        <w:rPr>
          <w:sz w:val="24"/>
          <w:szCs w:val="24"/>
          <w:rPrChange w:id="1656" w:author="Tashi Alford-Duguid" w:date="2020-06-15T12:17:00Z">
            <w:rPr>
              <w:sz w:val="24"/>
              <w:szCs w:val="24"/>
              <w:lang w:val="en-US"/>
            </w:rPr>
          </w:rPrChange>
        </w:rPr>
        <w:t>discrimination</w:t>
      </w:r>
      <w:r w:rsidR="406407AF" w:rsidRPr="00132652">
        <w:rPr>
          <w:sz w:val="24"/>
          <w:szCs w:val="24"/>
          <w:rPrChange w:id="1657" w:author="Tashi Alford-Duguid" w:date="2020-06-15T12:17:00Z">
            <w:rPr>
              <w:sz w:val="24"/>
              <w:szCs w:val="24"/>
              <w:lang w:val="en-US"/>
            </w:rPr>
          </w:rPrChange>
        </w:rPr>
        <w:t xml:space="preserve"> attract </w:t>
      </w:r>
      <w:r w:rsidR="406407AF" w:rsidRPr="12AC059F">
        <w:rPr>
          <w:i/>
          <w:iCs/>
          <w:sz w:val="24"/>
          <w:szCs w:val="24"/>
          <w:rPrChange w:id="1658" w:author="Tashi Alford-Duguid" w:date="2020-06-15T12:17:00Z">
            <w:rPr>
              <w:i/>
              <w:iCs/>
              <w:sz w:val="24"/>
              <w:szCs w:val="24"/>
              <w:lang w:val="en-US"/>
            </w:rPr>
          </w:rPrChange>
        </w:rPr>
        <w:t>Charter</w:t>
      </w:r>
      <w:r w:rsidR="406407AF" w:rsidRPr="00132652">
        <w:rPr>
          <w:sz w:val="24"/>
          <w:szCs w:val="24"/>
          <w:rPrChange w:id="1659" w:author="Tashi Alford-Duguid" w:date="2020-06-15T12:17:00Z">
            <w:rPr>
              <w:sz w:val="24"/>
              <w:szCs w:val="24"/>
              <w:lang w:val="en-US"/>
            </w:rPr>
          </w:rPrChange>
        </w:rPr>
        <w:t xml:space="preserve"> scrutiny insofar as they are</w:t>
      </w:r>
      <w:r w:rsidRPr="00132652">
        <w:rPr>
          <w:sz w:val="24"/>
          <w:szCs w:val="24"/>
          <w:rPrChange w:id="1660" w:author="Tashi Alford-Duguid" w:date="2020-06-15T12:17:00Z">
            <w:rPr>
              <w:sz w:val="24"/>
              <w:szCs w:val="24"/>
              <w:lang w:val="en-US"/>
            </w:rPr>
          </w:rPrChange>
        </w:rPr>
        <w:t xml:space="preserve"> a result of provincial government action and policy.</w:t>
      </w:r>
    </w:p>
    <w:p w14:paraId="65F7CE3D" w14:textId="731F0443" w:rsidR="008271A8" w:rsidRPr="00132652" w:rsidRDefault="3ADDAE7A" w:rsidP="007A136E">
      <w:pPr>
        <w:rPr>
          <w:sz w:val="24"/>
          <w:szCs w:val="24"/>
          <w:rPrChange w:id="1661" w:author="Tashi Alford-Duguid" w:date="2020-06-15T12:17:00Z">
            <w:rPr>
              <w:sz w:val="24"/>
              <w:szCs w:val="24"/>
              <w:lang w:val="en-US"/>
            </w:rPr>
          </w:rPrChange>
        </w:rPr>
      </w:pPr>
      <w:r w:rsidRPr="00132652">
        <w:rPr>
          <w:sz w:val="24"/>
          <w:szCs w:val="24"/>
          <w:rPrChange w:id="1662" w:author="Tashi Alford-Duguid" w:date="2020-06-15T12:17:00Z">
            <w:rPr>
              <w:sz w:val="24"/>
              <w:szCs w:val="24"/>
              <w:lang w:val="en-US"/>
            </w:rPr>
          </w:rPrChange>
        </w:rPr>
        <w:t xml:space="preserve">The Ontario Court of Appeal </w:t>
      </w:r>
      <w:r w:rsidR="32680C79" w:rsidRPr="00132652">
        <w:rPr>
          <w:sz w:val="24"/>
          <w:szCs w:val="24"/>
          <w:rPrChange w:id="1663" w:author="Tashi Alford-Duguid" w:date="2020-06-15T12:17:00Z">
            <w:rPr>
              <w:sz w:val="24"/>
              <w:szCs w:val="24"/>
              <w:lang w:val="en-US"/>
            </w:rPr>
          </w:rPrChange>
        </w:rPr>
        <w:t xml:space="preserve">has already </w:t>
      </w:r>
      <w:r w:rsidRPr="00132652">
        <w:rPr>
          <w:sz w:val="24"/>
          <w:szCs w:val="24"/>
          <w:rPrChange w:id="1664" w:author="Tashi Alford-Duguid" w:date="2020-06-15T12:17:00Z">
            <w:rPr>
              <w:sz w:val="24"/>
              <w:szCs w:val="24"/>
              <w:lang w:val="en-US"/>
            </w:rPr>
          </w:rPrChange>
        </w:rPr>
        <w:t xml:space="preserve">considered </w:t>
      </w:r>
      <w:r w:rsidR="7BBF2796" w:rsidRPr="00132652">
        <w:rPr>
          <w:sz w:val="24"/>
          <w:szCs w:val="24"/>
          <w:rPrChange w:id="1665" w:author="Tashi Alford-Duguid" w:date="2020-06-15T12:17:00Z">
            <w:rPr>
              <w:sz w:val="24"/>
              <w:szCs w:val="24"/>
              <w:lang w:val="en-US"/>
            </w:rPr>
          </w:rPrChange>
        </w:rPr>
        <w:t xml:space="preserve">the issue of </w:t>
      </w:r>
      <w:r w:rsidR="61D7FB84" w:rsidRPr="00132652">
        <w:rPr>
          <w:sz w:val="24"/>
          <w:szCs w:val="24"/>
          <w:rPrChange w:id="1666" w:author="Tashi Alford-Duguid" w:date="2020-06-15T12:17:00Z">
            <w:rPr>
              <w:sz w:val="24"/>
              <w:szCs w:val="24"/>
              <w:lang w:val="en-US"/>
            </w:rPr>
          </w:rPrChange>
        </w:rPr>
        <w:t xml:space="preserve">how </w:t>
      </w:r>
      <w:r w:rsidR="1AC22498" w:rsidRPr="00132652">
        <w:rPr>
          <w:sz w:val="24"/>
          <w:szCs w:val="24"/>
          <w:rPrChange w:id="1667" w:author="Tashi Alford-Duguid" w:date="2020-06-15T12:17:00Z">
            <w:rPr>
              <w:sz w:val="24"/>
              <w:szCs w:val="24"/>
              <w:lang w:val="en-US"/>
            </w:rPr>
          </w:rPrChange>
        </w:rPr>
        <w:t xml:space="preserve">governments might owe a duty of care to front-line healthcare workers in </w:t>
      </w:r>
      <w:r w:rsidR="27D11FB7" w:rsidRPr="00132652">
        <w:rPr>
          <w:sz w:val="24"/>
          <w:szCs w:val="24"/>
          <w:rPrChange w:id="1668" w:author="Tashi Alford-Duguid" w:date="2020-06-15T12:17:00Z">
            <w:rPr>
              <w:sz w:val="24"/>
              <w:szCs w:val="24"/>
              <w:lang w:val="en-US"/>
            </w:rPr>
          </w:rPrChange>
        </w:rPr>
        <w:t xml:space="preserve">an epidemic. </w:t>
      </w:r>
      <w:r w:rsidR="47A49508" w:rsidRPr="00132652">
        <w:rPr>
          <w:sz w:val="24"/>
          <w:szCs w:val="24"/>
          <w:rPrChange w:id="1669" w:author="Tashi Alford-Duguid" w:date="2020-06-15T12:17:00Z">
            <w:rPr>
              <w:sz w:val="24"/>
              <w:szCs w:val="24"/>
              <w:lang w:val="en-US"/>
            </w:rPr>
          </w:rPrChange>
        </w:rPr>
        <w:t xml:space="preserve">The case arose from a claim by nurses and their family members who had contracted SARS in the 2003 </w:t>
      </w:r>
      <w:r w:rsidR="383A8267" w:rsidRPr="00132652">
        <w:rPr>
          <w:sz w:val="24"/>
          <w:szCs w:val="24"/>
          <w:rPrChange w:id="1670" w:author="Tashi Alford-Duguid" w:date="2020-06-15T12:17:00Z">
            <w:rPr>
              <w:sz w:val="24"/>
              <w:szCs w:val="24"/>
              <w:lang w:val="en-US"/>
            </w:rPr>
          </w:rPrChange>
        </w:rPr>
        <w:t xml:space="preserve">outbreak in </w:t>
      </w:r>
      <w:r w:rsidR="32680C79" w:rsidRPr="00132652">
        <w:rPr>
          <w:sz w:val="24"/>
          <w:szCs w:val="24"/>
          <w:rPrChange w:id="1671" w:author="Tashi Alford-Duguid" w:date="2020-06-15T12:17:00Z">
            <w:rPr>
              <w:sz w:val="24"/>
              <w:szCs w:val="24"/>
              <w:lang w:val="en-US"/>
            </w:rPr>
          </w:rPrChange>
        </w:rPr>
        <w:t>Ontario</w:t>
      </w:r>
      <w:r w:rsidR="383A8267" w:rsidRPr="00132652">
        <w:rPr>
          <w:sz w:val="24"/>
          <w:szCs w:val="24"/>
          <w:rPrChange w:id="1672" w:author="Tashi Alford-Duguid" w:date="2020-06-15T12:17:00Z">
            <w:rPr>
              <w:sz w:val="24"/>
              <w:szCs w:val="24"/>
              <w:lang w:val="en-US"/>
            </w:rPr>
          </w:rPrChange>
        </w:rPr>
        <w:t>.</w:t>
      </w:r>
      <w:r w:rsidR="008A321B" w:rsidRPr="00132652">
        <w:rPr>
          <w:rStyle w:val="FootnoteReference"/>
          <w:sz w:val="24"/>
          <w:szCs w:val="24"/>
        </w:rPr>
        <w:footnoteReference w:id="153"/>
      </w:r>
      <w:r w:rsidR="383A8267" w:rsidRPr="00132652">
        <w:rPr>
          <w:sz w:val="24"/>
          <w:szCs w:val="24"/>
          <w:rPrChange w:id="1673" w:author="Tashi Alford-Duguid" w:date="2020-06-15T12:17:00Z">
            <w:rPr>
              <w:sz w:val="24"/>
              <w:szCs w:val="24"/>
              <w:lang w:val="en-US"/>
            </w:rPr>
          </w:rPrChange>
        </w:rPr>
        <w:t xml:space="preserve"> They sued the province for damages in negligence and for breach of their </w:t>
      </w:r>
      <w:r w:rsidR="7FB4D29C" w:rsidRPr="00132652">
        <w:rPr>
          <w:sz w:val="24"/>
          <w:szCs w:val="24"/>
          <w:rPrChange w:id="1674" w:author="Tashi Alford-Duguid" w:date="2020-06-15T12:17:00Z">
            <w:rPr>
              <w:sz w:val="24"/>
              <w:szCs w:val="24"/>
              <w:lang w:val="en-US"/>
            </w:rPr>
          </w:rPrChange>
        </w:rPr>
        <w:t xml:space="preserve">rights under section 7 of the </w:t>
      </w:r>
      <w:r w:rsidR="7FB4D29C" w:rsidRPr="12AC059F">
        <w:rPr>
          <w:i/>
          <w:iCs/>
          <w:sz w:val="24"/>
          <w:szCs w:val="24"/>
          <w:rPrChange w:id="1675" w:author="Tashi Alford-Duguid" w:date="2020-06-15T12:17:00Z">
            <w:rPr>
              <w:i/>
              <w:iCs/>
              <w:sz w:val="24"/>
              <w:szCs w:val="24"/>
              <w:lang w:val="en-US"/>
            </w:rPr>
          </w:rPrChange>
        </w:rPr>
        <w:t>Charter</w:t>
      </w:r>
      <w:r w:rsidR="23CB5399" w:rsidRPr="00132652">
        <w:rPr>
          <w:sz w:val="24"/>
          <w:szCs w:val="24"/>
          <w:rPrChange w:id="1676" w:author="Tashi Alford-Duguid" w:date="2020-06-15T12:17:00Z">
            <w:rPr>
              <w:sz w:val="24"/>
              <w:szCs w:val="24"/>
              <w:lang w:val="en-US"/>
            </w:rPr>
          </w:rPrChange>
        </w:rPr>
        <w:t xml:space="preserve">, which enshrines the </w:t>
      </w:r>
      <w:r w:rsidR="7FB4D29C" w:rsidRPr="00132652">
        <w:rPr>
          <w:sz w:val="24"/>
          <w:szCs w:val="24"/>
          <w:rPrChange w:id="1677" w:author="Tashi Alford-Duguid" w:date="2020-06-15T12:17:00Z">
            <w:rPr>
              <w:sz w:val="24"/>
              <w:szCs w:val="24"/>
              <w:lang w:val="en-US"/>
            </w:rPr>
          </w:rPrChange>
        </w:rPr>
        <w:t xml:space="preserve">right to </w:t>
      </w:r>
      <w:r w:rsidR="3A6F8ED0" w:rsidRPr="00132652">
        <w:rPr>
          <w:sz w:val="24"/>
          <w:szCs w:val="24"/>
          <w:rPrChange w:id="1678" w:author="Tashi Alford-Duguid" w:date="2020-06-15T12:17:00Z">
            <w:rPr>
              <w:sz w:val="24"/>
              <w:szCs w:val="24"/>
              <w:lang w:val="en-US"/>
            </w:rPr>
          </w:rPrChange>
        </w:rPr>
        <w:t>life, liberty, and security of the person.</w:t>
      </w:r>
      <w:r w:rsidR="7FB4D29C" w:rsidRPr="00132652">
        <w:rPr>
          <w:sz w:val="24"/>
          <w:szCs w:val="24"/>
          <w:rPrChange w:id="1679" w:author="Tashi Alford-Duguid" w:date="2020-06-15T12:17:00Z">
            <w:rPr>
              <w:sz w:val="24"/>
              <w:szCs w:val="24"/>
              <w:lang w:val="en-US"/>
            </w:rPr>
          </w:rPrChange>
        </w:rPr>
        <w:t xml:space="preserve"> </w:t>
      </w:r>
      <w:r w:rsidR="6AC705BC" w:rsidRPr="00132652">
        <w:rPr>
          <w:sz w:val="24"/>
          <w:szCs w:val="24"/>
          <w:rPrChange w:id="1680" w:author="Tashi Alford-Duguid" w:date="2020-06-15T12:17:00Z">
            <w:rPr>
              <w:sz w:val="24"/>
              <w:szCs w:val="24"/>
              <w:lang w:val="en-US"/>
            </w:rPr>
          </w:rPrChange>
        </w:rPr>
        <w:t xml:space="preserve">The </w:t>
      </w:r>
      <w:r w:rsidR="0F8C4B6D" w:rsidRPr="00132652">
        <w:rPr>
          <w:sz w:val="24"/>
          <w:szCs w:val="24"/>
          <w:rPrChange w:id="1681" w:author="Tashi Alford-Duguid" w:date="2020-06-15T12:17:00Z">
            <w:rPr>
              <w:sz w:val="24"/>
              <w:szCs w:val="24"/>
              <w:lang w:val="en-US"/>
            </w:rPr>
          </w:rPrChange>
        </w:rPr>
        <w:t>court ruled that</w:t>
      </w:r>
      <w:r w:rsidR="0F8C4B6D" w:rsidRPr="00132652" w:rsidDel="000D5754">
        <w:rPr>
          <w:sz w:val="24"/>
          <w:szCs w:val="24"/>
          <w:rPrChange w:id="1682" w:author="Tashi Alford-Duguid" w:date="2020-06-15T12:17:00Z">
            <w:rPr>
              <w:sz w:val="24"/>
              <w:szCs w:val="24"/>
              <w:lang w:val="en-US"/>
            </w:rPr>
          </w:rPrChange>
        </w:rPr>
        <w:t xml:space="preserve"> </w:t>
      </w:r>
      <w:r w:rsidR="27D442A8" w:rsidRPr="00132652">
        <w:rPr>
          <w:sz w:val="24"/>
          <w:szCs w:val="24"/>
          <w:rPrChange w:id="1683" w:author="Tashi Alford-Duguid" w:date="2020-06-15T12:17:00Z">
            <w:rPr>
              <w:sz w:val="24"/>
              <w:szCs w:val="24"/>
              <w:lang w:val="en-US"/>
            </w:rPr>
          </w:rPrChange>
        </w:rPr>
        <w:t>although</w:t>
      </w:r>
      <w:r w:rsidR="0F8C4B6D" w:rsidRPr="00132652">
        <w:rPr>
          <w:sz w:val="24"/>
          <w:szCs w:val="24"/>
          <w:rPrChange w:id="1684" w:author="Tashi Alford-Duguid" w:date="2020-06-15T12:17:00Z">
            <w:rPr>
              <w:sz w:val="24"/>
              <w:szCs w:val="24"/>
              <w:lang w:val="en-US"/>
            </w:rPr>
          </w:rPrChange>
        </w:rPr>
        <w:t xml:space="preserve"> </w:t>
      </w:r>
      <w:r w:rsidR="4AD026EE" w:rsidRPr="00132652">
        <w:rPr>
          <w:sz w:val="24"/>
          <w:szCs w:val="24"/>
          <w:rPrChange w:id="1685" w:author="Tashi Alford-Duguid" w:date="2020-06-15T12:17:00Z">
            <w:rPr>
              <w:sz w:val="24"/>
              <w:szCs w:val="24"/>
              <w:lang w:val="en-US"/>
            </w:rPr>
          </w:rPrChange>
        </w:rPr>
        <w:t xml:space="preserve">Ontario </w:t>
      </w:r>
      <w:r w:rsidR="52D60853" w:rsidRPr="00132652">
        <w:rPr>
          <w:sz w:val="24"/>
          <w:szCs w:val="24"/>
          <w:rPrChange w:id="1686" w:author="Tashi Alford-Duguid" w:date="2020-06-15T12:17:00Z">
            <w:rPr>
              <w:sz w:val="24"/>
              <w:szCs w:val="24"/>
              <w:lang w:val="en-US"/>
            </w:rPr>
          </w:rPrChange>
        </w:rPr>
        <w:t>was obliged to protec</w:t>
      </w:r>
      <w:r w:rsidR="3366D3FE" w:rsidRPr="00132652">
        <w:rPr>
          <w:sz w:val="24"/>
          <w:szCs w:val="24"/>
          <w:rPrChange w:id="1687" w:author="Tashi Alford-Duguid" w:date="2020-06-15T12:17:00Z">
            <w:rPr>
              <w:sz w:val="24"/>
              <w:szCs w:val="24"/>
              <w:lang w:val="en-US"/>
            </w:rPr>
          </w:rPrChange>
        </w:rPr>
        <w:t>t the public at large from the spread of communicable diseases, it does not owe a private law duty of care to individual residen</w:t>
      </w:r>
      <w:r w:rsidR="75626D7A" w:rsidRPr="00132652">
        <w:rPr>
          <w:sz w:val="24"/>
          <w:szCs w:val="24"/>
          <w:rPrChange w:id="1688" w:author="Tashi Alford-Duguid" w:date="2020-06-15T12:17:00Z">
            <w:rPr>
              <w:sz w:val="24"/>
              <w:szCs w:val="24"/>
              <w:lang w:val="en-US"/>
            </w:rPr>
          </w:rPrChange>
        </w:rPr>
        <w:t>ts</w:t>
      </w:r>
      <w:r w:rsidR="3366D3FE" w:rsidRPr="00132652">
        <w:rPr>
          <w:sz w:val="24"/>
          <w:szCs w:val="24"/>
          <w:rPrChange w:id="1689" w:author="Tashi Alford-Duguid" w:date="2020-06-15T12:17:00Z">
            <w:rPr>
              <w:sz w:val="24"/>
              <w:szCs w:val="24"/>
              <w:lang w:val="en-US"/>
            </w:rPr>
          </w:rPrChange>
        </w:rPr>
        <w:t xml:space="preserve"> of the province—including healthcare workers.</w:t>
      </w:r>
      <w:r w:rsidR="7D9E32A9" w:rsidRPr="00132652">
        <w:rPr>
          <w:sz w:val="24"/>
          <w:szCs w:val="24"/>
          <w:rPrChange w:id="1690" w:author="Tashi Alford-Duguid" w:date="2020-06-15T12:17:00Z">
            <w:rPr>
              <w:sz w:val="24"/>
              <w:szCs w:val="24"/>
              <w:lang w:val="en-US"/>
            </w:rPr>
          </w:rPrChange>
        </w:rPr>
        <w:t xml:space="preserve"> On the </w:t>
      </w:r>
      <w:r w:rsidR="2327BBAE" w:rsidRPr="12AC059F">
        <w:rPr>
          <w:i/>
          <w:iCs/>
          <w:sz w:val="24"/>
          <w:szCs w:val="24"/>
          <w:rPrChange w:id="1691" w:author="Tashi Alford-Duguid" w:date="2020-06-15T12:17:00Z">
            <w:rPr>
              <w:i/>
              <w:iCs/>
              <w:sz w:val="24"/>
              <w:szCs w:val="24"/>
              <w:lang w:val="en-US"/>
            </w:rPr>
          </w:rPrChange>
        </w:rPr>
        <w:t>Charter</w:t>
      </w:r>
      <w:r w:rsidR="7D9E32A9" w:rsidRPr="00132652">
        <w:rPr>
          <w:sz w:val="24"/>
          <w:szCs w:val="24"/>
          <w:rPrChange w:id="1692" w:author="Tashi Alford-Duguid" w:date="2020-06-15T12:17:00Z">
            <w:rPr>
              <w:sz w:val="24"/>
              <w:szCs w:val="24"/>
              <w:lang w:val="en-US"/>
            </w:rPr>
          </w:rPrChange>
        </w:rPr>
        <w:t xml:space="preserve"> claim, the court</w:t>
      </w:r>
      <w:r w:rsidR="2327BBAE" w:rsidRPr="00132652">
        <w:rPr>
          <w:sz w:val="24"/>
          <w:szCs w:val="24"/>
          <w:rPrChange w:id="1693" w:author="Tashi Alford-Duguid" w:date="2020-06-15T12:17:00Z">
            <w:rPr>
              <w:sz w:val="24"/>
              <w:szCs w:val="24"/>
              <w:lang w:val="en-US"/>
            </w:rPr>
          </w:rPrChange>
        </w:rPr>
        <w:t xml:space="preserve"> ruled that the plaintiffs did not plead sufficient facts to support a section 7 claim.</w:t>
      </w:r>
      <w:r w:rsidR="00312C1B" w:rsidRPr="00132652">
        <w:rPr>
          <w:rStyle w:val="FootnoteReference"/>
          <w:sz w:val="24"/>
          <w:szCs w:val="24"/>
        </w:rPr>
        <w:footnoteReference w:id="154"/>
      </w:r>
      <w:r w:rsidR="2327BBAE" w:rsidRPr="00132652">
        <w:rPr>
          <w:sz w:val="24"/>
          <w:szCs w:val="24"/>
          <w:rPrChange w:id="1694" w:author="Tashi Alford-Duguid" w:date="2020-06-15T12:17:00Z">
            <w:rPr>
              <w:sz w:val="24"/>
              <w:szCs w:val="24"/>
              <w:lang w:val="en-US"/>
            </w:rPr>
          </w:rPrChange>
        </w:rPr>
        <w:t xml:space="preserve"> </w:t>
      </w:r>
      <w:r w:rsidR="54A64173" w:rsidRPr="00132652">
        <w:rPr>
          <w:sz w:val="24"/>
          <w:szCs w:val="24"/>
          <w:rPrChange w:id="1695" w:author="Tashi Alford-Duguid" w:date="2020-06-15T12:17:00Z">
            <w:rPr>
              <w:sz w:val="24"/>
              <w:szCs w:val="24"/>
              <w:lang w:val="en-US"/>
            </w:rPr>
          </w:rPrChange>
        </w:rPr>
        <w:t>T</w:t>
      </w:r>
      <w:r w:rsidR="0CAE775B" w:rsidRPr="00132652">
        <w:rPr>
          <w:sz w:val="24"/>
          <w:szCs w:val="24"/>
          <w:rPrChange w:id="1696" w:author="Tashi Alford-Duguid" w:date="2020-06-15T12:17:00Z">
            <w:rPr>
              <w:sz w:val="24"/>
              <w:szCs w:val="24"/>
              <w:lang w:val="en-US"/>
            </w:rPr>
          </w:rPrChange>
        </w:rPr>
        <w:t>he Court of Appeal did not</w:t>
      </w:r>
      <w:r w:rsidR="54A64173" w:rsidRPr="00132652">
        <w:rPr>
          <w:sz w:val="24"/>
          <w:szCs w:val="24"/>
          <w:rPrChange w:id="1697" w:author="Tashi Alford-Duguid" w:date="2020-06-15T12:17:00Z">
            <w:rPr>
              <w:sz w:val="24"/>
              <w:szCs w:val="24"/>
              <w:lang w:val="en-US"/>
            </w:rPr>
          </w:rPrChange>
        </w:rPr>
        <w:t>, however,</w:t>
      </w:r>
      <w:r w:rsidR="0CAE775B" w:rsidRPr="00132652">
        <w:rPr>
          <w:sz w:val="24"/>
          <w:szCs w:val="24"/>
          <w:rPrChange w:id="1698" w:author="Tashi Alford-Duguid" w:date="2020-06-15T12:17:00Z">
            <w:rPr>
              <w:sz w:val="24"/>
              <w:szCs w:val="24"/>
              <w:lang w:val="en-US"/>
            </w:rPr>
          </w:rPrChange>
        </w:rPr>
        <w:t xml:space="preserve"> rule out </w:t>
      </w:r>
      <w:r w:rsidR="095C1062" w:rsidRPr="12AC059F">
        <w:rPr>
          <w:i/>
          <w:iCs/>
          <w:sz w:val="24"/>
          <w:szCs w:val="24"/>
          <w:rPrChange w:id="1699" w:author="Tashi Alford-Duguid" w:date="2020-06-15T12:17:00Z">
            <w:rPr>
              <w:i/>
              <w:iCs/>
              <w:sz w:val="24"/>
              <w:szCs w:val="24"/>
              <w:lang w:val="en-US"/>
            </w:rPr>
          </w:rPrChange>
        </w:rPr>
        <w:t>Charter</w:t>
      </w:r>
      <w:r w:rsidR="0CAE775B" w:rsidRPr="00132652">
        <w:rPr>
          <w:sz w:val="24"/>
          <w:szCs w:val="24"/>
          <w:rPrChange w:id="1700" w:author="Tashi Alford-Duguid" w:date="2020-06-15T12:17:00Z">
            <w:rPr>
              <w:sz w:val="24"/>
              <w:szCs w:val="24"/>
              <w:lang w:val="en-US"/>
            </w:rPr>
          </w:rPrChange>
        </w:rPr>
        <w:t xml:space="preserve"> claims in these circumstances. </w:t>
      </w:r>
      <w:r w:rsidR="49D8290A" w:rsidRPr="00132652">
        <w:rPr>
          <w:sz w:val="24"/>
          <w:szCs w:val="24"/>
          <w:rPrChange w:id="1701" w:author="Tashi Alford-Duguid" w:date="2020-06-15T12:17:00Z">
            <w:rPr>
              <w:sz w:val="24"/>
              <w:szCs w:val="24"/>
              <w:lang w:val="en-US"/>
            </w:rPr>
          </w:rPrChange>
        </w:rPr>
        <w:t>Rather, it clarifie</w:t>
      </w:r>
      <w:r w:rsidR="36AB1992" w:rsidRPr="00132652">
        <w:rPr>
          <w:sz w:val="24"/>
          <w:szCs w:val="24"/>
          <w:rPrChange w:id="1702" w:author="Tashi Alford-Duguid" w:date="2020-06-15T12:17:00Z">
            <w:rPr>
              <w:sz w:val="24"/>
              <w:szCs w:val="24"/>
              <w:lang w:val="en-US"/>
            </w:rPr>
          </w:rPrChange>
        </w:rPr>
        <w:t>d</w:t>
      </w:r>
      <w:r w:rsidR="2F371B06" w:rsidRPr="00132652">
        <w:rPr>
          <w:sz w:val="24"/>
          <w:szCs w:val="24"/>
          <w:rPrChange w:id="1703" w:author="Tashi Alford-Duguid" w:date="2020-06-15T12:17:00Z">
            <w:rPr>
              <w:sz w:val="24"/>
              <w:szCs w:val="24"/>
              <w:lang w:val="en-US"/>
            </w:rPr>
          </w:rPrChange>
        </w:rPr>
        <w:t xml:space="preserve"> that</w:t>
      </w:r>
      <w:r w:rsidR="49D8290A" w:rsidRPr="00132652">
        <w:rPr>
          <w:sz w:val="24"/>
          <w:szCs w:val="24"/>
          <w:rPrChange w:id="1704" w:author="Tashi Alford-Duguid" w:date="2020-06-15T12:17:00Z">
            <w:rPr>
              <w:sz w:val="24"/>
              <w:szCs w:val="24"/>
              <w:lang w:val="en-US"/>
            </w:rPr>
          </w:rPrChange>
        </w:rPr>
        <w:t xml:space="preserve"> the courts </w:t>
      </w:r>
      <w:r w:rsidR="21AA1C10" w:rsidRPr="00132652">
        <w:rPr>
          <w:sz w:val="24"/>
          <w:szCs w:val="24"/>
          <w:rPrChange w:id="1705" w:author="Tashi Alford-Duguid" w:date="2020-06-15T12:17:00Z">
            <w:rPr>
              <w:sz w:val="24"/>
              <w:szCs w:val="24"/>
              <w:lang w:val="en-US"/>
            </w:rPr>
          </w:rPrChange>
        </w:rPr>
        <w:t>would</w:t>
      </w:r>
      <w:r w:rsidR="49D8290A" w:rsidRPr="00132652">
        <w:rPr>
          <w:sz w:val="24"/>
          <w:szCs w:val="24"/>
          <w:rPrChange w:id="1706" w:author="Tashi Alford-Duguid" w:date="2020-06-15T12:17:00Z">
            <w:rPr>
              <w:sz w:val="24"/>
              <w:szCs w:val="24"/>
              <w:lang w:val="en-US"/>
            </w:rPr>
          </w:rPrChange>
        </w:rPr>
        <w:t xml:space="preserve"> </w:t>
      </w:r>
      <w:r w:rsidR="0173629D" w:rsidRPr="00132652">
        <w:rPr>
          <w:sz w:val="24"/>
          <w:szCs w:val="24"/>
          <w:rPrChange w:id="1707" w:author="Tashi Alford-Duguid" w:date="2020-06-15T12:17:00Z">
            <w:rPr>
              <w:sz w:val="24"/>
              <w:szCs w:val="24"/>
              <w:lang w:val="en-US"/>
            </w:rPr>
          </w:rPrChange>
        </w:rPr>
        <w:t>require that</w:t>
      </w:r>
      <w:r w:rsidR="11BF81D0" w:rsidRPr="00132652">
        <w:rPr>
          <w:sz w:val="24"/>
          <w:szCs w:val="24"/>
          <w:rPrChange w:id="1708" w:author="Tashi Alford-Duguid" w:date="2020-06-15T12:17:00Z">
            <w:rPr>
              <w:sz w:val="24"/>
              <w:szCs w:val="24"/>
              <w:lang w:val="en-US"/>
            </w:rPr>
          </w:rPrChange>
        </w:rPr>
        <w:t xml:space="preserve"> </w:t>
      </w:r>
      <w:r w:rsidR="0173629D" w:rsidRPr="00132652">
        <w:rPr>
          <w:sz w:val="24"/>
          <w:szCs w:val="24"/>
          <w:rPrChange w:id="1709" w:author="Tashi Alford-Duguid" w:date="2020-06-15T12:17:00Z">
            <w:rPr>
              <w:sz w:val="24"/>
              <w:szCs w:val="24"/>
              <w:lang w:val="en-US"/>
            </w:rPr>
          </w:rPrChange>
        </w:rPr>
        <w:t xml:space="preserve">plaintiffs rely on a robust set of pleadings to support </w:t>
      </w:r>
      <w:r w:rsidR="54A64173" w:rsidRPr="00132652">
        <w:rPr>
          <w:sz w:val="24"/>
          <w:szCs w:val="24"/>
          <w:rPrChange w:id="1710" w:author="Tashi Alford-Duguid" w:date="2020-06-15T12:17:00Z">
            <w:rPr>
              <w:sz w:val="24"/>
              <w:szCs w:val="24"/>
              <w:lang w:val="en-US"/>
            </w:rPr>
          </w:rPrChange>
        </w:rPr>
        <w:t xml:space="preserve">such a </w:t>
      </w:r>
      <w:r w:rsidR="0173629D" w:rsidRPr="00132652">
        <w:rPr>
          <w:sz w:val="24"/>
          <w:szCs w:val="24"/>
          <w:rPrChange w:id="1711" w:author="Tashi Alford-Duguid" w:date="2020-06-15T12:17:00Z">
            <w:rPr>
              <w:sz w:val="24"/>
              <w:szCs w:val="24"/>
              <w:lang w:val="en-US"/>
            </w:rPr>
          </w:rPrChange>
        </w:rPr>
        <w:t>claim.</w:t>
      </w:r>
    </w:p>
    <w:p w14:paraId="73822971" w14:textId="14FF02D9" w:rsidR="000377BA" w:rsidRPr="00132652" w:rsidRDefault="23E8CA80" w:rsidP="007A136E">
      <w:pPr>
        <w:rPr>
          <w:sz w:val="24"/>
          <w:szCs w:val="24"/>
          <w:rPrChange w:id="1712" w:author="Tashi Alford-Duguid" w:date="2020-06-15T12:17:00Z">
            <w:rPr>
              <w:sz w:val="24"/>
              <w:szCs w:val="24"/>
              <w:lang w:val="en-US"/>
            </w:rPr>
          </w:rPrChange>
        </w:rPr>
      </w:pPr>
      <w:r w:rsidRPr="00132652">
        <w:rPr>
          <w:sz w:val="24"/>
          <w:szCs w:val="24"/>
          <w:rPrChange w:id="1713" w:author="Tashi Alford-Duguid" w:date="2020-06-15T12:17:00Z">
            <w:rPr>
              <w:sz w:val="24"/>
              <w:szCs w:val="24"/>
              <w:lang w:val="en-US"/>
            </w:rPr>
          </w:rPrChange>
        </w:rPr>
        <w:lastRenderedPageBreak/>
        <w:t xml:space="preserve">The question of what </w:t>
      </w:r>
      <w:r w:rsidR="7E7C9E3F" w:rsidRPr="00132652">
        <w:rPr>
          <w:sz w:val="24"/>
          <w:szCs w:val="24"/>
          <w:rPrChange w:id="1714" w:author="Tashi Alford-Duguid" w:date="2020-06-15T12:17:00Z">
            <w:rPr>
              <w:sz w:val="24"/>
              <w:szCs w:val="24"/>
              <w:lang w:val="en-US"/>
            </w:rPr>
          </w:rPrChange>
        </w:rPr>
        <w:t>pleadings</w:t>
      </w:r>
      <w:r w:rsidRPr="00132652">
        <w:rPr>
          <w:sz w:val="24"/>
          <w:szCs w:val="24"/>
          <w:rPrChange w:id="1715" w:author="Tashi Alford-Duguid" w:date="2020-06-15T12:17:00Z">
            <w:rPr>
              <w:sz w:val="24"/>
              <w:szCs w:val="24"/>
              <w:lang w:val="en-US"/>
            </w:rPr>
          </w:rPrChange>
        </w:rPr>
        <w:t xml:space="preserve"> </w:t>
      </w:r>
      <w:r w:rsidR="030B734A" w:rsidRPr="00132652">
        <w:rPr>
          <w:sz w:val="24"/>
          <w:szCs w:val="24"/>
          <w:rPrChange w:id="1716" w:author="Tashi Alford-Duguid" w:date="2020-06-15T12:17:00Z">
            <w:rPr>
              <w:sz w:val="24"/>
              <w:szCs w:val="24"/>
              <w:lang w:val="en-US"/>
            </w:rPr>
          </w:rPrChange>
        </w:rPr>
        <w:t>would be required to support a section</w:t>
      </w:r>
      <w:r w:rsidR="374B5610" w:rsidRPr="00132652">
        <w:rPr>
          <w:sz w:val="24"/>
          <w:szCs w:val="24"/>
          <w:rPrChange w:id="1717" w:author="Tashi Alford-Duguid" w:date="2020-06-15T12:17:00Z">
            <w:rPr>
              <w:sz w:val="24"/>
              <w:szCs w:val="24"/>
              <w:lang w:val="en-US"/>
            </w:rPr>
          </w:rPrChange>
        </w:rPr>
        <w:t xml:space="preserve"> </w:t>
      </w:r>
      <w:r w:rsidR="63DAC50C" w:rsidRPr="00132652">
        <w:rPr>
          <w:sz w:val="24"/>
          <w:szCs w:val="24"/>
          <w:rPrChange w:id="1718" w:author="Tashi Alford-Duguid" w:date="2020-06-15T12:17:00Z">
            <w:rPr>
              <w:sz w:val="24"/>
              <w:szCs w:val="24"/>
              <w:lang w:val="en-US"/>
            </w:rPr>
          </w:rPrChange>
        </w:rPr>
        <w:t>7</w:t>
      </w:r>
      <w:r w:rsidR="374B5610" w:rsidRPr="00132652">
        <w:rPr>
          <w:sz w:val="24"/>
          <w:szCs w:val="24"/>
          <w:rPrChange w:id="1719" w:author="Tashi Alford-Duguid" w:date="2020-06-15T12:17:00Z">
            <w:rPr>
              <w:sz w:val="24"/>
              <w:szCs w:val="24"/>
              <w:lang w:val="en-US"/>
            </w:rPr>
          </w:rPrChange>
        </w:rPr>
        <w:t xml:space="preserve"> </w:t>
      </w:r>
      <w:r w:rsidR="374B5610" w:rsidRPr="12AC059F">
        <w:rPr>
          <w:i/>
          <w:iCs/>
          <w:sz w:val="24"/>
          <w:szCs w:val="24"/>
          <w:rPrChange w:id="1720" w:author="Tashi Alford-Duguid" w:date="2020-06-15T12:17:00Z">
            <w:rPr>
              <w:i/>
              <w:iCs/>
              <w:sz w:val="24"/>
              <w:szCs w:val="24"/>
              <w:lang w:val="en-US"/>
            </w:rPr>
          </w:rPrChange>
        </w:rPr>
        <w:t>Charter</w:t>
      </w:r>
      <w:r w:rsidR="030B734A" w:rsidRPr="00132652">
        <w:rPr>
          <w:sz w:val="24"/>
          <w:szCs w:val="24"/>
          <w:rPrChange w:id="1721" w:author="Tashi Alford-Duguid" w:date="2020-06-15T12:17:00Z">
            <w:rPr>
              <w:sz w:val="24"/>
              <w:szCs w:val="24"/>
              <w:lang w:val="en-US"/>
            </w:rPr>
          </w:rPrChange>
        </w:rPr>
        <w:t xml:space="preserve"> </w:t>
      </w:r>
      <w:r w:rsidR="2D1C0332" w:rsidRPr="00132652">
        <w:rPr>
          <w:sz w:val="24"/>
          <w:szCs w:val="24"/>
          <w:rPrChange w:id="1722" w:author="Tashi Alford-Duguid" w:date="2020-06-15T12:17:00Z">
            <w:rPr>
              <w:sz w:val="24"/>
              <w:szCs w:val="24"/>
              <w:lang w:val="en-US"/>
            </w:rPr>
          </w:rPrChange>
        </w:rPr>
        <w:t xml:space="preserve">claim </w:t>
      </w:r>
      <w:r w:rsidR="13A7699C" w:rsidRPr="00132652">
        <w:rPr>
          <w:sz w:val="24"/>
          <w:szCs w:val="24"/>
          <w:rPrChange w:id="1723" w:author="Tashi Alford-Duguid" w:date="2020-06-15T12:17:00Z">
            <w:rPr>
              <w:sz w:val="24"/>
              <w:szCs w:val="24"/>
              <w:lang w:val="en-US"/>
            </w:rPr>
          </w:rPrChange>
        </w:rPr>
        <w:t>has evolved since the Court of Appeal’s decision</w:t>
      </w:r>
      <w:r w:rsidR="2D1C0332" w:rsidRPr="00132652">
        <w:rPr>
          <w:sz w:val="24"/>
          <w:szCs w:val="24"/>
          <w:rPrChange w:id="1724" w:author="Tashi Alford-Duguid" w:date="2020-06-15T12:17:00Z">
            <w:rPr>
              <w:sz w:val="24"/>
              <w:szCs w:val="24"/>
              <w:lang w:val="en-US"/>
            </w:rPr>
          </w:rPrChange>
        </w:rPr>
        <w:t xml:space="preserve">. </w:t>
      </w:r>
      <w:r w:rsidR="1B58C62A" w:rsidRPr="00132652">
        <w:rPr>
          <w:sz w:val="24"/>
          <w:szCs w:val="24"/>
          <w:rPrChange w:id="1725" w:author="Tashi Alford-Duguid" w:date="2020-06-15T12:17:00Z">
            <w:rPr>
              <w:sz w:val="24"/>
              <w:szCs w:val="24"/>
              <w:lang w:val="en-US"/>
            </w:rPr>
          </w:rPrChange>
        </w:rPr>
        <w:t xml:space="preserve">In </w:t>
      </w:r>
      <w:r w:rsidR="1B58C62A" w:rsidRPr="12AC059F">
        <w:rPr>
          <w:i/>
          <w:iCs/>
          <w:sz w:val="24"/>
          <w:szCs w:val="24"/>
        </w:rPr>
        <w:t>Bedford v Canada (AG)</w:t>
      </w:r>
      <w:r w:rsidR="1B58C62A" w:rsidRPr="00132652">
        <w:rPr>
          <w:sz w:val="24"/>
          <w:szCs w:val="24"/>
          <w:rPrChange w:id="1726" w:author="Tashi Alford-Duguid" w:date="2020-06-15T12:17:00Z">
            <w:rPr>
              <w:sz w:val="24"/>
              <w:szCs w:val="24"/>
              <w:lang w:val="en-US"/>
            </w:rPr>
          </w:rPrChange>
        </w:rPr>
        <w:t xml:space="preserve">, for example, </w:t>
      </w:r>
      <w:r w:rsidR="78F9EDCE" w:rsidRPr="00132652">
        <w:rPr>
          <w:sz w:val="24"/>
          <w:szCs w:val="24"/>
          <w:rPrChange w:id="1727" w:author="Tashi Alford-Duguid" w:date="2020-06-15T12:17:00Z">
            <w:rPr>
              <w:sz w:val="24"/>
              <w:szCs w:val="24"/>
              <w:lang w:val="en-US"/>
            </w:rPr>
          </w:rPrChange>
        </w:rPr>
        <w:t xml:space="preserve">the Supreme Court </w:t>
      </w:r>
      <w:r w:rsidR="13A7699C" w:rsidRPr="00132652">
        <w:rPr>
          <w:sz w:val="24"/>
          <w:szCs w:val="24"/>
          <w:rPrChange w:id="1728" w:author="Tashi Alford-Duguid" w:date="2020-06-15T12:17:00Z">
            <w:rPr>
              <w:sz w:val="24"/>
              <w:szCs w:val="24"/>
              <w:lang w:val="en-US"/>
            </w:rPr>
          </w:rPrChange>
        </w:rPr>
        <w:t xml:space="preserve">in 2013 </w:t>
      </w:r>
      <w:r w:rsidR="568DBEC0" w:rsidRPr="00132652">
        <w:rPr>
          <w:sz w:val="24"/>
          <w:szCs w:val="24"/>
          <w:rPrChange w:id="1729" w:author="Tashi Alford-Duguid" w:date="2020-06-15T12:17:00Z">
            <w:rPr>
              <w:sz w:val="24"/>
              <w:szCs w:val="24"/>
              <w:lang w:val="en-US"/>
            </w:rPr>
          </w:rPrChange>
        </w:rPr>
        <w:t xml:space="preserve">clarified </w:t>
      </w:r>
      <w:r w:rsidR="218E0368" w:rsidRPr="00132652">
        <w:rPr>
          <w:sz w:val="24"/>
          <w:szCs w:val="24"/>
          <w:rPrChange w:id="1730" w:author="Tashi Alford-Duguid" w:date="2020-06-15T12:17:00Z">
            <w:rPr>
              <w:sz w:val="24"/>
              <w:szCs w:val="24"/>
              <w:lang w:val="en-US"/>
            </w:rPr>
          </w:rPrChange>
        </w:rPr>
        <w:t xml:space="preserve">the threshold </w:t>
      </w:r>
      <w:r w:rsidR="349FC0D2" w:rsidRPr="00132652">
        <w:rPr>
          <w:sz w:val="24"/>
          <w:szCs w:val="24"/>
          <w:rPrChange w:id="1731" w:author="Tashi Alford-Duguid" w:date="2020-06-15T12:17:00Z">
            <w:rPr>
              <w:sz w:val="24"/>
              <w:szCs w:val="24"/>
              <w:lang w:val="en-US"/>
            </w:rPr>
          </w:rPrChange>
        </w:rPr>
        <w:t xml:space="preserve">that is </w:t>
      </w:r>
      <w:r w:rsidR="218E0368" w:rsidRPr="00132652">
        <w:rPr>
          <w:sz w:val="24"/>
          <w:szCs w:val="24"/>
          <w:rPrChange w:id="1732" w:author="Tashi Alford-Duguid" w:date="2020-06-15T12:17:00Z">
            <w:rPr>
              <w:sz w:val="24"/>
              <w:szCs w:val="24"/>
              <w:lang w:val="en-US"/>
            </w:rPr>
          </w:rPrChange>
        </w:rPr>
        <w:t>required to</w:t>
      </w:r>
      <w:r w:rsidR="7CE37384" w:rsidRPr="00132652">
        <w:rPr>
          <w:sz w:val="24"/>
          <w:szCs w:val="24"/>
          <w:rPrChange w:id="1733" w:author="Tashi Alford-Duguid" w:date="2020-06-15T12:17:00Z">
            <w:rPr>
              <w:sz w:val="24"/>
              <w:szCs w:val="24"/>
              <w:lang w:val="en-US"/>
            </w:rPr>
          </w:rPrChange>
        </w:rPr>
        <w:t xml:space="preserve"> find that</w:t>
      </w:r>
      <w:r w:rsidR="218E0368" w:rsidRPr="00132652">
        <w:rPr>
          <w:sz w:val="24"/>
          <w:szCs w:val="24"/>
          <w:rPrChange w:id="1734" w:author="Tashi Alford-Duguid" w:date="2020-06-15T12:17:00Z">
            <w:rPr>
              <w:sz w:val="24"/>
              <w:szCs w:val="24"/>
              <w:lang w:val="en-US"/>
            </w:rPr>
          </w:rPrChange>
        </w:rPr>
        <w:t xml:space="preserve"> </w:t>
      </w:r>
      <w:r w:rsidR="63A43FB7" w:rsidRPr="00132652">
        <w:rPr>
          <w:sz w:val="24"/>
          <w:szCs w:val="24"/>
          <w:rPrChange w:id="1735" w:author="Tashi Alford-Duguid" w:date="2020-06-15T12:17:00Z">
            <w:rPr>
              <w:sz w:val="24"/>
              <w:szCs w:val="24"/>
              <w:lang w:val="en-US"/>
            </w:rPr>
          </w:rPrChange>
        </w:rPr>
        <w:t>a</w:t>
      </w:r>
      <w:r w:rsidR="1D727981" w:rsidRPr="00132652">
        <w:rPr>
          <w:sz w:val="24"/>
          <w:szCs w:val="24"/>
          <w:rPrChange w:id="1736" w:author="Tashi Alford-Duguid" w:date="2020-06-15T12:17:00Z">
            <w:rPr>
              <w:sz w:val="24"/>
              <w:szCs w:val="24"/>
              <w:lang w:val="en-US"/>
            </w:rPr>
          </w:rPrChange>
        </w:rPr>
        <w:t xml:space="preserve"> </w:t>
      </w:r>
      <w:r w:rsidR="277636F6" w:rsidRPr="00132652">
        <w:rPr>
          <w:sz w:val="24"/>
          <w:szCs w:val="24"/>
          <w:rPrChange w:id="1737" w:author="Tashi Alford-Duguid" w:date="2020-06-15T12:17:00Z">
            <w:rPr>
              <w:sz w:val="24"/>
              <w:szCs w:val="24"/>
              <w:lang w:val="en-US"/>
            </w:rPr>
          </w:rPrChange>
        </w:rPr>
        <w:t xml:space="preserve">section 7 </w:t>
      </w:r>
      <w:r w:rsidR="20FDFEE7" w:rsidRPr="00132652">
        <w:rPr>
          <w:sz w:val="24"/>
          <w:szCs w:val="24"/>
          <w:rPrChange w:id="1738" w:author="Tashi Alford-Duguid" w:date="2020-06-15T12:17:00Z">
            <w:rPr>
              <w:sz w:val="24"/>
              <w:szCs w:val="24"/>
              <w:lang w:val="en-US"/>
            </w:rPr>
          </w:rPrChange>
        </w:rPr>
        <w:t xml:space="preserve">right </w:t>
      </w:r>
      <w:r w:rsidR="7CE37384" w:rsidRPr="00132652">
        <w:rPr>
          <w:sz w:val="24"/>
          <w:szCs w:val="24"/>
          <w:rPrChange w:id="1739" w:author="Tashi Alford-Duguid" w:date="2020-06-15T12:17:00Z">
            <w:rPr>
              <w:sz w:val="24"/>
              <w:szCs w:val="24"/>
              <w:lang w:val="en-US"/>
            </w:rPr>
          </w:rPrChange>
        </w:rPr>
        <w:t>is infringed</w:t>
      </w:r>
      <w:r w:rsidR="277636F6" w:rsidRPr="00132652">
        <w:rPr>
          <w:sz w:val="24"/>
          <w:szCs w:val="24"/>
          <w:rPrChange w:id="1740" w:author="Tashi Alford-Duguid" w:date="2020-06-15T12:17:00Z">
            <w:rPr>
              <w:sz w:val="24"/>
              <w:szCs w:val="24"/>
              <w:lang w:val="en-US"/>
            </w:rPr>
          </w:rPrChange>
        </w:rPr>
        <w:t xml:space="preserve">, elucidated </w:t>
      </w:r>
      <w:r w:rsidR="2A059DEC" w:rsidRPr="00132652">
        <w:rPr>
          <w:sz w:val="24"/>
          <w:szCs w:val="24"/>
          <w:rPrChange w:id="1741" w:author="Tashi Alford-Duguid" w:date="2020-06-15T12:17:00Z">
            <w:rPr>
              <w:sz w:val="24"/>
              <w:szCs w:val="24"/>
              <w:lang w:val="en-US"/>
            </w:rPr>
          </w:rPrChange>
        </w:rPr>
        <w:t>t</w:t>
      </w:r>
      <w:r w:rsidR="23F5129F" w:rsidRPr="00132652">
        <w:rPr>
          <w:sz w:val="24"/>
          <w:szCs w:val="24"/>
          <w:rPrChange w:id="1742" w:author="Tashi Alford-Duguid" w:date="2020-06-15T12:17:00Z">
            <w:rPr>
              <w:sz w:val="24"/>
              <w:szCs w:val="24"/>
              <w:lang w:val="en-US"/>
            </w:rPr>
          </w:rPrChange>
        </w:rPr>
        <w:t xml:space="preserve">he principles of fundamental justice, </w:t>
      </w:r>
      <w:r w:rsidR="13A7699C" w:rsidRPr="00132652">
        <w:rPr>
          <w:sz w:val="24"/>
          <w:szCs w:val="24"/>
          <w:rPrChange w:id="1743" w:author="Tashi Alford-Duguid" w:date="2020-06-15T12:17:00Z">
            <w:rPr>
              <w:sz w:val="24"/>
              <w:szCs w:val="24"/>
              <w:lang w:val="en-US"/>
            </w:rPr>
          </w:rPrChange>
        </w:rPr>
        <w:t xml:space="preserve">and affirmed that a section 7 violation might be saved under section 1 of the </w:t>
      </w:r>
      <w:r w:rsidR="13A7699C" w:rsidRPr="12AC059F">
        <w:rPr>
          <w:i/>
          <w:iCs/>
          <w:sz w:val="24"/>
          <w:szCs w:val="24"/>
          <w:rPrChange w:id="1744" w:author="Tashi Alford-Duguid" w:date="2020-06-15T12:17:00Z">
            <w:rPr>
              <w:i/>
              <w:iCs/>
              <w:sz w:val="24"/>
              <w:szCs w:val="24"/>
              <w:lang w:val="en-US"/>
            </w:rPr>
          </w:rPrChange>
        </w:rPr>
        <w:t>Charter</w:t>
      </w:r>
      <w:r w:rsidR="13A7699C" w:rsidRPr="00132652">
        <w:rPr>
          <w:sz w:val="24"/>
          <w:szCs w:val="24"/>
          <w:rPrChange w:id="1745" w:author="Tashi Alford-Duguid" w:date="2020-06-15T12:17:00Z">
            <w:rPr>
              <w:sz w:val="24"/>
              <w:szCs w:val="24"/>
              <w:lang w:val="en-US"/>
            </w:rPr>
          </w:rPrChange>
        </w:rPr>
        <w:t>.</w:t>
      </w:r>
      <w:r w:rsidR="008D6B81" w:rsidRPr="00132652">
        <w:rPr>
          <w:rStyle w:val="FootnoteReference"/>
          <w:sz w:val="24"/>
          <w:szCs w:val="24"/>
        </w:rPr>
        <w:footnoteReference w:id="155"/>
      </w:r>
      <w:r w:rsidR="13A7699C" w:rsidRPr="00132652">
        <w:rPr>
          <w:sz w:val="24"/>
          <w:szCs w:val="24"/>
          <w:rPrChange w:id="1746" w:author="Tashi Alford-Duguid" w:date="2020-06-15T12:17:00Z">
            <w:rPr>
              <w:sz w:val="24"/>
              <w:szCs w:val="24"/>
              <w:lang w:val="en-US"/>
            </w:rPr>
          </w:rPrChange>
        </w:rPr>
        <w:t xml:space="preserve"> </w:t>
      </w:r>
      <w:r w:rsidR="5AC8C7DB" w:rsidRPr="00132652">
        <w:rPr>
          <w:sz w:val="24"/>
          <w:szCs w:val="24"/>
          <w:rPrChange w:id="1747" w:author="Tashi Alford-Duguid" w:date="2020-06-15T12:17:00Z">
            <w:rPr>
              <w:sz w:val="24"/>
              <w:szCs w:val="24"/>
              <w:lang w:val="en-US"/>
            </w:rPr>
          </w:rPrChange>
        </w:rPr>
        <w:t xml:space="preserve">Moreover, </w:t>
      </w:r>
      <w:r w:rsidR="2480F2BC" w:rsidRPr="00132652">
        <w:rPr>
          <w:sz w:val="24"/>
          <w:szCs w:val="24"/>
          <w:rPrChange w:id="1748" w:author="Tashi Alford-Duguid" w:date="2020-06-15T12:17:00Z">
            <w:rPr>
              <w:sz w:val="24"/>
              <w:szCs w:val="24"/>
              <w:lang w:val="en-US"/>
            </w:rPr>
          </w:rPrChange>
        </w:rPr>
        <w:t>governments and hospitals</w:t>
      </w:r>
      <w:r w:rsidR="3C064C52" w:rsidRPr="00132652">
        <w:rPr>
          <w:sz w:val="24"/>
          <w:szCs w:val="24"/>
          <w:rPrChange w:id="1749" w:author="Tashi Alford-Duguid" w:date="2020-06-15T12:17:00Z">
            <w:rPr>
              <w:sz w:val="24"/>
              <w:szCs w:val="24"/>
              <w:lang w:val="en-US"/>
            </w:rPr>
          </w:rPrChange>
        </w:rPr>
        <w:t xml:space="preserve">’ responses to COVID </w:t>
      </w:r>
      <w:r w:rsidR="2480F2BC" w:rsidRPr="00132652">
        <w:rPr>
          <w:sz w:val="24"/>
          <w:szCs w:val="24"/>
          <w:rPrChange w:id="1750" w:author="Tashi Alford-Duguid" w:date="2020-06-15T12:17:00Z">
            <w:rPr>
              <w:sz w:val="24"/>
              <w:szCs w:val="24"/>
              <w:lang w:val="en-US"/>
            </w:rPr>
          </w:rPrChange>
        </w:rPr>
        <w:t>ha</w:t>
      </w:r>
      <w:r w:rsidR="3C064C52" w:rsidRPr="00132652">
        <w:rPr>
          <w:sz w:val="24"/>
          <w:szCs w:val="24"/>
          <w:rPrChange w:id="1751" w:author="Tashi Alford-Duguid" w:date="2020-06-15T12:17:00Z">
            <w:rPr>
              <w:sz w:val="24"/>
              <w:szCs w:val="24"/>
              <w:lang w:val="en-US"/>
            </w:rPr>
          </w:rPrChange>
        </w:rPr>
        <w:t>ve</w:t>
      </w:r>
      <w:r w:rsidR="2480F2BC" w:rsidRPr="00132652">
        <w:rPr>
          <w:sz w:val="24"/>
          <w:szCs w:val="24"/>
          <w:rPrChange w:id="1752" w:author="Tashi Alford-Duguid" w:date="2020-06-15T12:17:00Z">
            <w:rPr>
              <w:sz w:val="24"/>
              <w:szCs w:val="24"/>
              <w:lang w:val="en-US"/>
            </w:rPr>
          </w:rPrChange>
        </w:rPr>
        <w:t xml:space="preserve"> evolved rapidly too. </w:t>
      </w:r>
      <w:commentRangeStart w:id="1753"/>
      <w:commentRangeStart w:id="1754"/>
      <w:r w:rsidR="6DA62E33" w:rsidRPr="00132652">
        <w:rPr>
          <w:sz w:val="24"/>
          <w:szCs w:val="24"/>
          <w:rPrChange w:id="1755" w:author="Tashi Alford-Duguid" w:date="2020-06-15T12:17:00Z">
            <w:rPr>
              <w:sz w:val="24"/>
              <w:szCs w:val="24"/>
              <w:lang w:val="en-US"/>
            </w:rPr>
          </w:rPrChange>
        </w:rPr>
        <w:t xml:space="preserve">The CCLA therefore recommends that governments across Canada pay </w:t>
      </w:r>
      <w:r w:rsidR="1D3C4C01" w:rsidRPr="00132652">
        <w:rPr>
          <w:sz w:val="24"/>
          <w:szCs w:val="24"/>
          <w:rPrChange w:id="1756" w:author="Tashi Alford-Duguid" w:date="2020-06-15T12:17:00Z">
            <w:rPr>
              <w:sz w:val="24"/>
              <w:szCs w:val="24"/>
              <w:lang w:val="en-US"/>
            </w:rPr>
          </w:rPrChange>
        </w:rPr>
        <w:t xml:space="preserve">particular </w:t>
      </w:r>
      <w:r w:rsidR="6DA62E33" w:rsidRPr="00132652">
        <w:rPr>
          <w:sz w:val="24"/>
          <w:szCs w:val="24"/>
          <w:rPrChange w:id="1757" w:author="Tashi Alford-Duguid" w:date="2020-06-15T12:17:00Z">
            <w:rPr>
              <w:sz w:val="24"/>
              <w:szCs w:val="24"/>
              <w:lang w:val="en-US"/>
            </w:rPr>
          </w:rPrChange>
        </w:rPr>
        <w:t xml:space="preserve">attention to whether their </w:t>
      </w:r>
      <w:r w:rsidR="239E6CD3" w:rsidRPr="00132652">
        <w:rPr>
          <w:sz w:val="24"/>
          <w:szCs w:val="24"/>
          <w:rPrChange w:id="1758" w:author="Tashi Alford-Duguid" w:date="2020-06-15T12:17:00Z">
            <w:rPr>
              <w:sz w:val="24"/>
              <w:szCs w:val="24"/>
              <w:lang w:val="en-US"/>
            </w:rPr>
          </w:rPrChange>
        </w:rPr>
        <w:t>policies and emergency orders</w:t>
      </w:r>
      <w:r w:rsidR="66376D06" w:rsidRPr="00132652">
        <w:rPr>
          <w:sz w:val="24"/>
          <w:szCs w:val="24"/>
          <w:rPrChange w:id="1759" w:author="Tashi Alford-Duguid" w:date="2020-06-15T12:17:00Z">
            <w:rPr>
              <w:sz w:val="24"/>
              <w:szCs w:val="24"/>
              <w:lang w:val="en-US"/>
            </w:rPr>
          </w:rPrChange>
        </w:rPr>
        <w:t xml:space="preserve"> </w:t>
      </w:r>
      <w:r w:rsidR="25B9951E" w:rsidRPr="00132652">
        <w:rPr>
          <w:sz w:val="24"/>
          <w:szCs w:val="24"/>
          <w:rPrChange w:id="1760" w:author="Tashi Alford-Duguid" w:date="2020-06-15T12:17:00Z">
            <w:rPr>
              <w:sz w:val="24"/>
              <w:szCs w:val="24"/>
              <w:lang w:val="en-US"/>
            </w:rPr>
          </w:rPrChange>
        </w:rPr>
        <w:t>affecting hospitals</w:t>
      </w:r>
      <w:r w:rsidR="239E6CD3" w:rsidRPr="00132652">
        <w:rPr>
          <w:sz w:val="24"/>
          <w:szCs w:val="24"/>
          <w:rPrChange w:id="1761" w:author="Tashi Alford-Duguid" w:date="2020-06-15T12:17:00Z">
            <w:rPr>
              <w:sz w:val="24"/>
              <w:szCs w:val="24"/>
              <w:lang w:val="en-US"/>
            </w:rPr>
          </w:rPrChange>
        </w:rPr>
        <w:t xml:space="preserve"> are </w:t>
      </w:r>
      <w:r w:rsidR="239E6CD3" w:rsidRPr="12AC059F">
        <w:rPr>
          <w:i/>
          <w:iCs/>
          <w:sz w:val="24"/>
          <w:szCs w:val="24"/>
          <w:rPrChange w:id="1762" w:author="Tashi Alford-Duguid" w:date="2020-06-15T12:17:00Z">
            <w:rPr>
              <w:i/>
              <w:iCs/>
              <w:sz w:val="24"/>
              <w:szCs w:val="24"/>
              <w:lang w:val="en-US"/>
            </w:rPr>
          </w:rPrChange>
        </w:rPr>
        <w:t>Charter</w:t>
      </w:r>
      <w:r w:rsidR="239E6CD3" w:rsidRPr="00132652">
        <w:rPr>
          <w:sz w:val="24"/>
          <w:szCs w:val="24"/>
          <w:rPrChange w:id="1763" w:author="Tashi Alford-Duguid" w:date="2020-06-15T12:17:00Z">
            <w:rPr>
              <w:sz w:val="24"/>
              <w:szCs w:val="24"/>
              <w:lang w:val="en-US"/>
            </w:rPr>
          </w:rPrChange>
        </w:rPr>
        <w:t xml:space="preserve"> compliant.</w:t>
      </w:r>
      <w:commentRangeEnd w:id="1753"/>
      <w:r w:rsidR="000377BA" w:rsidRPr="00132652">
        <w:rPr>
          <w:rStyle w:val="CommentReference"/>
        </w:rPr>
        <w:commentReference w:id="1753"/>
      </w:r>
      <w:commentRangeEnd w:id="1754"/>
      <w:r w:rsidR="001809E9" w:rsidRPr="00132652">
        <w:rPr>
          <w:rStyle w:val="CommentReference"/>
        </w:rPr>
        <w:commentReference w:id="1754"/>
      </w:r>
      <w:r w:rsidR="239E6CD3" w:rsidRPr="00132652">
        <w:rPr>
          <w:sz w:val="24"/>
          <w:szCs w:val="24"/>
          <w:rPrChange w:id="1764" w:author="Tashi Alford-Duguid" w:date="2020-06-15T12:17:00Z">
            <w:rPr>
              <w:sz w:val="24"/>
              <w:szCs w:val="24"/>
              <w:lang w:val="en-US"/>
            </w:rPr>
          </w:rPrChange>
        </w:rPr>
        <w:t xml:space="preserve"> </w:t>
      </w:r>
    </w:p>
    <w:p w14:paraId="0842467E" w14:textId="1E6044D5" w:rsidR="005E0E4E" w:rsidRPr="00132652" w:rsidRDefault="72631734" w:rsidP="009A5E7B">
      <w:pPr>
        <w:rPr>
          <w:sz w:val="24"/>
          <w:szCs w:val="24"/>
          <w:rPrChange w:id="1765" w:author="Tashi Alford-Duguid" w:date="2020-06-15T12:17:00Z">
            <w:rPr>
              <w:sz w:val="24"/>
              <w:szCs w:val="24"/>
              <w:lang w:val="en-US"/>
            </w:rPr>
          </w:rPrChange>
        </w:rPr>
      </w:pPr>
      <w:r w:rsidRPr="00132652">
        <w:rPr>
          <w:sz w:val="24"/>
          <w:szCs w:val="24"/>
          <w:rPrChange w:id="1766" w:author="Tashi Alford-Duguid" w:date="2020-06-15T12:17:00Z">
            <w:rPr>
              <w:sz w:val="24"/>
              <w:szCs w:val="24"/>
              <w:lang w:val="en-US"/>
            </w:rPr>
          </w:rPrChange>
        </w:rPr>
        <w:t xml:space="preserve">COVID has posed </w:t>
      </w:r>
      <w:r w:rsidR="17FFD27A" w:rsidRPr="00132652">
        <w:rPr>
          <w:sz w:val="24"/>
          <w:szCs w:val="24"/>
          <w:rPrChange w:id="1767" w:author="Tashi Alford-Duguid" w:date="2020-06-15T12:17:00Z">
            <w:rPr>
              <w:sz w:val="24"/>
              <w:szCs w:val="24"/>
              <w:lang w:val="en-US"/>
            </w:rPr>
          </w:rPrChange>
        </w:rPr>
        <w:t xml:space="preserve">different </w:t>
      </w:r>
      <w:r w:rsidR="64170B05" w:rsidRPr="00132652">
        <w:rPr>
          <w:sz w:val="24"/>
          <w:szCs w:val="24"/>
          <w:rPrChange w:id="1768" w:author="Tashi Alford-Duguid" w:date="2020-06-15T12:17:00Z">
            <w:rPr>
              <w:sz w:val="24"/>
              <w:szCs w:val="24"/>
              <w:lang w:val="en-US"/>
            </w:rPr>
          </w:rPrChange>
        </w:rPr>
        <w:t>burdens</w:t>
      </w:r>
      <w:r w:rsidR="17FFD27A" w:rsidRPr="00132652">
        <w:rPr>
          <w:sz w:val="24"/>
          <w:szCs w:val="24"/>
          <w:rPrChange w:id="1769" w:author="Tashi Alford-Duguid" w:date="2020-06-15T12:17:00Z">
            <w:rPr>
              <w:sz w:val="24"/>
              <w:szCs w:val="24"/>
              <w:lang w:val="en-US"/>
            </w:rPr>
          </w:rPrChange>
        </w:rPr>
        <w:t xml:space="preserve"> to </w:t>
      </w:r>
      <w:r w:rsidR="789A04B0" w:rsidRPr="00132652">
        <w:rPr>
          <w:sz w:val="24"/>
          <w:szCs w:val="24"/>
          <w:rPrChange w:id="1770" w:author="Tashi Alford-Duguid" w:date="2020-06-15T12:17:00Z">
            <w:rPr>
              <w:sz w:val="24"/>
              <w:szCs w:val="24"/>
              <w:lang w:val="en-US"/>
            </w:rPr>
          </w:rPrChange>
        </w:rPr>
        <w:t>hospitals in</w:t>
      </w:r>
      <w:r w:rsidR="17FFD27A" w:rsidRPr="00132652">
        <w:rPr>
          <w:sz w:val="24"/>
          <w:szCs w:val="24"/>
          <w:rPrChange w:id="1771" w:author="Tashi Alford-Duguid" w:date="2020-06-15T12:17:00Z">
            <w:rPr>
              <w:sz w:val="24"/>
              <w:szCs w:val="24"/>
              <w:lang w:val="en-US"/>
            </w:rPr>
          </w:rPrChange>
        </w:rPr>
        <w:t xml:space="preserve"> each province</w:t>
      </w:r>
      <w:r w:rsidR="25FA78F8" w:rsidRPr="00132652">
        <w:rPr>
          <w:sz w:val="24"/>
          <w:szCs w:val="24"/>
          <w:rPrChange w:id="1772" w:author="Tashi Alford-Duguid" w:date="2020-06-15T12:17:00Z">
            <w:rPr>
              <w:sz w:val="24"/>
              <w:szCs w:val="24"/>
              <w:lang w:val="en-US"/>
            </w:rPr>
          </w:rPrChange>
        </w:rPr>
        <w:t xml:space="preserve">, </w:t>
      </w:r>
      <w:r w:rsidR="36C71FCA" w:rsidRPr="00132652">
        <w:rPr>
          <w:sz w:val="24"/>
          <w:szCs w:val="24"/>
          <w:rPrChange w:id="1773" w:author="Tashi Alford-Duguid" w:date="2020-06-15T12:17:00Z">
            <w:rPr>
              <w:sz w:val="24"/>
              <w:szCs w:val="24"/>
              <w:lang w:val="en-US"/>
            </w:rPr>
          </w:rPrChange>
        </w:rPr>
        <w:t>causing a</w:t>
      </w:r>
      <w:r w:rsidR="6DF550CC" w:rsidRPr="00132652">
        <w:rPr>
          <w:sz w:val="24"/>
          <w:szCs w:val="24"/>
          <w:rPrChange w:id="1774" w:author="Tashi Alford-Duguid" w:date="2020-06-15T12:17:00Z">
            <w:rPr>
              <w:sz w:val="24"/>
              <w:szCs w:val="24"/>
              <w:lang w:val="en-US"/>
            </w:rPr>
          </w:rPrChange>
        </w:rPr>
        <w:t xml:space="preserve">ccess to </w:t>
      </w:r>
      <w:r w:rsidR="36C71FCA" w:rsidRPr="00132652">
        <w:rPr>
          <w:sz w:val="24"/>
          <w:szCs w:val="24"/>
          <w:rPrChange w:id="1775" w:author="Tashi Alford-Duguid" w:date="2020-06-15T12:17:00Z">
            <w:rPr>
              <w:sz w:val="24"/>
              <w:szCs w:val="24"/>
              <w:lang w:val="en-US"/>
            </w:rPr>
          </w:rPrChange>
        </w:rPr>
        <w:t>care</w:t>
      </w:r>
      <w:r w:rsidR="6DF550CC" w:rsidRPr="00132652">
        <w:rPr>
          <w:sz w:val="24"/>
          <w:szCs w:val="24"/>
          <w:rPrChange w:id="1776" w:author="Tashi Alford-Duguid" w:date="2020-06-15T12:17:00Z">
            <w:rPr>
              <w:sz w:val="24"/>
              <w:szCs w:val="24"/>
              <w:lang w:val="en-US"/>
            </w:rPr>
          </w:rPrChange>
        </w:rPr>
        <w:t xml:space="preserve"> and </w:t>
      </w:r>
      <w:r w:rsidR="36C71FCA" w:rsidRPr="00132652">
        <w:rPr>
          <w:sz w:val="24"/>
          <w:szCs w:val="24"/>
          <w:rPrChange w:id="1777" w:author="Tashi Alford-Duguid" w:date="2020-06-15T12:17:00Z">
            <w:rPr>
              <w:sz w:val="24"/>
              <w:szCs w:val="24"/>
              <w:lang w:val="en-US"/>
            </w:rPr>
          </w:rPrChange>
        </w:rPr>
        <w:t>to</w:t>
      </w:r>
      <w:r w:rsidR="7FE28918" w:rsidRPr="00132652">
        <w:rPr>
          <w:sz w:val="24"/>
          <w:szCs w:val="24"/>
          <w:rPrChange w:id="1778" w:author="Tashi Alford-Duguid" w:date="2020-06-15T12:17:00Z">
            <w:rPr>
              <w:sz w:val="24"/>
              <w:szCs w:val="24"/>
              <w:lang w:val="en-US"/>
            </w:rPr>
          </w:rPrChange>
        </w:rPr>
        <w:t xml:space="preserve"> var</w:t>
      </w:r>
      <w:r w:rsidR="36C71FCA" w:rsidRPr="00132652">
        <w:rPr>
          <w:sz w:val="24"/>
          <w:szCs w:val="24"/>
          <w:rPrChange w:id="1779" w:author="Tashi Alford-Duguid" w:date="2020-06-15T12:17:00Z">
            <w:rPr>
              <w:sz w:val="24"/>
              <w:szCs w:val="24"/>
              <w:lang w:val="en-US"/>
            </w:rPr>
          </w:rPrChange>
        </w:rPr>
        <w:t>y</w:t>
      </w:r>
      <w:r w:rsidR="7FE28918" w:rsidRPr="00132652">
        <w:rPr>
          <w:sz w:val="24"/>
          <w:szCs w:val="24"/>
          <w:rPrChange w:id="1780" w:author="Tashi Alford-Duguid" w:date="2020-06-15T12:17:00Z">
            <w:rPr>
              <w:sz w:val="24"/>
              <w:szCs w:val="24"/>
              <w:lang w:val="en-US"/>
            </w:rPr>
          </w:rPrChange>
        </w:rPr>
        <w:t xml:space="preserve"> by province</w:t>
      </w:r>
      <w:r w:rsidR="36C71FCA" w:rsidRPr="00132652">
        <w:rPr>
          <w:sz w:val="24"/>
          <w:szCs w:val="24"/>
          <w:rPrChange w:id="1781" w:author="Tashi Alford-Duguid" w:date="2020-06-15T12:17:00Z">
            <w:rPr>
              <w:sz w:val="24"/>
              <w:szCs w:val="24"/>
              <w:lang w:val="en-US"/>
            </w:rPr>
          </w:rPrChange>
        </w:rPr>
        <w:t xml:space="preserve"> as well</w:t>
      </w:r>
      <w:r w:rsidR="7FE28918" w:rsidRPr="00132652">
        <w:rPr>
          <w:sz w:val="24"/>
          <w:szCs w:val="24"/>
          <w:rPrChange w:id="1782" w:author="Tashi Alford-Duguid" w:date="2020-06-15T12:17:00Z">
            <w:rPr>
              <w:sz w:val="24"/>
              <w:szCs w:val="24"/>
              <w:lang w:val="en-US"/>
            </w:rPr>
          </w:rPrChange>
        </w:rPr>
        <w:t xml:space="preserve">. </w:t>
      </w:r>
      <w:r w:rsidR="3BF2F090" w:rsidRPr="00132652">
        <w:rPr>
          <w:sz w:val="24"/>
          <w:szCs w:val="24"/>
          <w:rPrChange w:id="1783" w:author="Tashi Alford-Duguid" w:date="2020-06-15T12:17:00Z">
            <w:rPr>
              <w:sz w:val="24"/>
              <w:szCs w:val="24"/>
              <w:lang w:val="en-US"/>
            </w:rPr>
          </w:rPrChange>
        </w:rPr>
        <w:t>Some</w:t>
      </w:r>
      <w:r w:rsidR="67BB9272" w:rsidRPr="00132652">
        <w:rPr>
          <w:sz w:val="24"/>
          <w:szCs w:val="24"/>
          <w:rPrChange w:id="1784" w:author="Tashi Alford-Duguid" w:date="2020-06-15T12:17:00Z">
            <w:rPr>
              <w:sz w:val="24"/>
              <w:szCs w:val="24"/>
              <w:lang w:val="en-US"/>
            </w:rPr>
          </w:rPrChange>
        </w:rPr>
        <w:t xml:space="preserve"> hospitals</w:t>
      </w:r>
      <w:r w:rsidR="5840F55C" w:rsidRPr="00132652">
        <w:rPr>
          <w:sz w:val="24"/>
          <w:szCs w:val="24"/>
          <w:rPrChange w:id="1785" w:author="Tashi Alford-Duguid" w:date="2020-06-15T12:17:00Z">
            <w:rPr>
              <w:sz w:val="24"/>
              <w:szCs w:val="24"/>
              <w:lang w:val="en-US"/>
            </w:rPr>
          </w:rPrChange>
        </w:rPr>
        <w:t xml:space="preserve"> in Saskatchewan </w:t>
      </w:r>
      <w:r w:rsidR="3BF2F090" w:rsidRPr="00132652">
        <w:rPr>
          <w:sz w:val="24"/>
          <w:szCs w:val="24"/>
          <w:rPrChange w:id="1786" w:author="Tashi Alford-Duguid" w:date="2020-06-15T12:17:00Z">
            <w:rPr>
              <w:sz w:val="24"/>
              <w:szCs w:val="24"/>
              <w:lang w:val="en-US"/>
            </w:rPr>
          </w:rPrChange>
        </w:rPr>
        <w:t>have declared themselves free of COVID.</w:t>
      </w:r>
      <w:r w:rsidR="5840F55C" w:rsidRPr="00132652">
        <w:rPr>
          <w:sz w:val="24"/>
          <w:szCs w:val="24"/>
          <w:rPrChange w:id="1787" w:author="Tashi Alford-Duguid" w:date="2020-06-15T12:17:00Z">
            <w:rPr>
              <w:sz w:val="24"/>
              <w:szCs w:val="24"/>
              <w:lang w:val="en-US"/>
            </w:rPr>
          </w:rPrChange>
        </w:rPr>
        <w:t xml:space="preserve"> </w:t>
      </w:r>
      <w:r w:rsidR="43F97D9B" w:rsidRPr="00132652">
        <w:rPr>
          <w:sz w:val="24"/>
          <w:szCs w:val="24"/>
          <w:rPrChange w:id="1788" w:author="Tashi Alford-Duguid" w:date="2020-06-15T12:17:00Z">
            <w:rPr>
              <w:sz w:val="24"/>
              <w:szCs w:val="24"/>
              <w:lang w:val="en-US"/>
            </w:rPr>
          </w:rPrChange>
        </w:rPr>
        <w:t>The number of cases of COVID</w:t>
      </w:r>
      <w:r w:rsidR="1DB423BC" w:rsidRPr="00132652">
        <w:rPr>
          <w:sz w:val="24"/>
          <w:szCs w:val="24"/>
          <w:rPrChange w:id="1789" w:author="Tashi Alford-Duguid" w:date="2020-06-15T12:17:00Z">
            <w:rPr>
              <w:sz w:val="24"/>
              <w:szCs w:val="24"/>
              <w:lang w:val="en-US"/>
            </w:rPr>
          </w:rPrChange>
        </w:rPr>
        <w:t xml:space="preserve"> in British Columbia </w:t>
      </w:r>
      <w:r w:rsidR="43F97D9B" w:rsidRPr="00132652">
        <w:rPr>
          <w:sz w:val="24"/>
          <w:szCs w:val="24"/>
          <w:rPrChange w:id="1790" w:author="Tashi Alford-Duguid" w:date="2020-06-15T12:17:00Z">
            <w:rPr>
              <w:sz w:val="24"/>
              <w:szCs w:val="24"/>
              <w:lang w:val="en-US"/>
            </w:rPr>
          </w:rPrChange>
        </w:rPr>
        <w:t>continue</w:t>
      </w:r>
      <w:r w:rsidR="3F2E9EB7" w:rsidRPr="00132652">
        <w:rPr>
          <w:sz w:val="24"/>
          <w:szCs w:val="24"/>
          <w:rPrChange w:id="1791" w:author="Tashi Alford-Duguid" w:date="2020-06-15T12:17:00Z">
            <w:rPr>
              <w:sz w:val="24"/>
              <w:szCs w:val="24"/>
              <w:lang w:val="en-US"/>
            </w:rPr>
          </w:rPrChange>
        </w:rPr>
        <w:t>s</w:t>
      </w:r>
      <w:r w:rsidR="1DB423BC" w:rsidRPr="00132652">
        <w:rPr>
          <w:sz w:val="24"/>
          <w:szCs w:val="24"/>
          <w:rPrChange w:id="1792" w:author="Tashi Alford-Duguid" w:date="2020-06-15T12:17:00Z">
            <w:rPr>
              <w:sz w:val="24"/>
              <w:szCs w:val="24"/>
              <w:lang w:val="en-US"/>
            </w:rPr>
          </w:rPrChange>
        </w:rPr>
        <w:t xml:space="preserve"> to </w:t>
      </w:r>
      <w:r w:rsidR="43F97D9B" w:rsidRPr="00132652">
        <w:rPr>
          <w:sz w:val="24"/>
          <w:szCs w:val="24"/>
          <w:rPrChange w:id="1793" w:author="Tashi Alford-Duguid" w:date="2020-06-15T12:17:00Z">
            <w:rPr>
              <w:sz w:val="24"/>
              <w:szCs w:val="24"/>
              <w:lang w:val="en-US"/>
            </w:rPr>
          </w:rPrChange>
        </w:rPr>
        <w:t>decline</w:t>
      </w:r>
      <w:r w:rsidR="180E0DD4" w:rsidRPr="00132652">
        <w:rPr>
          <w:sz w:val="24"/>
          <w:szCs w:val="24"/>
          <w:rPrChange w:id="1794" w:author="Tashi Alford-Duguid" w:date="2020-06-15T12:17:00Z">
            <w:rPr>
              <w:sz w:val="24"/>
              <w:szCs w:val="24"/>
              <w:lang w:val="en-US"/>
            </w:rPr>
          </w:rPrChange>
        </w:rPr>
        <w:t xml:space="preserve">, </w:t>
      </w:r>
      <w:r w:rsidR="7C687FAB" w:rsidRPr="00132652">
        <w:rPr>
          <w:sz w:val="24"/>
          <w:szCs w:val="24"/>
          <w:rPrChange w:id="1795" w:author="Tashi Alford-Duguid" w:date="2020-06-15T12:17:00Z">
            <w:rPr>
              <w:sz w:val="24"/>
              <w:szCs w:val="24"/>
              <w:lang w:val="en-US"/>
            </w:rPr>
          </w:rPrChange>
        </w:rPr>
        <w:t>reducing</w:t>
      </w:r>
      <w:r w:rsidR="180E0DD4" w:rsidRPr="00132652">
        <w:rPr>
          <w:sz w:val="24"/>
          <w:szCs w:val="24"/>
          <w:rPrChange w:id="1796" w:author="Tashi Alford-Duguid" w:date="2020-06-15T12:17:00Z">
            <w:rPr>
              <w:sz w:val="24"/>
              <w:szCs w:val="24"/>
              <w:lang w:val="en-US"/>
            </w:rPr>
          </w:rPrChange>
        </w:rPr>
        <w:t xml:space="preserve"> the strain on hospitals</w:t>
      </w:r>
      <w:r w:rsidR="1DB423BC" w:rsidRPr="00132652">
        <w:rPr>
          <w:sz w:val="24"/>
          <w:szCs w:val="24"/>
          <w:rPrChange w:id="1797" w:author="Tashi Alford-Duguid" w:date="2020-06-15T12:17:00Z">
            <w:rPr>
              <w:sz w:val="24"/>
              <w:szCs w:val="24"/>
              <w:lang w:val="en-US"/>
            </w:rPr>
          </w:rPrChange>
        </w:rPr>
        <w:t>.</w:t>
      </w:r>
      <w:r w:rsidR="001D4555" w:rsidRPr="00132652">
        <w:rPr>
          <w:rStyle w:val="FootnoteReference"/>
          <w:sz w:val="24"/>
          <w:szCs w:val="24"/>
        </w:rPr>
        <w:footnoteReference w:id="156"/>
      </w:r>
      <w:r w:rsidR="5840F55C" w:rsidRPr="00132652">
        <w:rPr>
          <w:sz w:val="24"/>
          <w:szCs w:val="24"/>
          <w:rPrChange w:id="1798" w:author="Tashi Alford-Duguid" w:date="2020-06-15T12:17:00Z">
            <w:rPr>
              <w:sz w:val="24"/>
              <w:szCs w:val="24"/>
              <w:lang w:val="en-US"/>
            </w:rPr>
          </w:rPrChange>
        </w:rPr>
        <w:t xml:space="preserve"> </w:t>
      </w:r>
      <w:r w:rsidR="271073E9" w:rsidRPr="00132652">
        <w:rPr>
          <w:sz w:val="24"/>
          <w:szCs w:val="24"/>
          <w:rPrChange w:id="1799" w:author="Tashi Alford-Duguid" w:date="2020-06-15T12:17:00Z">
            <w:rPr>
              <w:sz w:val="24"/>
              <w:szCs w:val="24"/>
              <w:lang w:val="en-US"/>
            </w:rPr>
          </w:rPrChange>
        </w:rPr>
        <w:t>Access to services</w:t>
      </w:r>
      <w:r w:rsidR="7C687FAB" w:rsidRPr="00132652">
        <w:rPr>
          <w:sz w:val="24"/>
          <w:szCs w:val="24"/>
          <w:rPrChange w:id="1800" w:author="Tashi Alford-Duguid" w:date="2020-06-15T12:17:00Z">
            <w:rPr>
              <w:sz w:val="24"/>
              <w:szCs w:val="24"/>
              <w:lang w:val="en-US"/>
            </w:rPr>
          </w:rPrChange>
        </w:rPr>
        <w:t xml:space="preserve"> nationally</w:t>
      </w:r>
      <w:r w:rsidR="271073E9" w:rsidRPr="00132652">
        <w:rPr>
          <w:sz w:val="24"/>
          <w:szCs w:val="24"/>
          <w:rPrChange w:id="1801" w:author="Tashi Alford-Duguid" w:date="2020-06-15T12:17:00Z">
            <w:rPr>
              <w:sz w:val="24"/>
              <w:szCs w:val="24"/>
              <w:lang w:val="en-US"/>
            </w:rPr>
          </w:rPrChange>
        </w:rPr>
        <w:t xml:space="preserve">, however, </w:t>
      </w:r>
      <w:r w:rsidR="0199B846" w:rsidRPr="00132652">
        <w:rPr>
          <w:sz w:val="24"/>
          <w:szCs w:val="24"/>
          <w:rPrChange w:id="1802" w:author="Tashi Alford-Duguid" w:date="2020-06-15T12:17:00Z">
            <w:rPr>
              <w:sz w:val="24"/>
              <w:szCs w:val="24"/>
              <w:lang w:val="en-US"/>
            </w:rPr>
          </w:rPrChange>
        </w:rPr>
        <w:t>remains uneven</w:t>
      </w:r>
      <w:r w:rsidR="68479D1D" w:rsidRPr="00132652">
        <w:rPr>
          <w:sz w:val="24"/>
          <w:szCs w:val="24"/>
          <w:rPrChange w:id="1803" w:author="Tashi Alford-Duguid" w:date="2020-06-15T12:17:00Z">
            <w:rPr>
              <w:sz w:val="24"/>
              <w:szCs w:val="24"/>
              <w:lang w:val="en-US"/>
            </w:rPr>
          </w:rPrChange>
        </w:rPr>
        <w:t>, especially for non-emergency services</w:t>
      </w:r>
      <w:r w:rsidR="0199B846" w:rsidRPr="00132652">
        <w:rPr>
          <w:sz w:val="24"/>
          <w:szCs w:val="24"/>
          <w:rPrChange w:id="1804" w:author="Tashi Alford-Duguid" w:date="2020-06-15T12:17:00Z">
            <w:rPr>
              <w:sz w:val="24"/>
              <w:szCs w:val="24"/>
              <w:lang w:val="en-US"/>
            </w:rPr>
          </w:rPrChange>
        </w:rPr>
        <w:t xml:space="preserve">. </w:t>
      </w:r>
      <w:r w:rsidR="57C2CDEE" w:rsidRPr="00132652">
        <w:rPr>
          <w:sz w:val="24"/>
          <w:szCs w:val="24"/>
          <w:rPrChange w:id="1805" w:author="Tashi Alford-Duguid" w:date="2020-06-15T12:17:00Z">
            <w:rPr>
              <w:sz w:val="24"/>
              <w:szCs w:val="24"/>
              <w:lang w:val="en-US"/>
            </w:rPr>
          </w:rPrChange>
        </w:rPr>
        <w:t xml:space="preserve">In </w:t>
      </w:r>
      <w:r w:rsidR="290A37A3" w:rsidRPr="00132652">
        <w:rPr>
          <w:sz w:val="24"/>
          <w:szCs w:val="24"/>
          <w:rPrChange w:id="1806" w:author="Tashi Alford-Duguid" w:date="2020-06-15T12:17:00Z">
            <w:rPr>
              <w:sz w:val="24"/>
              <w:szCs w:val="24"/>
              <w:lang w:val="en-US"/>
            </w:rPr>
          </w:rPrChange>
        </w:rPr>
        <w:t xml:space="preserve">Montreal, there </w:t>
      </w:r>
      <w:r w:rsidR="64170B05" w:rsidRPr="00132652">
        <w:rPr>
          <w:sz w:val="24"/>
          <w:szCs w:val="24"/>
          <w:rPrChange w:id="1807" w:author="Tashi Alford-Duguid" w:date="2020-06-15T12:17:00Z">
            <w:rPr>
              <w:sz w:val="24"/>
              <w:szCs w:val="24"/>
              <w:lang w:val="en-US"/>
            </w:rPr>
          </w:rPrChange>
        </w:rPr>
        <w:t>are</w:t>
      </w:r>
      <w:r w:rsidR="290A37A3" w:rsidRPr="00132652">
        <w:rPr>
          <w:sz w:val="24"/>
          <w:szCs w:val="24"/>
          <w:rPrChange w:id="1808" w:author="Tashi Alford-Duguid" w:date="2020-06-15T12:17:00Z">
            <w:rPr>
              <w:sz w:val="24"/>
              <w:szCs w:val="24"/>
              <w:lang w:val="en-US"/>
            </w:rPr>
          </w:rPrChange>
        </w:rPr>
        <w:t xml:space="preserve"> backlog</w:t>
      </w:r>
      <w:r w:rsidR="64170B05" w:rsidRPr="00132652">
        <w:rPr>
          <w:sz w:val="24"/>
          <w:szCs w:val="24"/>
          <w:rPrChange w:id="1809" w:author="Tashi Alford-Duguid" w:date="2020-06-15T12:17:00Z">
            <w:rPr>
              <w:sz w:val="24"/>
              <w:szCs w:val="24"/>
              <w:lang w:val="en-US"/>
            </w:rPr>
          </w:rPrChange>
        </w:rPr>
        <w:t>s</w:t>
      </w:r>
      <w:r w:rsidR="290A37A3" w:rsidRPr="00132652">
        <w:rPr>
          <w:sz w:val="24"/>
          <w:szCs w:val="24"/>
          <w:rPrChange w:id="1810" w:author="Tashi Alford-Duguid" w:date="2020-06-15T12:17:00Z">
            <w:rPr>
              <w:sz w:val="24"/>
              <w:szCs w:val="24"/>
              <w:lang w:val="en-US"/>
            </w:rPr>
          </w:rPrChange>
        </w:rPr>
        <w:t xml:space="preserve"> of patients due for non-emergency services.</w:t>
      </w:r>
      <w:r w:rsidR="57C2CDEE" w:rsidRPr="00132652">
        <w:rPr>
          <w:sz w:val="24"/>
          <w:szCs w:val="24"/>
          <w:rPrChange w:id="1811" w:author="Tashi Alford-Duguid" w:date="2020-06-15T12:17:00Z">
            <w:rPr>
              <w:sz w:val="24"/>
              <w:szCs w:val="24"/>
              <w:lang w:val="en-US"/>
            </w:rPr>
          </w:rPrChange>
        </w:rPr>
        <w:t xml:space="preserve"> </w:t>
      </w:r>
      <w:r w:rsidR="6BE996E0" w:rsidRPr="00132652">
        <w:rPr>
          <w:sz w:val="24"/>
          <w:szCs w:val="24"/>
          <w:rPrChange w:id="1812" w:author="Tashi Alford-Duguid" w:date="2020-06-15T12:17:00Z">
            <w:rPr>
              <w:sz w:val="24"/>
              <w:szCs w:val="24"/>
              <w:lang w:val="en-US"/>
            </w:rPr>
          </w:rPrChange>
        </w:rPr>
        <w:t xml:space="preserve">For some patients, like those seeking </w:t>
      </w:r>
      <w:r w:rsidR="2261F214" w:rsidRPr="00132652">
        <w:rPr>
          <w:sz w:val="24"/>
          <w:szCs w:val="24"/>
          <w:rPrChange w:id="1813" w:author="Tashi Alford-Duguid" w:date="2020-06-15T12:17:00Z">
            <w:rPr>
              <w:sz w:val="24"/>
              <w:szCs w:val="24"/>
              <w:lang w:val="en-US"/>
            </w:rPr>
          </w:rPrChange>
        </w:rPr>
        <w:t>orthopedic</w:t>
      </w:r>
      <w:r w:rsidR="6BE996E0" w:rsidRPr="00132652">
        <w:rPr>
          <w:sz w:val="24"/>
          <w:szCs w:val="24"/>
          <w:rPrChange w:id="1814" w:author="Tashi Alford-Duguid" w:date="2020-06-15T12:17:00Z">
            <w:rPr>
              <w:sz w:val="24"/>
              <w:szCs w:val="24"/>
              <w:lang w:val="en-US"/>
            </w:rPr>
          </w:rPrChange>
        </w:rPr>
        <w:t xml:space="preserve"> surgery, this</w:t>
      </w:r>
      <w:r w:rsidR="2261F214" w:rsidRPr="00132652">
        <w:rPr>
          <w:sz w:val="24"/>
          <w:szCs w:val="24"/>
          <w:rPrChange w:id="1815" w:author="Tashi Alford-Duguid" w:date="2020-06-15T12:17:00Z">
            <w:rPr>
              <w:sz w:val="24"/>
              <w:szCs w:val="24"/>
              <w:lang w:val="en-US"/>
            </w:rPr>
          </w:rPrChange>
        </w:rPr>
        <w:t xml:space="preserve"> systemic delay is utterly debilitating.</w:t>
      </w:r>
      <w:r w:rsidR="0199B846" w:rsidRPr="00132652">
        <w:rPr>
          <w:sz w:val="24"/>
          <w:szCs w:val="24"/>
          <w:rPrChange w:id="1816" w:author="Tashi Alford-Duguid" w:date="2020-06-15T12:17:00Z">
            <w:rPr>
              <w:sz w:val="24"/>
              <w:szCs w:val="24"/>
              <w:lang w:val="en-US"/>
            </w:rPr>
          </w:rPrChange>
        </w:rPr>
        <w:t xml:space="preserve"> </w:t>
      </w:r>
      <w:r w:rsidR="15AD1AAB" w:rsidRPr="00132652">
        <w:rPr>
          <w:sz w:val="24"/>
          <w:szCs w:val="24"/>
          <w:rPrChange w:id="1817" w:author="Tashi Alford-Duguid" w:date="2020-06-15T12:17:00Z">
            <w:rPr>
              <w:sz w:val="24"/>
              <w:szCs w:val="24"/>
              <w:lang w:val="en-US"/>
            </w:rPr>
          </w:rPrChange>
        </w:rPr>
        <w:t>One Montreal doctor commented that, “</w:t>
      </w:r>
      <w:r w:rsidR="15AD1AAB" w:rsidRPr="00132652">
        <w:rPr>
          <w:sz w:val="24"/>
          <w:szCs w:val="24"/>
        </w:rPr>
        <w:t xml:space="preserve">People are in pain, suffering, taking narcotics because of it… [p]eople are suffering great psychological distress, and of course, by not being mobile, </w:t>
      </w:r>
      <w:del w:id="1818" w:author="Jhoh@ccla.org" w:date="2020-06-16T14:27:00Z">
        <w:r w:rsidR="15AD1AAB" w:rsidRPr="00132652" w:rsidDel="00AA580E">
          <w:rPr>
            <w:sz w:val="24"/>
            <w:szCs w:val="24"/>
          </w:rPr>
          <w:delText>y</w:delText>
        </w:r>
      </w:del>
      <w:ins w:id="1819" w:author="Jhoh@ccla.org" w:date="2020-06-16T14:27:00Z">
        <w:r w:rsidR="00AA580E">
          <w:rPr>
            <w:sz w:val="24"/>
            <w:szCs w:val="24"/>
          </w:rPr>
          <w:t>’</w:t>
        </w:r>
      </w:ins>
      <w:r w:rsidR="15AD1AAB" w:rsidRPr="00132652">
        <w:rPr>
          <w:sz w:val="24"/>
          <w:szCs w:val="24"/>
        </w:rPr>
        <w:t>ou're no longer productive and can’t go back to work.”</w:t>
      </w:r>
      <w:r w:rsidR="00CC60E5" w:rsidRPr="00132652">
        <w:rPr>
          <w:rStyle w:val="FootnoteReference"/>
          <w:sz w:val="24"/>
          <w:szCs w:val="24"/>
        </w:rPr>
        <w:footnoteReference w:id="157"/>
      </w:r>
      <w:r w:rsidR="15AD1AAB" w:rsidRPr="00132652">
        <w:rPr>
          <w:sz w:val="24"/>
          <w:szCs w:val="24"/>
        </w:rPr>
        <w:t> </w:t>
      </w:r>
      <w:r w:rsidR="5F840FAB" w:rsidRPr="00132652">
        <w:rPr>
          <w:sz w:val="24"/>
          <w:szCs w:val="24"/>
          <w:rPrChange w:id="1820" w:author="Tashi Alford-Duguid" w:date="2020-06-15T12:17:00Z">
            <w:rPr>
              <w:sz w:val="24"/>
              <w:szCs w:val="24"/>
              <w:lang w:val="en-US"/>
            </w:rPr>
          </w:rPrChange>
        </w:rPr>
        <w:t xml:space="preserve">Anthony Dale, the president and CEO of the Ontario Hospital Association, said </w:t>
      </w:r>
      <w:r w:rsidR="05317D1A" w:rsidRPr="00132652">
        <w:rPr>
          <w:sz w:val="24"/>
          <w:szCs w:val="24"/>
          <w:rPrChange w:id="1821" w:author="Tashi Alford-Duguid" w:date="2020-06-15T12:17:00Z">
            <w:rPr>
              <w:sz w:val="24"/>
              <w:szCs w:val="24"/>
              <w:lang w:val="en-US"/>
            </w:rPr>
          </w:rPrChange>
        </w:rPr>
        <w:t xml:space="preserve">in May </w:t>
      </w:r>
      <w:r w:rsidR="5F840FAB" w:rsidRPr="00132652">
        <w:rPr>
          <w:sz w:val="24"/>
          <w:szCs w:val="24"/>
          <w:rPrChange w:id="1822" w:author="Tashi Alford-Duguid" w:date="2020-06-15T12:17:00Z">
            <w:rPr>
              <w:sz w:val="24"/>
              <w:szCs w:val="24"/>
              <w:lang w:val="en-US"/>
            </w:rPr>
          </w:rPrChange>
        </w:rPr>
        <w:t xml:space="preserve">that some hospitals </w:t>
      </w:r>
      <w:r w:rsidR="7DB50970" w:rsidRPr="00132652">
        <w:rPr>
          <w:sz w:val="24"/>
          <w:szCs w:val="24"/>
          <w:rPrChange w:id="1823" w:author="Tashi Alford-Duguid" w:date="2020-06-15T12:17:00Z">
            <w:rPr>
              <w:sz w:val="24"/>
              <w:szCs w:val="24"/>
              <w:lang w:val="en-US"/>
            </w:rPr>
          </w:rPrChange>
        </w:rPr>
        <w:t>in Ontario</w:t>
      </w:r>
      <w:r w:rsidR="5F840FAB" w:rsidRPr="00132652">
        <w:rPr>
          <w:sz w:val="24"/>
          <w:szCs w:val="24"/>
          <w:rPrChange w:id="1824" w:author="Tashi Alford-Duguid" w:date="2020-06-15T12:17:00Z">
            <w:rPr>
              <w:sz w:val="24"/>
              <w:szCs w:val="24"/>
              <w:lang w:val="en-US"/>
            </w:rPr>
          </w:rPrChange>
        </w:rPr>
        <w:t xml:space="preserve"> </w:t>
      </w:r>
      <w:r w:rsidR="26AA9AC1" w:rsidRPr="00132652">
        <w:rPr>
          <w:sz w:val="24"/>
          <w:szCs w:val="24"/>
          <w:rPrChange w:id="1825" w:author="Tashi Alford-Duguid" w:date="2020-06-15T12:17:00Z">
            <w:rPr>
              <w:sz w:val="24"/>
              <w:szCs w:val="24"/>
              <w:lang w:val="en-US"/>
            </w:rPr>
          </w:rPrChange>
        </w:rPr>
        <w:t>were</w:t>
      </w:r>
      <w:r w:rsidR="5F840FAB" w:rsidRPr="00132652">
        <w:rPr>
          <w:sz w:val="24"/>
          <w:szCs w:val="24"/>
          <w:rPrChange w:id="1826" w:author="Tashi Alford-Duguid" w:date="2020-06-15T12:17:00Z">
            <w:rPr>
              <w:sz w:val="24"/>
              <w:szCs w:val="24"/>
              <w:lang w:val="en-US"/>
            </w:rPr>
          </w:rPrChange>
        </w:rPr>
        <w:t xml:space="preserve"> approaching one hundred percent </w:t>
      </w:r>
      <w:r w:rsidR="6D3E8F13" w:rsidRPr="00132652">
        <w:rPr>
          <w:sz w:val="24"/>
          <w:szCs w:val="24"/>
          <w:rPrChange w:id="1827" w:author="Tashi Alford-Duguid" w:date="2020-06-15T12:17:00Z">
            <w:rPr>
              <w:sz w:val="24"/>
              <w:szCs w:val="24"/>
              <w:lang w:val="en-US"/>
            </w:rPr>
          </w:rPrChange>
        </w:rPr>
        <w:t>occupancy</w:t>
      </w:r>
      <w:r w:rsidR="5F840FAB" w:rsidRPr="00132652">
        <w:rPr>
          <w:sz w:val="24"/>
          <w:szCs w:val="24"/>
          <w:rPrChange w:id="1828" w:author="Tashi Alford-Duguid" w:date="2020-06-15T12:17:00Z">
            <w:rPr>
              <w:sz w:val="24"/>
              <w:szCs w:val="24"/>
              <w:lang w:val="en-US"/>
            </w:rPr>
          </w:rPrChange>
        </w:rPr>
        <w:t>, and that “</w:t>
      </w:r>
      <w:r w:rsidR="67E27E2D" w:rsidRPr="00132652">
        <w:rPr>
          <w:sz w:val="24"/>
          <w:szCs w:val="24"/>
          <w:rPrChange w:id="1829" w:author="Tashi Alford-Duguid" w:date="2020-06-15T12:17:00Z">
            <w:rPr>
              <w:sz w:val="24"/>
              <w:szCs w:val="24"/>
              <w:lang w:val="en-US"/>
            </w:rPr>
          </w:rPrChange>
        </w:rPr>
        <w:t>[a]</w:t>
      </w:r>
      <w:r w:rsidR="5F840FAB" w:rsidRPr="00132652">
        <w:rPr>
          <w:sz w:val="24"/>
          <w:szCs w:val="24"/>
          <w:rPrChange w:id="1830" w:author="Tashi Alford-Duguid" w:date="2020-06-15T12:17:00Z">
            <w:rPr>
              <w:sz w:val="24"/>
              <w:szCs w:val="24"/>
              <w:lang w:val="en-US"/>
            </w:rPr>
          </w:rPrChange>
        </w:rPr>
        <w:t xml:space="preserve"> large minority of hospitals” in Ontario do not qualify under provincial government criteria to resume non-emergency procedures.</w:t>
      </w:r>
      <w:r w:rsidR="00A23DFC" w:rsidRPr="00132652">
        <w:rPr>
          <w:rStyle w:val="FootnoteReference"/>
          <w:sz w:val="24"/>
          <w:szCs w:val="24"/>
        </w:rPr>
        <w:footnoteReference w:id="158"/>
      </w:r>
      <w:r w:rsidR="5F840FAB" w:rsidRPr="00132652">
        <w:rPr>
          <w:sz w:val="24"/>
          <w:szCs w:val="24"/>
          <w:rPrChange w:id="1831" w:author="Tashi Alford-Duguid" w:date="2020-06-15T12:17:00Z">
            <w:rPr>
              <w:sz w:val="24"/>
              <w:szCs w:val="24"/>
              <w:lang w:val="en-US"/>
            </w:rPr>
          </w:rPrChange>
        </w:rPr>
        <w:t xml:space="preserve"> </w:t>
      </w:r>
      <w:r w:rsidR="10D6700C" w:rsidRPr="00132652">
        <w:rPr>
          <w:sz w:val="24"/>
          <w:szCs w:val="24"/>
          <w:rPrChange w:id="1832" w:author="Tashi Alford-Duguid" w:date="2020-06-15T12:17:00Z">
            <w:rPr>
              <w:sz w:val="24"/>
              <w:szCs w:val="24"/>
              <w:lang w:val="en-US"/>
            </w:rPr>
          </w:rPrChange>
        </w:rPr>
        <w:t xml:space="preserve">Taken together, these disparate and evolving provincial responses to the pandemic indicate that there is </w:t>
      </w:r>
      <w:r w:rsidR="64170B05" w:rsidRPr="00132652">
        <w:rPr>
          <w:sz w:val="24"/>
          <w:szCs w:val="24"/>
          <w:rPrChange w:id="1833" w:author="Tashi Alford-Duguid" w:date="2020-06-15T12:17:00Z">
            <w:rPr>
              <w:sz w:val="24"/>
              <w:szCs w:val="24"/>
              <w:lang w:val="en-US"/>
            </w:rPr>
          </w:rPrChange>
        </w:rPr>
        <w:t xml:space="preserve">still </w:t>
      </w:r>
      <w:r w:rsidR="10D6700C" w:rsidRPr="00132652">
        <w:rPr>
          <w:sz w:val="24"/>
          <w:szCs w:val="24"/>
          <w:rPrChange w:id="1834" w:author="Tashi Alford-Duguid" w:date="2020-06-15T12:17:00Z">
            <w:rPr>
              <w:sz w:val="24"/>
              <w:szCs w:val="24"/>
              <w:lang w:val="en-US"/>
            </w:rPr>
          </w:rPrChange>
        </w:rPr>
        <w:t>unequal access to hospital care across the country.</w:t>
      </w:r>
    </w:p>
    <w:p w14:paraId="172D71E1" w14:textId="6DE9A9A9" w:rsidR="00A23DFC" w:rsidRPr="00132652" w:rsidRDefault="64170B05" w:rsidP="007A136E">
      <w:pPr>
        <w:rPr>
          <w:sz w:val="24"/>
          <w:szCs w:val="24"/>
          <w:rPrChange w:id="1835" w:author="Tashi Alford-Duguid" w:date="2020-06-15T12:17:00Z">
            <w:rPr>
              <w:sz w:val="24"/>
              <w:szCs w:val="24"/>
              <w:lang w:val="en-US"/>
            </w:rPr>
          </w:rPrChange>
        </w:rPr>
      </w:pPr>
      <w:r w:rsidRPr="00132652">
        <w:rPr>
          <w:sz w:val="24"/>
          <w:szCs w:val="24"/>
          <w:rPrChange w:id="1836" w:author="Tashi Alford-Duguid" w:date="2020-06-15T12:17:00Z">
            <w:rPr>
              <w:sz w:val="24"/>
              <w:szCs w:val="24"/>
              <w:lang w:val="en-US"/>
            </w:rPr>
          </w:rPrChange>
        </w:rPr>
        <w:t>Despite declining numbers of new COVID cases, h</w:t>
      </w:r>
      <w:r w:rsidR="5F840FAB" w:rsidRPr="00132652">
        <w:rPr>
          <w:sz w:val="24"/>
          <w:szCs w:val="24"/>
          <w:rPrChange w:id="1837" w:author="Tashi Alford-Duguid" w:date="2020-06-15T12:17:00Z">
            <w:rPr>
              <w:sz w:val="24"/>
              <w:szCs w:val="24"/>
              <w:lang w:val="en-US"/>
            </w:rPr>
          </w:rPrChange>
        </w:rPr>
        <w:t>ospitals</w:t>
      </w:r>
      <w:r w:rsidR="65CF2748" w:rsidRPr="00132652">
        <w:rPr>
          <w:sz w:val="24"/>
          <w:szCs w:val="24"/>
          <w:rPrChange w:id="1838" w:author="Tashi Alford-Duguid" w:date="2020-06-15T12:17:00Z">
            <w:rPr>
              <w:sz w:val="24"/>
              <w:szCs w:val="24"/>
              <w:lang w:val="en-US"/>
            </w:rPr>
          </w:rPrChange>
        </w:rPr>
        <w:t xml:space="preserve"> </w:t>
      </w:r>
      <w:r w:rsidR="13ACE93D" w:rsidRPr="00132652">
        <w:rPr>
          <w:sz w:val="24"/>
          <w:szCs w:val="24"/>
          <w:rPrChange w:id="1839" w:author="Tashi Alford-Duguid" w:date="2020-06-15T12:17:00Z">
            <w:rPr>
              <w:sz w:val="24"/>
              <w:szCs w:val="24"/>
              <w:lang w:val="en-US"/>
            </w:rPr>
          </w:rPrChange>
        </w:rPr>
        <w:t>continue to present</w:t>
      </w:r>
      <w:r w:rsidR="5F840FAB" w:rsidRPr="00132652">
        <w:rPr>
          <w:sz w:val="24"/>
          <w:szCs w:val="24"/>
          <w:rPrChange w:id="1840" w:author="Tashi Alford-Duguid" w:date="2020-06-15T12:17:00Z">
            <w:rPr>
              <w:sz w:val="24"/>
              <w:szCs w:val="24"/>
              <w:lang w:val="en-US"/>
            </w:rPr>
          </w:rPrChange>
        </w:rPr>
        <w:t xml:space="preserve"> perilous working conditions </w:t>
      </w:r>
      <w:r w:rsidRPr="00132652">
        <w:rPr>
          <w:sz w:val="24"/>
          <w:szCs w:val="24"/>
          <w:rPrChange w:id="1841" w:author="Tashi Alford-Duguid" w:date="2020-06-15T12:17:00Z">
            <w:rPr>
              <w:sz w:val="24"/>
              <w:szCs w:val="24"/>
              <w:lang w:val="en-US"/>
            </w:rPr>
          </w:rPrChange>
        </w:rPr>
        <w:t>for</w:t>
      </w:r>
      <w:r w:rsidR="5F840FAB" w:rsidRPr="00132652">
        <w:rPr>
          <w:sz w:val="24"/>
          <w:szCs w:val="24"/>
          <w:rPrChange w:id="1842" w:author="Tashi Alford-Duguid" w:date="2020-06-15T12:17:00Z">
            <w:rPr>
              <w:sz w:val="24"/>
              <w:szCs w:val="24"/>
              <w:lang w:val="en-US"/>
            </w:rPr>
          </w:rPrChange>
        </w:rPr>
        <w:t xml:space="preserve"> many of their staff. All Canadian governments should make specific efforts to replenish and maintain supplies of Personal Protective Equipment (PPE), since supply chains for PPE are vulnerable to interference and collapse.</w:t>
      </w:r>
      <w:r w:rsidR="00A23DFC" w:rsidRPr="00132652">
        <w:rPr>
          <w:rStyle w:val="FootnoteReference"/>
          <w:sz w:val="24"/>
          <w:szCs w:val="24"/>
        </w:rPr>
        <w:footnoteReference w:id="159"/>
      </w:r>
      <w:r w:rsidR="5F840FAB" w:rsidRPr="00132652">
        <w:rPr>
          <w:sz w:val="24"/>
          <w:szCs w:val="24"/>
          <w:rPrChange w:id="1843" w:author="Tashi Alford-Duguid" w:date="2020-06-15T12:17:00Z">
            <w:rPr>
              <w:sz w:val="24"/>
              <w:szCs w:val="24"/>
              <w:lang w:val="en-US"/>
            </w:rPr>
          </w:rPrChange>
        </w:rPr>
        <w:t xml:space="preserve"> </w:t>
      </w:r>
      <w:r w:rsidR="7DA35805" w:rsidRPr="00132652">
        <w:rPr>
          <w:sz w:val="24"/>
          <w:szCs w:val="24"/>
          <w:rPrChange w:id="1844" w:author="Tashi Alford-Duguid" w:date="2020-06-15T12:17:00Z">
            <w:rPr>
              <w:sz w:val="24"/>
              <w:szCs w:val="24"/>
              <w:lang w:val="en-US"/>
            </w:rPr>
          </w:rPrChange>
        </w:rPr>
        <w:t xml:space="preserve">Stories </w:t>
      </w:r>
      <w:r w:rsidR="07626E14" w:rsidRPr="00132652">
        <w:rPr>
          <w:sz w:val="24"/>
          <w:szCs w:val="24"/>
          <w:rPrChange w:id="1845" w:author="Tashi Alford-Duguid" w:date="2020-06-15T12:17:00Z">
            <w:rPr>
              <w:sz w:val="24"/>
              <w:szCs w:val="24"/>
              <w:lang w:val="en-US"/>
            </w:rPr>
          </w:rPrChange>
        </w:rPr>
        <w:t xml:space="preserve">coming out of the </w:t>
      </w:r>
      <w:r w:rsidR="21445267" w:rsidRPr="00132652">
        <w:rPr>
          <w:sz w:val="24"/>
          <w:szCs w:val="24"/>
          <w:rPrChange w:id="1846" w:author="Tashi Alford-Duguid" w:date="2020-06-15T12:17:00Z">
            <w:rPr>
              <w:sz w:val="24"/>
              <w:szCs w:val="24"/>
              <w:lang w:val="en-US"/>
            </w:rPr>
          </w:rPrChange>
        </w:rPr>
        <w:t>United Kingdom</w:t>
      </w:r>
      <w:r w:rsidR="07626E14" w:rsidRPr="00132652">
        <w:rPr>
          <w:sz w:val="24"/>
          <w:szCs w:val="24"/>
          <w:rPrChange w:id="1847" w:author="Tashi Alford-Duguid" w:date="2020-06-15T12:17:00Z">
            <w:rPr>
              <w:sz w:val="24"/>
              <w:szCs w:val="24"/>
              <w:lang w:val="en-US"/>
            </w:rPr>
          </w:rPrChange>
        </w:rPr>
        <w:t xml:space="preserve"> </w:t>
      </w:r>
      <w:r w:rsidR="0358F3B0" w:rsidRPr="00132652">
        <w:rPr>
          <w:sz w:val="24"/>
          <w:szCs w:val="24"/>
          <w:rPrChange w:id="1848" w:author="Tashi Alford-Duguid" w:date="2020-06-15T12:17:00Z">
            <w:rPr>
              <w:sz w:val="24"/>
              <w:szCs w:val="24"/>
              <w:lang w:val="en-US"/>
            </w:rPr>
          </w:rPrChange>
        </w:rPr>
        <w:t xml:space="preserve">suggest that </w:t>
      </w:r>
      <w:r w:rsidR="14E2E2C9" w:rsidRPr="00132652">
        <w:rPr>
          <w:sz w:val="24"/>
          <w:szCs w:val="24"/>
          <w:rPrChange w:id="1849" w:author="Tashi Alford-Duguid" w:date="2020-06-15T12:17:00Z">
            <w:rPr>
              <w:sz w:val="24"/>
              <w:szCs w:val="24"/>
              <w:lang w:val="en-US"/>
            </w:rPr>
          </w:rPrChange>
        </w:rPr>
        <w:t>make-shift PPE</w:t>
      </w:r>
      <w:r w:rsidR="5DF3BA0F" w:rsidRPr="00132652">
        <w:rPr>
          <w:sz w:val="24"/>
          <w:szCs w:val="24"/>
          <w:rPrChange w:id="1850" w:author="Tashi Alford-Duguid" w:date="2020-06-15T12:17:00Z">
            <w:rPr>
              <w:sz w:val="24"/>
              <w:szCs w:val="24"/>
              <w:lang w:val="en-US"/>
            </w:rPr>
          </w:rPrChange>
        </w:rPr>
        <w:t xml:space="preserve">, </w:t>
      </w:r>
      <w:r w:rsidRPr="00132652">
        <w:rPr>
          <w:sz w:val="24"/>
          <w:szCs w:val="24"/>
          <w:rPrChange w:id="1851" w:author="Tashi Alford-Duguid" w:date="2020-06-15T12:17:00Z">
            <w:rPr>
              <w:sz w:val="24"/>
              <w:szCs w:val="24"/>
              <w:lang w:val="en-US"/>
            </w:rPr>
          </w:rPrChange>
        </w:rPr>
        <w:t>improvised</w:t>
      </w:r>
      <w:r w:rsidR="5DF3BA0F" w:rsidRPr="00132652">
        <w:rPr>
          <w:sz w:val="24"/>
          <w:szCs w:val="24"/>
          <w:rPrChange w:id="1852" w:author="Tashi Alford-Duguid" w:date="2020-06-15T12:17:00Z">
            <w:rPr>
              <w:sz w:val="24"/>
              <w:szCs w:val="24"/>
              <w:lang w:val="en-US"/>
            </w:rPr>
          </w:rPrChange>
        </w:rPr>
        <w:t xml:space="preserve"> as a consequence of PPE </w:t>
      </w:r>
      <w:r w:rsidR="7B938A6F" w:rsidRPr="00132652">
        <w:rPr>
          <w:sz w:val="24"/>
          <w:szCs w:val="24"/>
          <w:rPrChange w:id="1853" w:author="Tashi Alford-Duguid" w:date="2020-06-15T12:17:00Z">
            <w:rPr>
              <w:sz w:val="24"/>
              <w:szCs w:val="24"/>
              <w:lang w:val="en-US"/>
            </w:rPr>
          </w:rPrChange>
        </w:rPr>
        <w:t>shortages</w:t>
      </w:r>
      <w:r w:rsidR="5DF3BA0F" w:rsidRPr="00132652">
        <w:rPr>
          <w:sz w:val="24"/>
          <w:szCs w:val="24"/>
          <w:rPrChange w:id="1854" w:author="Tashi Alford-Duguid" w:date="2020-06-15T12:17:00Z">
            <w:rPr>
              <w:sz w:val="24"/>
              <w:szCs w:val="24"/>
              <w:lang w:val="en-US"/>
            </w:rPr>
          </w:rPrChange>
        </w:rPr>
        <w:t>,</w:t>
      </w:r>
      <w:r w:rsidR="14E2E2C9" w:rsidRPr="00132652">
        <w:rPr>
          <w:sz w:val="24"/>
          <w:szCs w:val="24"/>
          <w:rPrChange w:id="1855" w:author="Tashi Alford-Duguid" w:date="2020-06-15T12:17:00Z">
            <w:rPr>
              <w:sz w:val="24"/>
              <w:szCs w:val="24"/>
              <w:lang w:val="en-US"/>
            </w:rPr>
          </w:rPrChange>
        </w:rPr>
        <w:t xml:space="preserve"> may be insufficient to protect </w:t>
      </w:r>
      <w:r w:rsidR="7DD8A107" w:rsidRPr="00132652">
        <w:rPr>
          <w:sz w:val="24"/>
          <w:szCs w:val="24"/>
          <w:rPrChange w:id="1856" w:author="Tashi Alford-Duguid" w:date="2020-06-15T12:17:00Z">
            <w:rPr>
              <w:sz w:val="24"/>
              <w:szCs w:val="24"/>
              <w:lang w:val="en-US"/>
            </w:rPr>
          </w:rPrChange>
        </w:rPr>
        <w:t>staff</w:t>
      </w:r>
      <w:r w:rsidR="0EEE22B8" w:rsidRPr="00132652">
        <w:rPr>
          <w:sz w:val="24"/>
          <w:szCs w:val="24"/>
          <w:rPrChange w:id="1857" w:author="Tashi Alford-Duguid" w:date="2020-06-15T12:17:00Z">
            <w:rPr>
              <w:sz w:val="24"/>
              <w:szCs w:val="24"/>
              <w:lang w:val="en-US"/>
            </w:rPr>
          </w:rPrChange>
        </w:rPr>
        <w:t xml:space="preserve"> and patients in hospitals.</w:t>
      </w:r>
      <w:r w:rsidR="000C71F7" w:rsidRPr="00132652">
        <w:rPr>
          <w:rStyle w:val="FootnoteReference"/>
          <w:sz w:val="24"/>
          <w:szCs w:val="24"/>
        </w:rPr>
        <w:footnoteReference w:id="160"/>
      </w:r>
    </w:p>
    <w:p w14:paraId="05085443" w14:textId="34CD4D9E" w:rsidR="00A23DFC" w:rsidRPr="00132652" w:rsidRDefault="004C0535" w:rsidP="007A136E">
      <w:pPr>
        <w:ind w:firstLine="720"/>
        <w:rPr>
          <w:i/>
          <w:sz w:val="24"/>
          <w:szCs w:val="24"/>
          <w:u w:val="single"/>
          <w:rPrChange w:id="1858" w:author="Tashi Alford-Duguid" w:date="2020-06-15T12:17:00Z">
            <w:rPr>
              <w:i/>
              <w:sz w:val="24"/>
              <w:szCs w:val="24"/>
              <w:u w:val="single"/>
              <w:lang w:val="en-US"/>
            </w:rPr>
          </w:rPrChange>
        </w:rPr>
      </w:pPr>
      <w:r w:rsidRPr="00132652">
        <w:rPr>
          <w:i/>
          <w:sz w:val="24"/>
          <w:szCs w:val="24"/>
          <w:u w:val="single"/>
          <w:rPrChange w:id="1859" w:author="Tashi Alford-Duguid" w:date="2020-06-15T12:17:00Z">
            <w:rPr>
              <w:i/>
              <w:sz w:val="24"/>
              <w:szCs w:val="24"/>
              <w:u w:val="single"/>
              <w:lang w:val="en-US"/>
            </w:rPr>
          </w:rPrChange>
        </w:rPr>
        <w:t xml:space="preserve">Long-term </w:t>
      </w:r>
      <w:r w:rsidR="00A23DFC" w:rsidRPr="00132652">
        <w:rPr>
          <w:i/>
          <w:sz w:val="24"/>
          <w:szCs w:val="24"/>
          <w:u w:val="single"/>
          <w:rPrChange w:id="1860" w:author="Tashi Alford-Duguid" w:date="2020-06-15T12:17:00Z">
            <w:rPr>
              <w:i/>
              <w:sz w:val="24"/>
              <w:szCs w:val="24"/>
              <w:u w:val="single"/>
              <w:lang w:val="en-US"/>
            </w:rPr>
          </w:rPrChange>
        </w:rPr>
        <w:t>Care Homes</w:t>
      </w:r>
    </w:p>
    <w:p w14:paraId="2B95523A" w14:textId="03FDFD86" w:rsidR="00A23DFC" w:rsidRPr="00132652" w:rsidRDefault="5F840FAB" w:rsidP="007A136E">
      <w:pPr>
        <w:rPr>
          <w:sz w:val="24"/>
          <w:szCs w:val="24"/>
          <w:rPrChange w:id="1861" w:author="Tashi Alford-Duguid" w:date="2020-06-15T12:17:00Z">
            <w:rPr>
              <w:sz w:val="24"/>
              <w:szCs w:val="24"/>
              <w:lang w:val="en-US"/>
            </w:rPr>
          </w:rPrChange>
        </w:rPr>
      </w:pPr>
      <w:r w:rsidRPr="00132652">
        <w:rPr>
          <w:sz w:val="24"/>
          <w:szCs w:val="24"/>
          <w:rPrChange w:id="1862" w:author="Tashi Alford-Duguid" w:date="2020-06-15T12:17:00Z">
            <w:rPr>
              <w:sz w:val="24"/>
              <w:szCs w:val="24"/>
              <w:lang w:val="en-US"/>
            </w:rPr>
          </w:rPrChange>
        </w:rPr>
        <w:lastRenderedPageBreak/>
        <w:t xml:space="preserve">The pandemic has had an extraordinary and catastrophic impact on elderly people in Canadian </w:t>
      </w:r>
      <w:r w:rsidR="63C1B69E" w:rsidRPr="00132652">
        <w:rPr>
          <w:sz w:val="24"/>
          <w:szCs w:val="24"/>
          <w:rPrChange w:id="1863" w:author="Tashi Alford-Duguid" w:date="2020-06-15T12:17:00Z">
            <w:rPr>
              <w:sz w:val="24"/>
              <w:szCs w:val="24"/>
              <w:lang w:val="en-US"/>
            </w:rPr>
          </w:rPrChange>
        </w:rPr>
        <w:t xml:space="preserve">long-term </w:t>
      </w:r>
      <w:r w:rsidRPr="00132652">
        <w:rPr>
          <w:sz w:val="24"/>
          <w:szCs w:val="24"/>
          <w:rPrChange w:id="1864" w:author="Tashi Alford-Duguid" w:date="2020-06-15T12:17:00Z">
            <w:rPr>
              <w:sz w:val="24"/>
              <w:szCs w:val="24"/>
              <w:lang w:val="en-US"/>
            </w:rPr>
          </w:rPrChange>
        </w:rPr>
        <w:t xml:space="preserve">care homes. </w:t>
      </w:r>
      <w:r w:rsidR="63C1B69E" w:rsidRPr="00132652">
        <w:rPr>
          <w:sz w:val="24"/>
          <w:szCs w:val="24"/>
          <w:rPrChange w:id="1865" w:author="Tashi Alford-Duguid" w:date="2020-06-15T12:17:00Z">
            <w:rPr>
              <w:sz w:val="24"/>
              <w:szCs w:val="24"/>
              <w:lang w:val="en-US"/>
            </w:rPr>
          </w:rPrChange>
        </w:rPr>
        <w:t>Long-term c</w:t>
      </w:r>
      <w:r w:rsidRPr="00132652">
        <w:rPr>
          <w:sz w:val="24"/>
          <w:szCs w:val="24"/>
          <w:rPrChange w:id="1866" w:author="Tashi Alford-Duguid" w:date="2020-06-15T12:17:00Z">
            <w:rPr>
              <w:sz w:val="24"/>
              <w:szCs w:val="24"/>
              <w:lang w:val="en-US"/>
            </w:rPr>
          </w:rPrChange>
        </w:rPr>
        <w:t xml:space="preserve">are homes are uniquely vulnerable to COVID-19: </w:t>
      </w:r>
      <w:r w:rsidR="617F88F0" w:rsidRPr="00132652">
        <w:rPr>
          <w:sz w:val="24"/>
          <w:szCs w:val="24"/>
          <w:rPrChange w:id="1867" w:author="Tashi Alford-Duguid" w:date="2020-06-15T12:17:00Z">
            <w:rPr>
              <w:sz w:val="24"/>
              <w:szCs w:val="24"/>
              <w:lang w:val="en-US"/>
            </w:rPr>
          </w:rPrChange>
        </w:rPr>
        <w:t>people in care homes are</w:t>
      </w:r>
      <w:r w:rsidRPr="00132652">
        <w:rPr>
          <w:sz w:val="24"/>
          <w:szCs w:val="24"/>
          <w:rPrChange w:id="1868" w:author="Tashi Alford-Duguid" w:date="2020-06-15T12:17:00Z">
            <w:rPr>
              <w:sz w:val="24"/>
              <w:szCs w:val="24"/>
              <w:lang w:val="en-US"/>
            </w:rPr>
          </w:rPrChange>
        </w:rPr>
        <w:t xml:space="preserve"> vulnerable to the worst effects of the virus due to residents’ age and comorbidities, there is little opportunity to quarantine many residents, and low standards of care prevail in many facilities.</w:t>
      </w:r>
      <w:r w:rsidR="00A23DFC" w:rsidRPr="00132652">
        <w:rPr>
          <w:rStyle w:val="FootnoteReference"/>
          <w:sz w:val="24"/>
          <w:szCs w:val="24"/>
        </w:rPr>
        <w:footnoteReference w:id="161"/>
      </w:r>
      <w:r w:rsidRPr="00132652">
        <w:rPr>
          <w:sz w:val="24"/>
          <w:szCs w:val="24"/>
          <w:rPrChange w:id="1869" w:author="Tashi Alford-Duguid" w:date="2020-06-15T12:17:00Z">
            <w:rPr>
              <w:sz w:val="24"/>
              <w:szCs w:val="24"/>
              <w:lang w:val="en-US"/>
            </w:rPr>
          </w:rPrChange>
        </w:rPr>
        <w:t xml:space="preserve"> Of the many disasters wrought by COVID-19 in Canada, its impact on elderly people in care homes is perhaps the most devastating.</w:t>
      </w:r>
      <w:r w:rsidR="3FBAA483" w:rsidRPr="00132652">
        <w:rPr>
          <w:sz w:val="24"/>
          <w:szCs w:val="24"/>
          <w:rPrChange w:id="1870" w:author="Tashi Alford-Duguid" w:date="2020-06-15T12:17:00Z">
            <w:rPr>
              <w:sz w:val="24"/>
              <w:szCs w:val="24"/>
              <w:lang w:val="en-US"/>
            </w:rPr>
          </w:rPrChange>
        </w:rPr>
        <w:t xml:space="preserve"> Both in Canada </w:t>
      </w:r>
      <w:r w:rsidR="48BD098A" w:rsidRPr="00132652">
        <w:rPr>
          <w:sz w:val="24"/>
          <w:szCs w:val="24"/>
          <w:rPrChange w:id="1871" w:author="Tashi Alford-Duguid" w:date="2020-06-15T12:17:00Z">
            <w:rPr>
              <w:sz w:val="24"/>
              <w:szCs w:val="24"/>
              <w:lang w:val="en-US"/>
            </w:rPr>
          </w:rPrChange>
        </w:rPr>
        <w:t>and around the world</w:t>
      </w:r>
      <w:ins w:id="1872" w:author="Jhoh@ccla.org" w:date="2020-06-16T14:27:00Z">
        <w:r w:rsidR="00AA580E">
          <w:rPr>
            <w:sz w:val="24"/>
            <w:szCs w:val="24"/>
          </w:rPr>
          <w:t>,</w:t>
        </w:r>
      </w:ins>
      <w:r w:rsidR="48BD098A" w:rsidRPr="00132652">
        <w:rPr>
          <w:sz w:val="24"/>
          <w:szCs w:val="24"/>
          <w:rPrChange w:id="1873" w:author="Tashi Alford-Duguid" w:date="2020-06-15T12:17:00Z">
            <w:rPr>
              <w:sz w:val="24"/>
              <w:szCs w:val="24"/>
              <w:lang w:val="en-US"/>
            </w:rPr>
          </w:rPrChange>
        </w:rPr>
        <w:t xml:space="preserve"> </w:t>
      </w:r>
      <w:r w:rsidR="660C2050" w:rsidRPr="00132652">
        <w:rPr>
          <w:sz w:val="24"/>
          <w:szCs w:val="24"/>
          <w:rPrChange w:id="1874" w:author="Tashi Alford-Duguid" w:date="2020-06-15T12:17:00Z">
            <w:rPr>
              <w:sz w:val="24"/>
              <w:szCs w:val="24"/>
              <w:lang w:val="en-US"/>
            </w:rPr>
          </w:rPrChange>
        </w:rPr>
        <w:t xml:space="preserve">watchdogs and elected leaders are asking: </w:t>
      </w:r>
      <w:r w:rsidR="0640EEE3" w:rsidRPr="00132652">
        <w:rPr>
          <w:sz w:val="24"/>
          <w:szCs w:val="24"/>
          <w:rPrChange w:id="1875" w:author="Tashi Alford-Duguid" w:date="2020-06-15T12:17:00Z">
            <w:rPr>
              <w:sz w:val="24"/>
              <w:szCs w:val="24"/>
              <w:lang w:val="en-US"/>
            </w:rPr>
          </w:rPrChange>
        </w:rPr>
        <w:t xml:space="preserve">why </w:t>
      </w:r>
      <w:r w:rsidR="1B9A2924" w:rsidRPr="00132652">
        <w:rPr>
          <w:sz w:val="24"/>
          <w:szCs w:val="24"/>
          <w:rPrChange w:id="1876" w:author="Tashi Alford-Duguid" w:date="2020-06-15T12:17:00Z">
            <w:rPr>
              <w:sz w:val="24"/>
              <w:szCs w:val="24"/>
              <w:lang w:val="en-US"/>
            </w:rPr>
          </w:rPrChange>
        </w:rPr>
        <w:t xml:space="preserve">has COVID devastated </w:t>
      </w:r>
      <w:r w:rsidR="0C72E4E8" w:rsidRPr="00132652">
        <w:rPr>
          <w:sz w:val="24"/>
          <w:szCs w:val="24"/>
          <w:rPrChange w:id="1877" w:author="Tashi Alford-Duguid" w:date="2020-06-15T12:17:00Z">
            <w:rPr>
              <w:sz w:val="24"/>
              <w:szCs w:val="24"/>
              <w:lang w:val="en-US"/>
            </w:rPr>
          </w:rPrChange>
        </w:rPr>
        <w:t xml:space="preserve">care homes and why </w:t>
      </w:r>
      <w:r w:rsidR="3F9DCCA6" w:rsidRPr="00132652">
        <w:rPr>
          <w:sz w:val="24"/>
          <w:szCs w:val="24"/>
          <w:rPrChange w:id="1878" w:author="Tashi Alford-Duguid" w:date="2020-06-15T12:17:00Z">
            <w:rPr>
              <w:sz w:val="24"/>
              <w:szCs w:val="24"/>
              <w:lang w:val="en-US"/>
            </w:rPr>
          </w:rPrChange>
        </w:rPr>
        <w:t>was more not done to prevent it?</w:t>
      </w:r>
      <w:r w:rsidRPr="00132652">
        <w:rPr>
          <w:sz w:val="24"/>
          <w:szCs w:val="24"/>
          <w:rPrChange w:id="1879" w:author="Tashi Alford-Duguid" w:date="2020-06-15T12:17:00Z">
            <w:rPr>
              <w:sz w:val="24"/>
              <w:szCs w:val="24"/>
              <w:lang w:val="en-US"/>
            </w:rPr>
          </w:rPrChange>
        </w:rPr>
        <w:t xml:space="preserve"> </w:t>
      </w:r>
    </w:p>
    <w:p w14:paraId="1A61B911" w14:textId="719B2EBD" w:rsidR="00517D71" w:rsidRPr="00132652" w:rsidRDefault="4695BA4A" w:rsidP="007A136E">
      <w:pPr>
        <w:rPr>
          <w:sz w:val="24"/>
          <w:szCs w:val="24"/>
          <w:rPrChange w:id="1880" w:author="Tashi Alford-Duguid" w:date="2020-06-15T12:17:00Z">
            <w:rPr>
              <w:sz w:val="24"/>
              <w:szCs w:val="24"/>
              <w:lang w:val="en-US"/>
            </w:rPr>
          </w:rPrChange>
        </w:rPr>
      </w:pPr>
      <w:r w:rsidRPr="00132652">
        <w:rPr>
          <w:sz w:val="24"/>
          <w:szCs w:val="24"/>
          <w:rPrChange w:id="1881" w:author="Tashi Alford-Duguid" w:date="2020-06-15T12:17:00Z">
            <w:rPr>
              <w:sz w:val="24"/>
              <w:szCs w:val="24"/>
              <w:lang w:val="en-US"/>
            </w:rPr>
          </w:rPrChange>
        </w:rPr>
        <w:t>Some government response</w:t>
      </w:r>
      <w:r w:rsidR="1BA293BB" w:rsidRPr="00132652">
        <w:rPr>
          <w:sz w:val="24"/>
          <w:szCs w:val="24"/>
          <w:rPrChange w:id="1882" w:author="Tashi Alford-Duguid" w:date="2020-06-15T12:17:00Z">
            <w:rPr>
              <w:sz w:val="24"/>
              <w:szCs w:val="24"/>
              <w:lang w:val="en-US"/>
            </w:rPr>
          </w:rPrChange>
        </w:rPr>
        <w:t>s</w:t>
      </w:r>
      <w:r w:rsidRPr="00132652">
        <w:rPr>
          <w:sz w:val="24"/>
          <w:szCs w:val="24"/>
          <w:rPrChange w:id="1883" w:author="Tashi Alford-Duguid" w:date="2020-06-15T12:17:00Z">
            <w:rPr>
              <w:sz w:val="24"/>
              <w:szCs w:val="24"/>
              <w:lang w:val="en-US"/>
            </w:rPr>
          </w:rPrChange>
        </w:rPr>
        <w:t xml:space="preserve"> to COVID have </w:t>
      </w:r>
      <w:r w:rsidR="3B56CFB5" w:rsidRPr="00132652">
        <w:rPr>
          <w:sz w:val="24"/>
          <w:szCs w:val="24"/>
          <w:rPrChange w:id="1884" w:author="Tashi Alford-Duguid" w:date="2020-06-15T12:17:00Z">
            <w:rPr>
              <w:sz w:val="24"/>
              <w:szCs w:val="24"/>
              <w:lang w:val="en-US"/>
            </w:rPr>
          </w:rPrChange>
        </w:rPr>
        <w:t xml:space="preserve">certainly led to more </w:t>
      </w:r>
      <w:r w:rsidR="0E749F18" w:rsidRPr="00132652">
        <w:rPr>
          <w:sz w:val="24"/>
          <w:szCs w:val="24"/>
          <w:rPrChange w:id="1885" w:author="Tashi Alford-Duguid" w:date="2020-06-15T12:17:00Z">
            <w:rPr>
              <w:sz w:val="24"/>
              <w:szCs w:val="24"/>
              <w:lang w:val="en-US"/>
            </w:rPr>
          </w:rPrChange>
        </w:rPr>
        <w:t xml:space="preserve">death in care homes. </w:t>
      </w:r>
      <w:r w:rsidR="7CAF5D7A" w:rsidRPr="00132652">
        <w:rPr>
          <w:sz w:val="24"/>
          <w:szCs w:val="24"/>
          <w:rPrChange w:id="1886" w:author="Tashi Alford-Duguid" w:date="2020-06-15T12:17:00Z">
            <w:rPr>
              <w:sz w:val="24"/>
              <w:szCs w:val="24"/>
              <w:lang w:val="en-US"/>
            </w:rPr>
          </w:rPrChange>
        </w:rPr>
        <w:t>Pinched by</w:t>
      </w:r>
      <w:r w:rsidR="06798054" w:rsidRPr="00132652">
        <w:rPr>
          <w:sz w:val="24"/>
          <w:szCs w:val="24"/>
          <w:rPrChange w:id="1887" w:author="Tashi Alford-Duguid" w:date="2020-06-15T12:17:00Z">
            <w:rPr>
              <w:sz w:val="24"/>
              <w:szCs w:val="24"/>
              <w:lang w:val="en-US"/>
            </w:rPr>
          </w:rPrChange>
        </w:rPr>
        <w:t xml:space="preserve"> new policies limiting</w:t>
      </w:r>
      <w:r w:rsidR="759DE065" w:rsidRPr="00132652">
        <w:rPr>
          <w:sz w:val="24"/>
          <w:szCs w:val="24"/>
          <w:rPrChange w:id="1888" w:author="Tashi Alford-Duguid" w:date="2020-06-15T12:17:00Z">
            <w:rPr>
              <w:sz w:val="24"/>
              <w:szCs w:val="24"/>
              <w:lang w:val="en-US"/>
            </w:rPr>
          </w:rPrChange>
        </w:rPr>
        <w:t xml:space="preserve"> hospitals’ capacity, many elderly people in </w:t>
      </w:r>
      <w:r w:rsidR="4E69F05A" w:rsidRPr="00132652">
        <w:rPr>
          <w:sz w:val="24"/>
          <w:szCs w:val="24"/>
          <w:rPrChange w:id="1889" w:author="Tashi Alford-Duguid" w:date="2020-06-15T12:17:00Z">
            <w:rPr>
              <w:sz w:val="24"/>
              <w:szCs w:val="24"/>
              <w:lang w:val="en-US"/>
            </w:rPr>
          </w:rPrChange>
        </w:rPr>
        <w:t xml:space="preserve">Canadian </w:t>
      </w:r>
      <w:r w:rsidR="617F88F0" w:rsidRPr="00132652">
        <w:rPr>
          <w:sz w:val="24"/>
          <w:szCs w:val="24"/>
          <w:rPrChange w:id="1890" w:author="Tashi Alford-Duguid" w:date="2020-06-15T12:17:00Z">
            <w:rPr>
              <w:sz w:val="24"/>
              <w:szCs w:val="24"/>
              <w:lang w:val="en-US"/>
            </w:rPr>
          </w:rPrChange>
        </w:rPr>
        <w:t xml:space="preserve">long-term </w:t>
      </w:r>
      <w:r w:rsidR="759DE065" w:rsidRPr="00132652">
        <w:rPr>
          <w:sz w:val="24"/>
          <w:szCs w:val="24"/>
          <w:rPrChange w:id="1891" w:author="Tashi Alford-Duguid" w:date="2020-06-15T12:17:00Z">
            <w:rPr>
              <w:sz w:val="24"/>
              <w:szCs w:val="24"/>
              <w:lang w:val="en-US"/>
            </w:rPr>
          </w:rPrChange>
        </w:rPr>
        <w:t xml:space="preserve">care homes were discouraged </w:t>
      </w:r>
      <w:r w:rsidR="06798054" w:rsidRPr="00132652">
        <w:rPr>
          <w:sz w:val="24"/>
          <w:szCs w:val="24"/>
          <w:rPrChange w:id="1892" w:author="Tashi Alford-Duguid" w:date="2020-06-15T12:17:00Z">
            <w:rPr>
              <w:sz w:val="24"/>
              <w:szCs w:val="24"/>
              <w:lang w:val="en-US"/>
            </w:rPr>
          </w:rPrChange>
        </w:rPr>
        <w:t xml:space="preserve">or prevented </w:t>
      </w:r>
      <w:r w:rsidR="759DE065" w:rsidRPr="00132652">
        <w:rPr>
          <w:sz w:val="24"/>
          <w:szCs w:val="24"/>
          <w:rPrChange w:id="1893" w:author="Tashi Alford-Duguid" w:date="2020-06-15T12:17:00Z">
            <w:rPr>
              <w:sz w:val="24"/>
              <w:szCs w:val="24"/>
              <w:lang w:val="en-US"/>
            </w:rPr>
          </w:rPrChange>
        </w:rPr>
        <w:t xml:space="preserve">from </w:t>
      </w:r>
      <w:r w:rsidR="73688796" w:rsidRPr="00132652">
        <w:rPr>
          <w:sz w:val="24"/>
          <w:szCs w:val="24"/>
          <w:rPrChange w:id="1894" w:author="Tashi Alford-Duguid" w:date="2020-06-15T12:17:00Z">
            <w:rPr>
              <w:sz w:val="24"/>
              <w:szCs w:val="24"/>
              <w:lang w:val="en-US"/>
            </w:rPr>
          </w:rPrChange>
        </w:rPr>
        <w:t>visiting hospitals.</w:t>
      </w:r>
      <w:r w:rsidR="00280E40" w:rsidRPr="00132652">
        <w:rPr>
          <w:rStyle w:val="FootnoteReference"/>
          <w:sz w:val="24"/>
          <w:szCs w:val="24"/>
        </w:rPr>
        <w:footnoteReference w:id="162"/>
      </w:r>
      <w:r w:rsidR="4E69F05A" w:rsidRPr="00132652">
        <w:rPr>
          <w:sz w:val="24"/>
          <w:szCs w:val="24"/>
          <w:rPrChange w:id="1895" w:author="Tashi Alford-Duguid" w:date="2020-06-15T12:17:00Z">
            <w:rPr>
              <w:sz w:val="24"/>
              <w:szCs w:val="24"/>
              <w:lang w:val="en-US"/>
            </w:rPr>
          </w:rPrChange>
        </w:rPr>
        <w:t xml:space="preserve"> </w:t>
      </w:r>
      <w:r w:rsidR="28456F87" w:rsidRPr="00132652">
        <w:rPr>
          <w:sz w:val="24"/>
          <w:szCs w:val="24"/>
          <w:rPrChange w:id="1896" w:author="Tashi Alford-Duguid" w:date="2020-06-15T12:17:00Z">
            <w:rPr>
              <w:sz w:val="24"/>
              <w:szCs w:val="24"/>
              <w:lang w:val="en-US"/>
            </w:rPr>
          </w:rPrChange>
        </w:rPr>
        <w:t xml:space="preserve">This policy was lethal for many </w:t>
      </w:r>
      <w:r w:rsidR="101C8509" w:rsidRPr="00132652">
        <w:rPr>
          <w:sz w:val="24"/>
          <w:szCs w:val="24"/>
          <w:rPrChange w:id="1897" w:author="Tashi Alford-Duguid" w:date="2020-06-15T12:17:00Z">
            <w:rPr>
              <w:sz w:val="24"/>
              <w:szCs w:val="24"/>
              <w:lang w:val="en-US"/>
            </w:rPr>
          </w:rPrChange>
        </w:rPr>
        <w:t xml:space="preserve">residents: </w:t>
      </w:r>
      <w:r w:rsidR="00B6C1B9" w:rsidRPr="00132652">
        <w:rPr>
          <w:sz w:val="24"/>
          <w:szCs w:val="24"/>
          <w:rPrChange w:id="1898" w:author="Tashi Alford-Duguid" w:date="2020-06-15T12:17:00Z">
            <w:rPr>
              <w:sz w:val="24"/>
              <w:szCs w:val="24"/>
              <w:lang w:val="en-US"/>
            </w:rPr>
          </w:rPrChange>
        </w:rPr>
        <w:t xml:space="preserve">people with COVID in care </w:t>
      </w:r>
      <w:r w:rsidR="18000AEB" w:rsidRPr="00132652">
        <w:rPr>
          <w:sz w:val="24"/>
          <w:szCs w:val="24"/>
          <w:rPrChange w:id="1899" w:author="Tashi Alford-Duguid" w:date="2020-06-15T12:17:00Z">
            <w:rPr>
              <w:sz w:val="24"/>
              <w:szCs w:val="24"/>
              <w:lang w:val="en-US"/>
            </w:rPr>
          </w:rPrChange>
        </w:rPr>
        <w:t xml:space="preserve">homes received </w:t>
      </w:r>
      <w:r w:rsidR="2B1C8084" w:rsidRPr="00132652">
        <w:rPr>
          <w:sz w:val="24"/>
          <w:szCs w:val="24"/>
          <w:rPrChange w:id="1900" w:author="Tashi Alford-Duguid" w:date="2020-06-15T12:17:00Z">
            <w:rPr>
              <w:sz w:val="24"/>
              <w:szCs w:val="24"/>
              <w:lang w:val="en-US"/>
            </w:rPr>
          </w:rPrChange>
        </w:rPr>
        <w:t xml:space="preserve">far less attention in their understaffed facilities, while </w:t>
      </w:r>
      <w:r w:rsidR="01EC6B2A" w:rsidRPr="00132652">
        <w:rPr>
          <w:sz w:val="24"/>
          <w:szCs w:val="24"/>
          <w:rPrChange w:id="1901" w:author="Tashi Alford-Duguid" w:date="2020-06-15T12:17:00Z">
            <w:rPr>
              <w:sz w:val="24"/>
              <w:szCs w:val="24"/>
              <w:lang w:val="en-US"/>
            </w:rPr>
          </w:rPrChange>
        </w:rPr>
        <w:t>beds remained empty at nearby hospitals.</w:t>
      </w:r>
      <w:r w:rsidR="44940C1F" w:rsidRPr="00132652">
        <w:rPr>
          <w:sz w:val="24"/>
          <w:szCs w:val="24"/>
          <w:rPrChange w:id="1902" w:author="Tashi Alford-Duguid" w:date="2020-06-15T12:17:00Z">
            <w:rPr>
              <w:sz w:val="24"/>
              <w:szCs w:val="24"/>
              <w:lang w:val="en-US"/>
            </w:rPr>
          </w:rPrChange>
        </w:rPr>
        <w:t xml:space="preserve"> The Globe and Mail report</w:t>
      </w:r>
      <w:r w:rsidR="46562595" w:rsidRPr="00132652">
        <w:rPr>
          <w:sz w:val="24"/>
          <w:szCs w:val="24"/>
          <w:rPrChange w:id="1903" w:author="Tashi Alford-Duguid" w:date="2020-06-15T12:17:00Z">
            <w:rPr>
              <w:sz w:val="24"/>
              <w:szCs w:val="24"/>
              <w:lang w:val="en-US"/>
            </w:rPr>
          </w:rPrChange>
        </w:rPr>
        <w:t>ed</w:t>
      </w:r>
      <w:r w:rsidR="44940C1F" w:rsidRPr="00132652">
        <w:rPr>
          <w:sz w:val="24"/>
          <w:szCs w:val="24"/>
          <w:rPrChange w:id="1904" w:author="Tashi Alford-Duguid" w:date="2020-06-15T12:17:00Z">
            <w:rPr>
              <w:sz w:val="24"/>
              <w:szCs w:val="24"/>
              <w:lang w:val="en-US"/>
            </w:rPr>
          </w:rPrChange>
        </w:rPr>
        <w:t>,</w:t>
      </w:r>
    </w:p>
    <w:p w14:paraId="723CC27E" w14:textId="01E4F252" w:rsidR="00517D71" w:rsidRPr="00132652" w:rsidRDefault="007374AB" w:rsidP="007A136E">
      <w:pPr>
        <w:ind w:left="567" w:right="571"/>
        <w:rPr>
          <w:sz w:val="24"/>
          <w:szCs w:val="24"/>
        </w:rPr>
      </w:pPr>
      <w:r w:rsidRPr="00132652">
        <w:rPr>
          <w:sz w:val="24"/>
          <w:szCs w:val="24"/>
        </w:rPr>
        <w:t>‘</w:t>
      </w:r>
      <w:r w:rsidR="00517D71" w:rsidRPr="00132652">
        <w:rPr>
          <w:sz w:val="24"/>
          <w:szCs w:val="24"/>
        </w:rPr>
        <w:t>There’s a lot of age discrimination. There’s this presumption that, well, everybody in long-term care is there to die,</w:t>
      </w:r>
      <w:r w:rsidRPr="00132652">
        <w:rPr>
          <w:sz w:val="24"/>
          <w:szCs w:val="24"/>
        </w:rPr>
        <w:t>’</w:t>
      </w:r>
      <w:r w:rsidR="00517D71" w:rsidRPr="00132652">
        <w:rPr>
          <w:sz w:val="24"/>
          <w:szCs w:val="24"/>
        </w:rPr>
        <w:t xml:space="preserve"> said Jane Meadus, a lawyer with the Advocacy Centre for the Elderly in Toronto. </w:t>
      </w:r>
      <w:r w:rsidRPr="00132652">
        <w:rPr>
          <w:sz w:val="24"/>
          <w:szCs w:val="24"/>
        </w:rPr>
        <w:t>‘</w:t>
      </w:r>
      <w:r w:rsidR="00517D71" w:rsidRPr="00132652">
        <w:rPr>
          <w:sz w:val="24"/>
          <w:szCs w:val="24"/>
        </w:rPr>
        <w:t>Of course, that doesn’t deal with the fact that, had they moved people out [of nursing homes] when they became aware they were COVID-positive, they might have been able to slow or stop the infections from continuing through the homes.</w:t>
      </w:r>
      <w:r w:rsidRPr="00132652">
        <w:rPr>
          <w:sz w:val="24"/>
          <w:szCs w:val="24"/>
        </w:rPr>
        <w:t>’</w:t>
      </w:r>
    </w:p>
    <w:p w14:paraId="1FFE5E27" w14:textId="4730F1D4" w:rsidR="00517D71" w:rsidRPr="00132652" w:rsidRDefault="44940C1F" w:rsidP="007A136E">
      <w:pPr>
        <w:ind w:left="567" w:right="571"/>
        <w:rPr>
          <w:sz w:val="24"/>
          <w:szCs w:val="24"/>
        </w:rPr>
      </w:pPr>
      <w:r w:rsidRPr="00132652">
        <w:rPr>
          <w:sz w:val="24"/>
          <w:szCs w:val="24"/>
        </w:rPr>
        <w:t>An estimated 80 per cent of the Canadians who’ve died of COVID-19 have been residents of seniors’ facilities, according to the Public Health Agency of Canada.</w:t>
      </w:r>
      <w:r w:rsidR="007374AB" w:rsidRPr="00132652">
        <w:rPr>
          <w:rStyle w:val="FootnoteReference"/>
          <w:sz w:val="24"/>
          <w:szCs w:val="24"/>
        </w:rPr>
        <w:footnoteReference w:id="163"/>
      </w:r>
    </w:p>
    <w:p w14:paraId="1A804447" w14:textId="54DC6194" w:rsidR="00A23DFC" w:rsidRPr="00132652" w:rsidRDefault="5F840FAB" w:rsidP="007A136E">
      <w:pPr>
        <w:rPr>
          <w:sz w:val="24"/>
          <w:szCs w:val="24"/>
          <w:rPrChange w:id="1905" w:author="Tashi Alford-Duguid" w:date="2020-06-15T12:17:00Z">
            <w:rPr>
              <w:sz w:val="24"/>
              <w:szCs w:val="24"/>
              <w:lang w:val="en-US"/>
            </w:rPr>
          </w:rPrChange>
        </w:rPr>
      </w:pPr>
      <w:r w:rsidRPr="00132652">
        <w:rPr>
          <w:sz w:val="24"/>
          <w:szCs w:val="24"/>
          <w:rPrChange w:id="1906" w:author="Tashi Alford-Duguid" w:date="2020-06-15T12:17:00Z">
            <w:rPr>
              <w:sz w:val="24"/>
              <w:szCs w:val="24"/>
              <w:lang w:val="en-US"/>
            </w:rPr>
          </w:rPrChange>
        </w:rPr>
        <w:t>Governments and decisionmakers across Canada should</w:t>
      </w:r>
      <w:r w:rsidR="1DEA4C50" w:rsidRPr="00132652">
        <w:rPr>
          <w:sz w:val="24"/>
          <w:szCs w:val="24"/>
          <w:rPrChange w:id="1907" w:author="Tashi Alford-Duguid" w:date="2020-06-15T12:17:00Z">
            <w:rPr>
              <w:sz w:val="24"/>
              <w:szCs w:val="24"/>
              <w:lang w:val="en-US"/>
            </w:rPr>
          </w:rPrChange>
        </w:rPr>
        <w:t xml:space="preserve"> therefore</w:t>
      </w:r>
      <w:r w:rsidRPr="00132652">
        <w:rPr>
          <w:sz w:val="24"/>
          <w:szCs w:val="24"/>
          <w:rPrChange w:id="1908" w:author="Tashi Alford-Duguid" w:date="2020-06-15T12:17:00Z">
            <w:rPr>
              <w:sz w:val="24"/>
              <w:szCs w:val="24"/>
              <w:lang w:val="en-US"/>
            </w:rPr>
          </w:rPrChange>
        </w:rPr>
        <w:t xml:space="preserve"> understand the pandemic as having a discriminatory effect on elderly persons’ civil and human rights. Moreover, Canadians </w:t>
      </w:r>
      <w:r w:rsidR="14B51A24" w:rsidRPr="00132652">
        <w:rPr>
          <w:sz w:val="24"/>
          <w:szCs w:val="24"/>
          <w:rPrChange w:id="1909" w:author="Tashi Alford-Duguid" w:date="2020-06-15T12:17:00Z">
            <w:rPr>
              <w:sz w:val="24"/>
              <w:szCs w:val="24"/>
              <w:lang w:val="en-US"/>
            </w:rPr>
          </w:rPrChange>
        </w:rPr>
        <w:t xml:space="preserve">may reasonably </w:t>
      </w:r>
      <w:r w:rsidRPr="00132652">
        <w:rPr>
          <w:sz w:val="24"/>
          <w:szCs w:val="24"/>
          <w:rPrChange w:id="1910" w:author="Tashi Alford-Duguid" w:date="2020-06-15T12:17:00Z">
            <w:rPr>
              <w:sz w:val="24"/>
              <w:szCs w:val="24"/>
              <w:lang w:val="en-US"/>
            </w:rPr>
          </w:rPrChange>
        </w:rPr>
        <w:t xml:space="preserve">view government </w:t>
      </w:r>
      <w:r w:rsidRPr="12AC059F">
        <w:rPr>
          <w:i/>
          <w:iCs/>
          <w:sz w:val="24"/>
          <w:szCs w:val="24"/>
          <w:rPrChange w:id="1911" w:author="Tashi Alford-Duguid" w:date="2020-06-15T12:17:00Z">
            <w:rPr>
              <w:i/>
              <w:iCs/>
              <w:sz w:val="24"/>
              <w:szCs w:val="24"/>
              <w:lang w:val="en-US"/>
            </w:rPr>
          </w:rPrChange>
        </w:rPr>
        <w:t>failures</w:t>
      </w:r>
      <w:r w:rsidRPr="00132652">
        <w:rPr>
          <w:sz w:val="24"/>
          <w:szCs w:val="24"/>
          <w:rPrChange w:id="1912" w:author="Tashi Alford-Duguid" w:date="2020-06-15T12:17:00Z">
            <w:rPr>
              <w:sz w:val="24"/>
              <w:szCs w:val="24"/>
              <w:lang w:val="en-US"/>
            </w:rPr>
          </w:rPrChange>
        </w:rPr>
        <w:t xml:space="preserve"> to respond to the pandemic as discriminatory failures to protect its elderly population. Given other countries’ experiences with COVID, Canadian governments should have anticipated how COVID would devastate care homes</w:t>
      </w:r>
      <w:r w:rsidR="67859CE2" w:rsidRPr="00132652">
        <w:rPr>
          <w:sz w:val="24"/>
          <w:szCs w:val="24"/>
          <w:rPrChange w:id="1913" w:author="Tashi Alford-Duguid" w:date="2020-06-15T12:17:00Z">
            <w:rPr>
              <w:sz w:val="24"/>
              <w:szCs w:val="24"/>
              <w:lang w:val="en-US"/>
            </w:rPr>
          </w:rPrChange>
        </w:rPr>
        <w:t xml:space="preserve"> and Canada’s elderly people</w:t>
      </w:r>
      <w:r w:rsidRPr="00132652">
        <w:rPr>
          <w:sz w:val="24"/>
          <w:szCs w:val="24"/>
          <w:rPrChange w:id="1914" w:author="Tashi Alford-Duguid" w:date="2020-06-15T12:17:00Z">
            <w:rPr>
              <w:sz w:val="24"/>
              <w:szCs w:val="24"/>
              <w:lang w:val="en-US"/>
            </w:rPr>
          </w:rPrChange>
        </w:rPr>
        <w:t>.</w:t>
      </w:r>
      <w:r w:rsidR="00364418" w:rsidRPr="00132652">
        <w:rPr>
          <w:rStyle w:val="FootnoteReference"/>
          <w:sz w:val="24"/>
          <w:szCs w:val="24"/>
        </w:rPr>
        <w:footnoteReference w:id="164"/>
      </w:r>
    </w:p>
    <w:p w14:paraId="45C81D07" w14:textId="11A656E6" w:rsidR="00A23DFC" w:rsidRPr="00132652" w:rsidRDefault="00A23DFC" w:rsidP="007A136E">
      <w:pPr>
        <w:rPr>
          <w:sz w:val="24"/>
          <w:szCs w:val="24"/>
          <w:rPrChange w:id="1915" w:author="Tashi Alford-Duguid" w:date="2020-06-15T12:17:00Z">
            <w:rPr>
              <w:sz w:val="24"/>
              <w:szCs w:val="24"/>
              <w:lang w:val="en-US"/>
            </w:rPr>
          </w:rPrChange>
        </w:rPr>
      </w:pPr>
      <w:r w:rsidRPr="00132652">
        <w:rPr>
          <w:sz w:val="24"/>
          <w:szCs w:val="24"/>
          <w:rPrChange w:id="1916" w:author="Tashi Alford-Duguid" w:date="2020-06-15T12:17:00Z">
            <w:rPr>
              <w:sz w:val="24"/>
              <w:szCs w:val="24"/>
              <w:lang w:val="en-US"/>
            </w:rPr>
          </w:rPrChange>
        </w:rPr>
        <w:t xml:space="preserve">The pandemic has also caused </w:t>
      </w:r>
      <w:r w:rsidR="00234452" w:rsidRPr="00132652">
        <w:rPr>
          <w:sz w:val="24"/>
          <w:szCs w:val="24"/>
          <w:rPrChange w:id="1917" w:author="Tashi Alford-Duguid" w:date="2020-06-15T12:17:00Z">
            <w:rPr>
              <w:sz w:val="24"/>
              <w:szCs w:val="24"/>
              <w:lang w:val="en-US"/>
            </w:rPr>
          </w:rPrChange>
        </w:rPr>
        <w:t xml:space="preserve">social </w:t>
      </w:r>
      <w:r w:rsidRPr="00132652">
        <w:rPr>
          <w:sz w:val="24"/>
          <w:szCs w:val="24"/>
          <w:rPrChange w:id="1918" w:author="Tashi Alford-Duguid" w:date="2020-06-15T12:17:00Z">
            <w:rPr>
              <w:sz w:val="24"/>
              <w:szCs w:val="24"/>
              <w:lang w:val="en-US"/>
            </w:rPr>
          </w:rPrChange>
        </w:rPr>
        <w:t>harms to the elderly: many care homes have limited visitor</w:t>
      </w:r>
      <w:r w:rsidR="00AB2887" w:rsidRPr="00132652">
        <w:rPr>
          <w:sz w:val="24"/>
          <w:szCs w:val="24"/>
          <w:rPrChange w:id="1919" w:author="Tashi Alford-Duguid" w:date="2020-06-15T12:17:00Z">
            <w:rPr>
              <w:sz w:val="24"/>
              <w:szCs w:val="24"/>
              <w:lang w:val="en-US"/>
            </w:rPr>
          </w:rPrChange>
        </w:rPr>
        <w:t>s’</w:t>
      </w:r>
      <w:r w:rsidRPr="00132652">
        <w:rPr>
          <w:sz w:val="24"/>
          <w:szCs w:val="24"/>
          <w:rPrChange w:id="1920" w:author="Tashi Alford-Duguid" w:date="2020-06-15T12:17:00Z">
            <w:rPr>
              <w:sz w:val="24"/>
              <w:szCs w:val="24"/>
              <w:lang w:val="en-US"/>
            </w:rPr>
          </w:rPrChange>
        </w:rPr>
        <w:t xml:space="preserve"> access during the pandemic, as well as limited activities</w:t>
      </w:r>
      <w:r w:rsidR="00AB2887" w:rsidRPr="00132652">
        <w:rPr>
          <w:sz w:val="24"/>
          <w:szCs w:val="24"/>
          <w:rPrChange w:id="1921" w:author="Tashi Alford-Duguid" w:date="2020-06-15T12:17:00Z">
            <w:rPr>
              <w:sz w:val="24"/>
              <w:szCs w:val="24"/>
              <w:lang w:val="en-US"/>
            </w:rPr>
          </w:rPrChange>
        </w:rPr>
        <w:t xml:space="preserve"> for residents</w:t>
      </w:r>
      <w:r w:rsidRPr="00132652">
        <w:rPr>
          <w:sz w:val="24"/>
          <w:szCs w:val="24"/>
          <w:rPrChange w:id="1922" w:author="Tashi Alford-Duguid" w:date="2020-06-15T12:17:00Z">
            <w:rPr>
              <w:sz w:val="24"/>
              <w:szCs w:val="24"/>
              <w:lang w:val="en-US"/>
            </w:rPr>
          </w:rPrChange>
        </w:rPr>
        <w:t xml:space="preserve">. These </w:t>
      </w:r>
      <w:r w:rsidR="00AB2887" w:rsidRPr="00132652">
        <w:rPr>
          <w:sz w:val="24"/>
          <w:szCs w:val="24"/>
          <w:rPrChange w:id="1923" w:author="Tashi Alford-Duguid" w:date="2020-06-15T12:17:00Z">
            <w:rPr>
              <w:sz w:val="24"/>
              <w:szCs w:val="24"/>
              <w:lang w:val="en-US"/>
            </w:rPr>
          </w:rPrChange>
        </w:rPr>
        <w:t xml:space="preserve">barriers </w:t>
      </w:r>
      <w:r w:rsidRPr="00132652">
        <w:rPr>
          <w:sz w:val="24"/>
          <w:szCs w:val="24"/>
          <w:rPrChange w:id="1924" w:author="Tashi Alford-Duguid" w:date="2020-06-15T12:17:00Z">
            <w:rPr>
              <w:sz w:val="24"/>
              <w:szCs w:val="24"/>
              <w:lang w:val="en-US"/>
            </w:rPr>
          </w:rPrChange>
        </w:rPr>
        <w:t xml:space="preserve">deny residents essential human contact and personal care. </w:t>
      </w:r>
      <w:r w:rsidR="00AB2887" w:rsidRPr="00132652">
        <w:rPr>
          <w:sz w:val="24"/>
          <w:szCs w:val="24"/>
          <w:rPrChange w:id="1925" w:author="Tashi Alford-Duguid" w:date="2020-06-15T12:17:00Z">
            <w:rPr>
              <w:sz w:val="24"/>
              <w:szCs w:val="24"/>
              <w:lang w:val="en-US"/>
            </w:rPr>
          </w:rPrChange>
        </w:rPr>
        <w:t xml:space="preserve">The extent to which this care is ‘essential’ is difficult to overstate. Elderly persons in long-term care sometimes have no other </w:t>
      </w:r>
      <w:r w:rsidR="00AB2887" w:rsidRPr="00132652">
        <w:rPr>
          <w:sz w:val="24"/>
          <w:szCs w:val="24"/>
          <w:rPrChange w:id="1926" w:author="Tashi Alford-Duguid" w:date="2020-06-15T12:17:00Z">
            <w:rPr>
              <w:sz w:val="24"/>
              <w:szCs w:val="24"/>
              <w:lang w:val="en-US"/>
            </w:rPr>
          </w:rPrChange>
        </w:rPr>
        <w:lastRenderedPageBreak/>
        <w:t xml:space="preserve">social contact besides visits by family and friends. Persons with </w:t>
      </w:r>
      <w:r w:rsidR="00AB2887" w:rsidRPr="00917706">
        <w:rPr>
          <w:sz w:val="24"/>
          <w:szCs w:val="24"/>
        </w:rPr>
        <w:t>serious</w:t>
      </w:r>
      <w:del w:id="1927" w:author="Jhoh@ccla.org" w:date="2020-06-16T14:27:00Z">
        <w:r w:rsidR="00AB2887" w:rsidRPr="00917706" w:rsidDel="00CE488E">
          <w:rPr>
            <w:sz w:val="24"/>
            <w:szCs w:val="24"/>
          </w:rPr>
          <w:delText xml:space="preserve"> </w:delText>
        </w:r>
      </w:del>
      <w:r w:rsidR="00AB2887" w:rsidRPr="00917706">
        <w:rPr>
          <w:sz w:val="24"/>
          <w:szCs w:val="24"/>
        </w:rPr>
        <w:t xml:space="preserve"> </w:t>
      </w:r>
      <w:r w:rsidR="00AB2887" w:rsidRPr="00132652">
        <w:rPr>
          <w:sz w:val="24"/>
          <w:szCs w:val="24"/>
          <w:rPrChange w:id="1928" w:author="Tashi Alford-Duguid" w:date="2020-06-15T12:17:00Z">
            <w:rPr>
              <w:sz w:val="24"/>
              <w:szCs w:val="24"/>
              <w:lang w:val="en-US"/>
            </w:rPr>
          </w:rPrChange>
        </w:rPr>
        <w:t xml:space="preserve">conditions, like dementia, </w:t>
      </w:r>
      <w:r w:rsidR="003C0E01" w:rsidRPr="00132652">
        <w:rPr>
          <w:sz w:val="24"/>
          <w:szCs w:val="24"/>
          <w:rPrChange w:id="1929" w:author="Tashi Alford-Duguid" w:date="2020-06-15T12:17:00Z">
            <w:rPr>
              <w:sz w:val="24"/>
              <w:szCs w:val="24"/>
              <w:lang w:val="en-US"/>
            </w:rPr>
          </w:rPrChange>
        </w:rPr>
        <w:t>often</w:t>
      </w:r>
      <w:r w:rsidR="00AB2887" w:rsidRPr="00132652">
        <w:rPr>
          <w:sz w:val="24"/>
          <w:szCs w:val="24"/>
          <w:rPrChange w:id="1930" w:author="Tashi Alford-Duguid" w:date="2020-06-15T12:17:00Z">
            <w:rPr>
              <w:sz w:val="24"/>
              <w:szCs w:val="24"/>
              <w:lang w:val="en-US"/>
            </w:rPr>
          </w:rPrChange>
        </w:rPr>
        <w:t xml:space="preserve"> have no better caregivers than their close family. Their </w:t>
      </w:r>
      <w:r w:rsidR="003C0E01" w:rsidRPr="00132652">
        <w:rPr>
          <w:sz w:val="24"/>
          <w:szCs w:val="24"/>
          <w:rPrChange w:id="1931" w:author="Tashi Alford-Duguid" w:date="2020-06-15T12:17:00Z">
            <w:rPr>
              <w:sz w:val="24"/>
              <w:szCs w:val="24"/>
              <w:lang w:val="en-US"/>
            </w:rPr>
          </w:rPrChange>
        </w:rPr>
        <w:t>presence</w:t>
      </w:r>
      <w:r w:rsidR="00AB2887" w:rsidRPr="00132652">
        <w:rPr>
          <w:sz w:val="24"/>
          <w:szCs w:val="24"/>
          <w:rPrChange w:id="1932" w:author="Tashi Alford-Duguid" w:date="2020-06-15T12:17:00Z">
            <w:rPr>
              <w:sz w:val="24"/>
              <w:szCs w:val="24"/>
              <w:lang w:val="en-US"/>
            </w:rPr>
          </w:rPrChange>
        </w:rPr>
        <w:t xml:space="preserve"> cannot be replaced by remote care or mere contact over the phone. Denying residents access to visitors can thus deny them the better part of their social and psychological support. All of the challenges are </w:t>
      </w:r>
      <w:r w:rsidR="003C0E01" w:rsidRPr="00132652">
        <w:rPr>
          <w:sz w:val="24"/>
          <w:szCs w:val="24"/>
          <w:rPrChange w:id="1933" w:author="Tashi Alford-Duguid" w:date="2020-06-15T12:17:00Z">
            <w:rPr>
              <w:sz w:val="24"/>
              <w:szCs w:val="24"/>
              <w:lang w:val="en-US"/>
            </w:rPr>
          </w:rPrChange>
        </w:rPr>
        <w:t>further</w:t>
      </w:r>
      <w:r w:rsidR="00AB2887" w:rsidRPr="00132652">
        <w:rPr>
          <w:sz w:val="24"/>
          <w:szCs w:val="24"/>
          <w:rPrChange w:id="1934" w:author="Tashi Alford-Duguid" w:date="2020-06-15T12:17:00Z">
            <w:rPr>
              <w:sz w:val="24"/>
              <w:szCs w:val="24"/>
              <w:lang w:val="en-US"/>
            </w:rPr>
          </w:rPrChange>
        </w:rPr>
        <w:t xml:space="preserve"> aggravated by </w:t>
      </w:r>
      <w:r w:rsidRPr="00132652">
        <w:rPr>
          <w:sz w:val="24"/>
          <w:szCs w:val="24"/>
          <w:rPrChange w:id="1935" w:author="Tashi Alford-Duguid" w:date="2020-06-15T12:17:00Z">
            <w:rPr>
              <w:sz w:val="24"/>
              <w:szCs w:val="24"/>
              <w:lang w:val="en-US"/>
            </w:rPr>
          </w:rPrChange>
        </w:rPr>
        <w:t xml:space="preserve">many care homes’ </w:t>
      </w:r>
      <w:r w:rsidR="00AB2887" w:rsidRPr="00132652">
        <w:rPr>
          <w:sz w:val="24"/>
          <w:szCs w:val="24"/>
          <w:rPrChange w:id="1936" w:author="Tashi Alford-Duguid" w:date="2020-06-15T12:17:00Z">
            <w:rPr>
              <w:sz w:val="24"/>
              <w:szCs w:val="24"/>
              <w:lang w:val="en-US"/>
            </w:rPr>
          </w:rPrChange>
        </w:rPr>
        <w:t xml:space="preserve">chronic </w:t>
      </w:r>
      <w:r w:rsidRPr="00132652">
        <w:rPr>
          <w:sz w:val="24"/>
          <w:szCs w:val="24"/>
          <w:rPrChange w:id="1937" w:author="Tashi Alford-Duguid" w:date="2020-06-15T12:17:00Z">
            <w:rPr>
              <w:sz w:val="24"/>
              <w:szCs w:val="24"/>
              <w:lang w:val="en-US"/>
            </w:rPr>
          </w:rPrChange>
        </w:rPr>
        <w:t>staffing shortages.</w:t>
      </w:r>
      <w:r w:rsidR="00AB2887" w:rsidRPr="00132652">
        <w:rPr>
          <w:sz w:val="24"/>
          <w:szCs w:val="24"/>
          <w:rPrChange w:id="1938" w:author="Tashi Alford-Duguid" w:date="2020-06-15T12:17:00Z">
            <w:rPr>
              <w:sz w:val="24"/>
              <w:szCs w:val="24"/>
              <w:lang w:val="en-US"/>
            </w:rPr>
          </w:rPrChange>
        </w:rPr>
        <w:t xml:space="preserve"> </w:t>
      </w:r>
    </w:p>
    <w:p w14:paraId="290E6917" w14:textId="33BE106A" w:rsidR="00A23DFC" w:rsidRPr="00132652" w:rsidRDefault="5F840FAB" w:rsidP="007A136E">
      <w:pPr>
        <w:rPr>
          <w:sz w:val="24"/>
          <w:szCs w:val="24"/>
          <w:rPrChange w:id="1939" w:author="Tashi Alford-Duguid" w:date="2020-06-15T12:17:00Z">
            <w:rPr>
              <w:sz w:val="24"/>
              <w:szCs w:val="24"/>
              <w:lang w:val="en-US"/>
            </w:rPr>
          </w:rPrChange>
        </w:rPr>
      </w:pPr>
      <w:r w:rsidRPr="00132652">
        <w:rPr>
          <w:sz w:val="24"/>
          <w:szCs w:val="24"/>
          <w:rPrChange w:id="1940" w:author="Tashi Alford-Duguid" w:date="2020-06-15T12:17:00Z">
            <w:rPr>
              <w:sz w:val="24"/>
              <w:szCs w:val="24"/>
              <w:lang w:val="en-US"/>
            </w:rPr>
          </w:rPrChange>
        </w:rPr>
        <w:t>The virus’ impact on Canadian care homes has varied by region.</w:t>
      </w:r>
      <w:r w:rsidR="00A23DFC" w:rsidRPr="00132652">
        <w:rPr>
          <w:rStyle w:val="FootnoteReference"/>
          <w:sz w:val="24"/>
          <w:szCs w:val="24"/>
        </w:rPr>
        <w:footnoteReference w:id="165"/>
      </w:r>
      <w:r w:rsidRPr="00132652">
        <w:rPr>
          <w:sz w:val="24"/>
          <w:szCs w:val="24"/>
          <w:rPrChange w:id="1941" w:author="Tashi Alford-Duguid" w:date="2020-06-15T12:17:00Z">
            <w:rPr>
              <w:sz w:val="24"/>
              <w:szCs w:val="24"/>
              <w:lang w:val="en-US"/>
            </w:rPr>
          </w:rPrChange>
        </w:rPr>
        <w:t xml:space="preserve"> </w:t>
      </w:r>
      <w:r w:rsidR="06062DD6" w:rsidRPr="00132652">
        <w:rPr>
          <w:sz w:val="24"/>
          <w:szCs w:val="24"/>
          <w:rPrChange w:id="1942" w:author="Tashi Alford-Duguid" w:date="2020-06-15T12:17:00Z">
            <w:rPr>
              <w:sz w:val="24"/>
              <w:szCs w:val="24"/>
              <w:lang w:val="en-US"/>
            </w:rPr>
          </w:rPrChange>
        </w:rPr>
        <w:t>In Ontario and Quebec, where facilities are chronically under-resourced, the military was deployed to provide assistance. Troops found many residents malnourished and uncared for, in clear violation of safety protocols.</w:t>
      </w:r>
      <w:r w:rsidR="000B2018" w:rsidRPr="00132652">
        <w:rPr>
          <w:rStyle w:val="FootnoteReference"/>
          <w:sz w:val="24"/>
          <w:szCs w:val="24"/>
        </w:rPr>
        <w:footnoteReference w:id="166"/>
      </w:r>
      <w:r w:rsidR="06062DD6" w:rsidRPr="00132652">
        <w:rPr>
          <w:sz w:val="24"/>
          <w:szCs w:val="24"/>
          <w:rPrChange w:id="1943" w:author="Tashi Alford-Duguid" w:date="2020-06-15T12:17:00Z">
            <w:rPr>
              <w:sz w:val="24"/>
              <w:szCs w:val="24"/>
              <w:lang w:val="en-US"/>
            </w:rPr>
          </w:rPrChange>
        </w:rPr>
        <w:t xml:space="preserve"> Prime Minister Trudeau rightly described reports of this situation “deeply disturbing” and called for better support for Canada’s elderly population. </w:t>
      </w:r>
      <w:r w:rsidRPr="00132652">
        <w:rPr>
          <w:sz w:val="24"/>
          <w:szCs w:val="24"/>
          <w:rPrChange w:id="1944" w:author="Tashi Alford-Duguid" w:date="2020-06-15T12:17:00Z">
            <w:rPr>
              <w:sz w:val="24"/>
              <w:szCs w:val="24"/>
              <w:lang w:val="en-US"/>
            </w:rPr>
          </w:rPrChange>
        </w:rPr>
        <w:t xml:space="preserve">British Columbia and other provinces have largely contained the outbreak among care homes. Despite this, low standards of care across Canada are a systemic problem. </w:t>
      </w:r>
      <w:r w:rsidR="00515A2E">
        <w:rPr>
          <w:sz w:val="24"/>
          <w:szCs w:val="24"/>
        </w:rPr>
        <w:t>No</w:t>
      </w:r>
      <w:r>
        <w:rPr>
          <w:sz w:val="24"/>
          <w:szCs w:val="24"/>
        </w:rPr>
        <w:t xml:space="preserve"> </w:t>
      </w:r>
      <w:r w:rsidRPr="00132652">
        <w:rPr>
          <w:sz w:val="24"/>
          <w:szCs w:val="24"/>
          <w:rPrChange w:id="1945" w:author="Tashi Alford-Duguid" w:date="2020-06-15T12:17:00Z">
            <w:rPr>
              <w:sz w:val="24"/>
              <w:szCs w:val="24"/>
              <w:lang w:val="en-US"/>
            </w:rPr>
          </w:rPrChange>
        </w:rPr>
        <w:t xml:space="preserve">province or territory is meeting the </w:t>
      </w:r>
      <w:r w:rsidR="00515A2E">
        <w:rPr>
          <w:sz w:val="24"/>
          <w:szCs w:val="24"/>
        </w:rPr>
        <w:t>benchmark</w:t>
      </w:r>
      <w:r w:rsidRPr="00132652">
        <w:rPr>
          <w:sz w:val="24"/>
          <w:szCs w:val="24"/>
          <w:rPrChange w:id="1946" w:author="Tashi Alford-Duguid" w:date="2020-06-15T12:17:00Z">
            <w:rPr>
              <w:sz w:val="24"/>
              <w:szCs w:val="24"/>
              <w:lang w:val="en-US"/>
            </w:rPr>
          </w:rPrChange>
        </w:rPr>
        <w:t xml:space="preserve"> standard of 4.1 hours of hands-on care per day.</w:t>
      </w:r>
      <w:r w:rsidR="00515A2E">
        <w:rPr>
          <w:rStyle w:val="FootnoteReference"/>
          <w:sz w:val="24"/>
          <w:szCs w:val="24"/>
        </w:rPr>
        <w:footnoteReference w:id="167"/>
      </w:r>
    </w:p>
    <w:p w14:paraId="146700B7" w14:textId="2B96147F" w:rsidR="00A23DFC" w:rsidRPr="00132652" w:rsidRDefault="00A23DFC" w:rsidP="007A136E">
      <w:pPr>
        <w:rPr>
          <w:sz w:val="24"/>
          <w:szCs w:val="24"/>
          <w:rPrChange w:id="1947" w:author="Tashi Alford-Duguid" w:date="2020-06-15T12:17:00Z">
            <w:rPr>
              <w:sz w:val="24"/>
              <w:szCs w:val="24"/>
              <w:lang w:val="en-US"/>
            </w:rPr>
          </w:rPrChange>
        </w:rPr>
      </w:pPr>
      <w:r w:rsidRPr="00132652">
        <w:rPr>
          <w:b/>
          <w:bCs/>
          <w:sz w:val="24"/>
          <w:szCs w:val="24"/>
          <w:rPrChange w:id="1948" w:author="Tashi Alford-Duguid" w:date="2020-06-15T12:17:00Z">
            <w:rPr>
              <w:b/>
              <w:bCs/>
              <w:sz w:val="24"/>
              <w:szCs w:val="24"/>
              <w:lang w:val="en-US"/>
            </w:rPr>
          </w:rPrChange>
        </w:rPr>
        <w:t>Jails</w:t>
      </w:r>
      <w:r w:rsidR="008E3C85" w:rsidRPr="00132652">
        <w:rPr>
          <w:b/>
          <w:bCs/>
          <w:sz w:val="24"/>
          <w:szCs w:val="24"/>
          <w:rPrChange w:id="1949" w:author="Tashi Alford-Duguid" w:date="2020-06-15T12:17:00Z">
            <w:rPr>
              <w:b/>
              <w:bCs/>
              <w:sz w:val="24"/>
              <w:szCs w:val="24"/>
              <w:lang w:val="en-US"/>
            </w:rPr>
          </w:rPrChange>
        </w:rPr>
        <w:t>, p</w:t>
      </w:r>
      <w:r w:rsidRPr="00132652">
        <w:rPr>
          <w:b/>
          <w:bCs/>
          <w:sz w:val="24"/>
          <w:szCs w:val="24"/>
          <w:rPrChange w:id="1950" w:author="Tashi Alford-Duguid" w:date="2020-06-15T12:17:00Z">
            <w:rPr>
              <w:b/>
              <w:bCs/>
              <w:sz w:val="24"/>
              <w:szCs w:val="24"/>
              <w:lang w:val="en-US"/>
            </w:rPr>
          </w:rPrChange>
        </w:rPr>
        <w:t xml:space="preserve">risons, and </w:t>
      </w:r>
      <w:r w:rsidR="008E3C85" w:rsidRPr="00132652">
        <w:rPr>
          <w:b/>
          <w:bCs/>
          <w:sz w:val="24"/>
          <w:szCs w:val="24"/>
          <w:rPrChange w:id="1951" w:author="Tashi Alford-Duguid" w:date="2020-06-15T12:17:00Z">
            <w:rPr>
              <w:b/>
              <w:bCs/>
              <w:sz w:val="24"/>
              <w:szCs w:val="24"/>
              <w:lang w:val="en-US"/>
            </w:rPr>
          </w:rPrChange>
        </w:rPr>
        <w:t>i</w:t>
      </w:r>
      <w:r w:rsidRPr="00132652">
        <w:rPr>
          <w:b/>
          <w:bCs/>
          <w:sz w:val="24"/>
          <w:szCs w:val="24"/>
          <w:rPrChange w:id="1952" w:author="Tashi Alford-Duguid" w:date="2020-06-15T12:17:00Z">
            <w:rPr>
              <w:b/>
              <w:bCs/>
              <w:sz w:val="24"/>
              <w:szCs w:val="24"/>
              <w:lang w:val="en-US"/>
            </w:rPr>
          </w:rPrChange>
        </w:rPr>
        <w:t xml:space="preserve">mmigration </w:t>
      </w:r>
      <w:r w:rsidR="008E3C85" w:rsidRPr="00132652">
        <w:rPr>
          <w:b/>
          <w:bCs/>
          <w:sz w:val="24"/>
          <w:szCs w:val="24"/>
          <w:rPrChange w:id="1953" w:author="Tashi Alford-Duguid" w:date="2020-06-15T12:17:00Z">
            <w:rPr>
              <w:b/>
              <w:bCs/>
              <w:sz w:val="24"/>
              <w:szCs w:val="24"/>
              <w:lang w:val="en-US"/>
            </w:rPr>
          </w:rPrChange>
        </w:rPr>
        <w:t>d</w:t>
      </w:r>
      <w:r w:rsidRPr="00132652">
        <w:rPr>
          <w:b/>
          <w:bCs/>
          <w:sz w:val="24"/>
          <w:szCs w:val="24"/>
          <w:rPrChange w:id="1954" w:author="Tashi Alford-Duguid" w:date="2020-06-15T12:17:00Z">
            <w:rPr>
              <w:b/>
              <w:bCs/>
              <w:sz w:val="24"/>
              <w:szCs w:val="24"/>
              <w:lang w:val="en-US"/>
            </w:rPr>
          </w:rPrChange>
        </w:rPr>
        <w:t>etention</w:t>
      </w:r>
      <w:r w:rsidR="008B3AD5" w:rsidRPr="00132652">
        <w:rPr>
          <w:b/>
          <w:bCs/>
          <w:sz w:val="24"/>
          <w:szCs w:val="24"/>
          <w:rPrChange w:id="1955" w:author="Tashi Alford-Duguid" w:date="2020-06-15T12:17:00Z">
            <w:rPr>
              <w:b/>
              <w:bCs/>
              <w:sz w:val="24"/>
              <w:szCs w:val="24"/>
              <w:lang w:val="en-US"/>
            </w:rPr>
          </w:rPrChange>
        </w:rPr>
        <w:t xml:space="preserve"> </w:t>
      </w:r>
      <w:r w:rsidR="008E3C85" w:rsidRPr="00132652">
        <w:rPr>
          <w:b/>
          <w:bCs/>
          <w:sz w:val="24"/>
          <w:szCs w:val="24"/>
          <w:rPrChange w:id="1956" w:author="Tashi Alford-Duguid" w:date="2020-06-15T12:17:00Z">
            <w:rPr>
              <w:b/>
              <w:bCs/>
              <w:sz w:val="24"/>
              <w:szCs w:val="24"/>
              <w:lang w:val="en-US"/>
            </w:rPr>
          </w:rPrChange>
        </w:rPr>
        <w:t>f</w:t>
      </w:r>
      <w:r w:rsidR="008B3AD5" w:rsidRPr="00132652">
        <w:rPr>
          <w:b/>
          <w:bCs/>
          <w:sz w:val="24"/>
          <w:szCs w:val="24"/>
          <w:rPrChange w:id="1957" w:author="Tashi Alford-Duguid" w:date="2020-06-15T12:17:00Z">
            <w:rPr>
              <w:b/>
              <w:bCs/>
              <w:sz w:val="24"/>
              <w:szCs w:val="24"/>
              <w:lang w:val="en-US"/>
            </w:rPr>
          </w:rPrChange>
        </w:rPr>
        <w:t>acilities</w:t>
      </w:r>
    </w:p>
    <w:p w14:paraId="6E59D0E7" w14:textId="3B425B33" w:rsidR="00A23DFC" w:rsidRPr="00917706" w:rsidRDefault="5F840FAB" w:rsidP="007A136E">
      <w:pPr>
        <w:rPr>
          <w:sz w:val="24"/>
          <w:szCs w:val="24"/>
        </w:rPr>
      </w:pPr>
      <w:r w:rsidRPr="00132652">
        <w:rPr>
          <w:sz w:val="24"/>
          <w:szCs w:val="24"/>
          <w:rPrChange w:id="1958" w:author="Tashi Alford-Duguid" w:date="2020-06-15T12:17:00Z">
            <w:rPr>
              <w:sz w:val="24"/>
              <w:szCs w:val="24"/>
              <w:lang w:val="en-US"/>
            </w:rPr>
          </w:rPrChange>
        </w:rPr>
        <w:t xml:space="preserve">COVID-19 swept through </w:t>
      </w:r>
      <w:r w:rsidR="6A6EFC15" w:rsidRPr="00132652">
        <w:rPr>
          <w:sz w:val="24"/>
          <w:szCs w:val="24"/>
          <w:rPrChange w:id="1959" w:author="Tashi Alford-Duguid" w:date="2020-06-15T12:17:00Z">
            <w:rPr>
              <w:sz w:val="24"/>
              <w:szCs w:val="24"/>
              <w:lang w:val="en-US"/>
            </w:rPr>
          </w:rPrChange>
        </w:rPr>
        <w:t xml:space="preserve">some </w:t>
      </w:r>
      <w:r w:rsidRPr="00132652">
        <w:rPr>
          <w:sz w:val="24"/>
          <w:szCs w:val="24"/>
          <w:rPrChange w:id="1960" w:author="Tashi Alford-Duguid" w:date="2020-06-15T12:17:00Z">
            <w:rPr>
              <w:sz w:val="24"/>
              <w:szCs w:val="24"/>
              <w:lang w:val="en-US"/>
            </w:rPr>
          </w:rPrChange>
        </w:rPr>
        <w:t xml:space="preserve">Canadian prisons because staff and prisoners’ proximity rarely </w:t>
      </w:r>
      <w:r w:rsidR="48D4AB36" w:rsidRPr="00132652">
        <w:rPr>
          <w:sz w:val="24"/>
          <w:szCs w:val="24"/>
          <w:rPrChange w:id="1961" w:author="Tashi Alford-Duguid" w:date="2020-06-15T12:17:00Z">
            <w:rPr>
              <w:sz w:val="24"/>
              <w:szCs w:val="24"/>
              <w:lang w:val="en-US"/>
            </w:rPr>
          </w:rPrChange>
        </w:rPr>
        <w:t>permits</w:t>
      </w:r>
      <w:r w:rsidRPr="00132652">
        <w:rPr>
          <w:sz w:val="24"/>
          <w:szCs w:val="24"/>
          <w:rPrChange w:id="1962" w:author="Tashi Alford-Duguid" w:date="2020-06-15T12:17:00Z">
            <w:rPr>
              <w:sz w:val="24"/>
              <w:szCs w:val="24"/>
              <w:lang w:val="en-US"/>
            </w:rPr>
          </w:rPrChange>
        </w:rPr>
        <w:t xml:space="preserve"> </w:t>
      </w:r>
      <w:r w:rsidR="4A17604A" w:rsidRPr="3F6D08B8">
        <w:rPr>
          <w:sz w:val="24"/>
          <w:szCs w:val="24"/>
        </w:rPr>
        <w:t xml:space="preserve">physical </w:t>
      </w:r>
      <w:r w:rsidRPr="00917706">
        <w:rPr>
          <w:sz w:val="24"/>
          <w:szCs w:val="24"/>
        </w:rPr>
        <w:t xml:space="preserve">distancing. In the federal Mission </w:t>
      </w:r>
      <w:r w:rsidR="45488104" w:rsidRPr="00917706">
        <w:rPr>
          <w:sz w:val="24"/>
          <w:szCs w:val="24"/>
        </w:rPr>
        <w:t xml:space="preserve">Medium </w:t>
      </w:r>
      <w:r w:rsidRPr="00917706">
        <w:rPr>
          <w:sz w:val="24"/>
          <w:szCs w:val="24"/>
        </w:rPr>
        <w:t>Institution</w:t>
      </w:r>
      <w:r w:rsidR="6A6EFC15" w:rsidRPr="00917706">
        <w:rPr>
          <w:sz w:val="24"/>
          <w:szCs w:val="24"/>
        </w:rPr>
        <w:t xml:space="preserve"> in British Columbia</w:t>
      </w:r>
      <w:r w:rsidRPr="00917706">
        <w:rPr>
          <w:sz w:val="24"/>
          <w:szCs w:val="24"/>
        </w:rPr>
        <w:t xml:space="preserve">, for example, </w:t>
      </w:r>
      <w:r w:rsidR="0A6A0DF0" w:rsidRPr="00917706">
        <w:rPr>
          <w:sz w:val="24"/>
          <w:szCs w:val="24"/>
        </w:rPr>
        <w:t xml:space="preserve">120 </w:t>
      </w:r>
      <w:r w:rsidRPr="00917706">
        <w:rPr>
          <w:sz w:val="24"/>
          <w:szCs w:val="24"/>
        </w:rPr>
        <w:t>inmates tested positive for COVID-19.</w:t>
      </w:r>
      <w:r w:rsidR="0A6A0DF0" w:rsidRPr="00917706">
        <w:rPr>
          <w:sz w:val="24"/>
          <w:szCs w:val="24"/>
        </w:rPr>
        <w:t xml:space="preserve"> As of June 12</w:t>
      </w:r>
      <w:r w:rsidR="0A6A0DF0" w:rsidRPr="00917706">
        <w:rPr>
          <w:sz w:val="24"/>
          <w:szCs w:val="24"/>
          <w:vertAlign w:val="superscript"/>
        </w:rPr>
        <w:t>th</w:t>
      </w:r>
      <w:r w:rsidR="0A6A0DF0" w:rsidRPr="00917706">
        <w:rPr>
          <w:sz w:val="24"/>
          <w:szCs w:val="24"/>
        </w:rPr>
        <w:t>, one inmate at the facility had died and all other inmates had ‘recovered’</w:t>
      </w:r>
      <w:r w:rsidRPr="00917706">
        <w:rPr>
          <w:sz w:val="24"/>
          <w:szCs w:val="24"/>
        </w:rPr>
        <w:t>.</w:t>
      </w:r>
      <w:r w:rsidR="00A23DFC" w:rsidRPr="00132652">
        <w:rPr>
          <w:rStyle w:val="FootnoteReference"/>
          <w:sz w:val="24"/>
          <w:szCs w:val="24"/>
        </w:rPr>
        <w:footnoteReference w:id="168"/>
      </w:r>
      <w:r w:rsidRPr="00917706">
        <w:rPr>
          <w:sz w:val="24"/>
          <w:szCs w:val="24"/>
        </w:rPr>
        <w:t xml:space="preserve"> </w:t>
      </w:r>
    </w:p>
    <w:p w14:paraId="26570093" w14:textId="5FB2A190" w:rsidR="00A23DFC" w:rsidRPr="00132652" w:rsidRDefault="35F87FF5" w:rsidP="3F6D08B8">
      <w:pPr>
        <w:rPr>
          <w:sz w:val="24"/>
          <w:szCs w:val="24"/>
        </w:rPr>
      </w:pPr>
      <w:r w:rsidRPr="3F6D08B8">
        <w:rPr>
          <w:sz w:val="24"/>
          <w:szCs w:val="24"/>
        </w:rPr>
        <w:t>P</w:t>
      </w:r>
      <w:r w:rsidR="5F840FAB" w:rsidRPr="00917706">
        <w:rPr>
          <w:sz w:val="24"/>
          <w:szCs w:val="24"/>
        </w:rPr>
        <w:t xml:space="preserve">risons </w:t>
      </w:r>
      <w:r w:rsidR="58D39629" w:rsidRPr="3F6D08B8">
        <w:rPr>
          <w:sz w:val="24"/>
          <w:szCs w:val="24"/>
        </w:rPr>
        <w:t xml:space="preserve">across the country </w:t>
      </w:r>
      <w:r w:rsidR="5F840FAB" w:rsidRPr="00917706">
        <w:rPr>
          <w:sz w:val="24"/>
          <w:szCs w:val="24"/>
        </w:rPr>
        <w:t xml:space="preserve">have taken </w:t>
      </w:r>
      <w:r w:rsidR="44C665BA" w:rsidRPr="3F6D08B8">
        <w:rPr>
          <w:sz w:val="24"/>
          <w:szCs w:val="24"/>
        </w:rPr>
        <w:t xml:space="preserve">some </w:t>
      </w:r>
      <w:r w:rsidR="5F840FAB" w:rsidRPr="00917706">
        <w:rPr>
          <w:sz w:val="24"/>
          <w:szCs w:val="24"/>
        </w:rPr>
        <w:t>steps to protect inmates from COVID-19 infection</w:t>
      </w:r>
      <w:r w:rsidR="2AD5E62F" w:rsidRPr="3F6D08B8">
        <w:rPr>
          <w:sz w:val="24"/>
          <w:szCs w:val="24"/>
        </w:rPr>
        <w:t xml:space="preserve">, including </w:t>
      </w:r>
      <w:r w:rsidR="4C3780A0" w:rsidRPr="3F6D08B8">
        <w:rPr>
          <w:sz w:val="24"/>
          <w:szCs w:val="24"/>
        </w:rPr>
        <w:t>increased cleaning</w:t>
      </w:r>
      <w:r w:rsidR="5F840FAB" w:rsidRPr="00917706">
        <w:rPr>
          <w:sz w:val="24"/>
          <w:szCs w:val="24"/>
        </w:rPr>
        <w:t xml:space="preserve">, additional hygiene supplies, </w:t>
      </w:r>
      <w:r w:rsidR="40C07AE6" w:rsidRPr="3F6D08B8">
        <w:rPr>
          <w:sz w:val="24"/>
          <w:szCs w:val="24"/>
        </w:rPr>
        <w:t>cancelling programs and visits and lockdowns</w:t>
      </w:r>
      <w:r w:rsidR="5F840FAB" w:rsidRPr="00917706">
        <w:rPr>
          <w:sz w:val="24"/>
          <w:szCs w:val="24"/>
        </w:rPr>
        <w:t xml:space="preserve">. </w:t>
      </w:r>
      <w:r w:rsidR="7DAAC2DD" w:rsidRPr="00132652">
        <w:rPr>
          <w:sz w:val="24"/>
          <w:szCs w:val="24"/>
        </w:rPr>
        <w:t xml:space="preserve"> </w:t>
      </w:r>
      <w:r w:rsidR="6F6118E6" w:rsidRPr="3F6D08B8">
        <w:rPr>
          <w:sz w:val="24"/>
          <w:szCs w:val="24"/>
        </w:rPr>
        <w:t>Physical distancing, the primary public health recommendation to slow the spread of the pandemic and protect the health and lives of Canadians, is only possible</w:t>
      </w:r>
      <w:r w:rsidR="10C55714" w:rsidRPr="3F6D08B8">
        <w:rPr>
          <w:sz w:val="24"/>
          <w:szCs w:val="24"/>
        </w:rPr>
        <w:t xml:space="preserve"> if correctional authorities prioritize community supervision. </w:t>
      </w:r>
      <w:r w:rsidR="4CF01120" w:rsidRPr="00917706" w:rsidDel="60CBAA2B">
        <w:rPr>
          <w:sz w:val="24"/>
          <w:szCs w:val="24"/>
        </w:rPr>
        <w:t xml:space="preserve">Manitoba’s population of adult jailed people, for example, </w:t>
      </w:r>
      <w:r w:rsidR="1F255CC9" w:rsidRPr="00917706">
        <w:rPr>
          <w:sz w:val="24"/>
          <w:szCs w:val="24"/>
        </w:rPr>
        <w:t xml:space="preserve">has fallen by almost thirty percent, to its lowest </w:t>
      </w:r>
      <w:r w:rsidR="77741A8D" w:rsidRPr="00917706">
        <w:rPr>
          <w:sz w:val="24"/>
          <w:szCs w:val="24"/>
        </w:rPr>
        <w:t>level in a decade.</w:t>
      </w:r>
      <w:r w:rsidR="00A23DFC" w:rsidRPr="3F6D08B8">
        <w:rPr>
          <w:rStyle w:val="FootnoteReference"/>
          <w:sz w:val="24"/>
          <w:szCs w:val="24"/>
        </w:rPr>
        <w:footnoteReference w:id="169"/>
      </w:r>
      <w:r w:rsidR="77741A8D" w:rsidRPr="724042B1">
        <w:t>￼</w:t>
      </w:r>
      <w:r w:rsidR="5DA59215" w:rsidRPr="3F6D08B8">
        <w:rPr>
          <w:sz w:val="24"/>
          <w:szCs w:val="24"/>
        </w:rPr>
        <w:t xml:space="preserve"> Ontario has similarly released </w:t>
      </w:r>
      <w:r w:rsidR="6FD6F143" w:rsidRPr="3F6D08B8">
        <w:rPr>
          <w:sz w:val="24"/>
          <w:szCs w:val="24"/>
        </w:rPr>
        <w:t xml:space="preserve">nearly </w:t>
      </w:r>
      <w:r w:rsidR="60CBAA2B" w:rsidRPr="00917706">
        <w:rPr>
          <w:sz w:val="24"/>
          <w:szCs w:val="24"/>
        </w:rPr>
        <w:t xml:space="preserve">a quarter of its </w:t>
      </w:r>
      <w:r w:rsidR="2844B187" w:rsidRPr="00917706">
        <w:rPr>
          <w:sz w:val="24"/>
          <w:szCs w:val="24"/>
        </w:rPr>
        <w:t>jailed population.</w:t>
      </w:r>
      <w:r w:rsidR="4A40B5C1" w:rsidRPr="00917706">
        <w:rPr>
          <w:sz w:val="24"/>
          <w:szCs w:val="24"/>
        </w:rPr>
        <w:t xml:space="preserve"> </w:t>
      </w:r>
      <w:r w:rsidR="00A23DFC" w:rsidRPr="3F6D08B8">
        <w:rPr>
          <w:rStyle w:val="FootnoteReference"/>
          <w:sz w:val="24"/>
          <w:szCs w:val="24"/>
        </w:rPr>
        <w:footnoteReference w:id="170"/>
      </w:r>
      <w:r w:rsidR="27389922" w:rsidRPr="3F6D08B8">
        <w:rPr>
          <w:rStyle w:val="FootnoteReference"/>
          <w:sz w:val="24"/>
          <w:szCs w:val="24"/>
        </w:rPr>
        <w:t xml:space="preserve"> </w:t>
      </w:r>
      <w:r w:rsidR="27389922" w:rsidRPr="00132652">
        <w:rPr>
          <w:sz w:val="24"/>
          <w:szCs w:val="24"/>
        </w:rPr>
        <w:t xml:space="preserve">The Correctional Service of Canada, however, has not </w:t>
      </w:r>
      <w:r w:rsidR="00C71B99">
        <w:rPr>
          <w:sz w:val="24"/>
          <w:szCs w:val="24"/>
        </w:rPr>
        <w:t>demo</w:t>
      </w:r>
      <w:r w:rsidR="27389922" w:rsidRPr="00132652">
        <w:rPr>
          <w:sz w:val="24"/>
          <w:szCs w:val="24"/>
        </w:rPr>
        <w:t>n</w:t>
      </w:r>
      <w:r w:rsidR="00C71B99">
        <w:rPr>
          <w:sz w:val="24"/>
          <w:szCs w:val="24"/>
        </w:rPr>
        <w:t>strated</w:t>
      </w:r>
      <w:r w:rsidR="27389922" w:rsidRPr="00132652">
        <w:rPr>
          <w:sz w:val="24"/>
          <w:szCs w:val="24"/>
        </w:rPr>
        <w:t xml:space="preserve"> any meaningful increase in community supervision.</w:t>
      </w:r>
      <w:r w:rsidR="5F840FAB" w:rsidRPr="3F6D08B8">
        <w:rPr>
          <w:rStyle w:val="FootnoteReference"/>
          <w:sz w:val="24"/>
          <w:szCs w:val="24"/>
        </w:rPr>
        <w:footnoteReference w:id="171"/>
      </w:r>
      <w:r w:rsidR="27389922" w:rsidRPr="00132652">
        <w:rPr>
          <w:sz w:val="24"/>
          <w:szCs w:val="24"/>
        </w:rPr>
        <w:t xml:space="preserve"> </w:t>
      </w:r>
    </w:p>
    <w:p w14:paraId="592A455B" w14:textId="72C3504C" w:rsidR="00A23DFC" w:rsidRPr="00132652" w:rsidRDefault="6894E625" w:rsidP="3F6D08B8">
      <w:pPr>
        <w:rPr>
          <w:ins w:id="1963" w:author="Abby Deshman" w:date="2020-06-16T02:22:00Z"/>
          <w:sz w:val="24"/>
          <w:szCs w:val="24"/>
        </w:rPr>
      </w:pPr>
      <w:r w:rsidRPr="00917706">
        <w:rPr>
          <w:sz w:val="24"/>
          <w:szCs w:val="24"/>
        </w:rPr>
        <w:lastRenderedPageBreak/>
        <w:t xml:space="preserve">In May, </w:t>
      </w:r>
      <w:r w:rsidR="75FF7E0C" w:rsidRPr="64042840">
        <w:rPr>
          <w:sz w:val="24"/>
          <w:szCs w:val="24"/>
        </w:rPr>
        <w:t xml:space="preserve">CCLA joined with a coalition of public interest groups and one </w:t>
      </w:r>
      <w:r w:rsidRPr="00917706">
        <w:rPr>
          <w:sz w:val="24"/>
          <w:szCs w:val="24"/>
        </w:rPr>
        <w:t xml:space="preserve">prisoner </w:t>
      </w:r>
      <w:r w:rsidR="25C49B97" w:rsidRPr="64042840">
        <w:rPr>
          <w:sz w:val="24"/>
          <w:szCs w:val="24"/>
        </w:rPr>
        <w:t xml:space="preserve">to </w:t>
      </w:r>
      <w:r w:rsidR="252A141B" w:rsidRPr="64042840">
        <w:rPr>
          <w:sz w:val="24"/>
          <w:szCs w:val="24"/>
        </w:rPr>
        <w:t xml:space="preserve">file an application in federal court alleging that the Correctional Service of Canada had failed to take sufficient steps to keep </w:t>
      </w:r>
      <w:r w:rsidR="1F939669" w:rsidRPr="64042840">
        <w:rPr>
          <w:sz w:val="24"/>
          <w:szCs w:val="24"/>
        </w:rPr>
        <w:t>prisoners safe.</w:t>
      </w:r>
      <w:r w:rsidR="005820F0" w:rsidRPr="00132652">
        <w:rPr>
          <w:rStyle w:val="FootnoteReference"/>
          <w:sz w:val="24"/>
          <w:szCs w:val="24"/>
        </w:rPr>
        <w:footnoteReference w:id="172"/>
      </w:r>
      <w:r w:rsidRPr="00917706">
        <w:rPr>
          <w:sz w:val="24"/>
          <w:szCs w:val="24"/>
        </w:rPr>
        <w:t xml:space="preserve"> </w:t>
      </w:r>
      <w:r w:rsidR="238DBF54" w:rsidRPr="64042840">
        <w:rPr>
          <w:sz w:val="24"/>
          <w:szCs w:val="24"/>
        </w:rPr>
        <w:t xml:space="preserve">The legal claim also asks the court to find that extended, indefinite lockdowns that are indistinguishable from solitary confinement constitute </w:t>
      </w:r>
      <w:r w:rsidR="1639CCCC" w:rsidRPr="64042840">
        <w:rPr>
          <w:sz w:val="24"/>
          <w:szCs w:val="24"/>
        </w:rPr>
        <w:t xml:space="preserve">cruel </w:t>
      </w:r>
      <w:r w:rsidR="238DBF54" w:rsidRPr="64042840">
        <w:rPr>
          <w:sz w:val="24"/>
          <w:szCs w:val="24"/>
        </w:rPr>
        <w:t xml:space="preserve">and unusual punishment contrary to the </w:t>
      </w:r>
      <w:r w:rsidR="5E20D969" w:rsidRPr="64042840">
        <w:rPr>
          <w:i/>
          <w:iCs/>
          <w:sz w:val="24"/>
          <w:szCs w:val="24"/>
        </w:rPr>
        <w:t>Charter.</w:t>
      </w:r>
      <w:r w:rsidR="5E20D969" w:rsidRPr="64042840">
        <w:rPr>
          <w:sz w:val="24"/>
          <w:szCs w:val="24"/>
        </w:rPr>
        <w:t xml:space="preserve"> </w:t>
      </w:r>
      <w:r w:rsidR="3B4D8D9F" w:rsidRPr="64042840">
        <w:rPr>
          <w:sz w:val="24"/>
          <w:szCs w:val="24"/>
        </w:rPr>
        <w:t xml:space="preserve">There have also been class action lawsuits launched in Quebec and British Columbia. </w:t>
      </w:r>
      <w:r w:rsidR="79ECC351" w:rsidRPr="64042840">
        <w:rPr>
          <w:sz w:val="24"/>
          <w:szCs w:val="24"/>
        </w:rPr>
        <w:t xml:space="preserve">The Quebec class action, </w:t>
      </w:r>
      <w:r w:rsidR="0BC57BFC" w:rsidRPr="64042840">
        <w:rPr>
          <w:sz w:val="24"/>
          <w:szCs w:val="24"/>
        </w:rPr>
        <w:t>for example, argues that officials acted too slowly in establishing proper protective measures in carceral institutions.</w:t>
      </w:r>
      <w:r w:rsidR="00A23DFC" w:rsidRPr="00132652">
        <w:rPr>
          <w:rStyle w:val="FootnoteReference"/>
          <w:sz w:val="24"/>
          <w:szCs w:val="24"/>
        </w:rPr>
        <w:footnoteReference w:id="173"/>
      </w:r>
      <w:r w:rsidR="714C12D3" w:rsidRPr="00917706">
        <w:rPr>
          <w:sz w:val="24"/>
          <w:szCs w:val="24"/>
        </w:rPr>
        <w:t xml:space="preserve"> </w:t>
      </w:r>
    </w:p>
    <w:p w14:paraId="2CE3CFAB" w14:textId="5F234D88" w:rsidR="00A23DFC" w:rsidRPr="00132652" w:rsidRDefault="714C12D3" w:rsidP="3F6D08B8">
      <w:pPr>
        <w:rPr>
          <w:sz w:val="24"/>
          <w:szCs w:val="24"/>
          <w:rPrChange w:id="1964" w:author="Tashi Alford-Duguid" w:date="2020-06-15T12:17:00Z">
            <w:rPr>
              <w:sz w:val="24"/>
              <w:szCs w:val="24"/>
              <w:lang w:val="en-US"/>
            </w:rPr>
          </w:rPrChange>
        </w:rPr>
      </w:pPr>
      <w:r w:rsidRPr="00132652">
        <w:rPr>
          <w:sz w:val="24"/>
          <w:szCs w:val="24"/>
          <w:rPrChange w:id="1965" w:author="Tashi Alford-Duguid" w:date="2020-06-15T12:17:00Z">
            <w:rPr>
              <w:sz w:val="24"/>
              <w:szCs w:val="24"/>
              <w:lang w:val="en-US"/>
            </w:rPr>
          </w:rPrChange>
        </w:rPr>
        <w:t xml:space="preserve">Stories </w:t>
      </w:r>
      <w:r w:rsidRPr="00917706">
        <w:rPr>
          <w:sz w:val="24"/>
          <w:szCs w:val="24"/>
        </w:rPr>
        <w:t xml:space="preserve">from </w:t>
      </w:r>
      <w:r w:rsidRPr="00132652">
        <w:rPr>
          <w:sz w:val="24"/>
          <w:szCs w:val="24"/>
          <w:rPrChange w:id="1966" w:author="Tashi Alford-Duguid" w:date="2020-06-15T12:17:00Z">
            <w:rPr>
              <w:sz w:val="24"/>
              <w:szCs w:val="24"/>
              <w:lang w:val="en-US"/>
            </w:rPr>
          </w:rPrChange>
        </w:rPr>
        <w:t xml:space="preserve">across the country indicate that Canadian correctional facilities were unprepared for COVID-19 and that prisoners, staff, and public health are all at risk as a consequence. Civil rights groups are already challenging governments’ responses to COVID as a breach of inmates’ </w:t>
      </w:r>
      <w:r w:rsidRPr="64042840">
        <w:rPr>
          <w:i/>
          <w:iCs/>
          <w:sz w:val="24"/>
          <w:szCs w:val="24"/>
          <w:rPrChange w:id="1967" w:author="Tashi Alford-Duguid" w:date="2020-06-15T12:17:00Z">
            <w:rPr>
              <w:i/>
              <w:iCs/>
              <w:sz w:val="24"/>
              <w:szCs w:val="24"/>
              <w:lang w:val="en-US"/>
            </w:rPr>
          </w:rPrChange>
        </w:rPr>
        <w:t>Charter</w:t>
      </w:r>
      <w:r w:rsidRPr="00132652">
        <w:rPr>
          <w:sz w:val="24"/>
          <w:szCs w:val="24"/>
          <w:rPrChange w:id="1968" w:author="Tashi Alford-Duguid" w:date="2020-06-15T12:17:00Z">
            <w:rPr>
              <w:sz w:val="24"/>
              <w:szCs w:val="24"/>
              <w:lang w:val="en-US"/>
            </w:rPr>
          </w:rPrChange>
        </w:rPr>
        <w:t xml:space="preserve"> rights.</w:t>
      </w:r>
      <w:r w:rsidR="00A23DFC" w:rsidRPr="00132652">
        <w:rPr>
          <w:rStyle w:val="FootnoteReference"/>
          <w:sz w:val="24"/>
          <w:szCs w:val="24"/>
        </w:rPr>
        <w:footnoteReference w:id="174"/>
      </w:r>
    </w:p>
    <w:p w14:paraId="1BE7989C" w14:textId="557547CD" w:rsidR="00EA3B61" w:rsidRPr="00132652" w:rsidRDefault="00A23DFC">
      <w:pPr>
        <w:rPr>
          <w:sz w:val="24"/>
          <w:szCs w:val="24"/>
          <w:rPrChange w:id="1969" w:author="Tashi Alford-Duguid" w:date="2020-06-15T12:17:00Z">
            <w:rPr>
              <w:sz w:val="24"/>
              <w:szCs w:val="24"/>
              <w:lang w:val="en-US"/>
            </w:rPr>
          </w:rPrChange>
        </w:rPr>
      </w:pPr>
      <w:commentRangeStart w:id="1970"/>
      <w:commentRangeEnd w:id="1970"/>
      <w:r>
        <w:rPr>
          <w:rStyle w:val="CommentReference"/>
        </w:rPr>
        <w:commentReference w:id="1970"/>
      </w:r>
      <w:r w:rsidR="0AB31099" w:rsidRPr="00917706">
        <w:rPr>
          <w:sz w:val="24"/>
          <w:szCs w:val="24"/>
        </w:rPr>
        <w:t xml:space="preserve">Immigration detention </w:t>
      </w:r>
      <w:r w:rsidR="1ACAD213" w:rsidRPr="00917706">
        <w:rPr>
          <w:sz w:val="24"/>
          <w:szCs w:val="24"/>
        </w:rPr>
        <w:t>centers are</w:t>
      </w:r>
      <w:r w:rsidR="0AB31099" w:rsidRPr="00917706">
        <w:rPr>
          <w:sz w:val="24"/>
          <w:szCs w:val="24"/>
        </w:rPr>
        <w:t xml:space="preserve"> another frontline in the </w:t>
      </w:r>
      <w:r w:rsidR="0DBB134A" w:rsidRPr="00917706">
        <w:rPr>
          <w:sz w:val="24"/>
          <w:szCs w:val="24"/>
        </w:rPr>
        <w:t>COVID crisis</w:t>
      </w:r>
      <w:r w:rsidR="1ACAD213" w:rsidRPr="00917706">
        <w:rPr>
          <w:sz w:val="24"/>
          <w:szCs w:val="24"/>
        </w:rPr>
        <w:t xml:space="preserve">. </w:t>
      </w:r>
      <w:r w:rsidR="4678F26E" w:rsidRPr="00917706">
        <w:rPr>
          <w:sz w:val="24"/>
          <w:szCs w:val="24"/>
        </w:rPr>
        <w:t>Foreign national</w:t>
      </w:r>
      <w:r w:rsidR="0085661C">
        <w:rPr>
          <w:sz w:val="24"/>
          <w:szCs w:val="24"/>
        </w:rPr>
        <w:t>s</w:t>
      </w:r>
      <w:r w:rsidR="4678F26E" w:rsidRPr="00917706">
        <w:rPr>
          <w:sz w:val="24"/>
          <w:szCs w:val="24"/>
        </w:rPr>
        <w:t xml:space="preserve"> </w:t>
      </w:r>
      <w:r w:rsidR="4678F26E" w:rsidRPr="00132652">
        <w:rPr>
          <w:sz w:val="24"/>
          <w:szCs w:val="24"/>
          <w:rPrChange w:id="1971" w:author="Tashi Alford-Duguid" w:date="2020-06-15T12:17:00Z">
            <w:rPr>
              <w:sz w:val="24"/>
              <w:szCs w:val="24"/>
              <w:lang w:val="en-US"/>
            </w:rPr>
          </w:rPrChange>
        </w:rPr>
        <w:t xml:space="preserve">and permanent residents may be detained </w:t>
      </w:r>
      <w:r w:rsidR="6A8B3278" w:rsidRPr="00132652">
        <w:rPr>
          <w:sz w:val="24"/>
          <w:szCs w:val="24"/>
          <w:rPrChange w:id="1972" w:author="Tashi Alford-Duguid" w:date="2020-06-15T12:17:00Z">
            <w:rPr>
              <w:sz w:val="24"/>
              <w:szCs w:val="24"/>
              <w:lang w:val="en-US"/>
            </w:rPr>
          </w:rPrChange>
        </w:rPr>
        <w:t xml:space="preserve">by the </w:t>
      </w:r>
      <w:r w:rsidR="6A8B3278" w:rsidRPr="00132652">
        <w:rPr>
          <w:sz w:val="24"/>
          <w:szCs w:val="24"/>
        </w:rPr>
        <w:t>Canada Border Services Agency</w:t>
      </w:r>
      <w:r w:rsidR="534E1AE8" w:rsidRPr="00132652">
        <w:rPr>
          <w:sz w:val="24"/>
          <w:szCs w:val="24"/>
        </w:rPr>
        <w:t xml:space="preserve"> at immigration detention facilities</w:t>
      </w:r>
      <w:r w:rsidR="6DBC1BFE" w:rsidRPr="00132652">
        <w:rPr>
          <w:sz w:val="24"/>
          <w:szCs w:val="24"/>
        </w:rPr>
        <w:t xml:space="preserve"> throughout Canada</w:t>
      </w:r>
      <w:r w:rsidR="534E1AE8" w:rsidRPr="00132652">
        <w:rPr>
          <w:sz w:val="24"/>
          <w:szCs w:val="24"/>
        </w:rPr>
        <w:t xml:space="preserve">. </w:t>
      </w:r>
      <w:r w:rsidR="5F840FAB" w:rsidRPr="00132652">
        <w:rPr>
          <w:rFonts w:eastAsia="Times New Roman"/>
          <w:sz w:val="24"/>
          <w:szCs w:val="24"/>
          <w:rPrChange w:id="1973" w:author="Tashi Alford-Duguid" w:date="2020-06-15T12:17:00Z">
            <w:rPr>
              <w:rFonts w:eastAsia="Times New Roman"/>
              <w:sz w:val="24"/>
              <w:szCs w:val="24"/>
              <w:lang w:val="en-US"/>
            </w:rPr>
          </w:rPrChange>
        </w:rPr>
        <w:t xml:space="preserve">Immigration detainees are held on non-criminal grounds and the vast majority are not a safety risk. </w:t>
      </w:r>
      <w:r w:rsidR="0E3760FF" w:rsidRPr="00132652">
        <w:rPr>
          <w:sz w:val="24"/>
          <w:szCs w:val="24"/>
          <w:rPrChange w:id="1974" w:author="Tashi Alford-Duguid" w:date="2020-06-15T12:17:00Z">
            <w:rPr>
              <w:sz w:val="24"/>
              <w:szCs w:val="24"/>
              <w:lang w:val="en-US"/>
            </w:rPr>
          </w:rPrChange>
        </w:rPr>
        <w:t xml:space="preserve">There is no reason to hold people in close quarters during a pandemic when they pose no security risk. </w:t>
      </w:r>
      <w:r w:rsidR="5F840FAB" w:rsidRPr="00132652">
        <w:rPr>
          <w:sz w:val="24"/>
          <w:szCs w:val="24"/>
          <w:rPrChange w:id="1975" w:author="Tashi Alford-Duguid" w:date="2020-06-15T12:17:00Z">
            <w:rPr>
              <w:sz w:val="24"/>
              <w:szCs w:val="24"/>
              <w:lang w:val="en-US"/>
            </w:rPr>
          </w:rPrChange>
        </w:rPr>
        <w:t xml:space="preserve">The CCLA therefore applauds the </w:t>
      </w:r>
      <w:r w:rsidR="4BC1ABB3" w:rsidRPr="00132652">
        <w:rPr>
          <w:sz w:val="24"/>
          <w:szCs w:val="24"/>
          <w:rPrChange w:id="1976" w:author="Tashi Alford-Duguid" w:date="2020-06-15T12:17:00Z">
            <w:rPr>
              <w:sz w:val="24"/>
              <w:szCs w:val="24"/>
              <w:lang w:val="en-US"/>
            </w:rPr>
          </w:rPrChange>
        </w:rPr>
        <w:t>federal</w:t>
      </w:r>
      <w:r w:rsidR="5F840FAB" w:rsidRPr="00132652">
        <w:rPr>
          <w:sz w:val="24"/>
          <w:szCs w:val="24"/>
          <w:rPrChange w:id="1977" w:author="Tashi Alford-Duguid" w:date="2020-06-15T12:17:00Z">
            <w:rPr>
              <w:sz w:val="24"/>
              <w:szCs w:val="24"/>
              <w:lang w:val="en-US"/>
            </w:rPr>
          </w:rPrChange>
        </w:rPr>
        <w:t xml:space="preserve"> government’s goal of reducing the number of people held in detention</w:t>
      </w:r>
      <w:r w:rsidR="3663086C" w:rsidRPr="00132652">
        <w:rPr>
          <w:sz w:val="24"/>
          <w:szCs w:val="24"/>
          <w:rPrChange w:id="1978" w:author="Tashi Alford-Duguid" w:date="2020-06-15T12:17:00Z">
            <w:rPr>
              <w:sz w:val="24"/>
              <w:szCs w:val="24"/>
              <w:lang w:val="en-US"/>
            </w:rPr>
          </w:rPrChange>
        </w:rPr>
        <w:t xml:space="preserve">, especially since many detained persons are not held in designated Immigration </w:t>
      </w:r>
      <w:r w:rsidR="3DCE3959" w:rsidRPr="00132652">
        <w:rPr>
          <w:sz w:val="24"/>
          <w:szCs w:val="24"/>
          <w:rPrChange w:id="1979" w:author="Tashi Alford-Duguid" w:date="2020-06-15T12:17:00Z">
            <w:rPr>
              <w:sz w:val="24"/>
              <w:szCs w:val="24"/>
              <w:lang w:val="en-US"/>
            </w:rPr>
          </w:rPrChange>
        </w:rPr>
        <w:t xml:space="preserve">Holding Centers, but are instead kept in </w:t>
      </w:r>
      <w:r w:rsidR="0428FD6B" w:rsidRPr="00132652">
        <w:rPr>
          <w:sz w:val="24"/>
          <w:szCs w:val="24"/>
          <w:rPrChange w:id="1980" w:author="Tashi Alford-Duguid" w:date="2020-06-15T12:17:00Z">
            <w:rPr>
              <w:sz w:val="24"/>
              <w:szCs w:val="24"/>
              <w:lang w:val="en-US"/>
            </w:rPr>
          </w:rPrChange>
        </w:rPr>
        <w:t>jails</w:t>
      </w:r>
      <w:r w:rsidR="5F840FAB" w:rsidRPr="00132652">
        <w:rPr>
          <w:sz w:val="24"/>
          <w:szCs w:val="24"/>
          <w:rPrChange w:id="1981" w:author="Tashi Alford-Duguid" w:date="2020-06-15T12:17:00Z">
            <w:rPr>
              <w:sz w:val="24"/>
              <w:szCs w:val="24"/>
              <w:lang w:val="en-US"/>
            </w:rPr>
          </w:rPrChange>
        </w:rPr>
        <w:t>.</w:t>
      </w:r>
      <w:r w:rsidRPr="00132652">
        <w:rPr>
          <w:rStyle w:val="FootnoteReference"/>
          <w:sz w:val="24"/>
          <w:szCs w:val="24"/>
        </w:rPr>
        <w:footnoteReference w:id="175"/>
      </w:r>
      <w:r w:rsidR="5F840FAB" w:rsidRPr="00132652">
        <w:rPr>
          <w:sz w:val="24"/>
          <w:szCs w:val="24"/>
          <w:rPrChange w:id="1982" w:author="Tashi Alford-Duguid" w:date="2020-06-15T12:17:00Z">
            <w:rPr>
              <w:sz w:val="24"/>
              <w:szCs w:val="24"/>
              <w:lang w:val="en-US"/>
            </w:rPr>
          </w:rPrChange>
        </w:rPr>
        <w:t xml:space="preserve"> </w:t>
      </w:r>
      <w:r w:rsidR="1FB5FABB" w:rsidRPr="00132652">
        <w:rPr>
          <w:sz w:val="24"/>
          <w:szCs w:val="24"/>
          <w:rPrChange w:id="1983" w:author="Tashi Alford-Duguid" w:date="2020-06-15T12:17:00Z">
            <w:rPr>
              <w:sz w:val="24"/>
              <w:szCs w:val="24"/>
              <w:lang w:val="en-US"/>
            </w:rPr>
          </w:rPrChange>
        </w:rPr>
        <w:t xml:space="preserve">This effort follows </w:t>
      </w:r>
      <w:r w:rsidR="6FEF393A" w:rsidRPr="00132652">
        <w:rPr>
          <w:sz w:val="24"/>
          <w:szCs w:val="24"/>
          <w:rPrChange w:id="1984" w:author="Tashi Alford-Duguid" w:date="2020-06-15T12:17:00Z">
            <w:rPr>
              <w:sz w:val="24"/>
              <w:szCs w:val="24"/>
              <w:lang w:val="en-US"/>
            </w:rPr>
          </w:rPrChange>
        </w:rPr>
        <w:t>the government’s</w:t>
      </w:r>
      <w:r w:rsidR="7DAFDCD3" w:rsidRPr="00132652">
        <w:rPr>
          <w:sz w:val="24"/>
          <w:szCs w:val="24"/>
          <w:rPrChange w:id="1985" w:author="Tashi Alford-Duguid" w:date="2020-06-15T12:17:00Z">
            <w:rPr>
              <w:sz w:val="24"/>
              <w:szCs w:val="24"/>
              <w:lang w:val="en-US"/>
            </w:rPr>
          </w:rPrChange>
        </w:rPr>
        <w:t xml:space="preserve"> reduction of the average </w:t>
      </w:r>
      <w:r w:rsidR="77BDCAC3" w:rsidRPr="00132652">
        <w:rPr>
          <w:sz w:val="24"/>
          <w:szCs w:val="24"/>
          <w:rPrChange w:id="1986" w:author="Tashi Alford-Duguid" w:date="2020-06-15T12:17:00Z">
            <w:rPr>
              <w:sz w:val="24"/>
              <w:szCs w:val="24"/>
              <w:lang w:val="en-US"/>
            </w:rPr>
          </w:rPrChange>
        </w:rPr>
        <w:t xml:space="preserve">time </w:t>
      </w:r>
      <w:r w:rsidR="7DAFDCD3" w:rsidRPr="00132652">
        <w:rPr>
          <w:sz w:val="24"/>
          <w:szCs w:val="24"/>
          <w:rPrChange w:id="1987" w:author="Tashi Alford-Duguid" w:date="2020-06-15T12:17:00Z">
            <w:rPr>
              <w:sz w:val="24"/>
              <w:szCs w:val="24"/>
              <w:lang w:val="en-US"/>
            </w:rPr>
          </w:rPrChange>
        </w:rPr>
        <w:t xml:space="preserve">spent in detention centers by more than 35% since </w:t>
      </w:r>
      <w:r w:rsidR="58182FC3" w:rsidRPr="00132652">
        <w:rPr>
          <w:sz w:val="24"/>
          <w:szCs w:val="24"/>
          <w:rPrChange w:id="1988" w:author="Tashi Alford-Duguid" w:date="2020-06-15T12:17:00Z">
            <w:rPr>
              <w:sz w:val="24"/>
              <w:szCs w:val="24"/>
              <w:lang w:val="en-US"/>
            </w:rPr>
          </w:rPrChange>
        </w:rPr>
        <w:t>2012</w:t>
      </w:r>
      <w:r w:rsidR="3DCE3959" w:rsidRPr="00132652">
        <w:rPr>
          <w:sz w:val="24"/>
          <w:szCs w:val="24"/>
          <w:rPrChange w:id="1989" w:author="Tashi Alford-Duguid" w:date="2020-06-15T12:17:00Z">
            <w:rPr>
              <w:sz w:val="24"/>
              <w:szCs w:val="24"/>
              <w:lang w:val="en-US"/>
            </w:rPr>
          </w:rPrChange>
        </w:rPr>
        <w:t>, down to a median of 1 day</w:t>
      </w:r>
      <w:r w:rsidR="58182FC3" w:rsidRPr="00132652">
        <w:rPr>
          <w:sz w:val="24"/>
          <w:szCs w:val="24"/>
          <w:rPrChange w:id="1990" w:author="Tashi Alford-Duguid" w:date="2020-06-15T12:17:00Z">
            <w:rPr>
              <w:sz w:val="24"/>
              <w:szCs w:val="24"/>
              <w:lang w:val="en-US"/>
            </w:rPr>
          </w:rPrChange>
        </w:rPr>
        <w:t>.</w:t>
      </w:r>
      <w:r w:rsidR="004B51FB" w:rsidRPr="00132652">
        <w:rPr>
          <w:rStyle w:val="FootnoteReference"/>
          <w:sz w:val="24"/>
          <w:szCs w:val="24"/>
        </w:rPr>
        <w:footnoteReference w:id="176"/>
      </w:r>
      <w:r w:rsidR="58182FC3" w:rsidRPr="00132652">
        <w:rPr>
          <w:sz w:val="24"/>
          <w:szCs w:val="24"/>
          <w:rPrChange w:id="1991" w:author="Tashi Alford-Duguid" w:date="2020-06-15T12:17:00Z">
            <w:rPr>
              <w:sz w:val="24"/>
              <w:szCs w:val="24"/>
              <w:lang w:val="en-US"/>
            </w:rPr>
          </w:rPrChange>
        </w:rPr>
        <w:t xml:space="preserve"> </w:t>
      </w:r>
    </w:p>
    <w:p w14:paraId="7AFB4860" w14:textId="399CB27F" w:rsidR="00A77418" w:rsidRPr="00917706" w:rsidRDefault="7D790070" w:rsidP="007A136E">
      <w:pPr>
        <w:rPr>
          <w:sz w:val="24"/>
          <w:szCs w:val="24"/>
        </w:rPr>
      </w:pPr>
      <w:r w:rsidRPr="00132652">
        <w:rPr>
          <w:sz w:val="24"/>
          <w:szCs w:val="24"/>
          <w:rPrChange w:id="1992" w:author="Tashi Alford-Duguid" w:date="2020-06-15T12:17:00Z">
            <w:rPr>
              <w:sz w:val="24"/>
              <w:szCs w:val="24"/>
              <w:lang w:val="en-US"/>
            </w:rPr>
          </w:rPrChange>
        </w:rPr>
        <w:t xml:space="preserve">The CCLA is concerned, however, about </w:t>
      </w:r>
      <w:r w:rsidR="159C65E5" w:rsidRPr="00132652">
        <w:rPr>
          <w:sz w:val="24"/>
          <w:szCs w:val="24"/>
          <w:rPrChange w:id="1993" w:author="Tashi Alford-Duguid" w:date="2020-06-15T12:17:00Z">
            <w:rPr>
              <w:sz w:val="24"/>
              <w:szCs w:val="24"/>
              <w:lang w:val="en-US"/>
            </w:rPr>
          </w:rPrChange>
        </w:rPr>
        <w:t xml:space="preserve">the way and speed at which </w:t>
      </w:r>
      <w:r w:rsidR="50E7D39F" w:rsidRPr="00132652">
        <w:rPr>
          <w:sz w:val="24"/>
          <w:szCs w:val="24"/>
          <w:rPrChange w:id="1994" w:author="Tashi Alford-Duguid" w:date="2020-06-15T12:17:00Z">
            <w:rPr>
              <w:sz w:val="24"/>
              <w:szCs w:val="24"/>
              <w:lang w:val="en-US"/>
            </w:rPr>
          </w:rPrChange>
        </w:rPr>
        <w:t>detainees have been released since the pandemic began</w:t>
      </w:r>
      <w:r w:rsidR="5F840FAB" w:rsidRPr="00132652">
        <w:rPr>
          <w:sz w:val="24"/>
          <w:szCs w:val="24"/>
          <w:rPrChange w:id="1995" w:author="Tashi Alford-Duguid" w:date="2020-06-15T12:17:00Z">
            <w:rPr>
              <w:sz w:val="24"/>
              <w:szCs w:val="24"/>
              <w:lang w:val="en-US"/>
            </w:rPr>
          </w:rPrChange>
        </w:rPr>
        <w:t>.</w:t>
      </w:r>
      <w:r w:rsidR="50E7D39F" w:rsidRPr="00132652">
        <w:rPr>
          <w:sz w:val="24"/>
          <w:szCs w:val="24"/>
          <w:rPrChange w:id="1996" w:author="Tashi Alford-Duguid" w:date="2020-06-15T12:17:00Z">
            <w:rPr>
              <w:sz w:val="24"/>
              <w:szCs w:val="24"/>
              <w:lang w:val="en-US"/>
            </w:rPr>
          </w:rPrChange>
        </w:rPr>
        <w:t xml:space="preserve"> In March, people detained at </w:t>
      </w:r>
      <w:r w:rsidR="50E7D39F" w:rsidRPr="00132652">
        <w:rPr>
          <w:sz w:val="24"/>
          <w:szCs w:val="24"/>
        </w:rPr>
        <w:t>Laval Immigration Holding Centre launched a hunger strike to protest what they considered unsafe conditions during the pandemic. Since then, most of the protesters were released, but there are reports of detained persons</w:t>
      </w:r>
      <w:r w:rsidR="159C65E5" w:rsidRPr="00132652">
        <w:rPr>
          <w:sz w:val="24"/>
          <w:szCs w:val="24"/>
        </w:rPr>
        <w:t xml:space="preserve"> now</w:t>
      </w:r>
      <w:r w:rsidR="50E7D39F" w:rsidRPr="00132652">
        <w:rPr>
          <w:sz w:val="24"/>
          <w:szCs w:val="24"/>
        </w:rPr>
        <w:t xml:space="preserve"> being monitored </w:t>
      </w:r>
      <w:r w:rsidR="159C65E5" w:rsidRPr="00132652">
        <w:rPr>
          <w:sz w:val="24"/>
          <w:szCs w:val="24"/>
        </w:rPr>
        <w:t xml:space="preserve">the Canada Border Services Agency (CBSA) </w:t>
      </w:r>
      <w:r w:rsidR="50E7D39F" w:rsidRPr="00132652">
        <w:rPr>
          <w:sz w:val="24"/>
          <w:szCs w:val="24"/>
        </w:rPr>
        <w:t xml:space="preserve">with tracking bracelets. These bracelets are an extraordinary surveillance tool that </w:t>
      </w:r>
      <w:r w:rsidR="159C65E5" w:rsidRPr="00132652">
        <w:rPr>
          <w:sz w:val="24"/>
          <w:szCs w:val="24"/>
        </w:rPr>
        <w:t xml:space="preserve">infringes on these people’s </w:t>
      </w:r>
      <w:r w:rsidR="159C65E5" w:rsidRPr="00132652">
        <w:rPr>
          <w:sz w:val="24"/>
          <w:szCs w:val="24"/>
        </w:rPr>
        <w:lastRenderedPageBreak/>
        <w:t>privacy and autonomy.</w:t>
      </w:r>
      <w:r w:rsidR="00804FA8" w:rsidRPr="00132652">
        <w:rPr>
          <w:rStyle w:val="FootnoteReference"/>
          <w:sz w:val="24"/>
          <w:szCs w:val="24"/>
        </w:rPr>
        <w:footnoteReference w:id="177"/>
      </w:r>
      <w:r w:rsidR="159C65E5" w:rsidRPr="00132652">
        <w:rPr>
          <w:sz w:val="24"/>
          <w:szCs w:val="24"/>
        </w:rPr>
        <w:t xml:space="preserve"> The CBSA has not demonstrated that these tools are necessary to monitor people released from detention. Moreover, although the CBSA describes these bracelets as a </w:t>
      </w:r>
      <w:r w:rsidR="00F51E78">
        <w:rPr>
          <w:sz w:val="24"/>
          <w:szCs w:val="24"/>
        </w:rPr>
        <w:t>“t</w:t>
      </w:r>
      <w:r w:rsidR="159C65E5" w:rsidRPr="00132652">
        <w:rPr>
          <w:sz w:val="24"/>
          <w:szCs w:val="24"/>
        </w:rPr>
        <w:t>emporary</w:t>
      </w:r>
      <w:r w:rsidR="00F51E78">
        <w:rPr>
          <w:sz w:val="24"/>
          <w:szCs w:val="24"/>
        </w:rPr>
        <w:t>”</w:t>
      </w:r>
      <w:r w:rsidR="159C65E5" w:rsidRPr="00132652">
        <w:rPr>
          <w:sz w:val="24"/>
          <w:szCs w:val="24"/>
        </w:rPr>
        <w:t xml:space="preserve"> measure, the CCLA is concerned that they may be permanently adopted by the CBSA.</w:t>
      </w:r>
    </w:p>
    <w:p w14:paraId="624912CF" w14:textId="1E81A960" w:rsidR="00A23DFC" w:rsidRPr="00132652" w:rsidRDefault="09639667" w:rsidP="007A136E">
      <w:pPr>
        <w:rPr>
          <w:b/>
          <w:bCs/>
          <w:sz w:val="24"/>
          <w:szCs w:val="24"/>
          <w:rPrChange w:id="1997" w:author="Tashi Alford-Duguid" w:date="2020-06-15T12:17:00Z">
            <w:rPr>
              <w:b/>
              <w:bCs/>
              <w:sz w:val="24"/>
              <w:szCs w:val="24"/>
              <w:lang w:val="en-US"/>
            </w:rPr>
          </w:rPrChange>
        </w:rPr>
      </w:pPr>
      <w:r w:rsidRPr="64042840">
        <w:rPr>
          <w:b/>
          <w:bCs/>
          <w:sz w:val="24"/>
          <w:szCs w:val="24"/>
          <w:rPrChange w:id="1998" w:author="Tashi Alford-Duguid" w:date="2020-06-15T12:17:00Z">
            <w:rPr>
              <w:b/>
              <w:bCs/>
              <w:sz w:val="24"/>
              <w:szCs w:val="24"/>
              <w:lang w:val="en-US"/>
            </w:rPr>
          </w:rPrChange>
        </w:rPr>
        <w:t xml:space="preserve">Children’s </w:t>
      </w:r>
      <w:r w:rsidR="4E487F1D" w:rsidRPr="64042840">
        <w:rPr>
          <w:b/>
          <w:bCs/>
          <w:sz w:val="24"/>
          <w:szCs w:val="24"/>
          <w:rPrChange w:id="1999" w:author="Tashi Alford-Duguid" w:date="2020-06-15T12:17:00Z">
            <w:rPr>
              <w:b/>
              <w:bCs/>
              <w:sz w:val="24"/>
              <w:szCs w:val="24"/>
              <w:lang w:val="en-US"/>
            </w:rPr>
          </w:rPrChange>
        </w:rPr>
        <w:t>r</w:t>
      </w:r>
      <w:r w:rsidRPr="64042840">
        <w:rPr>
          <w:b/>
          <w:bCs/>
          <w:sz w:val="24"/>
          <w:szCs w:val="24"/>
          <w:rPrChange w:id="2000" w:author="Tashi Alford-Duguid" w:date="2020-06-15T12:17:00Z">
            <w:rPr>
              <w:b/>
              <w:bCs/>
              <w:sz w:val="24"/>
              <w:szCs w:val="24"/>
              <w:lang w:val="en-US"/>
            </w:rPr>
          </w:rPrChange>
        </w:rPr>
        <w:t xml:space="preserve">ights and </w:t>
      </w:r>
      <w:r w:rsidR="4E487F1D" w:rsidRPr="64042840">
        <w:rPr>
          <w:b/>
          <w:bCs/>
          <w:sz w:val="24"/>
          <w:szCs w:val="24"/>
          <w:rPrChange w:id="2001" w:author="Tashi Alford-Duguid" w:date="2020-06-15T12:17:00Z">
            <w:rPr>
              <w:b/>
              <w:bCs/>
              <w:sz w:val="24"/>
              <w:szCs w:val="24"/>
              <w:lang w:val="en-US"/>
            </w:rPr>
          </w:rPrChange>
        </w:rPr>
        <w:t>d</w:t>
      </w:r>
      <w:r w:rsidRPr="64042840">
        <w:rPr>
          <w:b/>
          <w:bCs/>
          <w:sz w:val="24"/>
          <w:szCs w:val="24"/>
          <w:rPrChange w:id="2002" w:author="Tashi Alford-Duguid" w:date="2020-06-15T12:17:00Z">
            <w:rPr>
              <w:b/>
              <w:bCs/>
              <w:sz w:val="24"/>
              <w:szCs w:val="24"/>
              <w:lang w:val="en-US"/>
            </w:rPr>
          </w:rPrChange>
        </w:rPr>
        <w:t xml:space="preserve">omestic </w:t>
      </w:r>
      <w:commentRangeStart w:id="2003"/>
      <w:commentRangeStart w:id="2004"/>
      <w:r w:rsidR="4E487F1D" w:rsidRPr="64042840">
        <w:rPr>
          <w:b/>
          <w:bCs/>
          <w:sz w:val="24"/>
          <w:szCs w:val="24"/>
          <w:rPrChange w:id="2005" w:author="Tashi Alford-Duguid" w:date="2020-06-15T12:17:00Z">
            <w:rPr>
              <w:b/>
              <w:bCs/>
              <w:sz w:val="24"/>
              <w:szCs w:val="24"/>
              <w:lang w:val="en-US"/>
            </w:rPr>
          </w:rPrChange>
        </w:rPr>
        <w:t>v</w:t>
      </w:r>
      <w:r w:rsidRPr="64042840">
        <w:rPr>
          <w:b/>
          <w:bCs/>
          <w:sz w:val="24"/>
          <w:szCs w:val="24"/>
          <w:rPrChange w:id="2006" w:author="Tashi Alford-Duguid" w:date="2020-06-15T12:17:00Z">
            <w:rPr>
              <w:b/>
              <w:bCs/>
              <w:sz w:val="24"/>
              <w:szCs w:val="24"/>
              <w:lang w:val="en-US"/>
            </w:rPr>
          </w:rPrChange>
        </w:rPr>
        <w:t>iolence</w:t>
      </w:r>
      <w:commentRangeEnd w:id="2003"/>
      <w:r w:rsidR="00A23DFC">
        <w:rPr>
          <w:rStyle w:val="CommentReference"/>
        </w:rPr>
        <w:commentReference w:id="2003"/>
      </w:r>
      <w:commentRangeEnd w:id="2004"/>
      <w:r w:rsidR="00A23DFC">
        <w:rPr>
          <w:rStyle w:val="CommentReference"/>
        </w:rPr>
        <w:commentReference w:id="2004"/>
      </w:r>
    </w:p>
    <w:p w14:paraId="286370AF" w14:textId="53CA96F3" w:rsidR="00A23DFC" w:rsidRPr="00132652" w:rsidRDefault="5F840FAB" w:rsidP="007A136E">
      <w:pPr>
        <w:rPr>
          <w:sz w:val="24"/>
          <w:szCs w:val="24"/>
          <w:rPrChange w:id="2007" w:author="Tashi Alford-Duguid" w:date="2020-06-15T12:17:00Z">
            <w:rPr>
              <w:sz w:val="24"/>
              <w:szCs w:val="24"/>
              <w:lang w:val="en-US"/>
            </w:rPr>
          </w:rPrChange>
        </w:rPr>
      </w:pPr>
      <w:r w:rsidRPr="00132652">
        <w:rPr>
          <w:sz w:val="24"/>
          <w:szCs w:val="24"/>
          <w:rPrChange w:id="2008" w:author="Tashi Alford-Duguid" w:date="2020-06-15T12:17:00Z">
            <w:rPr>
              <w:sz w:val="24"/>
              <w:szCs w:val="24"/>
              <w:lang w:val="en-US"/>
            </w:rPr>
          </w:rPrChange>
        </w:rPr>
        <w:t xml:space="preserve">The pandemic has had a negative impact on children across Canada. Lockdown and emergency orders have closed schools, daycares, libraries, shelters, community </w:t>
      </w:r>
      <w:r w:rsidRPr="00132652">
        <w:rPr>
          <w:sz w:val="24"/>
          <w:szCs w:val="24"/>
        </w:rPr>
        <w:t>centres</w:t>
      </w:r>
      <w:r w:rsidRPr="00132652">
        <w:rPr>
          <w:sz w:val="24"/>
          <w:szCs w:val="24"/>
          <w:rPrChange w:id="2009" w:author="Tashi Alford-Duguid" w:date="2020-06-15T12:17:00Z">
            <w:rPr>
              <w:sz w:val="24"/>
              <w:szCs w:val="24"/>
              <w:lang w:val="en-US"/>
            </w:rPr>
          </w:rPrChange>
        </w:rPr>
        <w:t>, eliminated after-school programming, and isolated children in the home.</w:t>
      </w:r>
      <w:r w:rsidRPr="00132652" w:rsidDel="000B5FC2">
        <w:rPr>
          <w:sz w:val="24"/>
          <w:szCs w:val="24"/>
          <w:rPrChange w:id="2010" w:author="Tashi Alford-Duguid" w:date="2020-06-15T12:17:00Z">
            <w:rPr>
              <w:sz w:val="24"/>
              <w:szCs w:val="24"/>
              <w:lang w:val="en-US"/>
            </w:rPr>
          </w:rPrChange>
        </w:rPr>
        <w:t xml:space="preserve"> </w:t>
      </w:r>
      <w:r w:rsidR="459FF3E1" w:rsidRPr="00132652">
        <w:rPr>
          <w:sz w:val="24"/>
          <w:szCs w:val="24"/>
          <w:rPrChange w:id="2011" w:author="Tashi Alford-Duguid" w:date="2020-06-15T12:17:00Z">
            <w:rPr>
              <w:sz w:val="24"/>
              <w:szCs w:val="24"/>
              <w:lang w:val="en-US"/>
            </w:rPr>
          </w:rPrChange>
        </w:rPr>
        <w:t>These closures have put</w:t>
      </w:r>
      <w:r w:rsidR="3766DC76" w:rsidRPr="00132652">
        <w:rPr>
          <w:sz w:val="24"/>
          <w:szCs w:val="24"/>
          <w:rPrChange w:id="2012" w:author="Tashi Alford-Duguid" w:date="2020-06-15T12:17:00Z">
            <w:rPr>
              <w:sz w:val="24"/>
              <w:szCs w:val="24"/>
              <w:lang w:val="en-US"/>
            </w:rPr>
          </w:rPrChange>
        </w:rPr>
        <w:t xml:space="preserve"> </w:t>
      </w:r>
      <w:r w:rsidR="7C0F7263" w:rsidRPr="00132652">
        <w:rPr>
          <w:sz w:val="24"/>
          <w:szCs w:val="24"/>
          <w:rPrChange w:id="2013" w:author="Tashi Alford-Duguid" w:date="2020-06-15T12:17:00Z">
            <w:rPr>
              <w:sz w:val="24"/>
              <w:szCs w:val="24"/>
              <w:lang w:val="en-US"/>
            </w:rPr>
          </w:rPrChange>
        </w:rPr>
        <w:t>extraordinary</w:t>
      </w:r>
      <w:r w:rsidR="12F692D5" w:rsidRPr="00132652">
        <w:rPr>
          <w:sz w:val="24"/>
          <w:szCs w:val="24"/>
          <w:rPrChange w:id="2014" w:author="Tashi Alford-Duguid" w:date="2020-06-15T12:17:00Z">
            <w:rPr>
              <w:sz w:val="24"/>
              <w:szCs w:val="24"/>
              <w:lang w:val="en-US"/>
            </w:rPr>
          </w:rPrChange>
        </w:rPr>
        <w:t xml:space="preserve"> </w:t>
      </w:r>
      <w:r w:rsidR="3766DC76" w:rsidRPr="00132652">
        <w:rPr>
          <w:sz w:val="24"/>
          <w:szCs w:val="24"/>
          <w:rPrChange w:id="2015" w:author="Tashi Alford-Duguid" w:date="2020-06-15T12:17:00Z">
            <w:rPr>
              <w:sz w:val="24"/>
              <w:szCs w:val="24"/>
              <w:lang w:val="en-US"/>
            </w:rPr>
          </w:rPrChange>
        </w:rPr>
        <w:t xml:space="preserve">pressure on </w:t>
      </w:r>
      <w:r w:rsidR="7C0F7263" w:rsidRPr="00132652">
        <w:rPr>
          <w:sz w:val="24"/>
          <w:szCs w:val="24"/>
          <w:rPrChange w:id="2016" w:author="Tashi Alford-Duguid" w:date="2020-06-15T12:17:00Z">
            <w:rPr>
              <w:sz w:val="24"/>
              <w:szCs w:val="24"/>
              <w:lang w:val="en-US"/>
            </w:rPr>
          </w:rPrChange>
        </w:rPr>
        <w:t>many families and people living in shared spaces</w:t>
      </w:r>
      <w:r w:rsidR="12F692D5" w:rsidRPr="00132652">
        <w:rPr>
          <w:sz w:val="24"/>
          <w:szCs w:val="24"/>
          <w:rPrChange w:id="2017" w:author="Tashi Alford-Duguid" w:date="2020-06-15T12:17:00Z">
            <w:rPr>
              <w:sz w:val="24"/>
              <w:szCs w:val="24"/>
              <w:lang w:val="en-US"/>
            </w:rPr>
          </w:rPrChange>
        </w:rPr>
        <w:t>.</w:t>
      </w:r>
      <w:r w:rsidR="0179DF3A" w:rsidRPr="00132652">
        <w:rPr>
          <w:sz w:val="24"/>
          <w:szCs w:val="24"/>
          <w:rPrChange w:id="2018" w:author="Tashi Alford-Duguid" w:date="2020-06-15T12:17:00Z">
            <w:rPr>
              <w:sz w:val="24"/>
              <w:szCs w:val="24"/>
              <w:lang w:val="en-US"/>
            </w:rPr>
          </w:rPrChange>
        </w:rPr>
        <w:t xml:space="preserve"> </w:t>
      </w:r>
      <w:r w:rsidRPr="00132652">
        <w:rPr>
          <w:sz w:val="24"/>
          <w:szCs w:val="24"/>
          <w:rPrChange w:id="2019" w:author="Tashi Alford-Duguid" w:date="2020-06-15T12:17:00Z">
            <w:rPr>
              <w:sz w:val="24"/>
              <w:szCs w:val="24"/>
              <w:lang w:val="en-US"/>
            </w:rPr>
          </w:rPrChange>
        </w:rPr>
        <w:t>Incidents of domestic violence have increased since the lockdowns began.</w:t>
      </w:r>
      <w:r w:rsidR="00D11724" w:rsidRPr="00132652">
        <w:rPr>
          <w:rStyle w:val="FootnoteReference"/>
          <w:sz w:val="24"/>
          <w:szCs w:val="24"/>
        </w:rPr>
        <w:footnoteReference w:id="178"/>
      </w:r>
      <w:r w:rsidRPr="00132652">
        <w:rPr>
          <w:sz w:val="24"/>
          <w:szCs w:val="24"/>
          <w:rPrChange w:id="2020" w:author="Tashi Alford-Duguid" w:date="2020-06-15T12:17:00Z">
            <w:rPr>
              <w:sz w:val="24"/>
              <w:szCs w:val="24"/>
              <w:lang w:val="en-US"/>
            </w:rPr>
          </w:rPrChange>
        </w:rPr>
        <w:t xml:space="preserve"> Victims of abuse are compelled to remain in quarantine and lockdown with their abusers, with reduced access to family courts and mediation services. Financial instability </w:t>
      </w:r>
      <w:r w:rsidR="30D154F9" w:rsidRPr="00132652">
        <w:rPr>
          <w:sz w:val="24"/>
          <w:szCs w:val="24"/>
          <w:rPrChange w:id="2021" w:author="Tashi Alford-Duguid" w:date="2020-06-15T12:17:00Z">
            <w:rPr>
              <w:sz w:val="24"/>
              <w:szCs w:val="24"/>
              <w:lang w:val="en-US"/>
            </w:rPr>
          </w:rPrChange>
        </w:rPr>
        <w:t xml:space="preserve">and insecure employment </w:t>
      </w:r>
      <w:r w:rsidRPr="00132652">
        <w:rPr>
          <w:sz w:val="24"/>
          <w:szCs w:val="24"/>
          <w:rPrChange w:id="2022" w:author="Tashi Alford-Duguid" w:date="2020-06-15T12:17:00Z">
            <w:rPr>
              <w:sz w:val="24"/>
              <w:szCs w:val="24"/>
              <w:lang w:val="en-US"/>
            </w:rPr>
          </w:rPrChange>
        </w:rPr>
        <w:t>ha</w:t>
      </w:r>
      <w:r w:rsidR="050C136C" w:rsidRPr="00132652">
        <w:rPr>
          <w:sz w:val="24"/>
          <w:szCs w:val="24"/>
          <w:rPrChange w:id="2023" w:author="Tashi Alford-Duguid" w:date="2020-06-15T12:17:00Z">
            <w:rPr>
              <w:sz w:val="24"/>
              <w:szCs w:val="24"/>
              <w:lang w:val="en-US"/>
            </w:rPr>
          </w:rPrChange>
        </w:rPr>
        <w:t>ve</w:t>
      </w:r>
      <w:r w:rsidRPr="00132652">
        <w:rPr>
          <w:sz w:val="24"/>
          <w:szCs w:val="24"/>
          <w:rPrChange w:id="2024" w:author="Tashi Alford-Duguid" w:date="2020-06-15T12:17:00Z">
            <w:rPr>
              <w:sz w:val="24"/>
              <w:szCs w:val="24"/>
              <w:lang w:val="en-US"/>
            </w:rPr>
          </w:rPrChange>
        </w:rPr>
        <w:t xml:space="preserve"> added additional stress for many as well.</w:t>
      </w:r>
      <w:r w:rsidR="003F224E" w:rsidRPr="00132652">
        <w:rPr>
          <w:rStyle w:val="FootnoteReference"/>
          <w:sz w:val="24"/>
          <w:szCs w:val="24"/>
        </w:rPr>
        <w:footnoteReference w:id="179"/>
      </w:r>
    </w:p>
    <w:p w14:paraId="09E6A91E" w14:textId="05DFFA3E" w:rsidR="00A23DFC" w:rsidRPr="00132652" w:rsidRDefault="00A23DFC" w:rsidP="007A136E">
      <w:pPr>
        <w:rPr>
          <w:sz w:val="24"/>
          <w:szCs w:val="24"/>
          <w:rPrChange w:id="2025" w:author="Tashi Alford-Duguid" w:date="2020-06-15T12:17:00Z">
            <w:rPr>
              <w:sz w:val="24"/>
              <w:szCs w:val="24"/>
              <w:lang w:val="en-US"/>
            </w:rPr>
          </w:rPrChange>
        </w:rPr>
      </w:pPr>
      <w:r w:rsidRPr="00132652">
        <w:rPr>
          <w:sz w:val="24"/>
          <w:szCs w:val="24"/>
          <w:rPrChange w:id="2026" w:author="Tashi Alford-Duguid" w:date="2020-06-15T12:17:00Z">
            <w:rPr>
              <w:sz w:val="24"/>
              <w:szCs w:val="24"/>
              <w:lang w:val="en-US"/>
            </w:rPr>
          </w:rPrChange>
        </w:rPr>
        <w:t>While many people face these challenges, they place a special burden on women and children. Children are often not equipped to manage new and stressful family dynamics. Women are disproportionately victims of domestic violence. The prospect of</w:t>
      </w:r>
      <w:r w:rsidR="00122D7D" w:rsidRPr="00132652">
        <w:rPr>
          <w:sz w:val="24"/>
          <w:szCs w:val="24"/>
          <w:rPrChange w:id="2027" w:author="Tashi Alford-Duguid" w:date="2020-06-15T12:17:00Z">
            <w:rPr>
              <w:sz w:val="24"/>
              <w:szCs w:val="24"/>
              <w:lang w:val="en-US"/>
            </w:rPr>
          </w:rPrChange>
        </w:rPr>
        <w:t xml:space="preserve"> an</w:t>
      </w:r>
      <w:r w:rsidRPr="00132652">
        <w:rPr>
          <w:sz w:val="24"/>
          <w:szCs w:val="24"/>
          <w:rPrChange w:id="2028" w:author="Tashi Alford-Duguid" w:date="2020-06-15T12:17:00Z">
            <w:rPr>
              <w:sz w:val="24"/>
              <w:szCs w:val="24"/>
              <w:lang w:val="en-US"/>
            </w:rPr>
          </w:rPrChange>
        </w:rPr>
        <w:t xml:space="preserve"> indefinite lockdown is a nightmare for people trapped with their abusers.</w:t>
      </w:r>
    </w:p>
    <w:p w14:paraId="25D40D7B" w14:textId="408171D5" w:rsidR="002E0894" w:rsidRPr="00917706" w:rsidRDefault="00A23DFC" w:rsidP="002E0894">
      <w:pPr>
        <w:rPr>
          <w:sz w:val="24"/>
          <w:szCs w:val="24"/>
        </w:rPr>
      </w:pPr>
      <w:r w:rsidRPr="00132652">
        <w:rPr>
          <w:sz w:val="24"/>
          <w:szCs w:val="24"/>
          <w:rPrChange w:id="2029" w:author="Tashi Alford-Duguid" w:date="2020-06-15T12:17:00Z">
            <w:rPr>
              <w:sz w:val="24"/>
              <w:szCs w:val="24"/>
              <w:lang w:val="en-US"/>
            </w:rPr>
          </w:rPrChange>
        </w:rPr>
        <w:t>In response to the crisis, the federal government has pledged $40 million to support survivors of domestic violence. It is unclear, however, how these funds will be distributed or the timeline for their distribution</w:t>
      </w:r>
      <w:r w:rsidRPr="00917706">
        <w:rPr>
          <w:sz w:val="24"/>
          <w:szCs w:val="24"/>
        </w:rPr>
        <w:t xml:space="preserve">. </w:t>
      </w:r>
      <w:commentRangeStart w:id="2030"/>
      <w:commentRangeEnd w:id="2030"/>
      <w:r>
        <w:rPr>
          <w:rStyle w:val="CommentReference"/>
        </w:rPr>
        <w:commentReference w:id="2030"/>
      </w:r>
      <w:r w:rsidR="5F840FAB" w:rsidRPr="00917706">
        <w:rPr>
          <w:sz w:val="24"/>
          <w:szCs w:val="24"/>
        </w:rPr>
        <w:t>Governments across Canada should consider lockdowns a threat to children’s right to education. Education is a human right.</w:t>
      </w:r>
      <w:r w:rsidRPr="00132652">
        <w:rPr>
          <w:rStyle w:val="FootnoteReference"/>
          <w:sz w:val="24"/>
          <w:szCs w:val="24"/>
        </w:rPr>
        <w:footnoteReference w:id="180"/>
      </w:r>
      <w:r w:rsidR="5F840FAB" w:rsidRPr="00917706">
        <w:rPr>
          <w:sz w:val="24"/>
          <w:szCs w:val="24"/>
        </w:rPr>
        <w:t xml:space="preserve"> As a signatory of the UN Convention on the Rights of the Child, Canada has an obligation to ensure children in Canada have access to education. This is especially true in a crisis, where children’s access to educational resources may vary with their family income. Families with more resources may be able to provide for their children’s education in ways that poorer families cannot. This disparate access to education is antithetical to Canada’s commitment to the rights of children to be educated.</w:t>
      </w:r>
    </w:p>
    <w:p w14:paraId="7D9ED38C" w14:textId="13F88C78" w:rsidR="0B503450" w:rsidRPr="00132652" w:rsidRDefault="1FEB178D" w:rsidP="0329813E">
      <w:pPr>
        <w:rPr>
          <w:sz w:val="24"/>
          <w:szCs w:val="24"/>
          <w:rPrChange w:id="2031" w:author="Tashi Alford-Duguid" w:date="2020-06-15T12:17:00Z">
            <w:rPr>
              <w:sz w:val="24"/>
              <w:szCs w:val="24"/>
              <w:lang w:val="en-US"/>
            </w:rPr>
          </w:rPrChange>
        </w:rPr>
      </w:pPr>
      <w:r w:rsidRPr="00917706">
        <w:rPr>
          <w:sz w:val="24"/>
          <w:szCs w:val="24"/>
        </w:rPr>
        <w:lastRenderedPageBreak/>
        <w:t>S</w:t>
      </w:r>
      <w:r w:rsidR="6FBB5963" w:rsidRPr="00917706">
        <w:rPr>
          <w:sz w:val="24"/>
          <w:szCs w:val="24"/>
        </w:rPr>
        <w:t xml:space="preserve">ome </w:t>
      </w:r>
      <w:r w:rsidRPr="00917706">
        <w:rPr>
          <w:sz w:val="24"/>
          <w:szCs w:val="24"/>
        </w:rPr>
        <w:t>school</w:t>
      </w:r>
      <w:r w:rsidR="6FBB5963" w:rsidRPr="00917706">
        <w:rPr>
          <w:sz w:val="24"/>
          <w:szCs w:val="24"/>
        </w:rPr>
        <w:t xml:space="preserve">boards have been addressing </w:t>
      </w:r>
      <w:r w:rsidRPr="00917706">
        <w:rPr>
          <w:sz w:val="24"/>
          <w:szCs w:val="24"/>
        </w:rPr>
        <w:t xml:space="preserve">access to education issues </w:t>
      </w:r>
      <w:r w:rsidR="6FBB5963" w:rsidRPr="00917706">
        <w:rPr>
          <w:sz w:val="24"/>
          <w:szCs w:val="24"/>
        </w:rPr>
        <w:t xml:space="preserve">through </w:t>
      </w:r>
      <w:r w:rsidRPr="00917706">
        <w:rPr>
          <w:sz w:val="24"/>
          <w:szCs w:val="24"/>
        </w:rPr>
        <w:t xml:space="preserve">novel </w:t>
      </w:r>
      <w:r w:rsidR="6FBB5963" w:rsidRPr="00917706">
        <w:rPr>
          <w:sz w:val="24"/>
          <w:szCs w:val="24"/>
        </w:rPr>
        <w:t>public</w:t>
      </w:r>
      <w:r w:rsidRPr="00917706">
        <w:rPr>
          <w:sz w:val="24"/>
          <w:szCs w:val="24"/>
        </w:rPr>
        <w:t>-</w:t>
      </w:r>
      <w:r w:rsidR="6FBB5963" w:rsidRPr="00917706">
        <w:rPr>
          <w:sz w:val="24"/>
          <w:szCs w:val="24"/>
        </w:rPr>
        <w:t>private partnerships</w:t>
      </w:r>
      <w:r w:rsidR="60DBCAC2" w:rsidRPr="12AC059F">
        <w:rPr>
          <w:sz w:val="24"/>
          <w:szCs w:val="24"/>
        </w:rPr>
        <w:t>, and all have moved to some form of technologically</w:t>
      </w:r>
      <w:r w:rsidR="00733D67">
        <w:rPr>
          <w:sz w:val="24"/>
          <w:szCs w:val="24"/>
        </w:rPr>
        <w:t xml:space="preserve"> </w:t>
      </w:r>
      <w:r w:rsidR="60DBCAC2" w:rsidRPr="12AC059F">
        <w:rPr>
          <w:sz w:val="24"/>
          <w:szCs w:val="24"/>
        </w:rPr>
        <w:t>mediated programming</w:t>
      </w:r>
      <w:r w:rsidR="37BFD79C" w:rsidRPr="00917706">
        <w:rPr>
          <w:sz w:val="24"/>
          <w:szCs w:val="24"/>
        </w:rPr>
        <w:t>.</w:t>
      </w:r>
      <w:r w:rsidR="6FBB5963" w:rsidRPr="00917706">
        <w:rPr>
          <w:sz w:val="24"/>
          <w:szCs w:val="24"/>
        </w:rPr>
        <w:t xml:space="preserve"> </w:t>
      </w:r>
      <w:r w:rsidR="6C3DF297" w:rsidRPr="00917706">
        <w:rPr>
          <w:sz w:val="24"/>
          <w:szCs w:val="24"/>
        </w:rPr>
        <w:t>Th</w:t>
      </w:r>
      <w:r w:rsidRPr="00917706">
        <w:rPr>
          <w:sz w:val="24"/>
          <w:szCs w:val="24"/>
        </w:rPr>
        <w:t>is</w:t>
      </w:r>
      <w:r w:rsidR="6C3DF297" w:rsidRPr="00917706">
        <w:rPr>
          <w:sz w:val="24"/>
          <w:szCs w:val="24"/>
        </w:rPr>
        <w:t xml:space="preserve"> rapid and unplanned shift to </w:t>
      </w:r>
      <w:r w:rsidRPr="00917706">
        <w:rPr>
          <w:sz w:val="24"/>
          <w:szCs w:val="24"/>
        </w:rPr>
        <w:t xml:space="preserve">facilitated </w:t>
      </w:r>
      <w:r w:rsidR="6C3DF297" w:rsidRPr="00917706">
        <w:rPr>
          <w:sz w:val="24"/>
          <w:szCs w:val="24"/>
        </w:rPr>
        <w:t>online education raises significant privacy issues for students, parents, and teachers.</w:t>
      </w:r>
      <w:r w:rsidR="00E50003" w:rsidRPr="00132652">
        <w:rPr>
          <w:rStyle w:val="FootnoteReference"/>
          <w:sz w:val="24"/>
          <w:szCs w:val="24"/>
        </w:rPr>
        <w:footnoteReference w:id="181"/>
      </w:r>
      <w:r w:rsidR="6C3DF297" w:rsidRPr="00917706">
        <w:rPr>
          <w:sz w:val="24"/>
          <w:szCs w:val="24"/>
        </w:rPr>
        <w:t xml:space="preserve"> </w:t>
      </w:r>
      <w:r w:rsidR="57276CA7" w:rsidRPr="00917706">
        <w:rPr>
          <w:sz w:val="24"/>
          <w:szCs w:val="24"/>
        </w:rPr>
        <w:t xml:space="preserve">Synchronous online learning </w:t>
      </w:r>
      <w:r w:rsidR="0B9EA50F" w:rsidRPr="12AC059F">
        <w:rPr>
          <w:sz w:val="24"/>
          <w:szCs w:val="24"/>
        </w:rPr>
        <w:t xml:space="preserve">may </w:t>
      </w:r>
      <w:r w:rsidR="57276CA7" w:rsidRPr="00917706">
        <w:rPr>
          <w:sz w:val="24"/>
          <w:szCs w:val="24"/>
        </w:rPr>
        <w:t>give teachers an unprecedented window into the homes of their students and vice versa</w:t>
      </w:r>
      <w:r w:rsidRPr="00917706">
        <w:rPr>
          <w:sz w:val="24"/>
          <w:szCs w:val="24"/>
        </w:rPr>
        <w:t>. P</w:t>
      </w:r>
      <w:r w:rsidR="57276CA7" w:rsidRPr="00917706">
        <w:rPr>
          <w:sz w:val="24"/>
          <w:szCs w:val="24"/>
        </w:rPr>
        <w:t>olicy</w:t>
      </w:r>
      <w:r w:rsidRPr="00917706">
        <w:rPr>
          <w:sz w:val="24"/>
          <w:szCs w:val="24"/>
        </w:rPr>
        <w:t xml:space="preserve"> meant to regulate this relationship h</w:t>
      </w:r>
      <w:r w:rsidR="57276CA7" w:rsidRPr="00917706">
        <w:rPr>
          <w:sz w:val="24"/>
          <w:szCs w:val="24"/>
        </w:rPr>
        <w:t xml:space="preserve">as been </w:t>
      </w:r>
      <w:r w:rsidR="031F7A3D" w:rsidRPr="00917706">
        <w:rPr>
          <w:sz w:val="24"/>
          <w:szCs w:val="24"/>
        </w:rPr>
        <w:t xml:space="preserve">inconsistent at best. </w:t>
      </w:r>
      <w:r w:rsidR="06FA06DA" w:rsidRPr="00917706">
        <w:rPr>
          <w:sz w:val="24"/>
          <w:szCs w:val="24"/>
        </w:rPr>
        <w:t xml:space="preserve">Spending more time online </w:t>
      </w:r>
      <w:r w:rsidRPr="00917706">
        <w:rPr>
          <w:sz w:val="24"/>
          <w:szCs w:val="24"/>
        </w:rPr>
        <w:t>also</w:t>
      </w:r>
      <w:r w:rsidR="06FA06DA" w:rsidRPr="00917706">
        <w:rPr>
          <w:sz w:val="24"/>
          <w:szCs w:val="24"/>
        </w:rPr>
        <w:t xml:space="preserve"> </w:t>
      </w:r>
      <w:r w:rsidRPr="00917706">
        <w:rPr>
          <w:sz w:val="24"/>
          <w:szCs w:val="24"/>
        </w:rPr>
        <w:t>poses</w:t>
      </w:r>
      <w:r w:rsidR="06FA06DA" w:rsidRPr="00917706">
        <w:rPr>
          <w:sz w:val="24"/>
          <w:szCs w:val="24"/>
        </w:rPr>
        <w:t xml:space="preserve"> questions </w:t>
      </w:r>
      <w:r w:rsidRPr="00917706">
        <w:rPr>
          <w:sz w:val="24"/>
          <w:szCs w:val="24"/>
        </w:rPr>
        <w:t>about these services’</w:t>
      </w:r>
      <w:r w:rsidR="06FA06DA" w:rsidRPr="00917706">
        <w:rPr>
          <w:sz w:val="24"/>
          <w:szCs w:val="24"/>
        </w:rPr>
        <w:t xml:space="preserve"> terms of use</w:t>
      </w:r>
      <w:r w:rsidR="210CAA74" w:rsidRPr="12AC059F">
        <w:rPr>
          <w:sz w:val="24"/>
          <w:szCs w:val="24"/>
        </w:rPr>
        <w:t xml:space="preserve"> including the amount of information collected about students</w:t>
      </w:r>
      <w:r w:rsidR="5E918760" w:rsidRPr="00917706">
        <w:rPr>
          <w:sz w:val="24"/>
          <w:szCs w:val="24"/>
        </w:rPr>
        <w:t xml:space="preserve">. Given that this technology is new to most students, teachers, and parents, it is no surprise that </w:t>
      </w:r>
      <w:r w:rsidR="32B812ED" w:rsidRPr="12AC059F">
        <w:rPr>
          <w:sz w:val="24"/>
          <w:szCs w:val="24"/>
        </w:rPr>
        <w:t>many are</w:t>
      </w:r>
      <w:r w:rsidR="5E918760" w:rsidRPr="00917706">
        <w:rPr>
          <w:sz w:val="24"/>
          <w:szCs w:val="24"/>
        </w:rPr>
        <w:t xml:space="preserve"> likely unfamiliar with the technolog</w:t>
      </w:r>
      <w:r w:rsidR="7CB2E016" w:rsidRPr="12AC059F">
        <w:rPr>
          <w:sz w:val="24"/>
          <w:szCs w:val="24"/>
        </w:rPr>
        <w:t>ies’</w:t>
      </w:r>
      <w:r w:rsidR="5E918760" w:rsidRPr="00917706">
        <w:rPr>
          <w:sz w:val="24"/>
          <w:szCs w:val="24"/>
        </w:rPr>
        <w:t xml:space="preserve"> </w:t>
      </w:r>
      <w:r w:rsidR="3A9D4A37" w:rsidRPr="12AC059F">
        <w:rPr>
          <w:sz w:val="24"/>
          <w:szCs w:val="24"/>
        </w:rPr>
        <w:t>potential</w:t>
      </w:r>
      <w:r w:rsidR="5E918760" w:rsidRPr="12AC059F">
        <w:rPr>
          <w:sz w:val="24"/>
          <w:szCs w:val="24"/>
        </w:rPr>
        <w:t xml:space="preserve"> </w:t>
      </w:r>
      <w:r w:rsidR="5E918760" w:rsidRPr="00917706">
        <w:rPr>
          <w:sz w:val="24"/>
          <w:szCs w:val="24"/>
        </w:rPr>
        <w:t>impact on their privacy.</w:t>
      </w:r>
      <w:r w:rsidR="7986D550" w:rsidRPr="00917706">
        <w:rPr>
          <w:sz w:val="24"/>
          <w:szCs w:val="24"/>
        </w:rPr>
        <w:t xml:space="preserve"> </w:t>
      </w:r>
      <w:r w:rsidR="54070583" w:rsidRPr="12AC059F">
        <w:rPr>
          <w:sz w:val="24"/>
          <w:szCs w:val="24"/>
        </w:rPr>
        <w:t xml:space="preserve">Boards struggled to fill that gap. </w:t>
      </w:r>
      <w:r w:rsidR="5E918760" w:rsidRPr="00917706">
        <w:rPr>
          <w:sz w:val="24"/>
          <w:szCs w:val="24"/>
        </w:rPr>
        <w:t>I</w:t>
      </w:r>
      <w:r w:rsidR="7986D550" w:rsidRPr="00917706">
        <w:rPr>
          <w:sz w:val="24"/>
          <w:szCs w:val="24"/>
        </w:rPr>
        <w:t>n</w:t>
      </w:r>
      <w:r w:rsidR="031F7A3D" w:rsidRPr="00917706">
        <w:rPr>
          <w:sz w:val="24"/>
          <w:szCs w:val="24"/>
        </w:rPr>
        <w:t xml:space="preserve"> On</w:t>
      </w:r>
      <w:r w:rsidR="031F7A3D" w:rsidRPr="00132652">
        <w:rPr>
          <w:sz w:val="24"/>
          <w:szCs w:val="24"/>
          <w:rPrChange w:id="2032" w:author="Tashi Alford-Duguid" w:date="2020-06-15T12:17:00Z">
            <w:rPr>
              <w:sz w:val="24"/>
              <w:szCs w:val="24"/>
              <w:lang w:val="en-US"/>
            </w:rPr>
          </w:rPrChange>
        </w:rPr>
        <w:t>tario, for example,</w:t>
      </w:r>
      <w:r w:rsidR="24D91437" w:rsidRPr="00132652">
        <w:rPr>
          <w:sz w:val="24"/>
          <w:szCs w:val="24"/>
          <w:rPrChange w:id="2033" w:author="Tashi Alford-Duguid" w:date="2020-06-15T12:17:00Z">
            <w:rPr>
              <w:sz w:val="24"/>
              <w:szCs w:val="24"/>
              <w:lang w:val="en-US"/>
            </w:rPr>
          </w:rPrChange>
        </w:rPr>
        <w:t xml:space="preserve"> </w:t>
      </w:r>
      <w:r w:rsidR="48C713B5" w:rsidRPr="00132652">
        <w:rPr>
          <w:sz w:val="24"/>
          <w:szCs w:val="24"/>
          <w:rPrChange w:id="2034" w:author="Tashi Alford-Duguid" w:date="2020-06-15T12:17:00Z">
            <w:rPr>
              <w:sz w:val="24"/>
              <w:szCs w:val="24"/>
              <w:lang w:val="en-US"/>
            </w:rPr>
          </w:rPrChange>
        </w:rPr>
        <w:t>as o</w:t>
      </w:r>
      <w:r w:rsidR="24D91437" w:rsidRPr="00132652">
        <w:rPr>
          <w:sz w:val="24"/>
          <w:szCs w:val="24"/>
          <w:rPrChange w:id="2035" w:author="Tashi Alford-Duguid" w:date="2020-06-15T12:17:00Z">
            <w:rPr>
              <w:sz w:val="24"/>
              <w:szCs w:val="24"/>
              <w:lang w:val="en-US"/>
            </w:rPr>
          </w:rPrChange>
        </w:rPr>
        <w:t xml:space="preserve">f </w:t>
      </w:r>
      <w:r w:rsidR="7F6F620D" w:rsidRPr="00132652">
        <w:rPr>
          <w:sz w:val="24"/>
          <w:szCs w:val="24"/>
          <w:rPrChange w:id="2036" w:author="Tashi Alford-Duguid" w:date="2020-06-15T12:17:00Z">
            <w:rPr>
              <w:sz w:val="24"/>
              <w:szCs w:val="24"/>
              <w:lang w:val="en-US"/>
            </w:rPr>
          </w:rPrChange>
        </w:rPr>
        <w:t>May 2020, only</w:t>
      </w:r>
      <w:r w:rsidR="24D91437" w:rsidRPr="00132652">
        <w:rPr>
          <w:sz w:val="24"/>
          <w:szCs w:val="24"/>
          <w:rPrChange w:id="2037" w:author="Tashi Alford-Duguid" w:date="2020-06-15T12:17:00Z">
            <w:rPr>
              <w:sz w:val="24"/>
              <w:szCs w:val="24"/>
              <w:lang w:val="en-US"/>
            </w:rPr>
          </w:rPrChange>
        </w:rPr>
        <w:t xml:space="preserve"> 17 of 65 English language school boards provided some guidance for teachers or families on privacy precautions to consider in an online learning environment</w:t>
      </w:r>
      <w:r w:rsidR="0784E153" w:rsidRPr="00132652">
        <w:rPr>
          <w:sz w:val="24"/>
          <w:szCs w:val="24"/>
          <w:rPrChange w:id="2038" w:author="Tashi Alford-Duguid" w:date="2020-06-15T12:17:00Z">
            <w:rPr>
              <w:sz w:val="24"/>
              <w:szCs w:val="24"/>
              <w:lang w:val="en-US"/>
            </w:rPr>
          </w:rPrChange>
        </w:rPr>
        <w:t>.</w:t>
      </w:r>
      <w:r w:rsidR="0D6094C9" w:rsidRPr="00132652">
        <w:rPr>
          <w:sz w:val="24"/>
          <w:szCs w:val="24"/>
          <w:rPrChange w:id="2039" w:author="Tashi Alford-Duguid" w:date="2020-06-15T12:17:00Z">
            <w:rPr>
              <w:sz w:val="24"/>
              <w:szCs w:val="24"/>
              <w:lang w:val="en-US"/>
            </w:rPr>
          </w:rPrChange>
        </w:rPr>
        <w:t xml:space="preserve"> </w:t>
      </w:r>
    </w:p>
    <w:p w14:paraId="4E9CC32A" w14:textId="5AD98C81" w:rsidR="008D1614" w:rsidDel="00AC11F7" w:rsidRDefault="5E918760" w:rsidP="007A136E">
      <w:pPr>
        <w:rPr>
          <w:del w:id="2040" w:author="Jhoh@ccla.org" w:date="2020-06-16T14:32:00Z"/>
          <w:sz w:val="24"/>
          <w:szCs w:val="24"/>
        </w:rPr>
      </w:pPr>
      <w:r w:rsidRPr="00132652">
        <w:rPr>
          <w:sz w:val="24"/>
          <w:szCs w:val="24"/>
          <w:rPrChange w:id="2041" w:author="Tashi Alford-Duguid" w:date="2020-06-15T12:17:00Z">
            <w:rPr>
              <w:sz w:val="24"/>
              <w:szCs w:val="24"/>
              <w:lang w:val="en-US"/>
            </w:rPr>
          </w:rPrChange>
        </w:rPr>
        <w:t>L</w:t>
      </w:r>
      <w:r w:rsidR="690DDF67" w:rsidRPr="00132652">
        <w:rPr>
          <w:sz w:val="24"/>
          <w:szCs w:val="24"/>
          <w:rPrChange w:id="2042" w:author="Tashi Alford-Duguid" w:date="2020-06-15T12:17:00Z">
            <w:rPr>
              <w:sz w:val="24"/>
              <w:szCs w:val="24"/>
              <w:lang w:val="en-US"/>
            </w:rPr>
          </w:rPrChange>
        </w:rPr>
        <w:t>ockdowns</w:t>
      </w:r>
      <w:r w:rsidRPr="00132652">
        <w:rPr>
          <w:sz w:val="24"/>
          <w:szCs w:val="24"/>
          <w:rPrChange w:id="2043" w:author="Tashi Alford-Duguid" w:date="2020-06-15T12:17:00Z">
            <w:rPr>
              <w:sz w:val="24"/>
              <w:szCs w:val="24"/>
              <w:lang w:val="en-US"/>
            </w:rPr>
          </w:rPrChange>
        </w:rPr>
        <w:t xml:space="preserve"> also</w:t>
      </w:r>
      <w:r w:rsidR="690DDF67" w:rsidRPr="00132652">
        <w:rPr>
          <w:sz w:val="24"/>
          <w:szCs w:val="24"/>
          <w:rPrChange w:id="2044" w:author="Tashi Alford-Duguid" w:date="2020-06-15T12:17:00Z">
            <w:rPr>
              <w:sz w:val="24"/>
              <w:szCs w:val="24"/>
              <w:lang w:val="en-US"/>
            </w:rPr>
          </w:rPrChange>
        </w:rPr>
        <w:t xml:space="preserve"> threaten children’s access to their families and caregivers</w:t>
      </w:r>
      <w:r w:rsidR="502C81C3" w:rsidRPr="00132652">
        <w:rPr>
          <w:sz w:val="24"/>
          <w:szCs w:val="24"/>
          <w:rPrChange w:id="2045" w:author="Tashi Alford-Duguid" w:date="2020-06-15T12:17:00Z">
            <w:rPr>
              <w:sz w:val="24"/>
              <w:szCs w:val="24"/>
              <w:lang w:val="en-US"/>
            </w:rPr>
          </w:rPrChange>
        </w:rPr>
        <w:t xml:space="preserve">. </w:t>
      </w:r>
      <w:r w:rsidR="4CC7B550" w:rsidRPr="00132652">
        <w:rPr>
          <w:sz w:val="24"/>
          <w:szCs w:val="24"/>
          <w:rPrChange w:id="2046" w:author="Tashi Alford-Duguid" w:date="2020-06-15T12:17:00Z">
            <w:rPr>
              <w:sz w:val="24"/>
              <w:szCs w:val="24"/>
              <w:lang w:val="en-US"/>
            </w:rPr>
          </w:rPrChange>
        </w:rPr>
        <w:t xml:space="preserve">Under both Canadian and international law, </w:t>
      </w:r>
      <w:r w:rsidR="34902DA8" w:rsidRPr="00132652">
        <w:rPr>
          <w:sz w:val="24"/>
          <w:szCs w:val="24"/>
          <w:rPrChange w:id="2047" w:author="Tashi Alford-Duguid" w:date="2020-06-15T12:17:00Z">
            <w:rPr>
              <w:sz w:val="24"/>
              <w:szCs w:val="24"/>
              <w:lang w:val="en-US"/>
            </w:rPr>
          </w:rPrChange>
        </w:rPr>
        <w:t xml:space="preserve">questions about who may access a child and how that access </w:t>
      </w:r>
      <w:r w:rsidR="076E45E8" w:rsidRPr="00132652">
        <w:rPr>
          <w:sz w:val="24"/>
          <w:szCs w:val="24"/>
          <w:rPrChange w:id="2048" w:author="Tashi Alford-Duguid" w:date="2020-06-15T12:17:00Z">
            <w:rPr>
              <w:sz w:val="24"/>
              <w:szCs w:val="24"/>
              <w:lang w:val="en-US"/>
            </w:rPr>
          </w:rPrChange>
        </w:rPr>
        <w:t xml:space="preserve">is </w:t>
      </w:r>
      <w:r w:rsidR="076E45E8" w:rsidRPr="00132652">
        <w:rPr>
          <w:sz w:val="24"/>
          <w:szCs w:val="24"/>
        </w:rPr>
        <w:t>reali</w:t>
      </w:r>
      <w:r w:rsidR="298EC50C" w:rsidRPr="00132652">
        <w:rPr>
          <w:sz w:val="24"/>
          <w:szCs w:val="24"/>
        </w:rPr>
        <w:t>s</w:t>
      </w:r>
      <w:r w:rsidR="076E45E8" w:rsidRPr="00132652">
        <w:rPr>
          <w:sz w:val="24"/>
          <w:szCs w:val="24"/>
        </w:rPr>
        <w:t>ed</w:t>
      </w:r>
      <w:r w:rsidR="076E45E8" w:rsidRPr="00132652">
        <w:rPr>
          <w:sz w:val="24"/>
          <w:szCs w:val="24"/>
          <w:rPrChange w:id="2049" w:author="Tashi Alford-Duguid" w:date="2020-06-15T12:17:00Z">
            <w:rPr>
              <w:sz w:val="24"/>
              <w:szCs w:val="24"/>
              <w:lang w:val="en-US"/>
            </w:rPr>
          </w:rPrChange>
        </w:rPr>
        <w:t xml:space="preserve"> must be answered </w:t>
      </w:r>
      <w:r w:rsidRPr="00132652">
        <w:rPr>
          <w:sz w:val="24"/>
          <w:szCs w:val="24"/>
          <w:rPrChange w:id="2050" w:author="Tashi Alford-Duguid" w:date="2020-06-15T12:17:00Z">
            <w:rPr>
              <w:sz w:val="24"/>
              <w:szCs w:val="24"/>
              <w:lang w:val="en-US"/>
            </w:rPr>
          </w:rPrChange>
        </w:rPr>
        <w:t>with respect to</w:t>
      </w:r>
      <w:r w:rsidR="076E45E8" w:rsidRPr="00132652">
        <w:rPr>
          <w:sz w:val="24"/>
          <w:szCs w:val="24"/>
          <w:rPrChange w:id="2051" w:author="Tashi Alford-Duguid" w:date="2020-06-15T12:17:00Z">
            <w:rPr>
              <w:sz w:val="24"/>
              <w:szCs w:val="24"/>
              <w:lang w:val="en-US"/>
            </w:rPr>
          </w:rPrChange>
        </w:rPr>
        <w:t xml:space="preserve"> the best interests of the child</w:t>
      </w:r>
      <w:r w:rsidR="534C3422" w:rsidRPr="00132652">
        <w:rPr>
          <w:sz w:val="24"/>
          <w:szCs w:val="24"/>
          <w:rPrChange w:id="2052" w:author="Tashi Alford-Duguid" w:date="2020-06-15T12:17:00Z">
            <w:rPr>
              <w:sz w:val="24"/>
              <w:szCs w:val="24"/>
              <w:lang w:val="en-US"/>
            </w:rPr>
          </w:rPrChange>
        </w:rPr>
        <w:t xml:space="preserve">. This is common in the family law contexts, where </w:t>
      </w:r>
      <w:r w:rsidR="1EBB5FAF" w:rsidRPr="00132652">
        <w:rPr>
          <w:sz w:val="24"/>
          <w:szCs w:val="24"/>
          <w:rPrChange w:id="2053" w:author="Tashi Alford-Duguid" w:date="2020-06-15T12:17:00Z">
            <w:rPr>
              <w:sz w:val="24"/>
              <w:szCs w:val="24"/>
              <w:lang w:val="en-US"/>
            </w:rPr>
          </w:rPrChange>
        </w:rPr>
        <w:t xml:space="preserve">separated parents must negotiate each other’s </w:t>
      </w:r>
      <w:r w:rsidR="7AC48074" w:rsidRPr="00132652">
        <w:rPr>
          <w:sz w:val="24"/>
          <w:szCs w:val="24"/>
          <w:rPrChange w:id="2054" w:author="Tashi Alford-Duguid" w:date="2020-06-15T12:17:00Z">
            <w:rPr>
              <w:sz w:val="24"/>
              <w:szCs w:val="24"/>
              <w:lang w:val="en-US"/>
            </w:rPr>
          </w:rPrChange>
        </w:rPr>
        <w:t xml:space="preserve">interests and capacity. </w:t>
      </w:r>
      <w:r w:rsidR="44FF1334" w:rsidRPr="00132652">
        <w:rPr>
          <w:sz w:val="24"/>
          <w:szCs w:val="24"/>
          <w:rPrChange w:id="2055" w:author="Tashi Alford-Duguid" w:date="2020-06-15T12:17:00Z">
            <w:rPr>
              <w:sz w:val="24"/>
              <w:szCs w:val="24"/>
              <w:lang w:val="en-US"/>
            </w:rPr>
          </w:rPrChange>
        </w:rPr>
        <w:t xml:space="preserve">The pandemic, however, risks reorienting disputes about </w:t>
      </w:r>
      <w:r w:rsidR="164807AB" w:rsidRPr="00132652">
        <w:rPr>
          <w:sz w:val="24"/>
          <w:szCs w:val="24"/>
          <w:rPrChange w:id="2056" w:author="Tashi Alford-Duguid" w:date="2020-06-15T12:17:00Z">
            <w:rPr>
              <w:sz w:val="24"/>
              <w:szCs w:val="24"/>
              <w:lang w:val="en-US"/>
            </w:rPr>
          </w:rPrChange>
        </w:rPr>
        <w:t xml:space="preserve">access around the pandemic, rather than the best interests of the child. </w:t>
      </w:r>
      <w:r w:rsidR="227CC5EF" w:rsidRPr="00132652">
        <w:rPr>
          <w:sz w:val="24"/>
          <w:szCs w:val="24"/>
          <w:rPrChange w:id="2057" w:author="Tashi Alford-Duguid" w:date="2020-06-15T12:17:00Z">
            <w:rPr>
              <w:sz w:val="24"/>
              <w:szCs w:val="24"/>
              <w:lang w:val="en-US"/>
            </w:rPr>
          </w:rPrChange>
        </w:rPr>
        <w:t xml:space="preserve">The CCLA </w:t>
      </w:r>
      <w:r w:rsidR="164807AB" w:rsidRPr="00132652">
        <w:rPr>
          <w:sz w:val="24"/>
          <w:szCs w:val="24"/>
          <w:rPrChange w:id="2058" w:author="Tashi Alford-Duguid" w:date="2020-06-15T12:17:00Z">
            <w:rPr>
              <w:sz w:val="24"/>
              <w:szCs w:val="24"/>
              <w:lang w:val="en-US"/>
            </w:rPr>
          </w:rPrChange>
        </w:rPr>
        <w:t xml:space="preserve">has therefore called on </w:t>
      </w:r>
      <w:r w:rsidR="68B00892" w:rsidRPr="00132652">
        <w:rPr>
          <w:sz w:val="24"/>
          <w:szCs w:val="24"/>
          <w:rPrChange w:id="2059" w:author="Tashi Alford-Duguid" w:date="2020-06-15T12:17:00Z">
            <w:rPr>
              <w:sz w:val="24"/>
              <w:szCs w:val="24"/>
              <w:lang w:val="en-US"/>
            </w:rPr>
          </w:rPrChange>
        </w:rPr>
        <w:t xml:space="preserve">children’s aid and welfare societies to </w:t>
      </w:r>
      <w:r w:rsidR="6E4C4971" w:rsidRPr="00132652">
        <w:rPr>
          <w:sz w:val="24"/>
          <w:szCs w:val="24"/>
          <w:rPrChange w:id="2060" w:author="Tashi Alford-Duguid" w:date="2020-06-15T12:17:00Z">
            <w:rPr>
              <w:sz w:val="24"/>
              <w:szCs w:val="24"/>
              <w:lang w:val="en-US"/>
            </w:rPr>
          </w:rPrChange>
        </w:rPr>
        <w:t xml:space="preserve">observe the fundamental principle that </w:t>
      </w:r>
      <w:r w:rsidR="5C06524F" w:rsidRPr="00132652">
        <w:rPr>
          <w:sz w:val="24"/>
          <w:szCs w:val="24"/>
          <w:rPrChange w:id="2061" w:author="Tashi Alford-Duguid" w:date="2020-06-15T12:17:00Z">
            <w:rPr>
              <w:sz w:val="24"/>
              <w:szCs w:val="24"/>
              <w:lang w:val="en-US"/>
            </w:rPr>
          </w:rPrChange>
        </w:rPr>
        <w:t>issues of access must be resolved in accordance with the best interest</w:t>
      </w:r>
      <w:r w:rsidR="55873DA9" w:rsidRPr="00132652">
        <w:rPr>
          <w:sz w:val="24"/>
          <w:szCs w:val="24"/>
          <w:rPrChange w:id="2062" w:author="Tashi Alford-Duguid" w:date="2020-06-15T12:17:00Z">
            <w:rPr>
              <w:sz w:val="24"/>
              <w:szCs w:val="24"/>
              <w:lang w:val="en-US"/>
            </w:rPr>
          </w:rPrChange>
        </w:rPr>
        <w:t>s of the child.</w:t>
      </w:r>
    </w:p>
    <w:p w14:paraId="10B5E3C4" w14:textId="77777777" w:rsidR="00AC11F7" w:rsidRPr="00132652" w:rsidRDefault="00AC11F7" w:rsidP="007A136E">
      <w:pPr>
        <w:rPr>
          <w:ins w:id="2063" w:author="Jhoh@ccla.org" w:date="2020-06-16T14:32:00Z"/>
          <w:del w:id="2064" w:author="Michael Bryant" w:date="2020-06-16T16:08:00Z"/>
          <w:sz w:val="24"/>
          <w:szCs w:val="24"/>
          <w:rPrChange w:id="2065" w:author="Tashi Alford-Duguid" w:date="2020-06-15T12:17:00Z">
            <w:rPr>
              <w:ins w:id="2066" w:author="Jhoh@ccla.org" w:date="2020-06-16T14:32:00Z"/>
              <w:del w:id="2067" w:author="Michael Bryant" w:date="2020-06-16T16:08:00Z"/>
              <w:sz w:val="24"/>
              <w:szCs w:val="24"/>
              <w:lang w:val="en-US"/>
            </w:rPr>
          </w:rPrChange>
        </w:rPr>
      </w:pPr>
    </w:p>
    <w:p w14:paraId="330ED3D8" w14:textId="77777777" w:rsidR="007175EB" w:rsidRPr="00132652" w:rsidRDefault="007175EB" w:rsidP="007A136E">
      <w:pPr>
        <w:rPr>
          <w:sz w:val="24"/>
          <w:szCs w:val="24"/>
          <w:rPrChange w:id="2068" w:author="Tashi Alford-Duguid" w:date="2020-06-15T12:17:00Z">
            <w:rPr>
              <w:sz w:val="24"/>
              <w:szCs w:val="24"/>
              <w:lang w:val="en-US"/>
            </w:rPr>
          </w:rPrChange>
        </w:rPr>
      </w:pPr>
    </w:p>
    <w:p w14:paraId="71E61BC2" w14:textId="32AE65A3" w:rsidR="00AC11F7" w:rsidRDefault="00AC11F7" w:rsidP="00AC11F7">
      <w:pPr>
        <w:pStyle w:val="Heading1"/>
      </w:pPr>
      <w:r>
        <w:t>Canada’s Civil Liberties Forecast for the Pandemic</w:t>
      </w:r>
    </w:p>
    <w:p w14:paraId="323BF14A" w14:textId="77777777" w:rsidR="00AC11F7" w:rsidRPr="00AC11F7" w:rsidRDefault="00AC11F7" w:rsidP="00917706"/>
    <w:p w14:paraId="00829874" w14:textId="2A50358A" w:rsidR="00B64AF7" w:rsidRPr="00917706" w:rsidRDefault="00B64AF7" w:rsidP="00B64AF7">
      <w:pPr>
        <w:rPr>
          <w:sz w:val="24"/>
          <w:szCs w:val="24"/>
        </w:rPr>
      </w:pPr>
      <w:r w:rsidRPr="00917706">
        <w:rPr>
          <w:sz w:val="24"/>
          <w:szCs w:val="24"/>
        </w:rPr>
        <w:t>This report provides a qualitative assessment of COVID’s most salient impacts on civil liberties and human rights in Canada. Many issues that bear on civil liberties, directly or indirectly, were not considered in detail in this report. This section highlights a few that the CCLA considers ongoing or upcoming risks to civil liberties in Canada</w:t>
      </w:r>
      <w:r w:rsidR="0046775A" w:rsidRPr="00917706">
        <w:rPr>
          <w:sz w:val="24"/>
          <w:szCs w:val="24"/>
        </w:rPr>
        <w:t>—fires that could burn out of control</w:t>
      </w:r>
      <w:r w:rsidRPr="00917706">
        <w:rPr>
          <w:sz w:val="24"/>
          <w:szCs w:val="24"/>
        </w:rPr>
        <w:t>.</w:t>
      </w:r>
    </w:p>
    <w:p w14:paraId="0F2D0F0A" w14:textId="24CC2345" w:rsidR="0046775A" w:rsidRPr="00917706" w:rsidRDefault="0046775A" w:rsidP="007A136E">
      <w:pPr>
        <w:ind w:firstLine="720"/>
        <w:rPr>
          <w:i/>
          <w:sz w:val="24"/>
          <w:szCs w:val="24"/>
          <w:u w:val="single"/>
        </w:rPr>
      </w:pPr>
      <w:r w:rsidRPr="00917706">
        <w:rPr>
          <w:i/>
          <w:sz w:val="24"/>
          <w:szCs w:val="24"/>
          <w:u w:val="single"/>
        </w:rPr>
        <w:t>The death of civil liberties by a thousand cuts</w:t>
      </w:r>
    </w:p>
    <w:p w14:paraId="311272B5" w14:textId="5C686B2B" w:rsidR="0046775A" w:rsidRPr="00917706" w:rsidRDefault="0046775A" w:rsidP="00B64AF7">
      <w:pPr>
        <w:rPr>
          <w:sz w:val="24"/>
          <w:szCs w:val="24"/>
        </w:rPr>
      </w:pPr>
      <w:r w:rsidRPr="00917706">
        <w:rPr>
          <w:sz w:val="24"/>
          <w:szCs w:val="24"/>
        </w:rPr>
        <w:t xml:space="preserve">The pandemic has led to a thousand impositions on civil liberties that might </w:t>
      </w:r>
      <w:r w:rsidR="618076EF" w:rsidRPr="63F02685">
        <w:rPr>
          <w:sz w:val="24"/>
          <w:szCs w:val="24"/>
        </w:rPr>
        <w:t>feel minor alone</w:t>
      </w:r>
      <w:r w:rsidRPr="00917706">
        <w:rPr>
          <w:sz w:val="24"/>
          <w:szCs w:val="24"/>
        </w:rPr>
        <w:t xml:space="preserve">, but which taken together represent an extraordinary </w:t>
      </w:r>
      <w:r w:rsidR="00D67323" w:rsidRPr="00917706">
        <w:rPr>
          <w:sz w:val="24"/>
          <w:szCs w:val="24"/>
        </w:rPr>
        <w:t>change to</w:t>
      </w:r>
      <w:r w:rsidRPr="00917706">
        <w:rPr>
          <w:sz w:val="24"/>
          <w:szCs w:val="24"/>
        </w:rPr>
        <w:t xml:space="preserve"> civil liberties in Canada.</w:t>
      </w:r>
      <w:r w:rsidR="00011B37">
        <w:rPr>
          <w:sz w:val="24"/>
          <w:szCs w:val="24"/>
        </w:rPr>
        <w:t xml:space="preserve"> </w:t>
      </w:r>
      <w:r w:rsidR="131979C0" w:rsidRPr="63F02685">
        <w:rPr>
          <w:sz w:val="24"/>
          <w:szCs w:val="24"/>
        </w:rPr>
        <w:t>T</w:t>
      </w:r>
      <w:r w:rsidRPr="00917706">
        <w:rPr>
          <w:sz w:val="24"/>
          <w:szCs w:val="24"/>
        </w:rPr>
        <w:t xml:space="preserve">hese </w:t>
      </w:r>
      <w:r w:rsidRPr="00917706">
        <w:rPr>
          <w:sz w:val="24"/>
          <w:szCs w:val="24"/>
        </w:rPr>
        <w:lastRenderedPageBreak/>
        <w:t>include mandatory masks and temperature tests</w:t>
      </w:r>
      <w:r w:rsidRPr="63F02685">
        <w:rPr>
          <w:sz w:val="24"/>
          <w:szCs w:val="24"/>
        </w:rPr>
        <w:t xml:space="preserve"> </w:t>
      </w:r>
      <w:r w:rsidR="1FBAF657" w:rsidRPr="63F02685">
        <w:rPr>
          <w:sz w:val="24"/>
          <w:szCs w:val="24"/>
        </w:rPr>
        <w:t>in some private sector settings including retail outlets and large workplaces,</w:t>
      </w:r>
      <w:r w:rsidRPr="00917706">
        <w:rPr>
          <w:sz w:val="24"/>
          <w:szCs w:val="24"/>
        </w:rPr>
        <w:t xml:space="preserve"> </w:t>
      </w:r>
      <w:r w:rsidR="000E4A43" w:rsidRPr="00917706">
        <w:rPr>
          <w:sz w:val="24"/>
          <w:szCs w:val="24"/>
        </w:rPr>
        <w:t xml:space="preserve">limited access to public spaces, </w:t>
      </w:r>
      <w:r w:rsidR="6F3996DA" w:rsidRPr="63F02685">
        <w:rPr>
          <w:sz w:val="24"/>
          <w:szCs w:val="24"/>
        </w:rPr>
        <w:t>attempts to halt</w:t>
      </w:r>
      <w:r w:rsidR="17F3972F" w:rsidRPr="63F02685">
        <w:rPr>
          <w:sz w:val="24"/>
          <w:szCs w:val="24"/>
        </w:rPr>
        <w:t xml:space="preserve"> </w:t>
      </w:r>
      <w:r w:rsidR="000E4A43" w:rsidRPr="00917706">
        <w:rPr>
          <w:sz w:val="24"/>
          <w:szCs w:val="24"/>
        </w:rPr>
        <w:t xml:space="preserve">drive-in religious services, and new government limits on “misinformation”. </w:t>
      </w:r>
      <w:r w:rsidR="261DF48C" w:rsidRPr="63F02685">
        <w:rPr>
          <w:sz w:val="24"/>
          <w:szCs w:val="24"/>
        </w:rPr>
        <w:t>Each of these constrain freedoms</w:t>
      </w:r>
      <w:r w:rsidR="341D42A4" w:rsidRPr="63F02685">
        <w:rPr>
          <w:sz w:val="24"/>
          <w:szCs w:val="24"/>
        </w:rPr>
        <w:t xml:space="preserve"> in what some might consider small ways</w:t>
      </w:r>
      <w:r w:rsidR="000E4A43" w:rsidRPr="00917706">
        <w:rPr>
          <w:sz w:val="24"/>
          <w:szCs w:val="24"/>
        </w:rPr>
        <w:t xml:space="preserve">. But </w:t>
      </w:r>
      <w:r w:rsidR="68DA7CB9" w:rsidRPr="63F02685">
        <w:rPr>
          <w:sz w:val="24"/>
          <w:szCs w:val="24"/>
        </w:rPr>
        <w:t>t</w:t>
      </w:r>
      <w:r w:rsidR="000E4A43" w:rsidRPr="00917706">
        <w:rPr>
          <w:sz w:val="24"/>
          <w:szCs w:val="24"/>
        </w:rPr>
        <w:t xml:space="preserve">aken together, they indicate a major shift in Canada  towards a more designated, circumscribed, and government-ordered way of doing things. </w:t>
      </w:r>
    </w:p>
    <w:p w14:paraId="171616D2" w14:textId="711A3CEF" w:rsidR="000E4A43" w:rsidRPr="00132652" w:rsidRDefault="00D67323" w:rsidP="00B64AF7">
      <w:pPr>
        <w:rPr>
          <w:sz w:val="24"/>
          <w:szCs w:val="24"/>
        </w:rPr>
      </w:pPr>
      <w:r w:rsidRPr="00917706">
        <w:rPr>
          <w:sz w:val="24"/>
          <w:szCs w:val="24"/>
        </w:rPr>
        <w:t xml:space="preserve">As the crisis progresses, CCLA will monitor what it sees as the shifting frontlines in the fight for civil liberties. </w:t>
      </w:r>
      <w:r w:rsidR="00AF4B3C" w:rsidRPr="00917706">
        <w:rPr>
          <w:sz w:val="24"/>
          <w:szCs w:val="24"/>
        </w:rPr>
        <w:t>C</w:t>
      </w:r>
      <w:r w:rsidRPr="00917706">
        <w:rPr>
          <w:sz w:val="24"/>
          <w:szCs w:val="24"/>
        </w:rPr>
        <w:t>ivil society should be on the lookout</w:t>
      </w:r>
      <w:r w:rsidR="00AF4B3C" w:rsidRPr="00917706">
        <w:rPr>
          <w:sz w:val="24"/>
          <w:szCs w:val="24"/>
        </w:rPr>
        <w:t xml:space="preserve"> in the coming months</w:t>
      </w:r>
      <w:r w:rsidRPr="00917706">
        <w:rPr>
          <w:sz w:val="24"/>
          <w:szCs w:val="24"/>
        </w:rPr>
        <w:t xml:space="preserve"> for trends like diminishing workplace privacy. For out-of-home workers this might mean more surveillance in the workplace or employers demanding to know more about their workers’ health. For stay-at-home workers, this could include remote access and surveillance of home computers. Public spaces may also grow more fraught</w:t>
      </w:r>
      <w:r w:rsidR="00C56366" w:rsidRPr="00917706">
        <w:rPr>
          <w:sz w:val="24"/>
          <w:szCs w:val="24"/>
        </w:rPr>
        <w:t>, especially if jurisdictions begin to pursue so-called “immunity passports”, which</w:t>
      </w:r>
      <w:r w:rsidR="00C56366" w:rsidRPr="00132652">
        <w:rPr>
          <w:sz w:val="24"/>
          <w:szCs w:val="24"/>
        </w:rPr>
        <w:t xml:space="preserve"> would enable individuals to travel or to return to work on the questionable assumption that they are protected against re-infection. So far, public discourse about immunity passports has largely neglected mobility rights under the guise of ‘opening up’ the economy and expanding mobility.</w:t>
      </w:r>
    </w:p>
    <w:p w14:paraId="1CF92FF8" w14:textId="3294D356" w:rsidR="00C56366" w:rsidRPr="00917706" w:rsidRDefault="004968CC" w:rsidP="00B64AF7">
      <w:pPr>
        <w:rPr>
          <w:i/>
          <w:iCs/>
          <w:sz w:val="24"/>
          <w:szCs w:val="24"/>
        </w:rPr>
      </w:pPr>
      <w:r w:rsidRPr="00132652">
        <w:rPr>
          <w:sz w:val="24"/>
          <w:szCs w:val="24"/>
        </w:rPr>
        <w:t>Governments</w:t>
      </w:r>
      <w:r w:rsidR="00C56366" w:rsidRPr="00132652">
        <w:rPr>
          <w:sz w:val="24"/>
          <w:szCs w:val="24"/>
        </w:rPr>
        <w:t xml:space="preserve"> should also be mindful of how the law in a crisis can become both more salient and less knowable. </w:t>
      </w:r>
      <w:r w:rsidR="007A136E" w:rsidRPr="00132652">
        <w:rPr>
          <w:sz w:val="24"/>
          <w:szCs w:val="24"/>
        </w:rPr>
        <w:t>P</w:t>
      </w:r>
      <w:r w:rsidR="00C56366" w:rsidRPr="00132652">
        <w:rPr>
          <w:sz w:val="24"/>
          <w:szCs w:val="24"/>
        </w:rPr>
        <w:t>eople across Canada hear about new laws, policies, and emergency regulations</w:t>
      </w:r>
      <w:r w:rsidR="007A136E" w:rsidRPr="00132652">
        <w:rPr>
          <w:sz w:val="24"/>
          <w:szCs w:val="24"/>
        </w:rPr>
        <w:t xml:space="preserve"> every day</w:t>
      </w:r>
      <w:r w:rsidR="00C56366" w:rsidRPr="00132652">
        <w:rPr>
          <w:sz w:val="24"/>
          <w:szCs w:val="24"/>
        </w:rPr>
        <w:t>. But this news is often no</w:t>
      </w:r>
      <w:r w:rsidR="007A136E" w:rsidRPr="00132652">
        <w:rPr>
          <w:sz w:val="24"/>
          <w:szCs w:val="24"/>
        </w:rPr>
        <w:t>t</w:t>
      </w:r>
      <w:r w:rsidR="00C56366" w:rsidRPr="00132652">
        <w:rPr>
          <w:sz w:val="24"/>
          <w:szCs w:val="24"/>
        </w:rPr>
        <w:t xml:space="preserve"> well understood and can quickly go out of date. </w:t>
      </w:r>
      <w:r w:rsidR="00D812C4" w:rsidRPr="00132652">
        <w:rPr>
          <w:sz w:val="24"/>
          <w:szCs w:val="24"/>
        </w:rPr>
        <w:t>Yesterday’s ticketing laws might be repealed tomorrow and rules to do with when to wear masks can seem arbitrary</w:t>
      </w:r>
      <w:r w:rsidR="6B74C9A2" w:rsidRPr="63F02685">
        <w:rPr>
          <w:sz w:val="24"/>
          <w:szCs w:val="24"/>
        </w:rPr>
        <w:t xml:space="preserve">—and when a suggestion becomes a law is not always explicit or clear in public </w:t>
      </w:r>
      <w:r w:rsidR="00011B37" w:rsidRPr="63F02685">
        <w:rPr>
          <w:sz w:val="24"/>
          <w:szCs w:val="24"/>
        </w:rPr>
        <w:t>pronouncements</w:t>
      </w:r>
      <w:r w:rsidR="00D812C4" w:rsidRPr="63F02685">
        <w:rPr>
          <w:sz w:val="24"/>
          <w:szCs w:val="24"/>
        </w:rPr>
        <w:t>.</w:t>
      </w:r>
      <w:r w:rsidR="00D812C4" w:rsidRPr="00132652">
        <w:rPr>
          <w:sz w:val="24"/>
          <w:szCs w:val="24"/>
        </w:rPr>
        <w:t xml:space="preserve"> </w:t>
      </w:r>
      <w:r w:rsidR="00177838" w:rsidRPr="00132652">
        <w:rPr>
          <w:sz w:val="24"/>
          <w:szCs w:val="24"/>
        </w:rPr>
        <w:t>Governments</w:t>
      </w:r>
      <w:r w:rsidR="00D812C4" w:rsidRPr="00132652">
        <w:rPr>
          <w:sz w:val="24"/>
          <w:szCs w:val="24"/>
        </w:rPr>
        <w:t xml:space="preserve"> must endeavor to ensure that Canada’s laws</w:t>
      </w:r>
      <w:r w:rsidRPr="00132652">
        <w:rPr>
          <w:sz w:val="24"/>
          <w:szCs w:val="24"/>
        </w:rPr>
        <w:t xml:space="preserve"> </w:t>
      </w:r>
      <w:r w:rsidR="00D812C4" w:rsidRPr="00132652">
        <w:rPr>
          <w:sz w:val="24"/>
          <w:szCs w:val="24"/>
        </w:rPr>
        <w:t>remain knowable to everyone.</w:t>
      </w:r>
    </w:p>
    <w:p w14:paraId="78902883" w14:textId="0FD541AF" w:rsidR="0046775A" w:rsidRPr="00917706" w:rsidRDefault="00C56366" w:rsidP="007A136E">
      <w:pPr>
        <w:ind w:firstLine="720"/>
        <w:rPr>
          <w:i/>
          <w:sz w:val="24"/>
          <w:szCs w:val="24"/>
          <w:u w:val="single"/>
        </w:rPr>
      </w:pPr>
      <w:r w:rsidRPr="00917706">
        <w:rPr>
          <w:i/>
          <w:sz w:val="24"/>
          <w:szCs w:val="24"/>
          <w:u w:val="single"/>
        </w:rPr>
        <w:t>Refugees in a global pandemic</w:t>
      </w:r>
    </w:p>
    <w:p w14:paraId="1C9DCDB2" w14:textId="7ADB625F" w:rsidR="00B64AF7" w:rsidDel="004319C8" w:rsidRDefault="060E61BD" w:rsidP="00B64AF7">
      <w:pPr>
        <w:rPr>
          <w:ins w:id="2069" w:author="Michael Bryant" w:date="2020-06-16T16:06:00Z"/>
          <w:sz w:val="24"/>
          <w:szCs w:val="24"/>
        </w:rPr>
      </w:pPr>
      <w:r w:rsidRPr="00917706">
        <w:rPr>
          <w:sz w:val="24"/>
          <w:szCs w:val="24"/>
        </w:rPr>
        <w:t>The worl</w:t>
      </w:r>
      <w:r w:rsidR="17EB0AD3" w:rsidRPr="00917706">
        <w:rPr>
          <w:sz w:val="24"/>
          <w:szCs w:val="24"/>
        </w:rPr>
        <w:t>d refugee crisis predates COVID</w:t>
      </w:r>
      <w:r w:rsidRPr="00917706">
        <w:rPr>
          <w:sz w:val="24"/>
          <w:szCs w:val="24"/>
        </w:rPr>
        <w:t xml:space="preserve">. Millions of persons are forcibly displaced every year by war, domestic violence, </w:t>
      </w:r>
      <w:r w:rsidR="488E8E13" w:rsidRPr="00917706">
        <w:rPr>
          <w:sz w:val="24"/>
          <w:szCs w:val="24"/>
        </w:rPr>
        <w:t xml:space="preserve">homophobia, </w:t>
      </w:r>
      <w:r w:rsidRPr="00917706">
        <w:rPr>
          <w:sz w:val="24"/>
          <w:szCs w:val="24"/>
        </w:rPr>
        <w:t xml:space="preserve">and </w:t>
      </w:r>
      <w:r w:rsidR="488E8E13" w:rsidRPr="00917706">
        <w:rPr>
          <w:sz w:val="24"/>
          <w:szCs w:val="24"/>
        </w:rPr>
        <w:t>other crises</w:t>
      </w:r>
      <w:r w:rsidRPr="00917706">
        <w:rPr>
          <w:sz w:val="24"/>
          <w:szCs w:val="24"/>
        </w:rPr>
        <w:t xml:space="preserve">. </w:t>
      </w:r>
      <w:r w:rsidR="6450942B" w:rsidRPr="00917706">
        <w:rPr>
          <w:sz w:val="24"/>
          <w:szCs w:val="24"/>
        </w:rPr>
        <w:t>Refugees have a right to seek safe</w:t>
      </w:r>
      <w:r w:rsidR="488E8E13" w:rsidRPr="00917706">
        <w:rPr>
          <w:sz w:val="24"/>
          <w:szCs w:val="24"/>
        </w:rPr>
        <w:t>ty</w:t>
      </w:r>
      <w:r w:rsidR="6450942B" w:rsidRPr="00917706">
        <w:rPr>
          <w:sz w:val="24"/>
          <w:szCs w:val="24"/>
        </w:rPr>
        <w:t xml:space="preserve"> and Canada has a legal and moral obligation to </w:t>
      </w:r>
      <w:r w:rsidR="6450942B" w:rsidRPr="00132652">
        <w:rPr>
          <w:sz w:val="24"/>
          <w:szCs w:val="24"/>
        </w:rPr>
        <w:t xml:space="preserve">do its utmost to </w:t>
      </w:r>
      <w:r w:rsidR="6450942B" w:rsidRPr="00917706">
        <w:rPr>
          <w:sz w:val="24"/>
          <w:szCs w:val="24"/>
        </w:rPr>
        <w:t xml:space="preserve">provide them safe </w:t>
      </w:r>
      <w:r w:rsidR="6450942B" w:rsidRPr="00132652">
        <w:rPr>
          <w:sz w:val="24"/>
          <w:szCs w:val="24"/>
        </w:rPr>
        <w:t>harbour</w:t>
      </w:r>
      <w:r w:rsidR="6450942B" w:rsidRPr="00917706">
        <w:rPr>
          <w:sz w:val="24"/>
          <w:szCs w:val="24"/>
        </w:rPr>
        <w:t xml:space="preserve">. </w:t>
      </w:r>
      <w:r w:rsidRPr="00917706">
        <w:rPr>
          <w:sz w:val="24"/>
          <w:szCs w:val="24"/>
        </w:rPr>
        <w:t>In response</w:t>
      </w:r>
      <w:r w:rsidR="6450942B" w:rsidRPr="00917706">
        <w:rPr>
          <w:sz w:val="24"/>
          <w:szCs w:val="24"/>
        </w:rPr>
        <w:t xml:space="preserve"> to COVID, however, the federal government enacted emergency measures to dramatically reduce</w:t>
      </w:r>
      <w:r w:rsidRPr="00917706">
        <w:rPr>
          <w:sz w:val="24"/>
          <w:szCs w:val="24"/>
        </w:rPr>
        <w:t xml:space="preserve"> the rate at which</w:t>
      </w:r>
      <w:r w:rsidR="6450942B" w:rsidRPr="00917706">
        <w:rPr>
          <w:sz w:val="24"/>
          <w:szCs w:val="24"/>
        </w:rPr>
        <w:t xml:space="preserve"> refugee</w:t>
      </w:r>
      <w:r w:rsidRPr="00917706">
        <w:rPr>
          <w:sz w:val="24"/>
          <w:szCs w:val="24"/>
        </w:rPr>
        <w:t>s are</w:t>
      </w:r>
      <w:r w:rsidR="6450942B" w:rsidRPr="00917706">
        <w:rPr>
          <w:sz w:val="24"/>
          <w:szCs w:val="24"/>
        </w:rPr>
        <w:t xml:space="preserve"> </w:t>
      </w:r>
      <w:r w:rsidRPr="00917706">
        <w:rPr>
          <w:sz w:val="24"/>
          <w:szCs w:val="24"/>
        </w:rPr>
        <w:t>resettled</w:t>
      </w:r>
      <w:r w:rsidR="6450942B" w:rsidRPr="00917706">
        <w:rPr>
          <w:sz w:val="24"/>
          <w:szCs w:val="24"/>
        </w:rPr>
        <w:t xml:space="preserve"> in Canada.</w:t>
      </w:r>
      <w:r w:rsidR="00B64AF7" w:rsidRPr="00132652">
        <w:rPr>
          <w:rStyle w:val="FootnoteReference"/>
          <w:sz w:val="24"/>
          <w:szCs w:val="24"/>
        </w:rPr>
        <w:footnoteReference w:id="182"/>
      </w:r>
      <w:r w:rsidR="6450942B" w:rsidRPr="00917706">
        <w:rPr>
          <w:sz w:val="24"/>
          <w:szCs w:val="24"/>
        </w:rPr>
        <w:t xml:space="preserve"> This </w:t>
      </w:r>
      <w:r w:rsidR="7A906296" w:rsidRPr="00917706">
        <w:rPr>
          <w:sz w:val="24"/>
          <w:szCs w:val="24"/>
        </w:rPr>
        <w:t xml:space="preserve">subject </w:t>
      </w:r>
      <w:r w:rsidR="70C3C3E9" w:rsidRPr="00917706">
        <w:rPr>
          <w:sz w:val="24"/>
          <w:szCs w:val="24"/>
        </w:rPr>
        <w:t>could be a report unto itself.</w:t>
      </w:r>
      <w:r w:rsidR="70C3C3E9">
        <w:rPr>
          <w:sz w:val="24"/>
          <w:szCs w:val="24"/>
        </w:rPr>
        <w:t xml:space="preserve"> </w:t>
      </w:r>
      <w:r w:rsidR="6450942B" w:rsidRPr="00917706">
        <w:rPr>
          <w:sz w:val="24"/>
          <w:szCs w:val="24"/>
        </w:rPr>
        <w:t xml:space="preserve">Refugees’ rights to safe haven are fundamental principles of </w:t>
      </w:r>
      <w:r w:rsidR="488E8E13" w:rsidRPr="00917706">
        <w:rPr>
          <w:sz w:val="24"/>
          <w:szCs w:val="24"/>
        </w:rPr>
        <w:t xml:space="preserve">both </w:t>
      </w:r>
      <w:r w:rsidR="6450942B" w:rsidRPr="00917706">
        <w:rPr>
          <w:sz w:val="24"/>
          <w:szCs w:val="24"/>
        </w:rPr>
        <w:t xml:space="preserve">Canadian and international law. As the pandemic continues, </w:t>
      </w:r>
      <w:r w:rsidR="488E8E13" w:rsidRPr="00917706">
        <w:rPr>
          <w:sz w:val="24"/>
          <w:szCs w:val="24"/>
        </w:rPr>
        <w:t xml:space="preserve">Canadian </w:t>
      </w:r>
      <w:r w:rsidRPr="00917706">
        <w:rPr>
          <w:sz w:val="24"/>
          <w:szCs w:val="24"/>
        </w:rPr>
        <w:t xml:space="preserve">governments should remain </w:t>
      </w:r>
      <w:r w:rsidR="6450942B" w:rsidRPr="00917706">
        <w:rPr>
          <w:sz w:val="24"/>
          <w:szCs w:val="24"/>
        </w:rPr>
        <w:t xml:space="preserve">mindful of how </w:t>
      </w:r>
      <w:r w:rsidRPr="00917706">
        <w:rPr>
          <w:sz w:val="24"/>
          <w:szCs w:val="24"/>
        </w:rPr>
        <w:t>the global crisis</w:t>
      </w:r>
      <w:r w:rsidR="6450942B" w:rsidRPr="00917706">
        <w:rPr>
          <w:sz w:val="24"/>
          <w:szCs w:val="24"/>
        </w:rPr>
        <w:t xml:space="preserve"> impacts refugees and other displaced persons.</w:t>
      </w:r>
      <w:r w:rsidR="488E8E13" w:rsidRPr="00917706">
        <w:rPr>
          <w:sz w:val="24"/>
          <w:szCs w:val="24"/>
        </w:rPr>
        <w:t xml:space="preserve"> There is always a risk that a reactionary government might try to permanently close Canada’s doors to refugees.</w:t>
      </w:r>
    </w:p>
    <w:p w14:paraId="4D59C555" w14:textId="77777777" w:rsidR="009E102D" w:rsidRDefault="009E102D">
      <w:pPr>
        <w:rPr>
          <w:ins w:id="2070" w:author="Michael Bryant" w:date="2020-06-16T16:06:00Z"/>
          <w:sz w:val="24"/>
          <w:szCs w:val="24"/>
        </w:rPr>
      </w:pPr>
      <w:ins w:id="2071" w:author="Michael Bryant" w:date="2020-06-16T16:06:00Z">
        <w:r>
          <w:rPr>
            <w:sz w:val="24"/>
            <w:szCs w:val="24"/>
          </w:rPr>
          <w:br w:type="page"/>
        </w:r>
      </w:ins>
    </w:p>
    <w:p w14:paraId="02C92D4C" w14:textId="77777777" w:rsidR="00B64AF7" w:rsidRPr="00132652" w:rsidRDefault="00B64AF7" w:rsidP="00B64AF7">
      <w:pPr>
        <w:rPr>
          <w:del w:id="2072" w:author="Jhoh@ccla.org" w:date="2020-06-16T14:30:00Z"/>
          <w:sz w:val="24"/>
          <w:szCs w:val="24"/>
          <w:rPrChange w:id="2073" w:author="Tashi Alford-Duguid" w:date="2020-06-16T15:18:00Z">
            <w:rPr>
              <w:del w:id="2074" w:author="Jhoh@ccla.org" w:date="2020-06-16T14:30:00Z"/>
              <w:sz w:val="24"/>
              <w:szCs w:val="24"/>
              <w:lang w:val="en-US"/>
            </w:rPr>
          </w:rPrChange>
        </w:rPr>
      </w:pPr>
    </w:p>
    <w:p w14:paraId="4ABA4BFC" w14:textId="77777777" w:rsidR="00A94D08" w:rsidRPr="00132652" w:rsidDel="004319C8" w:rsidRDefault="00A94D08" w:rsidP="00B64AF7">
      <w:pPr>
        <w:rPr>
          <w:del w:id="2075" w:author="Jhoh@ccla.org" w:date="2020-06-16T14:30:00Z"/>
          <w:sz w:val="24"/>
          <w:szCs w:val="24"/>
          <w:rPrChange w:id="2076" w:author="Tashi Alford-Duguid" w:date="2020-06-15T12:17:00Z">
            <w:rPr>
              <w:del w:id="2077" w:author="Jhoh@ccla.org" w:date="2020-06-16T14:30:00Z"/>
              <w:sz w:val="24"/>
              <w:szCs w:val="24"/>
              <w:lang w:val="en-US"/>
            </w:rPr>
          </w:rPrChange>
        </w:rPr>
      </w:pPr>
    </w:p>
    <w:p w14:paraId="726A822C" w14:textId="77777777" w:rsidR="00B64AF7" w:rsidRPr="00132652" w:rsidRDefault="00B64AF7" w:rsidP="00133854">
      <w:pPr>
        <w:rPr>
          <w:del w:id="2078" w:author="Michael Bryant" w:date="2020-06-16T16:06:00Z"/>
          <w:sz w:val="24"/>
          <w:szCs w:val="24"/>
          <w:rPrChange w:id="2079" w:author="Tashi Alford-Duguid" w:date="2020-06-15T12:17:00Z">
            <w:rPr>
              <w:del w:id="2080" w:author="Michael Bryant" w:date="2020-06-16T16:06:00Z"/>
              <w:sz w:val="24"/>
              <w:szCs w:val="24"/>
              <w:lang w:val="en-US"/>
            </w:rPr>
          </w:rPrChange>
        </w:rPr>
      </w:pPr>
    </w:p>
    <w:p w14:paraId="223232C4" w14:textId="296E1A86" w:rsidR="009410CD" w:rsidRPr="00AC11F7" w:rsidRDefault="00AC11F7" w:rsidP="00AC11F7">
      <w:pPr>
        <w:pStyle w:val="Heading1"/>
        <w:rPr>
          <w:rPrChange w:id="2081" w:author="Jhoh@ccla.org" w:date="2020-06-16T14:32:00Z">
            <w:rPr>
              <w:b/>
              <w:bCs/>
              <w:sz w:val="24"/>
              <w:szCs w:val="24"/>
              <w:lang w:val="en-US"/>
            </w:rPr>
          </w:rPrChange>
        </w:rPr>
        <w:pPrChange w:id="2082" w:author="Jhoh@ccla.org" w:date="2020-06-16T14:32:00Z">
          <w:pPr/>
        </w:pPrChange>
      </w:pPr>
      <w:ins w:id="2083" w:author="Jhoh@ccla.org" w:date="2020-06-16T14:31:00Z">
        <w:r>
          <w:t>Conclusion: Preventing a Second Wave of Civil Liberties V</w:t>
        </w:r>
      </w:ins>
      <w:ins w:id="2084" w:author="Jhoh@ccla.org" w:date="2020-06-16T14:32:00Z">
        <w:r>
          <w:t>iolations</w:t>
        </w:r>
      </w:ins>
      <w:del w:id="2085" w:author="Jhoh@ccla.org" w:date="2020-06-16T14:32:00Z">
        <w:r w:rsidR="00556EF5" w:rsidRPr="00132652" w:rsidDel="00AC11F7">
          <w:rPr>
            <w:b/>
            <w:bCs/>
            <w:sz w:val="24"/>
            <w:szCs w:val="24"/>
            <w:rPrChange w:id="2086" w:author="Tashi Alford-Duguid" w:date="2020-06-15T12:17:00Z">
              <w:rPr>
                <w:b/>
                <w:bCs/>
                <w:sz w:val="24"/>
                <w:szCs w:val="24"/>
                <w:lang w:val="en-US"/>
              </w:rPr>
            </w:rPrChange>
          </w:rPr>
          <w:delText>Conclusion</w:delText>
        </w:r>
        <w:r w:rsidR="00C433D3" w:rsidRPr="00132652" w:rsidDel="00AC11F7">
          <w:rPr>
            <w:b/>
            <w:bCs/>
            <w:sz w:val="24"/>
            <w:szCs w:val="24"/>
            <w:rPrChange w:id="2087" w:author="Tashi Alford-Duguid" w:date="2020-06-15T12:17:00Z">
              <w:rPr>
                <w:b/>
                <w:bCs/>
                <w:sz w:val="24"/>
                <w:szCs w:val="24"/>
                <w:lang w:val="en-US"/>
              </w:rPr>
            </w:rPrChange>
          </w:rPr>
          <w:delText>: Preventing a Second Wave of Civil Liberties Violations</w:delText>
        </w:r>
      </w:del>
    </w:p>
    <w:p w14:paraId="6FC867B4" w14:textId="546FBC46" w:rsidR="0055079C" w:rsidRPr="00132652" w:rsidRDefault="00934F1D" w:rsidP="009A5E7B">
      <w:pPr>
        <w:rPr>
          <w:sz w:val="24"/>
          <w:szCs w:val="24"/>
          <w:rPrChange w:id="2088" w:author="Tashi Alford-Duguid" w:date="2020-06-15T12:17:00Z">
            <w:rPr>
              <w:sz w:val="24"/>
              <w:szCs w:val="24"/>
              <w:lang w:val="en-US"/>
            </w:rPr>
          </w:rPrChange>
        </w:rPr>
      </w:pPr>
      <w:r w:rsidRPr="00132652">
        <w:rPr>
          <w:sz w:val="24"/>
          <w:szCs w:val="24"/>
          <w:rPrChange w:id="2089" w:author="Tashi Alford-Duguid" w:date="2020-06-15T12:17:00Z">
            <w:rPr>
              <w:sz w:val="24"/>
              <w:szCs w:val="24"/>
              <w:lang w:val="en-US"/>
            </w:rPr>
          </w:rPrChange>
        </w:rPr>
        <w:t xml:space="preserve">Civil liberties are not an afterthought or luxury to be </w:t>
      </w:r>
      <w:r w:rsidR="00A2107F" w:rsidRPr="00132652">
        <w:rPr>
          <w:sz w:val="24"/>
          <w:szCs w:val="24"/>
          <w:rPrChange w:id="2090" w:author="Tashi Alford-Duguid" w:date="2020-06-15T12:17:00Z">
            <w:rPr>
              <w:sz w:val="24"/>
              <w:szCs w:val="24"/>
              <w:lang w:val="en-US"/>
            </w:rPr>
          </w:rPrChange>
        </w:rPr>
        <w:t>lost in the fog of emergency management.</w:t>
      </w:r>
      <w:r w:rsidR="00A2107F">
        <w:rPr>
          <w:sz w:val="24"/>
          <w:szCs w:val="24"/>
        </w:rPr>
        <w:t xml:space="preserve"> </w:t>
      </w:r>
      <w:r w:rsidR="00A2107F" w:rsidRPr="00132652">
        <w:rPr>
          <w:sz w:val="24"/>
          <w:szCs w:val="24"/>
          <w:rPrChange w:id="2091" w:author="Tashi Alford-Duguid" w:date="2020-06-15T12:17:00Z">
            <w:rPr>
              <w:sz w:val="24"/>
              <w:szCs w:val="24"/>
              <w:lang w:val="en-US"/>
            </w:rPr>
          </w:rPrChange>
        </w:rPr>
        <w:t xml:space="preserve">They are the guideposts and limits of </w:t>
      </w:r>
      <w:r w:rsidR="006D5B26" w:rsidRPr="00132652">
        <w:rPr>
          <w:sz w:val="24"/>
          <w:szCs w:val="24"/>
          <w:rPrChange w:id="2092" w:author="Tashi Alford-Duguid" w:date="2020-06-15T12:17:00Z">
            <w:rPr>
              <w:sz w:val="24"/>
              <w:szCs w:val="24"/>
              <w:lang w:val="en-US"/>
            </w:rPr>
          </w:rPrChange>
        </w:rPr>
        <w:t>legislative and governmental action.</w:t>
      </w:r>
      <w:r w:rsidR="006D5B26">
        <w:rPr>
          <w:sz w:val="24"/>
          <w:szCs w:val="24"/>
        </w:rPr>
        <w:t xml:space="preserve"> </w:t>
      </w:r>
      <w:r w:rsidR="00A941A3" w:rsidRPr="00132652">
        <w:rPr>
          <w:sz w:val="24"/>
          <w:szCs w:val="24"/>
          <w:rPrChange w:id="2093" w:author="Tashi Alford-Duguid" w:date="2020-06-15T12:17:00Z">
            <w:rPr>
              <w:sz w:val="24"/>
              <w:szCs w:val="24"/>
              <w:lang w:val="en-US"/>
            </w:rPr>
          </w:rPrChange>
        </w:rPr>
        <w:t xml:space="preserve">The </w:t>
      </w:r>
      <w:r w:rsidR="00A941A3" w:rsidRPr="5C55A750">
        <w:rPr>
          <w:i/>
          <w:iCs/>
          <w:sz w:val="24"/>
          <w:szCs w:val="24"/>
          <w:rPrChange w:id="2094" w:author="Tashi Alford-Duguid" w:date="2020-06-15T12:17:00Z">
            <w:rPr>
              <w:i/>
              <w:sz w:val="24"/>
              <w:szCs w:val="24"/>
              <w:lang w:val="en-US"/>
            </w:rPr>
          </w:rPrChange>
        </w:rPr>
        <w:t>Charter of Rights and</w:t>
      </w:r>
      <w:r w:rsidR="00A941A3" w:rsidRPr="00132652">
        <w:rPr>
          <w:sz w:val="24"/>
          <w:szCs w:val="24"/>
          <w:rPrChange w:id="2095" w:author="Tashi Alford-Duguid" w:date="2020-06-15T12:17:00Z">
            <w:rPr>
              <w:sz w:val="24"/>
              <w:szCs w:val="24"/>
              <w:lang w:val="en-US"/>
            </w:rPr>
          </w:rPrChange>
        </w:rPr>
        <w:t xml:space="preserve"> </w:t>
      </w:r>
      <w:r w:rsidR="00A941A3" w:rsidRPr="5C55A750">
        <w:rPr>
          <w:i/>
          <w:iCs/>
          <w:sz w:val="24"/>
          <w:szCs w:val="24"/>
          <w:rPrChange w:id="2096" w:author="Tashi Alford-Duguid" w:date="2020-06-15T12:17:00Z">
            <w:rPr>
              <w:i/>
              <w:sz w:val="24"/>
              <w:szCs w:val="24"/>
              <w:lang w:val="en-US"/>
            </w:rPr>
          </w:rPrChange>
        </w:rPr>
        <w:t>Freedoms</w:t>
      </w:r>
      <w:r w:rsidR="00A941A3" w:rsidRPr="00132652">
        <w:rPr>
          <w:sz w:val="24"/>
          <w:szCs w:val="24"/>
          <w:rPrChange w:id="2097" w:author="Tashi Alford-Duguid" w:date="2020-06-15T12:17:00Z">
            <w:rPr>
              <w:sz w:val="24"/>
              <w:szCs w:val="24"/>
              <w:lang w:val="en-US"/>
            </w:rPr>
          </w:rPrChange>
        </w:rPr>
        <w:t xml:space="preserve"> </w:t>
      </w:r>
      <w:r w:rsidR="00FF769C" w:rsidRPr="00132652">
        <w:rPr>
          <w:sz w:val="24"/>
          <w:szCs w:val="24"/>
          <w:rPrChange w:id="2098" w:author="Tashi Alford-Duguid" w:date="2020-06-15T12:17:00Z">
            <w:rPr>
              <w:sz w:val="24"/>
              <w:szCs w:val="24"/>
              <w:lang w:val="en-US"/>
            </w:rPr>
          </w:rPrChange>
        </w:rPr>
        <w:t xml:space="preserve">applies </w:t>
      </w:r>
      <w:del w:id="2099" w:author="Brenda McPhail" w:date="2020-06-15T22:27:00Z">
        <w:r w:rsidR="00FF769C" w:rsidRPr="00132652">
          <w:rPr>
            <w:sz w:val="24"/>
            <w:szCs w:val="24"/>
            <w:rPrChange w:id="2100" w:author="Tashi Alford-Duguid" w:date="2020-06-15T12:17:00Z">
              <w:rPr>
                <w:sz w:val="24"/>
                <w:szCs w:val="24"/>
                <w:lang w:val="en-US"/>
              </w:rPr>
            </w:rPrChange>
          </w:rPr>
          <w:delText>at all times</w:delText>
        </w:r>
      </w:del>
      <w:ins w:id="2101" w:author="Brenda McPhail" w:date="2020-06-15T22:27:00Z">
        <w:r w:rsidR="021FE04B" w:rsidRPr="5C55A750">
          <w:rPr>
            <w:sz w:val="24"/>
            <w:szCs w:val="24"/>
          </w:rPr>
          <w:t>always</w:t>
        </w:r>
      </w:ins>
      <w:r w:rsidR="00FF769C" w:rsidRPr="00132652">
        <w:rPr>
          <w:sz w:val="24"/>
          <w:szCs w:val="24"/>
          <w:rPrChange w:id="2102" w:author="Tashi Alford-Duguid" w:date="2020-06-15T12:17:00Z">
            <w:rPr>
              <w:sz w:val="24"/>
              <w:szCs w:val="24"/>
              <w:lang w:val="en-US"/>
            </w:rPr>
          </w:rPrChange>
        </w:rPr>
        <w:t>, in good and bad times</w:t>
      </w:r>
      <w:r w:rsidR="00396EE2" w:rsidRPr="00132652">
        <w:rPr>
          <w:sz w:val="24"/>
          <w:szCs w:val="24"/>
          <w:rPrChange w:id="2103" w:author="Tashi Alford-Duguid" w:date="2020-06-15T12:17:00Z">
            <w:rPr>
              <w:sz w:val="24"/>
              <w:szCs w:val="24"/>
              <w:lang w:val="en-US"/>
            </w:rPr>
          </w:rPrChange>
        </w:rPr>
        <w:t>.</w:t>
      </w:r>
      <w:r w:rsidR="00396EE2">
        <w:rPr>
          <w:sz w:val="24"/>
          <w:szCs w:val="24"/>
        </w:rPr>
        <w:t xml:space="preserve"> </w:t>
      </w:r>
      <w:r w:rsidR="00396EE2" w:rsidRPr="00132652">
        <w:rPr>
          <w:sz w:val="24"/>
          <w:szCs w:val="24"/>
          <w:rPrChange w:id="2104" w:author="Tashi Alford-Duguid" w:date="2020-06-15T12:17:00Z">
            <w:rPr>
              <w:sz w:val="24"/>
              <w:szCs w:val="24"/>
              <w:lang w:val="en-US"/>
            </w:rPr>
          </w:rPrChange>
        </w:rPr>
        <w:t xml:space="preserve">The Constitution is the supreme law of the land, </w:t>
      </w:r>
      <w:ins w:id="2105" w:author="Brenda McPhail" w:date="2020-06-15T22:28:00Z">
        <w:r w:rsidR="5FBD1652" w:rsidRPr="5C55A750">
          <w:rPr>
            <w:sz w:val="24"/>
            <w:szCs w:val="24"/>
          </w:rPr>
          <w:t xml:space="preserve">and as such is </w:t>
        </w:r>
      </w:ins>
      <w:r w:rsidR="00396EE2" w:rsidRPr="00132652">
        <w:rPr>
          <w:sz w:val="24"/>
          <w:szCs w:val="24"/>
          <w:rPrChange w:id="2106" w:author="Tashi Alford-Duguid" w:date="2020-06-15T12:17:00Z">
            <w:rPr>
              <w:sz w:val="24"/>
              <w:szCs w:val="24"/>
              <w:lang w:val="en-US"/>
            </w:rPr>
          </w:rPrChange>
        </w:rPr>
        <w:t>more</w:t>
      </w:r>
      <w:ins w:id="2107" w:author="Brenda McPhail" w:date="2020-06-15T22:28:00Z">
        <w:r w:rsidR="2E7C4741" w:rsidRPr="5C55A750">
          <w:rPr>
            <w:sz w:val="24"/>
            <w:szCs w:val="24"/>
          </w:rPr>
          <w:t>, not less</w:t>
        </w:r>
      </w:ins>
      <w:r w:rsidR="00396EE2" w:rsidRPr="00132652">
        <w:rPr>
          <w:sz w:val="24"/>
          <w:szCs w:val="24"/>
          <w:rPrChange w:id="2108" w:author="Tashi Alford-Duguid" w:date="2020-06-15T12:17:00Z">
            <w:rPr>
              <w:sz w:val="24"/>
              <w:szCs w:val="24"/>
              <w:lang w:val="en-US"/>
            </w:rPr>
          </w:rPrChange>
        </w:rPr>
        <w:t xml:space="preserve"> important during an emergency</w:t>
      </w:r>
      <w:del w:id="2109" w:author="Jhoh@ccla.org" w:date="2020-06-16T14:30:00Z">
        <w:r w:rsidR="00396EE2" w:rsidRPr="00132652" w:rsidDel="005256BE">
          <w:rPr>
            <w:sz w:val="24"/>
            <w:szCs w:val="24"/>
            <w:rPrChange w:id="2110" w:author="Tashi Alford-Duguid" w:date="2020-06-15T12:17:00Z">
              <w:rPr>
                <w:sz w:val="24"/>
                <w:szCs w:val="24"/>
                <w:lang w:val="en-US"/>
              </w:rPr>
            </w:rPrChange>
          </w:rPr>
          <w:delText xml:space="preserve"> </w:delText>
        </w:r>
      </w:del>
      <w:del w:id="2111" w:author="Brenda McPhail" w:date="2020-06-15T22:28:00Z">
        <w:r w:rsidR="00396EE2" w:rsidRPr="00132652">
          <w:rPr>
            <w:sz w:val="24"/>
            <w:szCs w:val="24"/>
            <w:rPrChange w:id="2112" w:author="Tashi Alford-Duguid" w:date="2020-06-15T12:17:00Z">
              <w:rPr>
                <w:sz w:val="24"/>
                <w:szCs w:val="24"/>
                <w:lang w:val="en-US"/>
              </w:rPr>
            </w:rPrChange>
          </w:rPr>
          <w:delText>than not</w:delText>
        </w:r>
      </w:del>
      <w:del w:id="2113" w:author="Jhoh@ccla.org" w:date="2020-06-16T14:30:00Z">
        <w:r w:rsidR="00396EE2" w:rsidRPr="00132652" w:rsidDel="005256BE">
          <w:rPr>
            <w:sz w:val="24"/>
            <w:szCs w:val="24"/>
            <w:rPrChange w:id="2114" w:author="Tashi Alford-Duguid" w:date="2020-06-15T12:17:00Z">
              <w:rPr>
                <w:sz w:val="24"/>
                <w:szCs w:val="24"/>
                <w:lang w:val="en-US"/>
              </w:rPr>
            </w:rPrChange>
          </w:rPr>
          <w:delText xml:space="preserve">, </w:delText>
        </w:r>
      </w:del>
      <w:del w:id="2115" w:author="Brenda McPhail" w:date="2020-06-15T22:28:00Z">
        <w:r w:rsidR="00941EF6" w:rsidRPr="00132652">
          <w:rPr>
            <w:sz w:val="24"/>
            <w:szCs w:val="24"/>
            <w:rPrChange w:id="2116" w:author="Tashi Alford-Duguid" w:date="2020-06-15T12:17:00Z">
              <w:rPr>
                <w:sz w:val="24"/>
                <w:szCs w:val="24"/>
                <w:lang w:val="en-US"/>
              </w:rPr>
            </w:rPrChange>
          </w:rPr>
          <w:delText>subject always to the limits set out therein</w:delText>
        </w:r>
      </w:del>
      <w:r w:rsidR="00941EF6" w:rsidRPr="00132652">
        <w:rPr>
          <w:sz w:val="24"/>
          <w:szCs w:val="24"/>
          <w:rPrChange w:id="2117" w:author="Tashi Alford-Duguid" w:date="2020-06-15T12:17:00Z">
            <w:rPr>
              <w:sz w:val="24"/>
              <w:szCs w:val="24"/>
              <w:lang w:val="en-US"/>
            </w:rPr>
          </w:rPrChange>
        </w:rPr>
        <w:t>.</w:t>
      </w:r>
      <w:r w:rsidR="00941EF6">
        <w:rPr>
          <w:sz w:val="24"/>
          <w:szCs w:val="24"/>
        </w:rPr>
        <w:t xml:space="preserve"> </w:t>
      </w:r>
      <w:r w:rsidR="001A4102" w:rsidRPr="00132652">
        <w:rPr>
          <w:sz w:val="24"/>
          <w:szCs w:val="24"/>
          <w:rPrChange w:id="2118" w:author="Tashi Alford-Duguid" w:date="2020-06-15T12:17:00Z">
            <w:rPr>
              <w:sz w:val="24"/>
              <w:szCs w:val="24"/>
              <w:lang w:val="en-US"/>
            </w:rPr>
          </w:rPrChange>
        </w:rPr>
        <w:t xml:space="preserve">Reasonable limits upon those rights will be judged in </w:t>
      </w:r>
      <w:r w:rsidR="00AB6D1D" w:rsidRPr="00132652">
        <w:rPr>
          <w:sz w:val="24"/>
          <w:szCs w:val="24"/>
          <w:rPrChange w:id="2119" w:author="Tashi Alford-Duguid" w:date="2020-06-15T12:17:00Z">
            <w:rPr>
              <w:sz w:val="24"/>
              <w:szCs w:val="24"/>
              <w:lang w:val="en-US"/>
            </w:rPr>
          </w:rPrChange>
        </w:rPr>
        <w:t>its context, varying on the degree of compliance that can be expected, depending on the state of the pandemic or other emergency.</w:t>
      </w:r>
      <w:r w:rsidR="00AB6D1D">
        <w:rPr>
          <w:sz w:val="24"/>
          <w:szCs w:val="24"/>
        </w:rPr>
        <w:t xml:space="preserve"> </w:t>
      </w:r>
      <w:r w:rsidR="00CE5B83" w:rsidRPr="00132652">
        <w:rPr>
          <w:sz w:val="24"/>
          <w:szCs w:val="24"/>
          <w:rPrChange w:id="2120" w:author="Tashi Alford-Duguid" w:date="2020-06-15T12:17:00Z">
            <w:rPr>
              <w:sz w:val="24"/>
              <w:szCs w:val="24"/>
              <w:lang w:val="en-US"/>
            </w:rPr>
          </w:rPrChange>
        </w:rPr>
        <w:t xml:space="preserve">The notwithstanding clause remains available, </w:t>
      </w:r>
      <w:r w:rsidR="00CA0E8B" w:rsidRPr="00132652">
        <w:rPr>
          <w:sz w:val="24"/>
          <w:szCs w:val="24"/>
          <w:rPrChange w:id="2121" w:author="Tashi Alford-Duguid" w:date="2020-06-15T12:17:00Z">
            <w:rPr>
              <w:sz w:val="24"/>
              <w:szCs w:val="24"/>
              <w:lang w:val="en-US"/>
            </w:rPr>
          </w:rPrChange>
        </w:rPr>
        <w:t xml:space="preserve">albeit not for all rights (like mobility rights), </w:t>
      </w:r>
      <w:r w:rsidR="008A2E77" w:rsidRPr="00132652">
        <w:rPr>
          <w:sz w:val="24"/>
          <w:szCs w:val="24"/>
          <w:rPrChange w:id="2122" w:author="Tashi Alford-Duguid" w:date="2020-06-15T12:17:00Z">
            <w:rPr>
              <w:sz w:val="24"/>
              <w:szCs w:val="24"/>
              <w:lang w:val="en-US"/>
            </w:rPr>
          </w:rPrChange>
        </w:rPr>
        <w:t>to permit the rule of law to operate</w:t>
      </w:r>
      <w:r w:rsidR="00E35C1D" w:rsidRPr="00132652">
        <w:rPr>
          <w:sz w:val="24"/>
          <w:szCs w:val="24"/>
          <w:rPrChange w:id="2123" w:author="Tashi Alford-Duguid" w:date="2020-06-15T12:17:00Z">
            <w:rPr>
              <w:sz w:val="24"/>
              <w:szCs w:val="24"/>
              <w:lang w:val="en-US"/>
            </w:rPr>
          </w:rPrChange>
        </w:rPr>
        <w:t xml:space="preserve">, pursuant to the process set out </w:t>
      </w:r>
      <w:r w:rsidR="00CA020B" w:rsidRPr="00132652">
        <w:rPr>
          <w:sz w:val="24"/>
          <w:szCs w:val="24"/>
          <w:rPrChange w:id="2124" w:author="Tashi Alford-Duguid" w:date="2020-06-15T12:17:00Z">
            <w:rPr>
              <w:sz w:val="24"/>
              <w:szCs w:val="24"/>
              <w:lang w:val="en-US"/>
            </w:rPr>
          </w:rPrChange>
        </w:rPr>
        <w:t xml:space="preserve">in the </w:t>
      </w:r>
      <w:r w:rsidR="00CA020B" w:rsidRPr="5C55A750">
        <w:rPr>
          <w:i/>
          <w:iCs/>
          <w:sz w:val="24"/>
          <w:szCs w:val="24"/>
          <w:rPrChange w:id="2125" w:author="Tashi Alford-Duguid" w:date="2020-06-15T12:17:00Z">
            <w:rPr>
              <w:i/>
              <w:sz w:val="24"/>
              <w:szCs w:val="24"/>
              <w:lang w:val="en-US"/>
            </w:rPr>
          </w:rPrChange>
        </w:rPr>
        <w:t>Constitution Act, 1982</w:t>
      </w:r>
      <w:r w:rsidR="00CA020B" w:rsidRPr="00132652">
        <w:rPr>
          <w:sz w:val="24"/>
          <w:szCs w:val="24"/>
          <w:rPrChange w:id="2126" w:author="Tashi Alford-Duguid" w:date="2020-06-15T12:17:00Z">
            <w:rPr>
              <w:sz w:val="24"/>
              <w:szCs w:val="24"/>
              <w:lang w:val="en-US"/>
            </w:rPr>
          </w:rPrChange>
        </w:rPr>
        <w:t>.</w:t>
      </w:r>
      <w:r w:rsidR="00CA020B">
        <w:rPr>
          <w:sz w:val="24"/>
          <w:szCs w:val="24"/>
        </w:rPr>
        <w:t xml:space="preserve"> </w:t>
      </w:r>
      <w:r w:rsidR="005C49C0" w:rsidRPr="00132652">
        <w:rPr>
          <w:sz w:val="24"/>
          <w:szCs w:val="24"/>
          <w:rPrChange w:id="2127" w:author="Tashi Alford-Duguid" w:date="2020-06-15T12:17:00Z">
            <w:rPr>
              <w:sz w:val="24"/>
              <w:szCs w:val="24"/>
              <w:lang w:val="en-US"/>
            </w:rPr>
          </w:rPrChange>
        </w:rPr>
        <w:t xml:space="preserve">We would rather it never be used, of course, </w:t>
      </w:r>
      <w:r w:rsidR="00D55F28" w:rsidRPr="00132652">
        <w:rPr>
          <w:sz w:val="24"/>
          <w:szCs w:val="24"/>
          <w:rPrChange w:id="2128" w:author="Tashi Alford-Duguid" w:date="2020-06-15T12:17:00Z">
            <w:rPr>
              <w:sz w:val="24"/>
              <w:szCs w:val="24"/>
              <w:lang w:val="en-US"/>
            </w:rPr>
          </w:rPrChange>
        </w:rPr>
        <w:t xml:space="preserve">but </w:t>
      </w:r>
      <w:r w:rsidR="00EB5291" w:rsidRPr="00132652">
        <w:rPr>
          <w:sz w:val="24"/>
          <w:szCs w:val="24"/>
          <w:rPrChange w:id="2129" w:author="Tashi Alford-Duguid" w:date="2020-06-15T12:17:00Z">
            <w:rPr>
              <w:sz w:val="24"/>
              <w:szCs w:val="24"/>
              <w:lang w:val="en-US"/>
            </w:rPr>
          </w:rPrChange>
        </w:rPr>
        <w:t xml:space="preserve">even worse is </w:t>
      </w:r>
      <w:r w:rsidR="0055079C" w:rsidRPr="00132652">
        <w:rPr>
          <w:sz w:val="24"/>
          <w:szCs w:val="24"/>
          <w:rPrChange w:id="2130" w:author="Tashi Alford-Duguid" w:date="2020-06-15T12:17:00Z">
            <w:rPr>
              <w:sz w:val="24"/>
              <w:szCs w:val="24"/>
              <w:lang w:val="en-US"/>
            </w:rPr>
          </w:rPrChange>
        </w:rPr>
        <w:t>willful blindness to the Constitution by people in power.</w:t>
      </w:r>
    </w:p>
    <w:p w14:paraId="0F854F25" w14:textId="5C505744" w:rsidR="00F3591E" w:rsidRPr="00132652" w:rsidRDefault="00E05F02" w:rsidP="009A5E7B">
      <w:pPr>
        <w:rPr>
          <w:sz w:val="24"/>
          <w:szCs w:val="24"/>
          <w:rPrChange w:id="2131" w:author="Tashi Alford-Duguid" w:date="2020-06-15T12:17:00Z">
            <w:rPr>
              <w:sz w:val="24"/>
              <w:szCs w:val="24"/>
              <w:lang w:val="en-US"/>
            </w:rPr>
          </w:rPrChange>
        </w:rPr>
      </w:pPr>
      <w:r w:rsidRPr="00132652">
        <w:rPr>
          <w:sz w:val="24"/>
          <w:szCs w:val="24"/>
          <w:rPrChange w:id="2132" w:author="Tashi Alford-Duguid" w:date="2020-06-15T12:17:00Z">
            <w:rPr>
              <w:sz w:val="24"/>
              <w:szCs w:val="24"/>
              <w:lang w:val="en-US"/>
            </w:rPr>
          </w:rPrChange>
        </w:rPr>
        <w:t>At the time of writing,</w:t>
      </w:r>
      <w:r w:rsidR="00C764FA" w:rsidRPr="00132652">
        <w:rPr>
          <w:sz w:val="24"/>
          <w:szCs w:val="24"/>
          <w:rPrChange w:id="2133" w:author="Tashi Alford-Duguid" w:date="2020-06-15T12:17:00Z">
            <w:rPr>
              <w:sz w:val="24"/>
              <w:szCs w:val="24"/>
              <w:lang w:val="en-US"/>
            </w:rPr>
          </w:rPrChange>
        </w:rPr>
        <w:t xml:space="preserve"> governments across Canada have begun to wind down their COVID-19 measures </w:t>
      </w:r>
      <w:r w:rsidR="00932F96" w:rsidRPr="00132652">
        <w:rPr>
          <w:sz w:val="24"/>
          <w:szCs w:val="24"/>
          <w:rPrChange w:id="2134" w:author="Tashi Alford-Duguid" w:date="2020-06-15T12:17:00Z">
            <w:rPr>
              <w:sz w:val="24"/>
              <w:szCs w:val="24"/>
              <w:lang w:val="en-US"/>
            </w:rPr>
          </w:rPrChange>
        </w:rPr>
        <w:t>after successfully flattening the curve</w:t>
      </w:r>
      <w:r w:rsidR="00DD7319" w:rsidRPr="00132652">
        <w:rPr>
          <w:sz w:val="24"/>
          <w:szCs w:val="24"/>
          <w:rPrChange w:id="2135" w:author="Tashi Alford-Duguid" w:date="2020-06-15T12:17:00Z">
            <w:rPr>
              <w:sz w:val="24"/>
              <w:szCs w:val="24"/>
              <w:lang w:val="en-US"/>
            </w:rPr>
          </w:rPrChange>
        </w:rPr>
        <w:t xml:space="preserve"> of the virus</w:t>
      </w:r>
      <w:r w:rsidR="37F67045" w:rsidRPr="00132652">
        <w:rPr>
          <w:sz w:val="24"/>
          <w:szCs w:val="24"/>
          <w:rPrChange w:id="2136" w:author="Tashi Alford-Duguid" w:date="2020-06-15T12:17:00Z">
            <w:rPr>
              <w:sz w:val="24"/>
              <w:szCs w:val="24"/>
              <w:lang w:val="en-US"/>
            </w:rPr>
          </w:rPrChange>
        </w:rPr>
        <w:t>, although emergency measures remain active in most jurisdictions</w:t>
      </w:r>
      <w:r w:rsidR="2C27AB5D" w:rsidRPr="00132652">
        <w:rPr>
          <w:sz w:val="24"/>
          <w:szCs w:val="24"/>
          <w:rPrChange w:id="2137" w:author="Tashi Alford-Duguid" w:date="2020-06-15T12:17:00Z">
            <w:rPr>
              <w:sz w:val="24"/>
              <w:szCs w:val="24"/>
              <w:lang w:val="en-US"/>
            </w:rPr>
          </w:rPrChange>
        </w:rPr>
        <w:t>.</w:t>
      </w:r>
      <w:r w:rsidR="00DD7319" w:rsidRPr="00132652">
        <w:rPr>
          <w:sz w:val="24"/>
          <w:szCs w:val="24"/>
          <w:rPrChange w:id="2138" w:author="Tashi Alford-Duguid" w:date="2020-06-15T12:17:00Z">
            <w:rPr>
              <w:sz w:val="24"/>
              <w:szCs w:val="24"/>
              <w:lang w:val="en-US"/>
            </w:rPr>
          </w:rPrChange>
        </w:rPr>
        <w:t xml:space="preserve"> </w:t>
      </w:r>
      <w:r w:rsidR="004467FA" w:rsidRPr="00132652">
        <w:rPr>
          <w:sz w:val="24"/>
          <w:szCs w:val="24"/>
          <w:rPrChange w:id="2139" w:author="Tashi Alford-Duguid" w:date="2020-06-15T12:17:00Z">
            <w:rPr>
              <w:sz w:val="24"/>
              <w:szCs w:val="24"/>
              <w:lang w:val="en-US"/>
            </w:rPr>
          </w:rPrChange>
        </w:rPr>
        <w:t>P</w:t>
      </w:r>
      <w:r w:rsidR="00995593" w:rsidRPr="00132652">
        <w:rPr>
          <w:sz w:val="24"/>
          <w:szCs w:val="24"/>
          <w:rPrChange w:id="2140" w:author="Tashi Alford-Duguid" w:date="2020-06-15T12:17:00Z">
            <w:rPr>
              <w:sz w:val="24"/>
              <w:szCs w:val="24"/>
              <w:lang w:val="en-US"/>
            </w:rPr>
          </w:rPrChange>
        </w:rPr>
        <w:t>rovinces</w:t>
      </w:r>
      <w:r w:rsidR="004467FA" w:rsidRPr="00132652">
        <w:rPr>
          <w:sz w:val="24"/>
          <w:szCs w:val="24"/>
          <w:rPrChange w:id="2141" w:author="Tashi Alford-Duguid" w:date="2020-06-15T12:17:00Z">
            <w:rPr>
              <w:sz w:val="24"/>
              <w:szCs w:val="24"/>
              <w:lang w:val="en-US"/>
            </w:rPr>
          </w:rPrChange>
        </w:rPr>
        <w:t xml:space="preserve"> such as Manitoba</w:t>
      </w:r>
      <w:r w:rsidR="00B90112" w:rsidRPr="00132652">
        <w:rPr>
          <w:sz w:val="24"/>
          <w:szCs w:val="24"/>
          <w:rPrChange w:id="2142" w:author="Tashi Alford-Duguid" w:date="2020-06-15T12:17:00Z">
            <w:rPr>
              <w:sz w:val="24"/>
              <w:szCs w:val="24"/>
              <w:lang w:val="en-US"/>
            </w:rPr>
          </w:rPrChange>
        </w:rPr>
        <w:t xml:space="preserve"> </w:t>
      </w:r>
      <w:r w:rsidR="00691D45" w:rsidRPr="00132652">
        <w:rPr>
          <w:sz w:val="24"/>
          <w:szCs w:val="24"/>
          <w:rPrChange w:id="2143" w:author="Tashi Alford-Duguid" w:date="2020-06-15T12:17:00Z">
            <w:rPr>
              <w:sz w:val="24"/>
              <w:szCs w:val="24"/>
              <w:lang w:val="en-US"/>
            </w:rPr>
          </w:rPrChange>
        </w:rPr>
        <w:t>and British Columbia</w:t>
      </w:r>
      <w:r w:rsidR="6BCF0138" w:rsidRPr="00132652">
        <w:rPr>
          <w:sz w:val="24"/>
          <w:szCs w:val="24"/>
          <w:rPrChange w:id="2144" w:author="Tashi Alford-Duguid" w:date="2020-06-15T12:17:00Z">
            <w:rPr>
              <w:sz w:val="24"/>
              <w:szCs w:val="24"/>
              <w:lang w:val="en-US"/>
            </w:rPr>
          </w:rPrChange>
        </w:rPr>
        <w:t xml:space="preserve"> had relative success</w:t>
      </w:r>
      <w:r w:rsidR="00D129A7" w:rsidRPr="00132652">
        <w:rPr>
          <w:sz w:val="24"/>
          <w:szCs w:val="24"/>
          <w:rPrChange w:id="2145" w:author="Tashi Alford-Duguid" w:date="2020-06-15T12:17:00Z">
            <w:rPr>
              <w:sz w:val="24"/>
              <w:szCs w:val="24"/>
              <w:lang w:val="en-US"/>
            </w:rPr>
          </w:rPrChange>
        </w:rPr>
        <w:t xml:space="preserve"> in</w:t>
      </w:r>
      <w:r w:rsidR="6BCF0138" w:rsidRPr="00132652">
        <w:rPr>
          <w:sz w:val="24"/>
          <w:szCs w:val="24"/>
          <w:rPrChange w:id="2146" w:author="Tashi Alford-Duguid" w:date="2020-06-15T12:17:00Z">
            <w:rPr>
              <w:sz w:val="24"/>
              <w:szCs w:val="24"/>
              <w:lang w:val="en-US"/>
            </w:rPr>
          </w:rPrChange>
        </w:rPr>
        <w:t xml:space="preserve"> limiting the spread of the virus</w:t>
      </w:r>
      <w:r w:rsidR="006E15C9" w:rsidRPr="00132652">
        <w:rPr>
          <w:sz w:val="24"/>
          <w:szCs w:val="24"/>
          <w:rPrChange w:id="2147" w:author="Tashi Alford-Duguid" w:date="2020-06-15T12:17:00Z">
            <w:rPr>
              <w:sz w:val="24"/>
              <w:szCs w:val="24"/>
              <w:lang w:val="en-US"/>
            </w:rPr>
          </w:rPrChange>
        </w:rPr>
        <w:t xml:space="preserve"> and</w:t>
      </w:r>
      <w:r w:rsidR="00B90112" w:rsidRPr="00132652">
        <w:rPr>
          <w:sz w:val="24"/>
          <w:szCs w:val="24"/>
          <w:rPrChange w:id="2148" w:author="Tashi Alford-Duguid" w:date="2020-06-15T12:17:00Z">
            <w:rPr>
              <w:sz w:val="24"/>
              <w:szCs w:val="24"/>
              <w:lang w:val="en-US"/>
            </w:rPr>
          </w:rPrChange>
        </w:rPr>
        <w:t xml:space="preserve"> </w:t>
      </w:r>
      <w:r w:rsidR="00170FF5" w:rsidRPr="00132652">
        <w:rPr>
          <w:sz w:val="24"/>
          <w:szCs w:val="24"/>
          <w:rPrChange w:id="2149" w:author="Tashi Alford-Duguid" w:date="2020-06-15T12:17:00Z">
            <w:rPr>
              <w:sz w:val="24"/>
              <w:szCs w:val="24"/>
              <w:lang w:val="en-US"/>
            </w:rPr>
          </w:rPrChange>
        </w:rPr>
        <w:t>have</w:t>
      </w:r>
      <w:r w:rsidR="00691D45" w:rsidRPr="00132652">
        <w:rPr>
          <w:sz w:val="24"/>
          <w:szCs w:val="24"/>
          <w:rPrChange w:id="2150" w:author="Tashi Alford-Duguid" w:date="2020-06-15T12:17:00Z">
            <w:rPr>
              <w:sz w:val="24"/>
              <w:szCs w:val="24"/>
              <w:lang w:val="en-US"/>
            </w:rPr>
          </w:rPrChange>
        </w:rPr>
        <w:t xml:space="preserve"> begun to reopen their economies.</w:t>
      </w:r>
      <w:r w:rsidR="00EC5880" w:rsidRPr="00132652">
        <w:rPr>
          <w:sz w:val="24"/>
          <w:szCs w:val="24"/>
          <w:rPrChange w:id="2151" w:author="Tashi Alford-Duguid" w:date="2020-06-15T12:17:00Z">
            <w:rPr>
              <w:sz w:val="24"/>
              <w:szCs w:val="24"/>
              <w:lang w:val="en-US"/>
            </w:rPr>
          </w:rPrChange>
        </w:rPr>
        <w:t xml:space="preserve"> </w:t>
      </w:r>
      <w:r w:rsidR="0055079C" w:rsidRPr="00132652">
        <w:rPr>
          <w:sz w:val="24"/>
          <w:szCs w:val="24"/>
          <w:rPrChange w:id="2152" w:author="Tashi Alford-Duguid" w:date="2020-06-15T12:17:00Z">
            <w:rPr>
              <w:sz w:val="24"/>
              <w:szCs w:val="24"/>
              <w:lang w:val="en-US"/>
            </w:rPr>
          </w:rPrChange>
        </w:rPr>
        <w:t xml:space="preserve">Some territories saw </w:t>
      </w:r>
      <w:r w:rsidR="00590ABD" w:rsidRPr="00132652">
        <w:rPr>
          <w:sz w:val="24"/>
          <w:szCs w:val="24"/>
          <w:rPrChange w:id="2153" w:author="Tashi Alford-Duguid" w:date="2020-06-15T12:17:00Z">
            <w:rPr>
              <w:sz w:val="24"/>
              <w:szCs w:val="24"/>
              <w:lang w:val="en-US"/>
            </w:rPr>
          </w:rPrChange>
        </w:rPr>
        <w:t xml:space="preserve">few to no </w:t>
      </w:r>
      <w:r w:rsidR="00EF5F05" w:rsidRPr="00132652">
        <w:rPr>
          <w:sz w:val="24"/>
          <w:szCs w:val="24"/>
          <w:rPrChange w:id="2154" w:author="Tashi Alford-Duguid" w:date="2020-06-15T12:17:00Z">
            <w:rPr>
              <w:sz w:val="24"/>
              <w:szCs w:val="24"/>
              <w:lang w:val="en-US"/>
            </w:rPr>
          </w:rPrChange>
        </w:rPr>
        <w:t xml:space="preserve">COVID infections. </w:t>
      </w:r>
      <w:r w:rsidR="00EC5880" w:rsidRPr="00132652">
        <w:rPr>
          <w:sz w:val="24"/>
          <w:szCs w:val="24"/>
          <w:rPrChange w:id="2155" w:author="Tashi Alford-Duguid" w:date="2020-06-15T12:17:00Z">
            <w:rPr>
              <w:sz w:val="24"/>
              <w:szCs w:val="24"/>
              <w:lang w:val="en-US"/>
            </w:rPr>
          </w:rPrChange>
        </w:rPr>
        <w:t>V</w:t>
      </w:r>
      <w:r w:rsidR="00067232" w:rsidRPr="00132652">
        <w:rPr>
          <w:sz w:val="24"/>
          <w:szCs w:val="24"/>
          <w:rPrChange w:id="2156" w:author="Tashi Alford-Duguid" w:date="2020-06-15T12:17:00Z">
            <w:rPr>
              <w:sz w:val="24"/>
              <w:szCs w:val="24"/>
              <w:lang w:val="en-US"/>
            </w:rPr>
          </w:rPrChange>
        </w:rPr>
        <w:t>iral outbreaks</w:t>
      </w:r>
      <w:r w:rsidR="00EC5880" w:rsidRPr="00132652">
        <w:rPr>
          <w:sz w:val="24"/>
          <w:szCs w:val="24"/>
          <w:rPrChange w:id="2157" w:author="Tashi Alford-Duguid" w:date="2020-06-15T12:17:00Z">
            <w:rPr>
              <w:sz w:val="24"/>
              <w:szCs w:val="24"/>
              <w:lang w:val="en-US"/>
            </w:rPr>
          </w:rPrChange>
        </w:rPr>
        <w:t>, however,</w:t>
      </w:r>
      <w:r w:rsidR="00067232" w:rsidRPr="00132652">
        <w:rPr>
          <w:sz w:val="24"/>
          <w:szCs w:val="24"/>
          <w:rPrChange w:id="2158" w:author="Tashi Alford-Duguid" w:date="2020-06-15T12:17:00Z">
            <w:rPr>
              <w:sz w:val="24"/>
              <w:szCs w:val="24"/>
              <w:lang w:val="en-US"/>
            </w:rPr>
          </w:rPrChange>
        </w:rPr>
        <w:t xml:space="preserve"> often </w:t>
      </w:r>
      <w:r w:rsidR="000E421A" w:rsidRPr="00132652">
        <w:rPr>
          <w:sz w:val="24"/>
          <w:szCs w:val="24"/>
          <w:rPrChange w:id="2159" w:author="Tashi Alford-Duguid" w:date="2020-06-15T12:17:00Z">
            <w:rPr>
              <w:sz w:val="24"/>
              <w:szCs w:val="24"/>
              <w:lang w:val="en-US"/>
            </w:rPr>
          </w:rPrChange>
        </w:rPr>
        <w:t>come in</w:t>
      </w:r>
      <w:r w:rsidR="00A01947" w:rsidRPr="00132652">
        <w:rPr>
          <w:sz w:val="24"/>
          <w:szCs w:val="24"/>
          <w:rPrChange w:id="2160" w:author="Tashi Alford-Duguid" w:date="2020-06-15T12:17:00Z">
            <w:rPr>
              <w:sz w:val="24"/>
              <w:szCs w:val="24"/>
              <w:lang w:val="en-US"/>
            </w:rPr>
          </w:rPrChange>
        </w:rPr>
        <w:t xml:space="preserve"> wave</w:t>
      </w:r>
      <w:r w:rsidR="000E421A" w:rsidRPr="00132652">
        <w:rPr>
          <w:sz w:val="24"/>
          <w:szCs w:val="24"/>
          <w:rPrChange w:id="2161" w:author="Tashi Alford-Duguid" w:date="2020-06-15T12:17:00Z">
            <w:rPr>
              <w:sz w:val="24"/>
              <w:szCs w:val="24"/>
              <w:lang w:val="en-US"/>
            </w:rPr>
          </w:rPrChange>
        </w:rPr>
        <w:t>s</w:t>
      </w:r>
      <w:r w:rsidR="00A01947" w:rsidRPr="00132652">
        <w:rPr>
          <w:sz w:val="24"/>
          <w:szCs w:val="24"/>
          <w:rPrChange w:id="2162" w:author="Tashi Alford-Duguid" w:date="2020-06-15T12:17:00Z">
            <w:rPr>
              <w:sz w:val="24"/>
              <w:szCs w:val="24"/>
              <w:lang w:val="en-US"/>
            </w:rPr>
          </w:rPrChange>
        </w:rPr>
        <w:t xml:space="preserve">. </w:t>
      </w:r>
      <w:r w:rsidR="006C3589" w:rsidRPr="00132652">
        <w:rPr>
          <w:sz w:val="24"/>
          <w:szCs w:val="24"/>
          <w:rPrChange w:id="2163" w:author="Tashi Alford-Duguid" w:date="2020-06-15T12:17:00Z">
            <w:rPr>
              <w:sz w:val="24"/>
              <w:szCs w:val="24"/>
              <w:lang w:val="en-US"/>
            </w:rPr>
          </w:rPrChange>
        </w:rPr>
        <w:t>G</w:t>
      </w:r>
      <w:r w:rsidR="00A01947" w:rsidRPr="00132652">
        <w:rPr>
          <w:sz w:val="24"/>
          <w:szCs w:val="24"/>
          <w:rPrChange w:id="2164" w:author="Tashi Alford-Duguid" w:date="2020-06-15T12:17:00Z">
            <w:rPr>
              <w:sz w:val="24"/>
              <w:szCs w:val="24"/>
              <w:lang w:val="en-US"/>
            </w:rPr>
          </w:rPrChange>
        </w:rPr>
        <w:t>overnment response</w:t>
      </w:r>
      <w:r w:rsidR="006C3589" w:rsidRPr="00132652">
        <w:rPr>
          <w:sz w:val="24"/>
          <w:szCs w:val="24"/>
          <w:rPrChange w:id="2165" w:author="Tashi Alford-Duguid" w:date="2020-06-15T12:17:00Z">
            <w:rPr>
              <w:sz w:val="24"/>
              <w:szCs w:val="24"/>
              <w:lang w:val="en-US"/>
            </w:rPr>
          </w:rPrChange>
        </w:rPr>
        <w:t>s</w:t>
      </w:r>
      <w:r w:rsidR="00BC2448" w:rsidRPr="00132652">
        <w:rPr>
          <w:sz w:val="24"/>
          <w:szCs w:val="24"/>
          <w:rPrChange w:id="2166" w:author="Tashi Alford-Duguid" w:date="2020-06-15T12:17:00Z">
            <w:rPr>
              <w:sz w:val="24"/>
              <w:szCs w:val="24"/>
              <w:lang w:val="en-US"/>
            </w:rPr>
          </w:rPrChange>
        </w:rPr>
        <w:t xml:space="preserve"> to </w:t>
      </w:r>
      <w:r w:rsidR="000E421A" w:rsidRPr="00132652">
        <w:rPr>
          <w:sz w:val="24"/>
          <w:szCs w:val="24"/>
          <w:rPrChange w:id="2167" w:author="Tashi Alford-Duguid" w:date="2020-06-15T12:17:00Z">
            <w:rPr>
              <w:sz w:val="24"/>
              <w:szCs w:val="24"/>
              <w:lang w:val="en-US"/>
            </w:rPr>
          </w:rPrChange>
        </w:rPr>
        <w:t>a</w:t>
      </w:r>
      <w:r w:rsidR="00A24401" w:rsidRPr="00132652">
        <w:rPr>
          <w:sz w:val="24"/>
          <w:szCs w:val="24"/>
          <w:rPrChange w:id="2168" w:author="Tashi Alford-Duguid" w:date="2020-06-15T12:17:00Z">
            <w:rPr>
              <w:sz w:val="24"/>
              <w:szCs w:val="24"/>
              <w:lang w:val="en-US"/>
            </w:rPr>
          </w:rPrChange>
        </w:rPr>
        <w:t xml:space="preserve"> second wave</w:t>
      </w:r>
      <w:r w:rsidR="00EC5880" w:rsidRPr="00132652">
        <w:rPr>
          <w:sz w:val="24"/>
          <w:szCs w:val="24"/>
          <w:rPrChange w:id="2169" w:author="Tashi Alford-Duguid" w:date="2020-06-15T12:17:00Z">
            <w:rPr>
              <w:sz w:val="24"/>
              <w:szCs w:val="24"/>
              <w:lang w:val="en-US"/>
            </w:rPr>
          </w:rPrChange>
        </w:rPr>
        <w:t xml:space="preserve"> of infection</w:t>
      </w:r>
      <w:r w:rsidR="00A01947" w:rsidRPr="00132652">
        <w:rPr>
          <w:sz w:val="24"/>
          <w:szCs w:val="24"/>
          <w:rPrChange w:id="2170" w:author="Tashi Alford-Duguid" w:date="2020-06-15T12:17:00Z">
            <w:rPr>
              <w:sz w:val="24"/>
              <w:szCs w:val="24"/>
              <w:lang w:val="en-US"/>
            </w:rPr>
          </w:rPrChange>
        </w:rPr>
        <w:t xml:space="preserve"> </w:t>
      </w:r>
      <w:r w:rsidR="00F476C3" w:rsidRPr="00132652">
        <w:rPr>
          <w:sz w:val="24"/>
          <w:szCs w:val="24"/>
          <w:rPrChange w:id="2171" w:author="Tashi Alford-Duguid" w:date="2020-06-15T12:17:00Z">
            <w:rPr>
              <w:sz w:val="24"/>
              <w:szCs w:val="24"/>
              <w:lang w:val="en-US"/>
            </w:rPr>
          </w:rPrChange>
        </w:rPr>
        <w:t xml:space="preserve">may </w:t>
      </w:r>
      <w:r w:rsidR="00B875F0" w:rsidRPr="00132652">
        <w:rPr>
          <w:sz w:val="24"/>
          <w:szCs w:val="24"/>
          <w:rPrChange w:id="2172" w:author="Tashi Alford-Duguid" w:date="2020-06-15T12:17:00Z">
            <w:rPr>
              <w:sz w:val="24"/>
              <w:szCs w:val="24"/>
              <w:lang w:val="en-US"/>
            </w:rPr>
          </w:rPrChange>
        </w:rPr>
        <w:t>also</w:t>
      </w:r>
      <w:r w:rsidR="00F476C3" w:rsidRPr="00132652">
        <w:rPr>
          <w:sz w:val="24"/>
          <w:szCs w:val="24"/>
          <w:rPrChange w:id="2173" w:author="Tashi Alford-Duguid" w:date="2020-06-15T12:17:00Z">
            <w:rPr>
              <w:sz w:val="24"/>
              <w:szCs w:val="24"/>
              <w:lang w:val="en-US"/>
            </w:rPr>
          </w:rPrChange>
        </w:rPr>
        <w:t xml:space="preserve"> </w:t>
      </w:r>
      <w:r w:rsidR="00A24401" w:rsidRPr="00132652">
        <w:rPr>
          <w:sz w:val="24"/>
          <w:szCs w:val="24"/>
          <w:rPrChange w:id="2174" w:author="Tashi Alford-Duguid" w:date="2020-06-15T12:17:00Z">
            <w:rPr>
              <w:sz w:val="24"/>
              <w:szCs w:val="24"/>
              <w:lang w:val="en-US"/>
            </w:rPr>
          </w:rPrChange>
        </w:rPr>
        <w:t xml:space="preserve">lead to </w:t>
      </w:r>
      <w:r w:rsidR="00F476C3" w:rsidRPr="00132652">
        <w:rPr>
          <w:sz w:val="24"/>
          <w:szCs w:val="24"/>
          <w:rPrChange w:id="2175" w:author="Tashi Alford-Duguid" w:date="2020-06-15T12:17:00Z">
            <w:rPr>
              <w:sz w:val="24"/>
              <w:szCs w:val="24"/>
              <w:lang w:val="en-US"/>
            </w:rPr>
          </w:rPrChange>
        </w:rPr>
        <w:t xml:space="preserve">a second wave of </w:t>
      </w:r>
      <w:r w:rsidR="009C714A" w:rsidRPr="00132652">
        <w:rPr>
          <w:sz w:val="24"/>
          <w:szCs w:val="24"/>
          <w:rPrChange w:id="2176" w:author="Tashi Alford-Duguid" w:date="2020-06-15T12:17:00Z">
            <w:rPr>
              <w:sz w:val="24"/>
              <w:szCs w:val="24"/>
              <w:lang w:val="en-US"/>
            </w:rPr>
          </w:rPrChange>
        </w:rPr>
        <w:t>human rights violations</w:t>
      </w:r>
      <w:r w:rsidR="0022613A" w:rsidRPr="00132652">
        <w:rPr>
          <w:sz w:val="24"/>
          <w:szCs w:val="24"/>
          <w:rPrChange w:id="2177" w:author="Tashi Alford-Duguid" w:date="2020-06-15T12:17:00Z">
            <w:rPr>
              <w:sz w:val="24"/>
              <w:szCs w:val="24"/>
              <w:lang w:val="en-US"/>
            </w:rPr>
          </w:rPrChange>
        </w:rPr>
        <w:t>.</w:t>
      </w:r>
      <w:r w:rsidR="009D07CE">
        <w:rPr>
          <w:sz w:val="24"/>
          <w:szCs w:val="24"/>
        </w:rPr>
        <w:t xml:space="preserve"> </w:t>
      </w:r>
      <w:r w:rsidR="009D07CE" w:rsidRPr="00132652">
        <w:rPr>
          <w:sz w:val="24"/>
          <w:szCs w:val="24"/>
          <w:rPrChange w:id="2178" w:author="Tashi Alford-Duguid" w:date="2020-06-15T12:17:00Z">
            <w:rPr>
              <w:sz w:val="24"/>
              <w:szCs w:val="24"/>
              <w:lang w:val="en-US"/>
            </w:rPr>
          </w:rPrChange>
        </w:rPr>
        <w:t xml:space="preserve">Moreover, all </w:t>
      </w:r>
      <w:r w:rsidR="009B337C" w:rsidRPr="00132652">
        <w:rPr>
          <w:sz w:val="24"/>
          <w:szCs w:val="24"/>
          <w:rPrChange w:id="2179" w:author="Tashi Alford-Duguid" w:date="2020-06-15T12:17:00Z">
            <w:rPr>
              <w:sz w:val="24"/>
              <w:szCs w:val="24"/>
              <w:lang w:val="en-US"/>
            </w:rPr>
          </w:rPrChange>
        </w:rPr>
        <w:t>constrictions of</w:t>
      </w:r>
      <w:r w:rsidR="009D07CE" w:rsidRPr="00132652">
        <w:rPr>
          <w:sz w:val="24"/>
          <w:szCs w:val="24"/>
          <w:rPrChange w:id="2180" w:author="Tashi Alford-Duguid" w:date="2020-06-15T12:17:00Z">
            <w:rPr>
              <w:sz w:val="24"/>
              <w:szCs w:val="24"/>
              <w:lang w:val="en-US"/>
            </w:rPr>
          </w:rPrChange>
        </w:rPr>
        <w:t xml:space="preserve"> our civil liberties must be removed </w:t>
      </w:r>
      <w:r w:rsidR="009B337C" w:rsidRPr="00132652">
        <w:rPr>
          <w:sz w:val="24"/>
          <w:szCs w:val="24"/>
          <w:rPrChange w:id="2181" w:author="Tashi Alford-Duguid" w:date="2020-06-15T12:17:00Z">
            <w:rPr>
              <w:sz w:val="24"/>
              <w:szCs w:val="24"/>
              <w:lang w:val="en-US"/>
            </w:rPr>
          </w:rPrChange>
        </w:rPr>
        <w:t>as soon as possible</w:t>
      </w:r>
      <w:r w:rsidR="009D07CE" w:rsidRPr="00132652">
        <w:rPr>
          <w:sz w:val="24"/>
          <w:szCs w:val="24"/>
          <w:rPrChange w:id="2182" w:author="Tashi Alford-Duguid" w:date="2020-06-15T12:17:00Z">
            <w:rPr>
              <w:sz w:val="24"/>
              <w:szCs w:val="24"/>
              <w:lang w:val="en-US"/>
            </w:rPr>
          </w:rPrChange>
        </w:rPr>
        <w:t xml:space="preserve">. They cannot be permitted to </w:t>
      </w:r>
      <w:r w:rsidR="009B337C" w:rsidRPr="00132652">
        <w:rPr>
          <w:sz w:val="24"/>
          <w:szCs w:val="24"/>
          <w:rPrChange w:id="2183" w:author="Tashi Alford-Duguid" w:date="2020-06-15T12:17:00Z">
            <w:rPr>
              <w:sz w:val="24"/>
              <w:szCs w:val="24"/>
              <w:lang w:val="en-US"/>
            </w:rPr>
          </w:rPrChange>
        </w:rPr>
        <w:t>persist</w:t>
      </w:r>
      <w:r w:rsidR="00711F21" w:rsidRPr="00132652">
        <w:rPr>
          <w:sz w:val="24"/>
          <w:szCs w:val="24"/>
          <w:rPrChange w:id="2184" w:author="Tashi Alford-Duguid" w:date="2020-06-15T12:17:00Z">
            <w:rPr>
              <w:sz w:val="24"/>
              <w:szCs w:val="24"/>
              <w:lang w:val="en-US"/>
            </w:rPr>
          </w:rPrChange>
        </w:rPr>
        <w:t xml:space="preserve"> </w:t>
      </w:r>
      <w:r w:rsidR="009B337C" w:rsidRPr="00132652">
        <w:rPr>
          <w:sz w:val="24"/>
          <w:szCs w:val="24"/>
          <w:rPrChange w:id="2185" w:author="Tashi Alford-Duguid" w:date="2020-06-15T12:17:00Z">
            <w:rPr>
              <w:sz w:val="24"/>
              <w:szCs w:val="24"/>
              <w:lang w:val="en-US"/>
            </w:rPr>
          </w:rPrChange>
        </w:rPr>
        <w:t>after</w:t>
      </w:r>
      <w:r w:rsidR="009D07CE" w:rsidRPr="00132652">
        <w:rPr>
          <w:sz w:val="24"/>
          <w:szCs w:val="24"/>
          <w:rPrChange w:id="2186" w:author="Tashi Alford-Duguid" w:date="2020-06-15T12:17:00Z">
            <w:rPr>
              <w:sz w:val="24"/>
              <w:szCs w:val="24"/>
              <w:lang w:val="en-US"/>
            </w:rPr>
          </w:rPrChange>
        </w:rPr>
        <w:t xml:space="preserve"> the </w:t>
      </w:r>
      <w:r w:rsidR="00711F21" w:rsidRPr="00132652">
        <w:rPr>
          <w:sz w:val="24"/>
          <w:szCs w:val="24"/>
          <w:rPrChange w:id="2187" w:author="Tashi Alford-Duguid" w:date="2020-06-15T12:17:00Z">
            <w:rPr>
              <w:sz w:val="24"/>
              <w:szCs w:val="24"/>
              <w:lang w:val="en-US"/>
            </w:rPr>
          </w:rPrChange>
        </w:rPr>
        <w:t>emergency.</w:t>
      </w:r>
      <w:r w:rsidR="00711F21">
        <w:rPr>
          <w:sz w:val="24"/>
          <w:szCs w:val="24"/>
        </w:rPr>
        <w:t xml:space="preserve"> </w:t>
      </w:r>
    </w:p>
    <w:p w14:paraId="7966834B" w14:textId="21288E8E" w:rsidR="009A47F5" w:rsidRPr="00132652" w:rsidRDefault="009A47F5" w:rsidP="007A136E">
      <w:pPr>
        <w:rPr>
          <w:sz w:val="24"/>
          <w:szCs w:val="24"/>
          <w:rPrChange w:id="2188" w:author="Tashi Alford-Duguid" w:date="2020-06-15T12:17:00Z">
            <w:rPr>
              <w:sz w:val="24"/>
              <w:szCs w:val="24"/>
              <w:lang w:val="en-US"/>
            </w:rPr>
          </w:rPrChange>
        </w:rPr>
      </w:pPr>
      <w:r w:rsidRPr="00132652">
        <w:rPr>
          <w:sz w:val="24"/>
          <w:szCs w:val="24"/>
          <w:rPrChange w:id="2189" w:author="Tashi Alford-Duguid" w:date="2020-06-15T12:17:00Z">
            <w:rPr>
              <w:sz w:val="24"/>
              <w:szCs w:val="24"/>
              <w:lang w:val="en-US"/>
            </w:rPr>
          </w:rPrChange>
        </w:rPr>
        <w:t xml:space="preserve">The health of our society is not measured merely in </w:t>
      </w:r>
      <w:r w:rsidR="00365622" w:rsidRPr="00132652">
        <w:rPr>
          <w:sz w:val="24"/>
          <w:szCs w:val="24"/>
          <w:rPrChange w:id="2190" w:author="Tashi Alford-Duguid" w:date="2020-06-15T12:17:00Z">
            <w:rPr>
              <w:sz w:val="24"/>
              <w:szCs w:val="24"/>
              <w:lang w:val="en-US"/>
            </w:rPr>
          </w:rPrChange>
        </w:rPr>
        <w:t>empirical, physiological terms.</w:t>
      </w:r>
      <w:r w:rsidR="00365622">
        <w:rPr>
          <w:sz w:val="24"/>
          <w:szCs w:val="24"/>
        </w:rPr>
        <w:t xml:space="preserve"> </w:t>
      </w:r>
      <w:r w:rsidR="0036072D" w:rsidRPr="00132652">
        <w:rPr>
          <w:sz w:val="24"/>
          <w:szCs w:val="24"/>
          <w:rPrChange w:id="2191" w:author="Tashi Alford-Duguid" w:date="2020-06-15T12:17:00Z">
            <w:rPr>
              <w:sz w:val="24"/>
              <w:szCs w:val="24"/>
              <w:lang w:val="en-US"/>
            </w:rPr>
          </w:rPrChange>
        </w:rPr>
        <w:t xml:space="preserve">Our civil liberties </w:t>
      </w:r>
      <w:r w:rsidR="004E4994" w:rsidRPr="00132652">
        <w:rPr>
          <w:sz w:val="24"/>
          <w:szCs w:val="24"/>
          <w:rPrChange w:id="2192" w:author="Tashi Alford-Duguid" w:date="2020-06-15T12:17:00Z">
            <w:rPr>
              <w:sz w:val="24"/>
              <w:szCs w:val="24"/>
              <w:lang w:val="en-US"/>
            </w:rPr>
          </w:rPrChange>
        </w:rPr>
        <w:t xml:space="preserve">were infringed </w:t>
      </w:r>
      <w:r w:rsidR="00DB15F5" w:rsidRPr="00132652">
        <w:rPr>
          <w:sz w:val="24"/>
          <w:szCs w:val="24"/>
          <w:rPrChange w:id="2193" w:author="Tashi Alford-Duguid" w:date="2020-06-15T12:17:00Z">
            <w:rPr>
              <w:sz w:val="24"/>
              <w:szCs w:val="24"/>
              <w:lang w:val="en-US"/>
            </w:rPr>
          </w:rPrChange>
        </w:rPr>
        <w:t>like never before,</w:t>
      </w:r>
      <w:r w:rsidR="0036072D" w:rsidRPr="00132652">
        <w:rPr>
          <w:sz w:val="24"/>
          <w:szCs w:val="24"/>
          <w:rPrChange w:id="2194" w:author="Tashi Alford-Duguid" w:date="2020-06-15T12:17:00Z">
            <w:rPr>
              <w:sz w:val="24"/>
              <w:szCs w:val="24"/>
              <w:lang w:val="en-US"/>
            </w:rPr>
          </w:rPrChange>
        </w:rPr>
        <w:t xml:space="preserve"> </w:t>
      </w:r>
      <w:r w:rsidR="00914430" w:rsidRPr="00132652">
        <w:rPr>
          <w:sz w:val="24"/>
          <w:szCs w:val="24"/>
          <w:rPrChange w:id="2195" w:author="Tashi Alford-Duguid" w:date="2020-06-15T12:17:00Z">
            <w:rPr>
              <w:sz w:val="24"/>
              <w:szCs w:val="24"/>
              <w:lang w:val="en-US"/>
            </w:rPr>
          </w:rPrChange>
        </w:rPr>
        <w:t xml:space="preserve">during COVID, </w:t>
      </w:r>
      <w:r w:rsidR="00C7650F" w:rsidRPr="00132652">
        <w:rPr>
          <w:sz w:val="24"/>
          <w:szCs w:val="24"/>
          <w:rPrChange w:id="2196" w:author="Tashi Alford-Duguid" w:date="2020-06-15T12:17:00Z">
            <w:rPr>
              <w:sz w:val="24"/>
              <w:szCs w:val="24"/>
              <w:lang w:val="en-US"/>
            </w:rPr>
          </w:rPrChange>
        </w:rPr>
        <w:t xml:space="preserve">leaving us </w:t>
      </w:r>
      <w:r w:rsidR="00B84634" w:rsidRPr="00132652">
        <w:rPr>
          <w:sz w:val="24"/>
          <w:szCs w:val="24"/>
          <w:rPrChange w:id="2197" w:author="Tashi Alford-Duguid" w:date="2020-06-15T12:17:00Z">
            <w:rPr>
              <w:sz w:val="24"/>
              <w:szCs w:val="24"/>
              <w:lang w:val="en-US"/>
            </w:rPr>
          </w:rPrChange>
        </w:rPr>
        <w:t xml:space="preserve">all </w:t>
      </w:r>
      <w:r w:rsidR="00C7650F" w:rsidRPr="00132652">
        <w:rPr>
          <w:sz w:val="24"/>
          <w:szCs w:val="24"/>
          <w:rPrChange w:id="2198" w:author="Tashi Alford-Duguid" w:date="2020-06-15T12:17:00Z">
            <w:rPr>
              <w:sz w:val="24"/>
              <w:szCs w:val="24"/>
              <w:lang w:val="en-US"/>
            </w:rPr>
          </w:rPrChange>
        </w:rPr>
        <w:t>less well</w:t>
      </w:r>
      <w:r w:rsidR="005E1974" w:rsidRPr="00132652">
        <w:rPr>
          <w:sz w:val="24"/>
          <w:szCs w:val="24"/>
          <w:rPrChange w:id="2199" w:author="Tashi Alford-Duguid" w:date="2020-06-15T12:17:00Z">
            <w:rPr>
              <w:sz w:val="24"/>
              <w:szCs w:val="24"/>
              <w:lang w:val="en-US"/>
            </w:rPr>
          </w:rPrChange>
        </w:rPr>
        <w:t>,</w:t>
      </w:r>
      <w:r w:rsidR="00136461" w:rsidRPr="00132652">
        <w:rPr>
          <w:sz w:val="24"/>
          <w:szCs w:val="24"/>
          <w:rPrChange w:id="2200" w:author="Tashi Alford-Duguid" w:date="2020-06-15T12:17:00Z">
            <w:rPr>
              <w:sz w:val="24"/>
              <w:szCs w:val="24"/>
              <w:lang w:val="en-US"/>
            </w:rPr>
          </w:rPrChange>
        </w:rPr>
        <w:t xml:space="preserve"> a </w:t>
      </w:r>
      <w:r w:rsidR="005E1974" w:rsidRPr="00132652">
        <w:rPr>
          <w:sz w:val="24"/>
          <w:szCs w:val="24"/>
          <w:rPrChange w:id="2201" w:author="Tashi Alford-Duguid" w:date="2020-06-15T12:17:00Z">
            <w:rPr>
              <w:sz w:val="24"/>
              <w:szCs w:val="24"/>
              <w:lang w:val="en-US"/>
            </w:rPr>
          </w:rPrChange>
        </w:rPr>
        <w:t>collective sense of</w:t>
      </w:r>
      <w:r w:rsidR="00C7650F" w:rsidRPr="00132652">
        <w:rPr>
          <w:sz w:val="24"/>
          <w:szCs w:val="24"/>
          <w:rPrChange w:id="2202" w:author="Tashi Alford-Duguid" w:date="2020-06-15T12:17:00Z">
            <w:rPr>
              <w:sz w:val="24"/>
              <w:szCs w:val="24"/>
              <w:lang w:val="en-US"/>
            </w:rPr>
          </w:rPrChange>
        </w:rPr>
        <w:t xml:space="preserve"> </w:t>
      </w:r>
      <w:r w:rsidR="00B84634" w:rsidRPr="00132652">
        <w:rPr>
          <w:sz w:val="24"/>
          <w:szCs w:val="24"/>
          <w:rPrChange w:id="2203" w:author="Tashi Alford-Duguid" w:date="2020-06-15T12:17:00Z">
            <w:rPr>
              <w:sz w:val="24"/>
              <w:szCs w:val="24"/>
              <w:lang w:val="en-US"/>
            </w:rPr>
          </w:rPrChange>
        </w:rPr>
        <w:t>grave unease unknown to most Canadians alive today.</w:t>
      </w:r>
      <w:r w:rsidR="00B84634">
        <w:rPr>
          <w:sz w:val="24"/>
          <w:szCs w:val="24"/>
        </w:rPr>
        <w:t xml:space="preserve"> </w:t>
      </w:r>
      <w:ins w:id="2204" w:author="Jhoh@ccla.org" w:date="2020-06-16T14:30:00Z">
        <w:r w:rsidR="00D074EA">
          <w:rPr>
            <w:sz w:val="24"/>
            <w:szCs w:val="24"/>
          </w:rPr>
          <w:t>“</w:t>
        </w:r>
      </w:ins>
      <w:del w:id="2205" w:author="Jhoh@ccla.org" w:date="2020-06-16T14:30:00Z">
        <w:r w:rsidR="004F0E68" w:rsidRPr="00132652" w:rsidDel="00D074EA">
          <w:rPr>
            <w:sz w:val="24"/>
            <w:szCs w:val="24"/>
            <w:rPrChange w:id="2206" w:author="Tashi Alford-Duguid" w:date="2020-06-15T12:17:00Z">
              <w:rPr>
                <w:sz w:val="24"/>
                <w:szCs w:val="24"/>
                <w:lang w:val="en-US"/>
              </w:rPr>
            </w:rPrChange>
          </w:rPr>
          <w:delText>‘</w:delText>
        </w:r>
      </w:del>
      <w:r w:rsidR="004F0E68" w:rsidRPr="00132652">
        <w:rPr>
          <w:sz w:val="24"/>
          <w:szCs w:val="24"/>
          <w:rPrChange w:id="2207" w:author="Tashi Alford-Duguid" w:date="2020-06-15T12:17:00Z">
            <w:rPr>
              <w:sz w:val="24"/>
              <w:szCs w:val="24"/>
              <w:lang w:val="en-US"/>
            </w:rPr>
          </w:rPrChange>
        </w:rPr>
        <w:t>Live Free or Die</w:t>
      </w:r>
      <w:del w:id="2208" w:author="Jhoh@ccla.org" w:date="2020-06-16T14:30:00Z">
        <w:r w:rsidR="004F0E68" w:rsidRPr="00132652" w:rsidDel="00D074EA">
          <w:rPr>
            <w:sz w:val="24"/>
            <w:szCs w:val="24"/>
            <w:rPrChange w:id="2209" w:author="Tashi Alford-Duguid" w:date="2020-06-15T12:17:00Z">
              <w:rPr>
                <w:sz w:val="24"/>
                <w:szCs w:val="24"/>
                <w:lang w:val="en-US"/>
              </w:rPr>
            </w:rPrChange>
          </w:rPr>
          <w:delText>,</w:delText>
        </w:r>
      </w:del>
      <w:ins w:id="2210" w:author="Jhoh@ccla.org" w:date="2020-06-16T14:30:00Z">
        <w:r w:rsidR="00D074EA">
          <w:rPr>
            <w:sz w:val="24"/>
            <w:szCs w:val="24"/>
          </w:rPr>
          <w:t>”,</w:t>
        </w:r>
      </w:ins>
      <w:del w:id="2211" w:author="Jhoh@ccla.org" w:date="2020-06-16T14:30:00Z">
        <w:r w:rsidR="004F0E68" w:rsidRPr="00132652" w:rsidDel="00D074EA">
          <w:rPr>
            <w:sz w:val="24"/>
            <w:szCs w:val="24"/>
            <w:rPrChange w:id="2212" w:author="Tashi Alford-Duguid" w:date="2020-06-15T12:17:00Z">
              <w:rPr>
                <w:sz w:val="24"/>
                <w:szCs w:val="24"/>
                <w:lang w:val="en-US"/>
              </w:rPr>
            </w:rPrChange>
          </w:rPr>
          <w:delText>’</w:delText>
        </w:r>
      </w:del>
      <w:r w:rsidR="004F0E68" w:rsidRPr="00132652">
        <w:rPr>
          <w:sz w:val="24"/>
          <w:szCs w:val="24"/>
          <w:rPrChange w:id="2213" w:author="Tashi Alford-Duguid" w:date="2020-06-15T12:17:00Z">
            <w:rPr>
              <w:sz w:val="24"/>
              <w:szCs w:val="24"/>
              <w:lang w:val="en-US"/>
            </w:rPr>
          </w:rPrChange>
        </w:rPr>
        <w:t xml:space="preserve"> </w:t>
      </w:r>
      <w:r w:rsidR="0069019E" w:rsidRPr="00132652">
        <w:rPr>
          <w:sz w:val="24"/>
          <w:szCs w:val="24"/>
          <w:rPrChange w:id="2214" w:author="Tashi Alford-Duguid" w:date="2020-06-15T12:17:00Z">
            <w:rPr>
              <w:sz w:val="24"/>
              <w:szCs w:val="24"/>
              <w:lang w:val="en-US"/>
            </w:rPr>
          </w:rPrChange>
        </w:rPr>
        <w:t>an American border state’s motto,</w:t>
      </w:r>
      <w:r w:rsidR="004F0E68" w:rsidRPr="00132652">
        <w:rPr>
          <w:sz w:val="24"/>
          <w:szCs w:val="24"/>
          <w:rPrChange w:id="2215" w:author="Tashi Alford-Duguid" w:date="2020-06-15T12:17:00Z">
            <w:rPr>
              <w:sz w:val="24"/>
              <w:szCs w:val="24"/>
              <w:lang w:val="en-US"/>
            </w:rPr>
          </w:rPrChange>
        </w:rPr>
        <w:t xml:space="preserve"> </w:t>
      </w:r>
      <w:r w:rsidR="00196A2D" w:rsidRPr="00132652">
        <w:rPr>
          <w:sz w:val="24"/>
          <w:szCs w:val="24"/>
          <w:rPrChange w:id="2216" w:author="Tashi Alford-Duguid" w:date="2020-06-15T12:17:00Z">
            <w:rPr>
              <w:sz w:val="24"/>
              <w:szCs w:val="24"/>
              <w:lang w:val="en-US"/>
            </w:rPr>
          </w:rPrChange>
        </w:rPr>
        <w:t xml:space="preserve">was </w:t>
      </w:r>
      <w:r w:rsidR="000E4182" w:rsidRPr="00132652">
        <w:rPr>
          <w:sz w:val="24"/>
          <w:szCs w:val="24"/>
          <w:rPrChange w:id="2217" w:author="Tashi Alford-Duguid" w:date="2020-06-15T12:17:00Z">
            <w:rPr>
              <w:sz w:val="24"/>
              <w:szCs w:val="24"/>
              <w:lang w:val="en-US"/>
            </w:rPr>
          </w:rPrChange>
        </w:rPr>
        <w:t>not Canada’s, to be sure.</w:t>
      </w:r>
      <w:r w:rsidR="000E4182">
        <w:rPr>
          <w:sz w:val="24"/>
          <w:szCs w:val="24"/>
        </w:rPr>
        <w:t xml:space="preserve"> </w:t>
      </w:r>
      <w:r w:rsidR="000E4182" w:rsidRPr="00132652">
        <w:rPr>
          <w:sz w:val="24"/>
          <w:szCs w:val="24"/>
          <w:rPrChange w:id="2218" w:author="Tashi Alford-Duguid" w:date="2020-06-15T12:17:00Z">
            <w:rPr>
              <w:sz w:val="24"/>
              <w:szCs w:val="24"/>
              <w:lang w:val="en-US"/>
            </w:rPr>
          </w:rPrChange>
        </w:rPr>
        <w:t>More like:</w:t>
      </w:r>
      <w:r w:rsidR="000E4182">
        <w:rPr>
          <w:sz w:val="24"/>
          <w:szCs w:val="24"/>
        </w:rPr>
        <w:t xml:space="preserve"> </w:t>
      </w:r>
      <w:r w:rsidR="00196A2D" w:rsidRPr="00132652">
        <w:rPr>
          <w:sz w:val="24"/>
          <w:szCs w:val="24"/>
          <w:rPrChange w:id="2219" w:author="Tashi Alford-Duguid" w:date="2020-06-15T12:17:00Z">
            <w:rPr>
              <w:sz w:val="24"/>
              <w:szCs w:val="24"/>
              <w:lang w:val="en-US"/>
            </w:rPr>
          </w:rPrChange>
        </w:rPr>
        <w:t xml:space="preserve"> Live </w:t>
      </w:r>
      <w:r w:rsidR="000E4182" w:rsidRPr="00132652">
        <w:rPr>
          <w:sz w:val="24"/>
          <w:szCs w:val="24"/>
          <w:rPrChange w:id="2220" w:author="Tashi Alford-Duguid" w:date="2020-06-15T12:17:00Z">
            <w:rPr>
              <w:sz w:val="24"/>
              <w:szCs w:val="24"/>
              <w:lang w:val="en-US"/>
            </w:rPr>
          </w:rPrChange>
        </w:rPr>
        <w:t>Without Freedom,</w:t>
      </w:r>
      <w:r w:rsidR="00196A2D" w:rsidRPr="00132652">
        <w:rPr>
          <w:sz w:val="24"/>
          <w:szCs w:val="24"/>
          <w:rPrChange w:id="2221" w:author="Tashi Alford-Duguid" w:date="2020-06-15T12:17:00Z">
            <w:rPr>
              <w:sz w:val="24"/>
              <w:szCs w:val="24"/>
              <w:lang w:val="en-US"/>
            </w:rPr>
          </w:rPrChange>
        </w:rPr>
        <w:t xml:space="preserve"> or Die</w:t>
      </w:r>
      <w:r w:rsidR="000E4182" w:rsidRPr="00132652">
        <w:rPr>
          <w:sz w:val="24"/>
          <w:szCs w:val="24"/>
          <w:rPrChange w:id="2222" w:author="Tashi Alford-Duguid" w:date="2020-06-15T12:17:00Z">
            <w:rPr>
              <w:sz w:val="24"/>
              <w:szCs w:val="24"/>
              <w:lang w:val="en-US"/>
            </w:rPr>
          </w:rPrChange>
        </w:rPr>
        <w:t xml:space="preserve"> of COVID</w:t>
      </w:r>
      <w:r w:rsidR="00196A2D" w:rsidRPr="00132652">
        <w:rPr>
          <w:sz w:val="24"/>
          <w:szCs w:val="24"/>
          <w:rPrChange w:id="2223" w:author="Tashi Alford-Duguid" w:date="2020-06-15T12:17:00Z">
            <w:rPr>
              <w:sz w:val="24"/>
              <w:szCs w:val="24"/>
              <w:lang w:val="en-US"/>
            </w:rPr>
          </w:rPrChange>
        </w:rPr>
        <w:t>.</w:t>
      </w:r>
      <w:r w:rsidR="00196A2D">
        <w:rPr>
          <w:sz w:val="24"/>
          <w:szCs w:val="24"/>
        </w:rPr>
        <w:t xml:space="preserve"> </w:t>
      </w:r>
      <w:r w:rsidR="00391961" w:rsidRPr="00132652">
        <w:rPr>
          <w:sz w:val="24"/>
          <w:szCs w:val="24"/>
          <w:rPrChange w:id="2224" w:author="Tashi Alford-Duguid" w:date="2020-06-15T12:17:00Z">
            <w:rPr>
              <w:sz w:val="24"/>
              <w:szCs w:val="24"/>
              <w:lang w:val="en-US"/>
            </w:rPr>
          </w:rPrChange>
        </w:rPr>
        <w:t>Both mottos are obviously hyperbolic and rhetorical.</w:t>
      </w:r>
      <w:r w:rsidR="00391961">
        <w:rPr>
          <w:sz w:val="24"/>
          <w:szCs w:val="24"/>
        </w:rPr>
        <w:t xml:space="preserve"> </w:t>
      </w:r>
      <w:r w:rsidR="00E859BD" w:rsidRPr="00132652">
        <w:rPr>
          <w:sz w:val="24"/>
          <w:szCs w:val="24"/>
          <w:rPrChange w:id="2225" w:author="Tashi Alford-Duguid" w:date="2020-06-15T12:17:00Z">
            <w:rPr>
              <w:sz w:val="24"/>
              <w:szCs w:val="24"/>
              <w:lang w:val="en-US"/>
            </w:rPr>
          </w:rPrChange>
        </w:rPr>
        <w:t xml:space="preserve">But we cannot pretend anymore that </w:t>
      </w:r>
      <w:r w:rsidR="002F495F" w:rsidRPr="00132652">
        <w:rPr>
          <w:sz w:val="24"/>
          <w:szCs w:val="24"/>
          <w:rPrChange w:id="2226" w:author="Tashi Alford-Duguid" w:date="2020-06-15T12:17:00Z">
            <w:rPr>
              <w:sz w:val="24"/>
              <w:szCs w:val="24"/>
              <w:lang w:val="en-US"/>
            </w:rPr>
          </w:rPrChange>
        </w:rPr>
        <w:t>there is some elusive balance between civil liberties and public health to be found.</w:t>
      </w:r>
      <w:r w:rsidR="002F495F">
        <w:rPr>
          <w:sz w:val="24"/>
          <w:szCs w:val="24"/>
        </w:rPr>
        <w:t xml:space="preserve"> </w:t>
      </w:r>
      <w:r w:rsidR="009D6C6C" w:rsidRPr="00132652">
        <w:rPr>
          <w:sz w:val="24"/>
          <w:szCs w:val="24"/>
          <w:rPrChange w:id="2227" w:author="Tashi Alford-Duguid" w:date="2020-06-15T12:17:00Z">
            <w:rPr>
              <w:sz w:val="24"/>
              <w:szCs w:val="24"/>
              <w:lang w:val="en-US"/>
            </w:rPr>
          </w:rPrChange>
        </w:rPr>
        <w:t xml:space="preserve">Our civil liberties inform our public health, </w:t>
      </w:r>
      <w:r w:rsidR="009A4356" w:rsidRPr="00132652">
        <w:rPr>
          <w:sz w:val="24"/>
          <w:szCs w:val="24"/>
          <w:rPrChange w:id="2228" w:author="Tashi Alford-Duguid" w:date="2020-06-15T12:17:00Z">
            <w:rPr>
              <w:sz w:val="24"/>
              <w:szCs w:val="24"/>
              <w:lang w:val="en-US"/>
            </w:rPr>
          </w:rPrChange>
        </w:rPr>
        <w:t xml:space="preserve">as much as </w:t>
      </w:r>
      <w:r w:rsidR="00B01BD0" w:rsidRPr="00132652">
        <w:rPr>
          <w:sz w:val="24"/>
          <w:szCs w:val="24"/>
          <w:rPrChange w:id="2229" w:author="Tashi Alford-Duguid" w:date="2020-06-15T12:17:00Z">
            <w:rPr>
              <w:sz w:val="24"/>
              <w:szCs w:val="24"/>
              <w:lang w:val="en-US"/>
            </w:rPr>
          </w:rPrChange>
        </w:rPr>
        <w:t xml:space="preserve">antibody levels and </w:t>
      </w:r>
      <w:r w:rsidR="00DF520B" w:rsidRPr="00132652">
        <w:rPr>
          <w:sz w:val="24"/>
          <w:szCs w:val="24"/>
          <w:rPrChange w:id="2230" w:author="Tashi Alford-Duguid" w:date="2020-06-15T12:17:00Z">
            <w:rPr>
              <w:sz w:val="24"/>
              <w:szCs w:val="24"/>
              <w:lang w:val="en-US"/>
            </w:rPr>
          </w:rPrChange>
        </w:rPr>
        <w:t>body temperature</w:t>
      </w:r>
      <w:r w:rsidR="007D54A1" w:rsidRPr="00132652">
        <w:rPr>
          <w:sz w:val="24"/>
          <w:szCs w:val="24"/>
          <w:rPrChange w:id="2231" w:author="Tashi Alford-Duguid" w:date="2020-06-15T12:17:00Z">
            <w:rPr>
              <w:sz w:val="24"/>
              <w:szCs w:val="24"/>
              <w:lang w:val="en-US"/>
            </w:rPr>
          </w:rPrChange>
        </w:rPr>
        <w:t>.</w:t>
      </w:r>
      <w:r w:rsidR="007D54A1">
        <w:rPr>
          <w:sz w:val="24"/>
          <w:szCs w:val="24"/>
        </w:rPr>
        <w:t xml:space="preserve"> </w:t>
      </w:r>
      <w:r w:rsidR="00450F4E" w:rsidRPr="00132652">
        <w:rPr>
          <w:sz w:val="24"/>
          <w:szCs w:val="24"/>
          <w:rPrChange w:id="2232" w:author="Tashi Alford-Duguid" w:date="2020-06-15T12:17:00Z">
            <w:rPr>
              <w:sz w:val="24"/>
              <w:szCs w:val="24"/>
              <w:lang w:val="en-US"/>
            </w:rPr>
          </w:rPrChange>
        </w:rPr>
        <w:t xml:space="preserve">That </w:t>
      </w:r>
      <w:del w:id="2233" w:author="Michael Bryant" w:date="2020-06-16T16:39:00Z">
        <w:r w:rsidR="00450F4E" w:rsidRPr="00132652">
          <w:rPr>
            <w:sz w:val="24"/>
            <w:szCs w:val="24"/>
            <w:rPrChange w:id="2234" w:author="Tashi Alford-Duguid" w:date="2020-06-15T12:17:00Z">
              <w:rPr>
                <w:sz w:val="24"/>
                <w:szCs w:val="24"/>
                <w:lang w:val="en-US"/>
              </w:rPr>
            </w:rPrChange>
          </w:rPr>
          <w:delText>the People</w:delText>
        </w:r>
      </w:del>
      <w:ins w:id="2235" w:author="Jhoh@ccla.org" w:date="2020-06-16T14:30:00Z">
        <w:del w:id="2236" w:author="Michael Bryant" w:date="2020-06-16T16:39:00Z">
          <w:r w:rsidR="00D074EA">
            <w:rPr>
              <w:sz w:val="24"/>
              <w:szCs w:val="24"/>
            </w:rPr>
            <w:delText>’</w:delText>
          </w:r>
        </w:del>
      </w:ins>
      <w:del w:id="2237" w:author="Michael Bryant" w:date="2020-06-16T16:39:00Z">
        <w:r w:rsidR="00450F4E" w:rsidRPr="00132652">
          <w:rPr>
            <w:sz w:val="24"/>
            <w:szCs w:val="24"/>
            <w:rPrChange w:id="2238" w:author="Tashi Alford-Duguid" w:date="2020-06-15T12:17:00Z">
              <w:rPr>
                <w:sz w:val="24"/>
                <w:szCs w:val="24"/>
                <w:lang w:val="en-US"/>
              </w:rPr>
            </w:rPrChange>
          </w:rPr>
          <w:delText xml:space="preserve">s Republic of </w:delText>
        </w:r>
      </w:del>
      <w:r w:rsidR="00450F4E" w:rsidRPr="00132652">
        <w:rPr>
          <w:sz w:val="24"/>
          <w:szCs w:val="24"/>
          <w:rPrChange w:id="2239" w:author="Tashi Alford-Duguid" w:date="2020-06-15T12:17:00Z">
            <w:rPr>
              <w:sz w:val="24"/>
              <w:szCs w:val="24"/>
              <w:lang w:val="en-US"/>
            </w:rPr>
          </w:rPrChange>
        </w:rPr>
        <w:t xml:space="preserve">China may enjoy </w:t>
      </w:r>
      <w:r w:rsidR="00A04C98" w:rsidRPr="00132652">
        <w:rPr>
          <w:sz w:val="24"/>
          <w:szCs w:val="24"/>
          <w:rPrChange w:id="2240" w:author="Tashi Alford-Duguid" w:date="2020-06-15T12:17:00Z">
            <w:rPr>
              <w:sz w:val="24"/>
              <w:szCs w:val="24"/>
              <w:lang w:val="en-US"/>
            </w:rPr>
          </w:rPrChange>
        </w:rPr>
        <w:t xml:space="preserve">a lower COVID infection rate today does not make it a society healthier than Canada, </w:t>
      </w:r>
      <w:r w:rsidR="003D2CD0" w:rsidRPr="00132652">
        <w:rPr>
          <w:sz w:val="24"/>
          <w:szCs w:val="24"/>
          <w:rPrChange w:id="2241" w:author="Tashi Alford-Duguid" w:date="2020-06-15T12:17:00Z">
            <w:rPr>
              <w:sz w:val="24"/>
              <w:szCs w:val="24"/>
              <w:lang w:val="en-US"/>
            </w:rPr>
          </w:rPrChange>
        </w:rPr>
        <w:t>whose residents are</w:t>
      </w:r>
      <w:r w:rsidR="00A04C98" w:rsidRPr="00132652">
        <w:rPr>
          <w:sz w:val="24"/>
          <w:szCs w:val="24"/>
          <w:rPrChange w:id="2242" w:author="Tashi Alford-Duguid" w:date="2020-06-15T12:17:00Z">
            <w:rPr>
              <w:sz w:val="24"/>
              <w:szCs w:val="24"/>
              <w:lang w:val="en-US"/>
            </w:rPr>
          </w:rPrChange>
        </w:rPr>
        <w:t xml:space="preserve"> legally entitled to enjoy freedoms unknown to that state.</w:t>
      </w:r>
      <w:r w:rsidR="00A04C98">
        <w:rPr>
          <w:sz w:val="24"/>
          <w:szCs w:val="24"/>
        </w:rPr>
        <w:t xml:space="preserve"> </w:t>
      </w:r>
    </w:p>
    <w:p w14:paraId="7D922051" w14:textId="3A190BC7" w:rsidR="00DC5A1B" w:rsidRPr="00132652" w:rsidRDefault="00E87D7A" w:rsidP="007A136E">
      <w:pPr>
        <w:rPr>
          <w:del w:id="2243" w:author="Michael Bryant" w:date="2020-06-16T16:08:00Z"/>
          <w:sz w:val="24"/>
          <w:szCs w:val="24"/>
          <w:rPrChange w:id="2244" w:author="Tashi Alford-Duguid" w:date="2020-06-15T12:17:00Z">
            <w:rPr>
              <w:del w:id="2245" w:author="Michael Bryant" w:date="2020-06-16T16:08:00Z"/>
              <w:sz w:val="24"/>
              <w:szCs w:val="24"/>
              <w:lang w:val="en-US"/>
            </w:rPr>
          </w:rPrChange>
        </w:rPr>
      </w:pPr>
      <w:commentRangeStart w:id="2246"/>
      <w:commentRangeEnd w:id="2246"/>
      <w:r w:rsidRPr="00132652">
        <w:rPr>
          <w:rStyle w:val="CommentReference"/>
        </w:rPr>
        <w:commentReference w:id="2246"/>
      </w:r>
      <w:r w:rsidR="00833BD4" w:rsidRPr="00132652">
        <w:rPr>
          <w:sz w:val="24"/>
          <w:szCs w:val="24"/>
          <w:rPrChange w:id="2247" w:author="Tashi Alford-Duguid" w:date="2020-06-15T12:17:00Z">
            <w:rPr>
              <w:sz w:val="24"/>
              <w:szCs w:val="24"/>
              <w:lang w:val="en-US"/>
            </w:rPr>
          </w:rPrChange>
        </w:rPr>
        <w:t>N</w:t>
      </w:r>
      <w:r w:rsidRPr="00132652">
        <w:rPr>
          <w:sz w:val="24"/>
          <w:szCs w:val="24"/>
          <w:rPrChange w:id="2248" w:author="Tashi Alford-Duguid" w:date="2020-06-15T12:17:00Z">
            <w:rPr>
              <w:sz w:val="24"/>
              <w:szCs w:val="24"/>
              <w:lang w:val="en-US"/>
            </w:rPr>
          </w:rPrChange>
        </w:rPr>
        <w:t xml:space="preserve">o longer </w:t>
      </w:r>
      <w:r w:rsidR="00833BD4" w:rsidRPr="00132652">
        <w:rPr>
          <w:sz w:val="24"/>
          <w:szCs w:val="24"/>
          <w:rPrChange w:id="2249" w:author="Tashi Alford-Duguid" w:date="2020-06-15T12:17:00Z">
            <w:rPr>
              <w:sz w:val="24"/>
              <w:szCs w:val="24"/>
              <w:lang w:val="en-US"/>
            </w:rPr>
          </w:rPrChange>
        </w:rPr>
        <w:t xml:space="preserve">can Canadian governments </w:t>
      </w:r>
      <w:r w:rsidR="00B90803" w:rsidRPr="00132652">
        <w:rPr>
          <w:sz w:val="24"/>
          <w:szCs w:val="24"/>
          <w:rPrChange w:id="2250" w:author="Tashi Alford-Duguid" w:date="2020-06-15T12:17:00Z">
            <w:rPr>
              <w:sz w:val="24"/>
              <w:szCs w:val="24"/>
              <w:lang w:val="en-US"/>
            </w:rPr>
          </w:rPrChange>
        </w:rPr>
        <w:t>omit the protection of</w:t>
      </w:r>
      <w:r w:rsidR="00DB5075" w:rsidRPr="00132652">
        <w:rPr>
          <w:sz w:val="24"/>
          <w:szCs w:val="24"/>
          <w:rPrChange w:id="2251" w:author="Tashi Alford-Duguid" w:date="2020-06-15T12:17:00Z">
            <w:rPr>
              <w:sz w:val="24"/>
              <w:szCs w:val="24"/>
              <w:lang w:val="en-US"/>
            </w:rPr>
          </w:rPrChange>
        </w:rPr>
        <w:t xml:space="preserve"> civil liberties </w:t>
      </w:r>
      <w:r w:rsidR="00C33625" w:rsidRPr="00132652">
        <w:rPr>
          <w:sz w:val="24"/>
          <w:szCs w:val="24"/>
          <w:rPrChange w:id="2252" w:author="Tashi Alford-Duguid" w:date="2020-06-15T12:17:00Z">
            <w:rPr>
              <w:sz w:val="24"/>
              <w:szCs w:val="24"/>
              <w:lang w:val="en-US"/>
            </w:rPr>
          </w:rPrChange>
        </w:rPr>
        <w:t xml:space="preserve">in </w:t>
      </w:r>
      <w:r w:rsidR="00B90803" w:rsidRPr="00132652">
        <w:rPr>
          <w:sz w:val="24"/>
          <w:szCs w:val="24"/>
          <w:rPrChange w:id="2253" w:author="Tashi Alford-Duguid" w:date="2020-06-15T12:17:00Z">
            <w:rPr>
              <w:sz w:val="24"/>
              <w:szCs w:val="24"/>
              <w:lang w:val="en-US"/>
            </w:rPr>
          </w:rPrChange>
        </w:rPr>
        <w:t xml:space="preserve">their </w:t>
      </w:r>
      <w:r w:rsidR="00C33625" w:rsidRPr="00132652">
        <w:rPr>
          <w:sz w:val="24"/>
          <w:szCs w:val="24"/>
          <w:rPrChange w:id="2254" w:author="Tashi Alford-Duguid" w:date="2020-06-15T12:17:00Z">
            <w:rPr>
              <w:sz w:val="24"/>
              <w:szCs w:val="24"/>
              <w:lang w:val="en-US"/>
            </w:rPr>
          </w:rPrChange>
        </w:rPr>
        <w:t>emergency management</w:t>
      </w:r>
      <w:r w:rsidR="00B90803" w:rsidRPr="00132652">
        <w:rPr>
          <w:sz w:val="24"/>
          <w:szCs w:val="24"/>
          <w:rPrChange w:id="2255" w:author="Tashi Alford-Duguid" w:date="2020-06-15T12:17:00Z">
            <w:rPr>
              <w:sz w:val="24"/>
              <w:szCs w:val="24"/>
              <w:lang w:val="en-US"/>
            </w:rPr>
          </w:rPrChange>
        </w:rPr>
        <w:t xml:space="preserve"> governance and practice</w:t>
      </w:r>
      <w:r w:rsidRPr="00132652">
        <w:rPr>
          <w:sz w:val="24"/>
          <w:szCs w:val="24"/>
          <w:rPrChange w:id="2256" w:author="Tashi Alford-Duguid" w:date="2020-06-15T12:17:00Z">
            <w:rPr>
              <w:sz w:val="24"/>
              <w:szCs w:val="24"/>
              <w:lang w:val="en-US"/>
            </w:rPr>
          </w:rPrChange>
        </w:rPr>
        <w:t xml:space="preserve">. </w:t>
      </w:r>
      <w:r w:rsidR="00B90803" w:rsidRPr="00132652">
        <w:rPr>
          <w:sz w:val="24"/>
          <w:szCs w:val="24"/>
          <w:rPrChange w:id="2257" w:author="Tashi Alford-Duguid" w:date="2020-06-15T12:17:00Z">
            <w:rPr>
              <w:sz w:val="24"/>
              <w:szCs w:val="24"/>
              <w:lang w:val="en-US"/>
            </w:rPr>
          </w:rPrChange>
        </w:rPr>
        <w:t xml:space="preserve">In the </w:t>
      </w:r>
      <w:r w:rsidR="008C2C2F" w:rsidRPr="00132652">
        <w:rPr>
          <w:sz w:val="24"/>
          <w:szCs w:val="24"/>
          <w:rPrChange w:id="2258" w:author="Tashi Alford-Duguid" w:date="2020-06-15T12:17:00Z">
            <w:rPr>
              <w:sz w:val="24"/>
              <w:szCs w:val="24"/>
              <w:lang w:val="en-US"/>
            </w:rPr>
          </w:rPrChange>
        </w:rPr>
        <w:t>spring of fear, a</w:t>
      </w:r>
      <w:r w:rsidRPr="00132652">
        <w:rPr>
          <w:sz w:val="24"/>
          <w:szCs w:val="24"/>
          <w:rPrChange w:id="2259" w:author="Tashi Alford-Duguid" w:date="2020-06-15T12:17:00Z">
            <w:rPr>
              <w:sz w:val="24"/>
              <w:szCs w:val="24"/>
              <w:lang w:val="en-US"/>
            </w:rPr>
          </w:rPrChange>
        </w:rPr>
        <w:t>s each emergency order went out</w:t>
      </w:r>
      <w:r w:rsidR="0031252C" w:rsidRPr="00132652">
        <w:rPr>
          <w:sz w:val="24"/>
          <w:szCs w:val="24"/>
          <w:rPrChange w:id="2260" w:author="Tashi Alford-Duguid" w:date="2020-06-15T12:17:00Z">
            <w:rPr>
              <w:sz w:val="24"/>
              <w:szCs w:val="24"/>
              <w:lang w:val="en-US"/>
            </w:rPr>
          </w:rPrChange>
        </w:rPr>
        <w:t xml:space="preserve"> in response to COVID</w:t>
      </w:r>
      <w:r w:rsidR="00F34333" w:rsidRPr="00132652">
        <w:rPr>
          <w:sz w:val="24"/>
          <w:szCs w:val="24"/>
          <w:rPrChange w:id="2261" w:author="Tashi Alford-Duguid" w:date="2020-06-15T12:17:00Z">
            <w:rPr>
              <w:sz w:val="24"/>
              <w:szCs w:val="24"/>
              <w:lang w:val="en-US"/>
            </w:rPr>
          </w:rPrChange>
        </w:rPr>
        <w:t>,</w:t>
      </w:r>
      <w:r w:rsidRPr="00132652">
        <w:rPr>
          <w:sz w:val="24"/>
          <w:szCs w:val="24"/>
          <w:rPrChange w:id="2262" w:author="Tashi Alford-Duguid" w:date="2020-06-15T12:17:00Z">
            <w:rPr>
              <w:sz w:val="24"/>
              <w:szCs w:val="24"/>
              <w:lang w:val="en-US"/>
            </w:rPr>
          </w:rPrChange>
        </w:rPr>
        <w:t xml:space="preserve"> </w:t>
      </w:r>
      <w:r w:rsidR="0044212D" w:rsidRPr="00132652">
        <w:rPr>
          <w:sz w:val="24"/>
          <w:szCs w:val="24"/>
          <w:rPrChange w:id="2263" w:author="Tashi Alford-Duguid" w:date="2020-06-15T12:17:00Z">
            <w:rPr>
              <w:sz w:val="24"/>
              <w:szCs w:val="24"/>
              <w:lang w:val="en-US"/>
            </w:rPr>
          </w:rPrChange>
        </w:rPr>
        <w:t xml:space="preserve">civil society </w:t>
      </w:r>
      <w:r w:rsidR="000D277B" w:rsidRPr="00132652">
        <w:rPr>
          <w:sz w:val="24"/>
          <w:szCs w:val="24"/>
          <w:rPrChange w:id="2264" w:author="Tashi Alford-Duguid" w:date="2020-06-15T12:17:00Z">
            <w:rPr>
              <w:sz w:val="24"/>
              <w:szCs w:val="24"/>
              <w:lang w:val="en-US"/>
            </w:rPr>
          </w:rPrChange>
        </w:rPr>
        <w:t xml:space="preserve">NGOs </w:t>
      </w:r>
      <w:r w:rsidR="0044212D" w:rsidRPr="00132652">
        <w:rPr>
          <w:sz w:val="24"/>
          <w:szCs w:val="24"/>
          <w:rPrChange w:id="2265" w:author="Tashi Alford-Duguid" w:date="2020-06-15T12:17:00Z">
            <w:rPr>
              <w:sz w:val="24"/>
              <w:szCs w:val="24"/>
              <w:lang w:val="en-US"/>
            </w:rPr>
          </w:rPrChange>
        </w:rPr>
        <w:t>and other advocates sounded the alarm</w:t>
      </w:r>
      <w:r w:rsidR="00F34333" w:rsidRPr="00132652">
        <w:rPr>
          <w:sz w:val="24"/>
          <w:szCs w:val="24"/>
          <w:rPrChange w:id="2266" w:author="Tashi Alford-Duguid" w:date="2020-06-15T12:17:00Z">
            <w:rPr>
              <w:sz w:val="24"/>
              <w:szCs w:val="24"/>
              <w:lang w:val="en-US"/>
            </w:rPr>
          </w:rPrChange>
        </w:rPr>
        <w:t>:</w:t>
      </w:r>
      <w:r w:rsidR="00F34333">
        <w:rPr>
          <w:sz w:val="24"/>
          <w:szCs w:val="24"/>
        </w:rPr>
        <w:t xml:space="preserve"> </w:t>
      </w:r>
      <w:r w:rsidR="000D11B7" w:rsidRPr="00132652">
        <w:rPr>
          <w:sz w:val="24"/>
          <w:szCs w:val="24"/>
          <w:rPrChange w:id="2267" w:author="Tashi Alford-Duguid" w:date="2020-06-15T12:17:00Z">
            <w:rPr>
              <w:sz w:val="24"/>
              <w:szCs w:val="24"/>
              <w:lang w:val="en-US"/>
            </w:rPr>
          </w:rPrChange>
        </w:rPr>
        <w:t xml:space="preserve">the government </w:t>
      </w:r>
      <w:r w:rsidR="00BD12AD" w:rsidRPr="00132652">
        <w:rPr>
          <w:sz w:val="24"/>
          <w:szCs w:val="24"/>
          <w:rPrChange w:id="2268" w:author="Tashi Alford-Duguid" w:date="2020-06-15T12:17:00Z">
            <w:rPr>
              <w:sz w:val="24"/>
              <w:szCs w:val="24"/>
              <w:lang w:val="en-US"/>
            </w:rPr>
          </w:rPrChange>
        </w:rPr>
        <w:lastRenderedPageBreak/>
        <w:t xml:space="preserve">was overreaching, neglecting vulnerable populations, and </w:t>
      </w:r>
      <w:commentRangeStart w:id="2269"/>
      <w:r w:rsidR="003E32AC" w:rsidRPr="00132652">
        <w:rPr>
          <w:sz w:val="24"/>
          <w:szCs w:val="24"/>
          <w:rPrChange w:id="2270" w:author="Tashi Alford-Duguid" w:date="2020-06-15T12:17:00Z">
            <w:rPr>
              <w:sz w:val="24"/>
              <w:szCs w:val="24"/>
              <w:lang w:val="en-US"/>
            </w:rPr>
          </w:rPrChange>
        </w:rPr>
        <w:t>not following the law</w:t>
      </w:r>
      <w:r w:rsidR="000D11B7" w:rsidRPr="00132652">
        <w:rPr>
          <w:sz w:val="24"/>
          <w:szCs w:val="24"/>
          <w:rPrChange w:id="2271" w:author="Tashi Alford-Duguid" w:date="2020-06-15T12:17:00Z">
            <w:rPr>
              <w:sz w:val="24"/>
              <w:szCs w:val="24"/>
              <w:lang w:val="en-US"/>
            </w:rPr>
          </w:rPrChange>
        </w:rPr>
        <w:t xml:space="preserve">. </w:t>
      </w:r>
      <w:commentRangeEnd w:id="2269"/>
      <w:r>
        <w:rPr>
          <w:rStyle w:val="CommentReference"/>
        </w:rPr>
        <w:commentReference w:id="2269"/>
      </w:r>
      <w:r w:rsidR="00812FD8" w:rsidRPr="00132652">
        <w:rPr>
          <w:sz w:val="24"/>
          <w:szCs w:val="24"/>
          <w:rPrChange w:id="2272" w:author="Tashi Alford-Duguid" w:date="2020-06-15T12:17:00Z">
            <w:rPr>
              <w:sz w:val="24"/>
              <w:szCs w:val="24"/>
              <w:lang w:val="en-US"/>
            </w:rPr>
          </w:rPrChange>
        </w:rPr>
        <w:t>This report continu</w:t>
      </w:r>
      <w:r w:rsidR="00C02D75" w:rsidRPr="00132652">
        <w:rPr>
          <w:sz w:val="24"/>
          <w:szCs w:val="24"/>
          <w:rPrChange w:id="2273" w:author="Tashi Alford-Duguid" w:date="2020-06-15T12:17:00Z">
            <w:rPr>
              <w:sz w:val="24"/>
              <w:szCs w:val="24"/>
              <w:lang w:val="en-US"/>
            </w:rPr>
          </w:rPrChange>
        </w:rPr>
        <w:t>es</w:t>
      </w:r>
      <w:r w:rsidR="00812FD8" w:rsidRPr="00132652">
        <w:rPr>
          <w:sz w:val="24"/>
          <w:szCs w:val="24"/>
          <w:rPrChange w:id="2274" w:author="Tashi Alford-Duguid" w:date="2020-06-15T12:17:00Z">
            <w:rPr>
              <w:sz w:val="24"/>
              <w:szCs w:val="24"/>
              <w:lang w:val="en-US"/>
            </w:rPr>
          </w:rPrChange>
        </w:rPr>
        <w:t xml:space="preserve"> those efforts</w:t>
      </w:r>
      <w:r w:rsidR="009A39AB" w:rsidRPr="00132652">
        <w:rPr>
          <w:sz w:val="24"/>
          <w:szCs w:val="24"/>
          <w:rPrChange w:id="2275" w:author="Tashi Alford-Duguid" w:date="2020-06-15T12:17:00Z">
            <w:rPr>
              <w:sz w:val="24"/>
              <w:szCs w:val="24"/>
              <w:lang w:val="en-US"/>
            </w:rPr>
          </w:rPrChange>
        </w:rPr>
        <w:t>.</w:t>
      </w:r>
      <w:r w:rsidR="00812FD8" w:rsidRPr="00132652">
        <w:rPr>
          <w:sz w:val="24"/>
          <w:szCs w:val="24"/>
          <w:rPrChange w:id="2276" w:author="Tashi Alford-Duguid" w:date="2020-06-15T12:17:00Z">
            <w:rPr>
              <w:sz w:val="24"/>
              <w:szCs w:val="24"/>
              <w:lang w:val="en-US"/>
            </w:rPr>
          </w:rPrChange>
        </w:rPr>
        <w:t xml:space="preserve"> </w:t>
      </w:r>
      <w:ins w:id="2277" w:author="Michael Bryant" w:date="2020-06-16T16:08:00Z">
        <w:r w:rsidR="002039F9">
          <w:rPr>
            <w:sz w:val="24"/>
            <w:szCs w:val="24"/>
          </w:rPr>
          <w:t xml:space="preserve"> </w:t>
        </w:r>
      </w:ins>
    </w:p>
    <w:p w14:paraId="70958BCF" w14:textId="77777777" w:rsidR="002039F9" w:rsidRDefault="0050190C" w:rsidP="007A136E">
      <w:pPr>
        <w:rPr>
          <w:ins w:id="2278" w:author="Michael Bryant" w:date="2020-06-16T16:08:00Z"/>
          <w:sz w:val="24"/>
          <w:szCs w:val="24"/>
        </w:rPr>
      </w:pPr>
      <w:r w:rsidRPr="00132652">
        <w:rPr>
          <w:sz w:val="24"/>
          <w:szCs w:val="24"/>
          <w:rPrChange w:id="2279" w:author="Tashi Alford-Duguid" w:date="2020-06-15T12:17:00Z">
            <w:rPr>
              <w:sz w:val="24"/>
              <w:szCs w:val="24"/>
              <w:lang w:val="en-US"/>
            </w:rPr>
          </w:rPrChange>
        </w:rPr>
        <w:t xml:space="preserve">General and specific recommendations from CCLA are forthcoming but for now we decided it better to release our report on the facts and law, and our </w:t>
      </w:r>
      <w:r w:rsidR="00AC5CA8" w:rsidRPr="00132652">
        <w:rPr>
          <w:sz w:val="24"/>
          <w:szCs w:val="24"/>
          <w:rPrChange w:id="2280" w:author="Tashi Alford-Duguid" w:date="2020-06-15T12:17:00Z">
            <w:rPr>
              <w:sz w:val="24"/>
              <w:szCs w:val="24"/>
              <w:lang w:val="en-US"/>
            </w:rPr>
          </w:rPrChange>
        </w:rPr>
        <w:t xml:space="preserve">assessment of </w:t>
      </w:r>
      <w:r w:rsidR="00632A5D" w:rsidRPr="00132652">
        <w:rPr>
          <w:sz w:val="24"/>
          <w:szCs w:val="24"/>
          <w:rPrChange w:id="2281" w:author="Tashi Alford-Duguid" w:date="2020-06-15T12:17:00Z">
            <w:rPr>
              <w:sz w:val="24"/>
              <w:szCs w:val="24"/>
              <w:lang w:val="en-US"/>
            </w:rPr>
          </w:rPrChange>
        </w:rPr>
        <w:t>emergency management from a civil liberties perspective</w:t>
      </w:r>
      <w:r w:rsidR="009C24E9" w:rsidRPr="00132652">
        <w:rPr>
          <w:sz w:val="24"/>
          <w:szCs w:val="24"/>
          <w:rPrChange w:id="2282" w:author="Tashi Alford-Duguid" w:date="2020-06-15T12:17:00Z">
            <w:rPr>
              <w:sz w:val="24"/>
              <w:szCs w:val="24"/>
              <w:lang w:val="en-US"/>
            </w:rPr>
          </w:rPrChange>
        </w:rPr>
        <w:t>.</w:t>
      </w:r>
      <w:r w:rsidR="009C24E9">
        <w:rPr>
          <w:sz w:val="24"/>
          <w:szCs w:val="24"/>
        </w:rPr>
        <w:t xml:space="preserve"> </w:t>
      </w:r>
    </w:p>
    <w:p w14:paraId="02F88B27" w14:textId="77777777" w:rsidR="002039F9" w:rsidRDefault="002039F9">
      <w:pPr>
        <w:rPr>
          <w:ins w:id="2283" w:author="Michael Bryant" w:date="2020-06-16T16:08:00Z"/>
          <w:sz w:val="24"/>
          <w:szCs w:val="24"/>
        </w:rPr>
      </w:pPr>
      <w:ins w:id="2284" w:author="Michael Bryant" w:date="2020-06-16T16:08:00Z">
        <w:r>
          <w:rPr>
            <w:sz w:val="24"/>
            <w:szCs w:val="24"/>
          </w:rPr>
          <w:br w:type="page"/>
        </w:r>
      </w:ins>
    </w:p>
    <w:p w14:paraId="34B646FE" w14:textId="342177AA" w:rsidR="00790BDE" w:rsidRPr="00132652" w:rsidRDefault="009C24E9" w:rsidP="007A136E">
      <w:pPr>
        <w:rPr>
          <w:del w:id="2285" w:author="Michael Bryant" w:date="2020-06-16T16:08:00Z"/>
          <w:sz w:val="24"/>
          <w:szCs w:val="24"/>
          <w:rPrChange w:id="2286" w:author="Tashi Alford-Duguid" w:date="2020-06-15T12:17:00Z">
            <w:rPr>
              <w:del w:id="2287" w:author="Michael Bryant" w:date="2020-06-16T16:08:00Z"/>
              <w:sz w:val="24"/>
              <w:szCs w:val="24"/>
              <w:lang w:val="en-US"/>
            </w:rPr>
          </w:rPrChange>
        </w:rPr>
      </w:pPr>
      <w:del w:id="2288" w:author="Michael Bryant" w:date="2020-06-16T16:08:00Z">
        <w:r w:rsidRPr="00132652">
          <w:rPr>
            <w:sz w:val="24"/>
            <w:szCs w:val="24"/>
            <w:rPrChange w:id="2289" w:author="Tashi Alford-Duguid" w:date="2020-06-15T12:17:00Z">
              <w:rPr>
                <w:sz w:val="24"/>
                <w:szCs w:val="24"/>
                <w:lang w:val="en-US"/>
              </w:rPr>
            </w:rPrChange>
          </w:rPr>
          <w:lastRenderedPageBreak/>
          <w:delText xml:space="preserve">The timing of this report (mid-June, 2020) comes </w:delText>
        </w:r>
        <w:r w:rsidR="003156D5" w:rsidRPr="00132652">
          <w:rPr>
            <w:sz w:val="24"/>
            <w:szCs w:val="24"/>
            <w:rPrChange w:id="2290" w:author="Tashi Alford-Duguid" w:date="2020-06-15T12:17:00Z">
              <w:rPr>
                <w:sz w:val="24"/>
                <w:szCs w:val="24"/>
                <w:lang w:val="en-US"/>
              </w:rPr>
            </w:rPrChange>
          </w:rPr>
          <w:delText>near the end of the first wave of COVID-19 in Canada</w:delText>
        </w:r>
        <w:r w:rsidR="00240946" w:rsidRPr="00132652">
          <w:rPr>
            <w:sz w:val="24"/>
            <w:szCs w:val="24"/>
            <w:rPrChange w:id="2291" w:author="Tashi Alford-Duguid" w:date="2020-06-15T12:17:00Z">
              <w:rPr>
                <w:sz w:val="24"/>
                <w:szCs w:val="24"/>
                <w:lang w:val="en-US"/>
              </w:rPr>
            </w:rPrChange>
          </w:rPr>
          <w:delText xml:space="preserve">, but </w:delText>
        </w:r>
        <w:r w:rsidR="004D5C1B" w:rsidRPr="00132652">
          <w:rPr>
            <w:sz w:val="24"/>
            <w:szCs w:val="24"/>
            <w:rPrChange w:id="2292" w:author="Tashi Alford-Duguid" w:date="2020-06-15T12:17:00Z">
              <w:rPr>
                <w:sz w:val="24"/>
                <w:szCs w:val="24"/>
                <w:lang w:val="en-US"/>
              </w:rPr>
            </w:rPrChange>
          </w:rPr>
          <w:delText>everything changes so quickly that there is always the risk that it is either premature or stale by the time it’s read.</w:delText>
        </w:r>
        <w:r w:rsidR="004D5C1B">
          <w:rPr>
            <w:sz w:val="24"/>
            <w:szCs w:val="24"/>
          </w:rPr>
          <w:delText xml:space="preserve"> </w:delText>
        </w:r>
        <w:r w:rsidR="006F3156" w:rsidRPr="00132652">
          <w:rPr>
            <w:sz w:val="24"/>
            <w:szCs w:val="24"/>
            <w:rPrChange w:id="2293" w:author="Tashi Alford-Duguid" w:date="2020-06-15T12:17:00Z">
              <w:rPr>
                <w:sz w:val="24"/>
                <w:szCs w:val="24"/>
                <w:lang w:val="en-US"/>
              </w:rPr>
            </w:rPrChange>
          </w:rPr>
          <w:delText xml:space="preserve">As ever, this is </w:delText>
        </w:r>
        <w:r w:rsidR="001E2C71" w:rsidRPr="00132652">
          <w:rPr>
            <w:sz w:val="24"/>
            <w:szCs w:val="24"/>
            <w:rPrChange w:id="2294" w:author="Tashi Alford-Duguid" w:date="2020-06-15T12:17:00Z">
              <w:rPr>
                <w:sz w:val="24"/>
                <w:szCs w:val="24"/>
                <w:lang w:val="en-US"/>
              </w:rPr>
            </w:rPrChange>
          </w:rPr>
          <w:delText>our best effort.</w:delText>
        </w:r>
        <w:r w:rsidR="001E2C71">
          <w:rPr>
            <w:sz w:val="24"/>
            <w:szCs w:val="24"/>
          </w:rPr>
          <w:delText xml:space="preserve"> </w:delText>
        </w:r>
      </w:del>
    </w:p>
    <w:p w14:paraId="60115B1F" w14:textId="2F4E4801" w:rsidR="00D577F0" w:rsidDel="00AC11F7" w:rsidRDefault="00D577F0" w:rsidP="009A5E7B">
      <w:pPr>
        <w:rPr>
          <w:del w:id="2295" w:author="Jhoh@ccla.org" w:date="2020-06-12T12:09:00Z"/>
          <w:sz w:val="24"/>
          <w:szCs w:val="24"/>
        </w:rPr>
      </w:pPr>
    </w:p>
    <w:p w14:paraId="6954734B" w14:textId="77777777" w:rsidR="00AC11F7" w:rsidRDefault="00AC11F7">
      <w:pPr>
        <w:rPr>
          <w:ins w:id="2296" w:author="Jhoh@ccla.org" w:date="2020-06-16T14:31:00Z"/>
          <w:del w:id="2297" w:author="Michael Bryant" w:date="2020-06-16T16:07:00Z"/>
          <w:sz w:val="24"/>
          <w:szCs w:val="24"/>
        </w:rPr>
      </w:pPr>
    </w:p>
    <w:p w14:paraId="2FC8C1F0" w14:textId="77777777" w:rsidR="00AC11F7" w:rsidRDefault="00AC11F7">
      <w:pPr>
        <w:rPr>
          <w:ins w:id="2298" w:author="Jhoh@ccla.org" w:date="2020-06-16T14:31:00Z"/>
          <w:del w:id="2299" w:author="Michael Bryant" w:date="2020-06-16T16:07:00Z"/>
          <w:sz w:val="24"/>
          <w:szCs w:val="24"/>
        </w:rPr>
      </w:pPr>
    </w:p>
    <w:p w14:paraId="4D9C0D24" w14:textId="77777777" w:rsidR="00AC11F7" w:rsidDel="008B05EE" w:rsidRDefault="00AC11F7">
      <w:pPr>
        <w:rPr>
          <w:ins w:id="2300" w:author="Jhoh@ccla.org" w:date="2020-06-16T14:31:00Z"/>
          <w:del w:id="2301" w:author="Jhoh@ccla.org" w:date="2020-06-16T15:17:00Z"/>
          <w:sz w:val="24"/>
          <w:szCs w:val="24"/>
        </w:rPr>
      </w:pPr>
    </w:p>
    <w:p w14:paraId="4B83B2AB" w14:textId="77777777" w:rsidR="00AC11F7" w:rsidDel="008B05EE" w:rsidRDefault="00AC11F7">
      <w:pPr>
        <w:rPr>
          <w:ins w:id="2302" w:author="Jhoh@ccla.org" w:date="2020-06-16T14:31:00Z"/>
          <w:del w:id="2303" w:author="Jhoh@ccla.org" w:date="2020-06-16T15:17:00Z"/>
          <w:sz w:val="24"/>
          <w:szCs w:val="24"/>
        </w:rPr>
      </w:pPr>
    </w:p>
    <w:p w14:paraId="5B0A1548" w14:textId="77777777" w:rsidR="00AC11F7" w:rsidDel="008B05EE" w:rsidRDefault="00AC11F7">
      <w:pPr>
        <w:rPr>
          <w:ins w:id="2304" w:author="Jhoh@ccla.org" w:date="2020-06-16T14:31:00Z"/>
          <w:del w:id="2305" w:author="Jhoh@ccla.org" w:date="2020-06-16T15:17:00Z"/>
          <w:sz w:val="24"/>
          <w:szCs w:val="24"/>
        </w:rPr>
      </w:pPr>
    </w:p>
    <w:p w14:paraId="4B4C079C" w14:textId="77777777" w:rsidR="00AC11F7" w:rsidDel="008B05EE" w:rsidRDefault="00AC11F7">
      <w:pPr>
        <w:rPr>
          <w:ins w:id="2306" w:author="Jhoh@ccla.org" w:date="2020-06-16T14:31:00Z"/>
          <w:del w:id="2307" w:author="Jhoh@ccla.org" w:date="2020-06-16T15:17:00Z"/>
          <w:sz w:val="24"/>
          <w:szCs w:val="24"/>
        </w:rPr>
      </w:pPr>
    </w:p>
    <w:p w14:paraId="5BD7C6A1" w14:textId="77777777" w:rsidR="00AC11F7" w:rsidDel="008B05EE" w:rsidRDefault="00AC11F7">
      <w:pPr>
        <w:rPr>
          <w:ins w:id="2308" w:author="Jhoh@ccla.org" w:date="2020-06-16T14:31:00Z"/>
          <w:del w:id="2309" w:author="Jhoh@ccla.org" w:date="2020-06-16T15:17:00Z"/>
          <w:sz w:val="24"/>
          <w:szCs w:val="24"/>
        </w:rPr>
      </w:pPr>
    </w:p>
    <w:p w14:paraId="2081EBC8" w14:textId="77777777" w:rsidR="00AC11F7" w:rsidDel="008B05EE" w:rsidRDefault="00AC11F7">
      <w:pPr>
        <w:rPr>
          <w:ins w:id="2310" w:author="Jhoh@ccla.org" w:date="2020-06-16T14:31:00Z"/>
          <w:del w:id="2311" w:author="Jhoh@ccla.org" w:date="2020-06-16T15:17:00Z"/>
          <w:sz w:val="24"/>
          <w:szCs w:val="24"/>
        </w:rPr>
      </w:pPr>
    </w:p>
    <w:p w14:paraId="0038CCC8" w14:textId="77777777" w:rsidR="00AC11F7" w:rsidDel="008B05EE" w:rsidRDefault="00AC11F7">
      <w:pPr>
        <w:rPr>
          <w:ins w:id="2312" w:author="Jhoh@ccla.org" w:date="2020-06-16T14:31:00Z"/>
          <w:del w:id="2313" w:author="Jhoh@ccla.org" w:date="2020-06-16T15:17:00Z"/>
          <w:sz w:val="24"/>
          <w:szCs w:val="24"/>
        </w:rPr>
      </w:pPr>
    </w:p>
    <w:p w14:paraId="2584BC76" w14:textId="77777777" w:rsidR="00AC11F7" w:rsidDel="008B05EE" w:rsidRDefault="00AC11F7">
      <w:pPr>
        <w:rPr>
          <w:ins w:id="2314" w:author="Jhoh@ccla.org" w:date="2020-06-16T14:31:00Z"/>
          <w:del w:id="2315" w:author="Jhoh@ccla.org" w:date="2020-06-16T15:17:00Z"/>
          <w:sz w:val="24"/>
          <w:szCs w:val="24"/>
        </w:rPr>
      </w:pPr>
    </w:p>
    <w:p w14:paraId="1ECC543C" w14:textId="77777777" w:rsidR="00AC11F7" w:rsidDel="008B05EE" w:rsidRDefault="00AC11F7">
      <w:pPr>
        <w:rPr>
          <w:ins w:id="2316" w:author="Jhoh@ccla.org" w:date="2020-06-16T14:31:00Z"/>
          <w:del w:id="2317" w:author="Jhoh@ccla.org" w:date="2020-06-16T15:17:00Z"/>
          <w:sz w:val="24"/>
          <w:szCs w:val="24"/>
        </w:rPr>
      </w:pPr>
    </w:p>
    <w:p w14:paraId="4B691691" w14:textId="77777777" w:rsidR="00AC11F7" w:rsidDel="008B05EE" w:rsidRDefault="00AC11F7">
      <w:pPr>
        <w:rPr>
          <w:ins w:id="2318" w:author="Jhoh@ccla.org" w:date="2020-06-16T14:31:00Z"/>
          <w:del w:id="2319" w:author="Jhoh@ccla.org" w:date="2020-06-16T15:17:00Z"/>
          <w:sz w:val="24"/>
          <w:szCs w:val="24"/>
        </w:rPr>
      </w:pPr>
    </w:p>
    <w:p w14:paraId="41A441A6" w14:textId="77777777" w:rsidR="00AC11F7" w:rsidDel="008B05EE" w:rsidRDefault="00AC11F7">
      <w:pPr>
        <w:rPr>
          <w:ins w:id="2320" w:author="Jhoh@ccla.org" w:date="2020-06-16T14:31:00Z"/>
          <w:del w:id="2321" w:author="Jhoh@ccla.org" w:date="2020-06-16T15:16:00Z"/>
          <w:sz w:val="24"/>
          <w:szCs w:val="24"/>
        </w:rPr>
      </w:pPr>
    </w:p>
    <w:p w14:paraId="34A06576" w14:textId="77777777" w:rsidR="00AC11F7" w:rsidDel="008B05EE" w:rsidRDefault="00AC11F7">
      <w:pPr>
        <w:rPr>
          <w:ins w:id="2322" w:author="Jhoh@ccla.org" w:date="2020-06-16T14:31:00Z"/>
          <w:del w:id="2323" w:author="Jhoh@ccla.org" w:date="2020-06-16T15:16:00Z"/>
          <w:sz w:val="24"/>
          <w:szCs w:val="24"/>
        </w:rPr>
      </w:pPr>
    </w:p>
    <w:p w14:paraId="71695350" w14:textId="77777777" w:rsidR="00AC11F7" w:rsidDel="008B05EE" w:rsidRDefault="00AC11F7">
      <w:pPr>
        <w:rPr>
          <w:ins w:id="2324" w:author="Jhoh@ccla.org" w:date="2020-06-16T14:31:00Z"/>
          <w:del w:id="2325" w:author="Jhoh@ccla.org" w:date="2020-06-16T15:16:00Z"/>
          <w:sz w:val="24"/>
          <w:szCs w:val="24"/>
        </w:rPr>
      </w:pPr>
    </w:p>
    <w:p w14:paraId="3A990470" w14:textId="77777777" w:rsidR="00AC11F7" w:rsidDel="008B05EE" w:rsidRDefault="00AC11F7">
      <w:pPr>
        <w:rPr>
          <w:ins w:id="2326" w:author="Jhoh@ccla.org" w:date="2020-06-16T14:31:00Z"/>
          <w:del w:id="2327" w:author="Jhoh@ccla.org" w:date="2020-06-16T15:16:00Z"/>
          <w:sz w:val="24"/>
          <w:szCs w:val="24"/>
        </w:rPr>
      </w:pPr>
    </w:p>
    <w:p w14:paraId="070FCA6D" w14:textId="77777777" w:rsidR="00AC11F7" w:rsidDel="008B05EE" w:rsidRDefault="00AC11F7">
      <w:pPr>
        <w:rPr>
          <w:ins w:id="2328" w:author="Jhoh@ccla.org" w:date="2020-06-16T14:31:00Z"/>
          <w:del w:id="2329" w:author="Jhoh@ccla.org" w:date="2020-06-16T15:16:00Z"/>
          <w:sz w:val="24"/>
          <w:szCs w:val="24"/>
        </w:rPr>
      </w:pPr>
    </w:p>
    <w:p w14:paraId="33B64361" w14:textId="77777777" w:rsidR="00AC11F7" w:rsidRDefault="00AC11F7">
      <w:pPr>
        <w:rPr>
          <w:sz w:val="24"/>
          <w:szCs w:val="24"/>
        </w:rPr>
      </w:pPr>
    </w:p>
    <w:p w14:paraId="458F05A3" w14:textId="77777777" w:rsidR="00F15461" w:rsidRDefault="00F15461">
      <w:pPr>
        <w:rPr>
          <w:sz w:val="24"/>
          <w:szCs w:val="24"/>
        </w:rPr>
      </w:pPr>
    </w:p>
    <w:p w14:paraId="58BA7CD9" w14:textId="77777777" w:rsidR="00F15461" w:rsidRDefault="00F15461">
      <w:pPr>
        <w:rPr>
          <w:sz w:val="24"/>
          <w:szCs w:val="24"/>
        </w:rPr>
      </w:pPr>
    </w:p>
    <w:p w14:paraId="7776CF95" w14:textId="77777777" w:rsidR="00F15461" w:rsidDel="008B05EE" w:rsidRDefault="00F15461">
      <w:pPr>
        <w:rPr>
          <w:ins w:id="2330" w:author="Jhoh@ccla.org" w:date="2020-06-16T14:31:00Z"/>
          <w:del w:id="2331" w:author="Jhoh@ccla.org" w:date="2020-06-16T15:16:00Z"/>
          <w:sz w:val="24"/>
          <w:szCs w:val="24"/>
        </w:rPr>
      </w:pPr>
    </w:p>
    <w:p w14:paraId="689622AD" w14:textId="77777777" w:rsidR="00AC11F7" w:rsidRPr="00132652" w:rsidDel="008B05EE" w:rsidRDefault="00AC11F7">
      <w:pPr>
        <w:rPr>
          <w:ins w:id="2332" w:author="Jhoh@ccla.org" w:date="2020-06-16T14:31:00Z"/>
          <w:del w:id="2333" w:author="Jhoh@ccla.org" w:date="2020-06-16T15:16:00Z"/>
          <w:sz w:val="24"/>
          <w:szCs w:val="24"/>
          <w:rPrChange w:id="2334" w:author="Tashi Alford-Duguid" w:date="2020-06-15T12:17:00Z">
            <w:rPr>
              <w:ins w:id="2335" w:author="Jhoh@ccla.org" w:date="2020-06-16T14:31:00Z"/>
              <w:del w:id="2336" w:author="Jhoh@ccla.org" w:date="2020-06-16T15:16:00Z"/>
              <w:sz w:val="24"/>
              <w:szCs w:val="24"/>
              <w:lang w:val="en-US"/>
            </w:rPr>
          </w:rPrChange>
        </w:rPr>
        <w:pPrChange w:id="2337" w:author="Tashi Alford-Duguid" w:date="2020-06-11T13:32:00Z">
          <w:pPr>
            <w:jc w:val="both"/>
          </w:pPr>
        </w:pPrChange>
      </w:pPr>
    </w:p>
    <w:p w14:paraId="4182A38E" w14:textId="22F36EEF" w:rsidR="008C55BC" w:rsidRPr="00132652" w:rsidRDefault="008C55BC" w:rsidP="009A5E7B">
      <w:pPr>
        <w:rPr>
          <w:b/>
          <w:sz w:val="24"/>
          <w:szCs w:val="24"/>
          <w:rPrChange w:id="2338" w:author="Tashi Alford-Duguid" w:date="2020-06-15T12:17:00Z">
            <w:rPr>
              <w:b/>
              <w:sz w:val="24"/>
              <w:szCs w:val="24"/>
              <w:lang w:val="en-US"/>
            </w:rPr>
          </w:rPrChange>
        </w:rPr>
      </w:pPr>
      <w:r w:rsidRPr="00132652">
        <w:rPr>
          <w:b/>
          <w:sz w:val="24"/>
          <w:szCs w:val="24"/>
          <w:rPrChange w:id="2339" w:author="Tashi Alford-Duguid" w:date="2020-06-15T12:17:00Z">
            <w:rPr>
              <w:b/>
              <w:sz w:val="24"/>
              <w:szCs w:val="24"/>
              <w:lang w:val="en-US"/>
            </w:rPr>
          </w:rPrChange>
        </w:rPr>
        <w:lastRenderedPageBreak/>
        <w:t>Appendix</w:t>
      </w:r>
      <w:r w:rsidR="00393265" w:rsidRPr="00132652">
        <w:rPr>
          <w:b/>
          <w:sz w:val="24"/>
          <w:szCs w:val="24"/>
          <w:rPrChange w:id="2340" w:author="Tashi Alford-Duguid" w:date="2020-06-15T12:17:00Z">
            <w:rPr>
              <w:b/>
              <w:sz w:val="24"/>
              <w:szCs w:val="24"/>
              <w:lang w:val="en-US"/>
            </w:rPr>
          </w:rPrChange>
        </w:rPr>
        <w:t xml:space="preserve"> – Emergency Measures by Province</w:t>
      </w:r>
      <w:r w:rsidR="00CE4337" w:rsidRPr="00132652">
        <w:rPr>
          <w:b/>
          <w:sz w:val="24"/>
          <w:szCs w:val="24"/>
          <w:rPrChange w:id="2341" w:author="Tashi Alford-Duguid" w:date="2020-06-15T12:17:00Z">
            <w:rPr>
              <w:b/>
              <w:sz w:val="24"/>
              <w:szCs w:val="24"/>
              <w:lang w:val="en-US"/>
            </w:rPr>
          </w:rPrChange>
        </w:rPr>
        <w:t xml:space="preserve"> and Territory</w:t>
      </w:r>
      <w:r w:rsidR="001872DA" w:rsidRPr="00132652">
        <w:rPr>
          <w:b/>
          <w:sz w:val="24"/>
          <w:szCs w:val="24"/>
          <w:rPrChange w:id="2342" w:author="Tashi Alford-Duguid" w:date="2020-06-15T12:17:00Z">
            <w:rPr>
              <w:b/>
              <w:sz w:val="24"/>
              <w:szCs w:val="24"/>
              <w:lang w:val="en-US"/>
            </w:rPr>
          </w:rPrChange>
        </w:rPr>
        <w:t xml:space="preserve"> as of June 12, 2020</w:t>
      </w:r>
    </w:p>
    <w:p w14:paraId="2F5725F9" w14:textId="4F5D2001" w:rsidR="0088272F" w:rsidRPr="00132652" w:rsidRDefault="4FE342D6" w:rsidP="12AC059F">
      <w:pPr>
        <w:rPr>
          <w:sz w:val="24"/>
          <w:szCs w:val="24"/>
          <w:rPrChange w:id="2343" w:author="Tashi Alford-Duguid" w:date="2020-06-15T12:17:00Z">
            <w:rPr>
              <w:sz w:val="24"/>
              <w:szCs w:val="24"/>
              <w:lang w:val="en-US"/>
            </w:rPr>
          </w:rPrChange>
        </w:rPr>
      </w:pPr>
      <w:r w:rsidRPr="3F6D08B8">
        <w:rPr>
          <w:sz w:val="24"/>
          <w:szCs w:val="24"/>
          <w:rPrChange w:id="2344" w:author="Tashi Alford-Duguid" w:date="2020-06-15T12:17:00Z">
            <w:rPr>
              <w:sz w:val="24"/>
              <w:szCs w:val="24"/>
              <w:lang w:val="en-US"/>
            </w:rPr>
          </w:rPrChange>
        </w:rPr>
        <w:t>The following table is a list of emergency measures, divided</w:t>
      </w:r>
      <w:r w:rsidR="33D43043" w:rsidRPr="3F6D08B8">
        <w:rPr>
          <w:sz w:val="24"/>
          <w:szCs w:val="24"/>
          <w:rPrChange w:id="2345" w:author="Tashi Alford-Duguid" w:date="2020-06-15T12:17:00Z">
            <w:rPr>
              <w:sz w:val="24"/>
              <w:szCs w:val="24"/>
              <w:lang w:val="en-US"/>
            </w:rPr>
          </w:rPrChange>
        </w:rPr>
        <w:t xml:space="preserve"> by province and territory. It is not intended to be a comprehensive list of emergency orders, which has been collated elsewhere. It is designed to </w:t>
      </w:r>
      <w:r w:rsidR="1B5B5EAD" w:rsidRPr="3F6D08B8">
        <w:rPr>
          <w:sz w:val="24"/>
          <w:szCs w:val="24"/>
          <w:rPrChange w:id="2346" w:author="Tashi Alford-Duguid" w:date="2020-06-15T12:17:00Z">
            <w:rPr>
              <w:sz w:val="24"/>
              <w:szCs w:val="24"/>
              <w:lang w:val="en-US"/>
            </w:rPr>
          </w:rPrChange>
        </w:rPr>
        <w:t>highlight three classifications of orders that have had the most impact on civil liberties: restrictions on gatherings, business closures, and travel restrictions</w:t>
      </w:r>
      <w:r w:rsidR="1B5B5EAD" w:rsidRPr="00F15461">
        <w:rPr>
          <w:sz w:val="24"/>
          <w:szCs w:val="24"/>
        </w:rPr>
        <w:t xml:space="preserve">. </w:t>
      </w:r>
      <w:r w:rsidR="00AC11F7">
        <w:rPr>
          <w:sz w:val="24"/>
          <w:szCs w:val="24"/>
        </w:rPr>
        <w:t>C</w:t>
      </w:r>
      <w:r w:rsidR="7F0FF017" w:rsidRPr="00F15461">
        <w:rPr>
          <w:sz w:val="24"/>
          <w:szCs w:val="24"/>
        </w:rPr>
        <w:t xml:space="preserve">itations </w:t>
      </w:r>
      <w:r w:rsidR="00AC11F7">
        <w:rPr>
          <w:sz w:val="24"/>
          <w:szCs w:val="24"/>
        </w:rPr>
        <w:t>can be</w:t>
      </w:r>
      <w:r w:rsidR="7F0FF017" w:rsidRPr="3F6D08B8">
        <w:rPr>
          <w:sz w:val="24"/>
          <w:szCs w:val="24"/>
          <w:rPrChange w:id="2347" w:author="Tashi Alford-Duguid" w:date="2020-06-15T12:17:00Z">
            <w:rPr>
              <w:sz w:val="24"/>
              <w:szCs w:val="24"/>
              <w:lang w:val="en-US"/>
            </w:rPr>
          </w:rPrChange>
        </w:rPr>
        <w:t xml:space="preserve"> found at the bottom of the table.</w:t>
      </w:r>
    </w:p>
    <w:tbl>
      <w:tblPr>
        <w:tblStyle w:val="TableGrid"/>
        <w:tblW w:w="0" w:type="auto"/>
        <w:tblLayout w:type="fixed"/>
        <w:tblLook w:val="04A0" w:firstRow="1" w:lastRow="0" w:firstColumn="1" w:lastColumn="0" w:noHBand="0" w:noVBand="1"/>
      </w:tblPr>
      <w:tblGrid>
        <w:gridCol w:w="607"/>
        <w:gridCol w:w="3295"/>
        <w:gridCol w:w="3060"/>
        <w:gridCol w:w="2399"/>
      </w:tblGrid>
      <w:tr w:rsidR="12AC059F" w14:paraId="3362F47C" w14:textId="77777777" w:rsidTr="64042840">
        <w:tc>
          <w:tcPr>
            <w:tcW w:w="607" w:type="dxa"/>
            <w:vAlign w:val="center"/>
          </w:tcPr>
          <w:p w14:paraId="25903FDD" w14:textId="78A8754B" w:rsidR="12AC059F" w:rsidRPr="006D1593" w:rsidRDefault="12AC059F">
            <w:pPr>
              <w:jc w:val="center"/>
              <w:rPr>
                <w:rFonts w:eastAsia="Times New Roman"/>
                <w:sz w:val="16"/>
                <w:szCs w:val="16"/>
                <w:rPrChange w:id="2348" w:author="Jhoh@ccla.org" w:date="2020-06-16T10:02:00Z">
                  <w:rPr>
                    <w:rFonts w:eastAsia="Times New Roman"/>
                    <w:sz w:val="24"/>
                    <w:szCs w:val="24"/>
                  </w:rPr>
                </w:rPrChange>
              </w:rPr>
              <w:pPrChange w:id="2349" w:author="Unknown" w:date="2020-06-16T01:07:00Z">
                <w:pPr/>
              </w:pPrChange>
            </w:pPr>
          </w:p>
        </w:tc>
        <w:tc>
          <w:tcPr>
            <w:tcW w:w="3295" w:type="dxa"/>
          </w:tcPr>
          <w:p w14:paraId="2FDD581A" w14:textId="1A39C050" w:rsidR="12AC059F" w:rsidRPr="006D1593" w:rsidRDefault="014A6F51">
            <w:pPr>
              <w:rPr>
                <w:sz w:val="16"/>
                <w:szCs w:val="16"/>
                <w:rPrChange w:id="2350" w:author="Jhoh@ccla.org" w:date="2020-06-16T10:02:00Z">
                  <w:rPr/>
                </w:rPrChange>
              </w:rPr>
            </w:pPr>
            <w:r w:rsidRPr="006D1593">
              <w:rPr>
                <w:rFonts w:eastAsia="Times New Roman"/>
                <w:b/>
                <w:bCs/>
                <w:sz w:val="16"/>
                <w:szCs w:val="16"/>
                <w:rPrChange w:id="2351" w:author="Jhoh@ccla.org" w:date="2020-06-16T10:02:00Z">
                  <w:rPr>
                    <w:rFonts w:eastAsia="Times New Roman"/>
                    <w:b/>
                    <w:bCs/>
                    <w:sz w:val="24"/>
                    <w:szCs w:val="24"/>
                  </w:rPr>
                </w:rPrChange>
              </w:rPr>
              <w:t>Closures</w:t>
            </w:r>
          </w:p>
        </w:tc>
        <w:tc>
          <w:tcPr>
            <w:tcW w:w="3060" w:type="dxa"/>
          </w:tcPr>
          <w:p w14:paraId="2A57440B" w14:textId="4069E006" w:rsidR="12AC059F" w:rsidRPr="006D1593" w:rsidRDefault="014A6F51">
            <w:pPr>
              <w:rPr>
                <w:sz w:val="16"/>
                <w:szCs w:val="16"/>
                <w:rPrChange w:id="2352" w:author="Jhoh@ccla.org" w:date="2020-06-16T10:02:00Z">
                  <w:rPr/>
                </w:rPrChange>
              </w:rPr>
            </w:pPr>
            <w:r w:rsidRPr="006D1593">
              <w:rPr>
                <w:rFonts w:eastAsia="Times New Roman"/>
                <w:b/>
                <w:bCs/>
                <w:sz w:val="16"/>
                <w:szCs w:val="16"/>
                <w:rPrChange w:id="2353" w:author="Jhoh@ccla.org" w:date="2020-06-16T10:02:00Z">
                  <w:rPr>
                    <w:rFonts w:eastAsia="Times New Roman"/>
                    <w:b/>
                    <w:bCs/>
                    <w:sz w:val="24"/>
                    <w:szCs w:val="24"/>
                  </w:rPr>
                </w:rPrChange>
              </w:rPr>
              <w:t>Gatherings</w:t>
            </w:r>
          </w:p>
        </w:tc>
        <w:tc>
          <w:tcPr>
            <w:tcW w:w="2399" w:type="dxa"/>
          </w:tcPr>
          <w:p w14:paraId="7BA74943" w14:textId="041B3799" w:rsidR="12AC059F" w:rsidRPr="006D1593" w:rsidRDefault="014A6F51">
            <w:pPr>
              <w:rPr>
                <w:sz w:val="16"/>
                <w:szCs w:val="16"/>
                <w:rPrChange w:id="2354" w:author="Jhoh@ccla.org" w:date="2020-06-16T10:02:00Z">
                  <w:rPr/>
                </w:rPrChange>
              </w:rPr>
            </w:pPr>
            <w:r w:rsidRPr="006D1593">
              <w:rPr>
                <w:rFonts w:eastAsia="Times New Roman"/>
                <w:b/>
                <w:bCs/>
                <w:sz w:val="16"/>
                <w:szCs w:val="16"/>
                <w:rPrChange w:id="2355" w:author="Jhoh@ccla.org" w:date="2020-06-16T10:02:00Z">
                  <w:rPr>
                    <w:rFonts w:eastAsia="Times New Roman"/>
                    <w:b/>
                    <w:bCs/>
                    <w:sz w:val="24"/>
                    <w:szCs w:val="24"/>
                  </w:rPr>
                </w:rPrChange>
              </w:rPr>
              <w:t>Travel</w:t>
            </w:r>
          </w:p>
        </w:tc>
      </w:tr>
      <w:tr w:rsidR="12AC059F" w14:paraId="43D08A3B" w14:textId="77777777" w:rsidTr="64042840">
        <w:tc>
          <w:tcPr>
            <w:tcW w:w="607" w:type="dxa"/>
            <w:shd w:val="clear" w:color="auto" w:fill="D9E2F3"/>
            <w:vAlign w:val="center"/>
          </w:tcPr>
          <w:p w14:paraId="46E1AFFB" w14:textId="17C922B0" w:rsidR="12AC059F" w:rsidRPr="0041547B" w:rsidRDefault="014A6F51">
            <w:pPr>
              <w:spacing w:line="276" w:lineRule="auto"/>
              <w:jc w:val="center"/>
              <w:rPr>
                <w:rFonts w:eastAsia="Times New Roman"/>
                <w:b/>
                <w:bCs/>
                <w:sz w:val="16"/>
                <w:szCs w:val="16"/>
              </w:rPr>
              <w:pPrChange w:id="2356" w:author="Unknown" w:date="2020-06-16T01:07:00Z">
                <w:pPr/>
              </w:pPrChange>
            </w:pPr>
            <w:r w:rsidRPr="0041547B">
              <w:rPr>
                <w:rFonts w:eastAsia="Times New Roman"/>
                <w:b/>
                <w:bCs/>
                <w:sz w:val="16"/>
                <w:szCs w:val="16"/>
              </w:rPr>
              <w:t>AB</w:t>
            </w:r>
          </w:p>
        </w:tc>
        <w:tc>
          <w:tcPr>
            <w:tcW w:w="3295" w:type="dxa"/>
          </w:tcPr>
          <w:p w14:paraId="49AA7761" w14:textId="39D040FE" w:rsidR="12AC059F" w:rsidRPr="0041547B" w:rsidRDefault="014A6F51">
            <w:pPr>
              <w:spacing w:line="276" w:lineRule="auto"/>
              <w:rPr>
                <w:rFonts w:eastAsia="Times New Roman"/>
                <w:sz w:val="16"/>
                <w:szCs w:val="16"/>
              </w:rPr>
              <w:pPrChange w:id="2357" w:author="Unknown" w:date="2020-06-16T01:07:00Z">
                <w:pPr/>
              </w:pPrChange>
            </w:pPr>
            <w:r w:rsidRPr="0041547B">
              <w:rPr>
                <w:rFonts w:eastAsia="Times New Roman"/>
                <w:sz w:val="16"/>
                <w:szCs w:val="16"/>
              </w:rPr>
              <w:t>Bars, nightclubs, entertainment venues to close; restaurants to close unless they can limit occupancy to less than 50 persons or less than 50% of capacity, whichever is less; liquor delivery and takeout permitted.</w:t>
            </w:r>
          </w:p>
          <w:p w14:paraId="288B4574" w14:textId="6D93F753" w:rsidR="12AC059F" w:rsidRPr="0041547B" w:rsidRDefault="014A6F51">
            <w:pPr>
              <w:spacing w:line="276" w:lineRule="auto"/>
              <w:rPr>
                <w:rFonts w:eastAsia="Times New Roman"/>
                <w:sz w:val="16"/>
                <w:szCs w:val="16"/>
                <w:vertAlign w:val="superscript"/>
              </w:rPr>
              <w:pPrChange w:id="2358" w:author="Unknown" w:date="2020-06-16T01:07:00Z">
                <w:pPr/>
              </w:pPrChange>
            </w:pPr>
            <w:r w:rsidRPr="0041547B">
              <w:rPr>
                <w:rFonts w:eastAsia="Times New Roman"/>
                <w:i/>
                <w:iCs/>
                <w:sz w:val="16"/>
                <w:szCs w:val="16"/>
              </w:rPr>
              <w:t>March 17</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sz w:val="16"/>
                <w:szCs w:val="16"/>
                <w:vertAlign w:val="superscript"/>
              </w:rPr>
              <w:t>1</w:t>
            </w:r>
          </w:p>
          <w:p w14:paraId="762E5A55" w14:textId="21C61A7B" w:rsidR="12AC059F" w:rsidRPr="0041547B" w:rsidRDefault="014A6F51">
            <w:pPr>
              <w:spacing w:line="276" w:lineRule="auto"/>
              <w:rPr>
                <w:rFonts w:eastAsia="Times New Roman"/>
                <w:sz w:val="16"/>
                <w:szCs w:val="16"/>
                <w:vertAlign w:val="superscript"/>
              </w:rPr>
              <w:pPrChange w:id="2359" w:author="Unknown" w:date="2020-06-16T01:07:00Z">
                <w:pPr/>
              </w:pPrChange>
            </w:pPr>
            <w:r w:rsidRPr="0041547B">
              <w:rPr>
                <w:rFonts w:eastAsia="Times New Roman"/>
                <w:sz w:val="16"/>
                <w:szCs w:val="16"/>
                <w:vertAlign w:val="superscript"/>
              </w:rPr>
              <w:t xml:space="preserve"> </w:t>
            </w:r>
          </w:p>
          <w:p w14:paraId="73D8CB64" w14:textId="2286A98F" w:rsidR="12AC059F" w:rsidRPr="0041547B" w:rsidRDefault="014A6F51">
            <w:pPr>
              <w:spacing w:line="276" w:lineRule="auto"/>
              <w:rPr>
                <w:rFonts w:eastAsia="Times New Roman"/>
                <w:sz w:val="16"/>
                <w:szCs w:val="16"/>
              </w:rPr>
              <w:pPrChange w:id="2360" w:author="Unknown" w:date="2020-06-16T01:07:00Z">
                <w:pPr/>
              </w:pPrChange>
            </w:pPr>
            <w:r w:rsidRPr="0041547B">
              <w:rPr>
                <w:rFonts w:eastAsia="Times New Roman"/>
                <w:sz w:val="16"/>
                <w:szCs w:val="16"/>
              </w:rPr>
              <w:t>Restrictions in place for close contact businesses, dine-in restaurants, and non-essential retail services.</w:t>
            </w:r>
          </w:p>
          <w:p w14:paraId="6B957183" w14:textId="350EA0A0" w:rsidR="12AC059F" w:rsidRPr="0041547B" w:rsidRDefault="014A6F51">
            <w:pPr>
              <w:spacing w:line="276" w:lineRule="auto"/>
              <w:rPr>
                <w:rFonts w:eastAsia="Times New Roman"/>
                <w:i/>
                <w:iCs/>
                <w:sz w:val="16"/>
                <w:szCs w:val="16"/>
                <w:vertAlign w:val="superscript"/>
              </w:rPr>
              <w:pPrChange w:id="2361" w:author="Unknown" w:date="2020-06-16T01:07:00Z">
                <w:pPr/>
              </w:pPrChange>
            </w:pPr>
            <w:r w:rsidRPr="0041547B">
              <w:rPr>
                <w:rFonts w:eastAsia="Times New Roman"/>
                <w:i/>
                <w:iCs/>
                <w:sz w:val="16"/>
                <w:szCs w:val="16"/>
              </w:rPr>
              <w:t>March 27</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sz w:val="16"/>
                <w:szCs w:val="16"/>
              </w:rPr>
              <w:t xml:space="preserve"> – </w:t>
            </w:r>
            <w:r w:rsidRPr="0041547B">
              <w:rPr>
                <w:rFonts w:eastAsia="Times New Roman"/>
                <w:i/>
                <w:iCs/>
                <w:sz w:val="16"/>
                <w:szCs w:val="16"/>
              </w:rPr>
              <w:t>until rescinded</w:t>
            </w:r>
            <w:r w:rsidRPr="0041547B">
              <w:rPr>
                <w:rFonts w:eastAsia="Times New Roman"/>
                <w:i/>
                <w:iCs/>
                <w:sz w:val="16"/>
                <w:szCs w:val="16"/>
                <w:vertAlign w:val="superscript"/>
              </w:rPr>
              <w:t>2</w:t>
            </w:r>
          </w:p>
          <w:p w14:paraId="59A6315E" w14:textId="3EF775E4" w:rsidR="12AC059F" w:rsidRPr="0041547B" w:rsidRDefault="014A6F51">
            <w:pPr>
              <w:spacing w:line="276" w:lineRule="auto"/>
              <w:rPr>
                <w:rFonts w:eastAsia="Times New Roman"/>
                <w:i/>
                <w:iCs/>
                <w:sz w:val="16"/>
                <w:szCs w:val="16"/>
              </w:rPr>
              <w:pPrChange w:id="2362" w:author="Unknown" w:date="2020-06-16T01:07:00Z">
                <w:pPr/>
              </w:pPrChange>
            </w:pPr>
            <w:r w:rsidRPr="0041547B">
              <w:rPr>
                <w:rFonts w:eastAsia="Times New Roman"/>
                <w:i/>
                <w:iCs/>
                <w:sz w:val="16"/>
                <w:szCs w:val="16"/>
              </w:rPr>
              <w:t xml:space="preserve"> </w:t>
            </w:r>
          </w:p>
          <w:p w14:paraId="453987AB" w14:textId="7727021D" w:rsidR="12AC059F" w:rsidRPr="0041547B" w:rsidRDefault="014A6F51">
            <w:pPr>
              <w:spacing w:line="276" w:lineRule="auto"/>
              <w:rPr>
                <w:rFonts w:eastAsia="Times New Roman"/>
                <w:sz w:val="16"/>
                <w:szCs w:val="16"/>
              </w:rPr>
              <w:pPrChange w:id="2363" w:author="Unknown" w:date="2020-06-16T01:07:00Z">
                <w:pPr/>
              </w:pPrChange>
            </w:pPr>
            <w:r w:rsidRPr="0041547B">
              <w:rPr>
                <w:rFonts w:eastAsia="Times New Roman"/>
                <w:sz w:val="16"/>
                <w:szCs w:val="16"/>
              </w:rPr>
              <w:t>No visitors permitted to long-term care facilities, with limited exceptions</w:t>
            </w:r>
          </w:p>
          <w:p w14:paraId="621702BD" w14:textId="4AFF93DB" w:rsidR="12AC059F" w:rsidRPr="0041547B" w:rsidRDefault="014A6F51">
            <w:pPr>
              <w:spacing w:line="276" w:lineRule="auto"/>
              <w:rPr>
                <w:rFonts w:eastAsia="Times New Roman"/>
                <w:i/>
                <w:iCs/>
                <w:sz w:val="16"/>
                <w:szCs w:val="16"/>
                <w:vertAlign w:val="superscript"/>
              </w:rPr>
              <w:pPrChange w:id="2364" w:author="Unknown" w:date="2020-06-16T01:07:00Z">
                <w:pPr/>
              </w:pPrChange>
            </w:pPr>
            <w:r w:rsidRPr="0041547B">
              <w:rPr>
                <w:rFonts w:eastAsia="Times New Roman"/>
                <w:i/>
                <w:iCs/>
                <w:sz w:val="16"/>
                <w:szCs w:val="16"/>
              </w:rPr>
              <w:t>April 8</w:t>
            </w:r>
            <w:r w:rsidRPr="0041547B">
              <w:rPr>
                <w:rFonts w:eastAsia="Times New Roman"/>
                <w:i/>
                <w:iCs/>
                <w:sz w:val="16"/>
                <w:szCs w:val="16"/>
                <w:vertAlign w:val="superscript"/>
              </w:rPr>
              <w:t>th</w:t>
            </w:r>
            <w:r w:rsidRPr="0041547B">
              <w:rPr>
                <w:rFonts w:eastAsia="Times New Roman"/>
                <w:i/>
                <w:iCs/>
                <w:sz w:val="16"/>
                <w:szCs w:val="16"/>
              </w:rPr>
              <w:t>, 2020 – until April 28</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3</w:t>
            </w:r>
          </w:p>
          <w:p w14:paraId="797E697B" w14:textId="76BFAB08" w:rsidR="12AC059F" w:rsidRPr="0041547B" w:rsidRDefault="014A6F51">
            <w:pPr>
              <w:spacing w:line="276" w:lineRule="auto"/>
              <w:rPr>
                <w:rFonts w:eastAsia="Times New Roman"/>
                <w:i/>
                <w:iCs/>
                <w:sz w:val="16"/>
                <w:szCs w:val="16"/>
              </w:rPr>
              <w:pPrChange w:id="2365" w:author="Unknown" w:date="2020-06-16T01:07:00Z">
                <w:pPr/>
              </w:pPrChange>
            </w:pPr>
            <w:r w:rsidRPr="0041547B">
              <w:rPr>
                <w:rFonts w:eastAsia="Times New Roman"/>
                <w:i/>
                <w:iCs/>
                <w:sz w:val="16"/>
                <w:szCs w:val="16"/>
              </w:rPr>
              <w:t xml:space="preserve"> </w:t>
            </w:r>
          </w:p>
          <w:p w14:paraId="53422ADA" w14:textId="756FAC76" w:rsidR="12AC059F" w:rsidRPr="0041547B" w:rsidRDefault="014A6F51">
            <w:pPr>
              <w:spacing w:line="276" w:lineRule="auto"/>
              <w:rPr>
                <w:rFonts w:eastAsia="Times New Roman"/>
                <w:sz w:val="16"/>
                <w:szCs w:val="16"/>
              </w:rPr>
              <w:pPrChange w:id="2366" w:author="Unknown" w:date="2020-06-16T01:07:00Z">
                <w:pPr/>
              </w:pPrChange>
            </w:pPr>
            <w:r w:rsidRPr="0041547B">
              <w:rPr>
                <w:rFonts w:eastAsia="Times New Roman"/>
                <w:sz w:val="16"/>
                <w:szCs w:val="16"/>
              </w:rPr>
              <w:t>Outdoor visits to long-term care homes allowed, within guidelines</w:t>
            </w:r>
          </w:p>
          <w:p w14:paraId="2A3D61B8" w14:textId="71C404D8" w:rsidR="12AC059F" w:rsidRPr="0041547B" w:rsidRDefault="014A6F51">
            <w:pPr>
              <w:spacing w:line="276" w:lineRule="auto"/>
              <w:rPr>
                <w:rFonts w:eastAsia="Times New Roman"/>
                <w:i/>
                <w:iCs/>
                <w:sz w:val="16"/>
                <w:szCs w:val="16"/>
                <w:vertAlign w:val="superscript"/>
              </w:rPr>
              <w:pPrChange w:id="2367" w:author="Unknown" w:date="2020-06-16T01:07:00Z">
                <w:pPr/>
              </w:pPrChange>
            </w:pPr>
            <w:r w:rsidRPr="0041547B">
              <w:rPr>
                <w:rFonts w:eastAsia="Times New Roman"/>
                <w:i/>
                <w:iCs/>
                <w:sz w:val="16"/>
                <w:szCs w:val="16"/>
              </w:rPr>
              <w:t xml:space="preserve"> April 28</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4</w:t>
            </w:r>
          </w:p>
          <w:p w14:paraId="0D593C16" w14:textId="0C592ED6" w:rsidR="12AC059F" w:rsidRPr="0041547B" w:rsidRDefault="014A6F51">
            <w:pPr>
              <w:spacing w:line="276" w:lineRule="auto"/>
              <w:rPr>
                <w:rFonts w:eastAsia="Times New Roman"/>
                <w:i/>
                <w:iCs/>
                <w:sz w:val="16"/>
                <w:szCs w:val="16"/>
                <w:vertAlign w:val="superscript"/>
              </w:rPr>
              <w:pPrChange w:id="2368" w:author="Unknown" w:date="2020-06-16T01:07:00Z">
                <w:pPr/>
              </w:pPrChange>
            </w:pPr>
            <w:r w:rsidRPr="0041547B">
              <w:rPr>
                <w:rFonts w:eastAsia="Times New Roman"/>
                <w:i/>
                <w:iCs/>
                <w:sz w:val="16"/>
                <w:szCs w:val="16"/>
                <w:vertAlign w:val="superscript"/>
              </w:rPr>
              <w:t xml:space="preserve"> </w:t>
            </w:r>
          </w:p>
          <w:p w14:paraId="221879C3" w14:textId="4911D68F" w:rsidR="12AC059F" w:rsidRPr="0041547B" w:rsidRDefault="014A6F51">
            <w:pPr>
              <w:spacing w:line="276" w:lineRule="auto"/>
              <w:rPr>
                <w:rFonts w:eastAsia="Times New Roman"/>
                <w:sz w:val="16"/>
                <w:szCs w:val="16"/>
              </w:rPr>
              <w:pPrChange w:id="2369" w:author="Unknown" w:date="2020-06-16T01:07:00Z">
                <w:pPr/>
              </w:pPrChange>
            </w:pPr>
            <w:r w:rsidRPr="0041547B">
              <w:rPr>
                <w:rFonts w:eastAsia="Times New Roman"/>
                <w:sz w:val="16"/>
                <w:szCs w:val="16"/>
              </w:rPr>
              <w:t>Non-essential healthcare services reopening</w:t>
            </w:r>
          </w:p>
          <w:p w14:paraId="5C51803C" w14:textId="1DE4C962" w:rsidR="12AC059F" w:rsidRPr="0041547B" w:rsidRDefault="014A6F51">
            <w:pPr>
              <w:spacing w:line="276" w:lineRule="auto"/>
              <w:rPr>
                <w:rFonts w:eastAsia="Times New Roman"/>
                <w:i/>
                <w:iCs/>
                <w:sz w:val="16"/>
                <w:szCs w:val="16"/>
                <w:vertAlign w:val="superscript"/>
              </w:rPr>
              <w:pPrChange w:id="2370" w:author="Unknown" w:date="2020-06-16T01:07:00Z">
                <w:pPr/>
              </w:pPrChange>
            </w:pPr>
            <w:r w:rsidRPr="0041547B">
              <w:rPr>
                <w:rFonts w:eastAsia="Times New Roman"/>
                <w:i/>
                <w:iCs/>
                <w:sz w:val="16"/>
                <w:szCs w:val="16"/>
              </w:rPr>
              <w:t>Starting May 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5</w:t>
            </w:r>
          </w:p>
          <w:p w14:paraId="719DA4E4" w14:textId="465BF1A0" w:rsidR="12AC059F" w:rsidRPr="0041547B" w:rsidRDefault="014A6F51">
            <w:pPr>
              <w:spacing w:line="276" w:lineRule="auto"/>
              <w:rPr>
                <w:rFonts w:eastAsia="Times New Roman"/>
                <w:sz w:val="16"/>
                <w:szCs w:val="16"/>
              </w:rPr>
              <w:pPrChange w:id="2371" w:author="Unknown" w:date="2020-06-16T01:07:00Z">
                <w:pPr/>
              </w:pPrChange>
            </w:pPr>
            <w:r w:rsidRPr="0041547B">
              <w:rPr>
                <w:rFonts w:eastAsia="Times New Roman"/>
                <w:sz w:val="16"/>
                <w:szCs w:val="16"/>
              </w:rPr>
              <w:t xml:space="preserve"> </w:t>
            </w:r>
          </w:p>
          <w:p w14:paraId="64F00FE8" w14:textId="2C9B2420" w:rsidR="12AC059F" w:rsidRPr="0041547B" w:rsidRDefault="014A6F51">
            <w:pPr>
              <w:spacing w:line="276" w:lineRule="auto"/>
              <w:rPr>
                <w:rFonts w:eastAsia="Times New Roman"/>
                <w:sz w:val="16"/>
                <w:szCs w:val="16"/>
              </w:rPr>
              <w:pPrChange w:id="2372" w:author="Unknown" w:date="2020-06-16T01:07:00Z">
                <w:pPr/>
              </w:pPrChange>
            </w:pPr>
            <w:r w:rsidRPr="0041547B">
              <w:rPr>
                <w:rFonts w:eastAsia="Times New Roman"/>
                <w:sz w:val="16"/>
                <w:szCs w:val="16"/>
              </w:rPr>
              <w:t>Certain locations, including retail businesses, restaurants, museums and places of worship, are open provided they comply with Public Health guidelines.</w:t>
            </w:r>
          </w:p>
          <w:p w14:paraId="1BDDD0AF" w14:textId="7DA0C92E" w:rsidR="12AC059F" w:rsidRPr="0041547B" w:rsidRDefault="014A6F51">
            <w:pPr>
              <w:spacing w:line="276" w:lineRule="auto"/>
              <w:rPr>
                <w:rFonts w:eastAsia="Times New Roman"/>
                <w:i/>
                <w:iCs/>
                <w:sz w:val="16"/>
                <w:szCs w:val="16"/>
                <w:vertAlign w:val="superscript"/>
              </w:rPr>
              <w:pPrChange w:id="2373" w:author="Unknown" w:date="2020-06-16T01:07:00Z">
                <w:pPr/>
              </w:pPrChange>
            </w:pPr>
            <w:r w:rsidRPr="0041547B">
              <w:rPr>
                <w:rFonts w:eastAsia="Times New Roman"/>
                <w:i/>
                <w:iCs/>
                <w:sz w:val="16"/>
                <w:szCs w:val="16"/>
              </w:rPr>
              <w:t>May 14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6</w:t>
            </w:r>
          </w:p>
        </w:tc>
        <w:tc>
          <w:tcPr>
            <w:tcW w:w="3060" w:type="dxa"/>
          </w:tcPr>
          <w:p w14:paraId="361099D7" w14:textId="46F5B4F1" w:rsidR="12AC059F" w:rsidRPr="0041547B" w:rsidRDefault="014A6F51">
            <w:pPr>
              <w:spacing w:line="276" w:lineRule="auto"/>
              <w:rPr>
                <w:rFonts w:eastAsia="Times New Roman"/>
                <w:sz w:val="16"/>
                <w:szCs w:val="16"/>
              </w:rPr>
              <w:pPrChange w:id="2374" w:author="Unknown" w:date="2020-06-16T01:07:00Z">
                <w:pPr/>
              </w:pPrChange>
            </w:pPr>
            <w:r w:rsidRPr="0041547B">
              <w:rPr>
                <w:rFonts w:eastAsia="Times New Roman"/>
                <w:sz w:val="16"/>
                <w:szCs w:val="16"/>
              </w:rPr>
              <w:t>Not more than 50 people</w:t>
            </w:r>
          </w:p>
          <w:p w14:paraId="2FCF8AB1" w14:textId="51B637DB" w:rsidR="12AC059F" w:rsidRPr="0041547B" w:rsidRDefault="014A6F51">
            <w:pPr>
              <w:spacing w:line="276" w:lineRule="auto"/>
              <w:rPr>
                <w:rFonts w:eastAsia="Times New Roman"/>
                <w:i/>
                <w:iCs/>
                <w:sz w:val="16"/>
                <w:szCs w:val="16"/>
                <w:vertAlign w:val="superscript"/>
              </w:rPr>
              <w:pPrChange w:id="2375" w:author="Unknown" w:date="2020-06-16T01:07:00Z">
                <w:pPr/>
              </w:pPrChange>
            </w:pPr>
            <w:r w:rsidRPr="0041547B">
              <w:rPr>
                <w:rFonts w:eastAsia="Times New Roman"/>
                <w:i/>
                <w:iCs/>
                <w:sz w:val="16"/>
                <w:szCs w:val="16"/>
              </w:rPr>
              <w:t>March 17</w:t>
            </w:r>
            <w:r w:rsidRPr="0041547B">
              <w:rPr>
                <w:rFonts w:eastAsia="Times New Roman"/>
                <w:i/>
                <w:iCs/>
                <w:sz w:val="16"/>
                <w:szCs w:val="16"/>
                <w:vertAlign w:val="superscript"/>
              </w:rPr>
              <w:t>th</w:t>
            </w:r>
            <w:r w:rsidRPr="0041547B">
              <w:rPr>
                <w:rFonts w:eastAsia="Times New Roman"/>
                <w:i/>
                <w:iCs/>
                <w:sz w:val="16"/>
                <w:szCs w:val="16"/>
              </w:rPr>
              <w:t>, 2020 – until March 27</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7</w:t>
            </w:r>
          </w:p>
          <w:p w14:paraId="78D3EDF1" w14:textId="4407AC85" w:rsidR="12AC059F" w:rsidRPr="0041547B" w:rsidRDefault="014A6F51">
            <w:pPr>
              <w:spacing w:line="276" w:lineRule="auto"/>
              <w:rPr>
                <w:rFonts w:eastAsia="Times New Roman"/>
                <w:i/>
                <w:iCs/>
                <w:sz w:val="16"/>
                <w:szCs w:val="16"/>
              </w:rPr>
              <w:pPrChange w:id="2376" w:author="Unknown" w:date="2020-06-16T01:07:00Z">
                <w:pPr/>
              </w:pPrChange>
            </w:pPr>
            <w:r w:rsidRPr="0041547B">
              <w:rPr>
                <w:rFonts w:eastAsia="Times New Roman"/>
                <w:i/>
                <w:iCs/>
                <w:sz w:val="16"/>
                <w:szCs w:val="16"/>
              </w:rPr>
              <w:t xml:space="preserve"> </w:t>
            </w:r>
          </w:p>
          <w:p w14:paraId="03CF5CCD" w14:textId="102365E6" w:rsidR="12AC059F" w:rsidRPr="0041547B" w:rsidRDefault="014A6F51">
            <w:pPr>
              <w:spacing w:line="276" w:lineRule="auto"/>
              <w:rPr>
                <w:rFonts w:eastAsia="Times New Roman"/>
                <w:sz w:val="16"/>
                <w:szCs w:val="16"/>
              </w:rPr>
              <w:pPrChange w:id="2377" w:author="Unknown" w:date="2020-06-16T01:07:00Z">
                <w:pPr/>
              </w:pPrChange>
            </w:pPr>
            <w:r w:rsidRPr="0041547B">
              <w:rPr>
                <w:rFonts w:eastAsia="Times New Roman"/>
                <w:sz w:val="16"/>
                <w:szCs w:val="16"/>
              </w:rPr>
              <w:t>Not more than 15 people unless in a single household</w:t>
            </w:r>
          </w:p>
          <w:p w14:paraId="5FEC29EA" w14:textId="574287F6" w:rsidR="12AC059F" w:rsidRPr="0041547B" w:rsidRDefault="014A6F51">
            <w:pPr>
              <w:spacing w:line="276" w:lineRule="auto"/>
              <w:rPr>
                <w:rFonts w:eastAsia="Times New Roman"/>
                <w:i/>
                <w:iCs/>
                <w:sz w:val="16"/>
                <w:szCs w:val="16"/>
                <w:vertAlign w:val="superscript"/>
              </w:rPr>
              <w:pPrChange w:id="2378" w:author="Unknown" w:date="2020-06-16T01:07:00Z">
                <w:pPr/>
              </w:pPrChange>
            </w:pPr>
            <w:r w:rsidRPr="0041547B">
              <w:rPr>
                <w:rFonts w:eastAsia="Times New Roman"/>
                <w:i/>
                <w:iCs/>
                <w:sz w:val="16"/>
                <w:szCs w:val="16"/>
              </w:rPr>
              <w:t>March 27</w:t>
            </w:r>
            <w:r w:rsidRPr="0041547B">
              <w:rPr>
                <w:rFonts w:eastAsia="Times New Roman"/>
                <w:i/>
                <w:iCs/>
                <w:sz w:val="16"/>
                <w:szCs w:val="16"/>
                <w:vertAlign w:val="superscript"/>
              </w:rPr>
              <w:t>th</w:t>
            </w:r>
            <w:r w:rsidRPr="0041547B">
              <w:rPr>
                <w:rFonts w:eastAsia="Times New Roman"/>
                <w:i/>
                <w:iCs/>
                <w:sz w:val="16"/>
                <w:szCs w:val="16"/>
              </w:rPr>
              <w:t>, 2020 – May 14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8</w:t>
            </w:r>
          </w:p>
          <w:p w14:paraId="3C573885" w14:textId="4D506C8E" w:rsidR="12AC059F" w:rsidRPr="0041547B" w:rsidRDefault="014A6F51">
            <w:pPr>
              <w:spacing w:line="276" w:lineRule="auto"/>
              <w:rPr>
                <w:rFonts w:eastAsia="Times New Roman"/>
                <w:sz w:val="16"/>
                <w:szCs w:val="16"/>
              </w:rPr>
              <w:pPrChange w:id="2379" w:author="Unknown" w:date="2020-06-16T01:07:00Z">
                <w:pPr/>
              </w:pPrChange>
            </w:pPr>
            <w:r w:rsidRPr="0041547B">
              <w:rPr>
                <w:rFonts w:eastAsia="Times New Roman"/>
                <w:sz w:val="16"/>
                <w:szCs w:val="16"/>
              </w:rPr>
              <w:t xml:space="preserve"> </w:t>
            </w:r>
          </w:p>
          <w:p w14:paraId="055FD64A" w14:textId="3D550ED4" w:rsidR="12AC059F" w:rsidRPr="0041547B" w:rsidRDefault="014A6F51">
            <w:pPr>
              <w:spacing w:line="276" w:lineRule="auto"/>
              <w:rPr>
                <w:rFonts w:eastAsia="Times New Roman"/>
                <w:sz w:val="16"/>
                <w:szCs w:val="16"/>
              </w:rPr>
              <w:pPrChange w:id="2380" w:author="Unknown" w:date="2020-06-16T01:07:00Z">
                <w:pPr/>
              </w:pPrChange>
            </w:pPr>
            <w:r w:rsidRPr="0041547B">
              <w:rPr>
                <w:rFonts w:eastAsia="Times New Roman"/>
                <w:sz w:val="16"/>
                <w:szCs w:val="16"/>
              </w:rPr>
              <w:t>If outdoors, up to 50 people can gather provided members of different households maintain social distancing</w:t>
            </w:r>
          </w:p>
          <w:p w14:paraId="6A506D64" w14:textId="6E4EF958" w:rsidR="12AC059F" w:rsidRPr="0041547B" w:rsidRDefault="014A6F51">
            <w:pPr>
              <w:spacing w:line="276" w:lineRule="auto"/>
              <w:rPr>
                <w:rFonts w:eastAsia="Times New Roman"/>
                <w:i/>
                <w:iCs/>
                <w:sz w:val="16"/>
                <w:szCs w:val="16"/>
                <w:vertAlign w:val="superscript"/>
              </w:rPr>
              <w:pPrChange w:id="2381" w:author="Unknown" w:date="2020-06-16T01:07:00Z">
                <w:pPr/>
              </w:pPrChange>
            </w:pPr>
            <w:r w:rsidRPr="0041547B">
              <w:rPr>
                <w:rFonts w:eastAsia="Times New Roman"/>
                <w:i/>
                <w:iCs/>
                <w:sz w:val="16"/>
                <w:szCs w:val="16"/>
              </w:rPr>
              <w:t>Starting May 14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9</w:t>
            </w:r>
          </w:p>
        </w:tc>
        <w:tc>
          <w:tcPr>
            <w:tcW w:w="2399" w:type="dxa"/>
          </w:tcPr>
          <w:p w14:paraId="396D7C51" w14:textId="68479952" w:rsidR="12AC059F" w:rsidRPr="0041547B" w:rsidRDefault="014A6F51">
            <w:pPr>
              <w:spacing w:line="276" w:lineRule="auto"/>
              <w:rPr>
                <w:rFonts w:eastAsia="Times New Roman"/>
                <w:sz w:val="16"/>
                <w:szCs w:val="16"/>
              </w:rPr>
              <w:pPrChange w:id="2382" w:author="Unknown" w:date="2020-06-16T01:07:00Z">
                <w:pPr/>
              </w:pPrChange>
            </w:pPr>
            <w:r w:rsidRPr="0041547B">
              <w:rPr>
                <w:rFonts w:eastAsia="Times New Roman"/>
                <w:sz w:val="16"/>
                <w:szCs w:val="16"/>
              </w:rPr>
              <w:t>Persons who travelled outside of Canada or were in close contact with someone with COVID must self-isolate for 14 days</w:t>
            </w:r>
          </w:p>
          <w:p w14:paraId="57CF5381" w14:textId="557D5BAB" w:rsidR="12AC059F" w:rsidRPr="0041547B" w:rsidRDefault="014A6F51">
            <w:pPr>
              <w:spacing w:line="276" w:lineRule="auto"/>
              <w:rPr>
                <w:rFonts w:eastAsia="Times New Roman"/>
                <w:i/>
                <w:iCs/>
                <w:sz w:val="16"/>
                <w:szCs w:val="16"/>
                <w:vertAlign w:val="superscript"/>
              </w:rPr>
              <w:pPrChange w:id="2383" w:author="Unknown" w:date="2020-06-16T01:07:00Z">
                <w:pPr/>
              </w:pPrChange>
            </w:pPr>
            <w:r w:rsidRPr="0041547B">
              <w:rPr>
                <w:rFonts w:eastAsia="Times New Roman"/>
                <w:i/>
                <w:iCs/>
                <w:sz w:val="16"/>
                <w:szCs w:val="16"/>
              </w:rPr>
              <w:t>March 25, 2020 – until rescinded</w:t>
            </w:r>
            <w:r w:rsidRPr="0041547B">
              <w:rPr>
                <w:rFonts w:eastAsia="Times New Roman"/>
                <w:i/>
                <w:iCs/>
                <w:sz w:val="16"/>
                <w:szCs w:val="16"/>
                <w:vertAlign w:val="superscript"/>
              </w:rPr>
              <w:t>10</w:t>
            </w:r>
          </w:p>
        </w:tc>
      </w:tr>
      <w:tr w:rsidR="12AC059F" w14:paraId="54747149" w14:textId="77777777" w:rsidTr="64042840">
        <w:tc>
          <w:tcPr>
            <w:tcW w:w="607" w:type="dxa"/>
            <w:shd w:val="clear" w:color="auto" w:fill="8EAADB"/>
            <w:vAlign w:val="center"/>
          </w:tcPr>
          <w:p w14:paraId="6CEBBF6D" w14:textId="43ACA336" w:rsidR="12AC059F" w:rsidRPr="0041547B" w:rsidRDefault="014A6F51">
            <w:pPr>
              <w:spacing w:line="276" w:lineRule="auto"/>
              <w:jc w:val="center"/>
              <w:rPr>
                <w:rFonts w:eastAsia="Times New Roman"/>
                <w:b/>
                <w:bCs/>
                <w:sz w:val="16"/>
                <w:szCs w:val="16"/>
              </w:rPr>
              <w:pPrChange w:id="2384" w:author="Unknown" w:date="2020-06-16T01:07:00Z">
                <w:pPr/>
              </w:pPrChange>
            </w:pPr>
            <w:r w:rsidRPr="0041547B">
              <w:rPr>
                <w:rFonts w:eastAsia="Times New Roman"/>
                <w:b/>
                <w:bCs/>
                <w:sz w:val="16"/>
                <w:szCs w:val="16"/>
              </w:rPr>
              <w:t>BC</w:t>
            </w:r>
          </w:p>
        </w:tc>
        <w:tc>
          <w:tcPr>
            <w:tcW w:w="3295" w:type="dxa"/>
          </w:tcPr>
          <w:p w14:paraId="512F8D99" w14:textId="0B9DDC47" w:rsidR="12AC059F" w:rsidRPr="0041547B" w:rsidRDefault="014A6F51">
            <w:pPr>
              <w:spacing w:line="276" w:lineRule="auto"/>
              <w:rPr>
                <w:rFonts w:eastAsia="Times New Roman"/>
                <w:sz w:val="16"/>
                <w:szCs w:val="16"/>
              </w:rPr>
              <w:pPrChange w:id="2385" w:author="Unknown" w:date="2020-06-16T01:07:00Z">
                <w:pPr/>
              </w:pPrChange>
            </w:pPr>
            <w:r w:rsidRPr="0041547B">
              <w:rPr>
                <w:rFonts w:eastAsia="Times New Roman"/>
                <w:sz w:val="16"/>
                <w:szCs w:val="16"/>
              </w:rPr>
              <w:t>Restaurants and liquor vendors must close except for takeout and delivery</w:t>
            </w:r>
          </w:p>
          <w:p w14:paraId="1336A5DC" w14:textId="63B1C41F" w:rsidR="12AC059F" w:rsidRPr="0041547B" w:rsidRDefault="014A6F51">
            <w:pPr>
              <w:spacing w:line="276" w:lineRule="auto"/>
              <w:rPr>
                <w:rFonts w:eastAsia="Times New Roman"/>
                <w:i/>
                <w:iCs/>
                <w:sz w:val="16"/>
                <w:szCs w:val="16"/>
                <w:vertAlign w:val="superscript"/>
              </w:rPr>
              <w:pPrChange w:id="2386" w:author="Unknown" w:date="2020-06-16T01:07:00Z">
                <w:pPr/>
              </w:pPrChange>
            </w:pPr>
            <w:r w:rsidRPr="0041547B">
              <w:rPr>
                <w:rFonts w:eastAsia="Times New Roman"/>
                <w:i/>
                <w:iCs/>
                <w:sz w:val="16"/>
                <w:szCs w:val="16"/>
              </w:rPr>
              <w:t>March 20</w:t>
            </w:r>
            <w:r w:rsidRPr="0041547B">
              <w:rPr>
                <w:rFonts w:eastAsia="Times New Roman"/>
                <w:i/>
                <w:iCs/>
                <w:sz w:val="16"/>
                <w:szCs w:val="16"/>
                <w:vertAlign w:val="superscript"/>
              </w:rPr>
              <w:t>th</w:t>
            </w:r>
            <w:r w:rsidRPr="0041547B">
              <w:rPr>
                <w:rFonts w:eastAsia="Times New Roman"/>
                <w:i/>
                <w:iCs/>
                <w:sz w:val="16"/>
                <w:szCs w:val="16"/>
              </w:rPr>
              <w:t xml:space="preserve"> – May 19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11</w:t>
            </w:r>
          </w:p>
          <w:p w14:paraId="0FA166FE" w14:textId="68A039AA" w:rsidR="12AC059F" w:rsidRPr="0041547B" w:rsidRDefault="014A6F51">
            <w:pPr>
              <w:spacing w:line="276" w:lineRule="auto"/>
              <w:rPr>
                <w:rFonts w:eastAsia="Times New Roman"/>
                <w:i/>
                <w:iCs/>
                <w:sz w:val="16"/>
                <w:szCs w:val="16"/>
              </w:rPr>
              <w:pPrChange w:id="2387" w:author="Unknown" w:date="2020-06-16T01:07:00Z">
                <w:pPr/>
              </w:pPrChange>
            </w:pPr>
            <w:r w:rsidRPr="0041547B">
              <w:rPr>
                <w:rFonts w:eastAsia="Times New Roman"/>
                <w:i/>
                <w:iCs/>
                <w:sz w:val="16"/>
                <w:szCs w:val="16"/>
              </w:rPr>
              <w:t xml:space="preserve"> </w:t>
            </w:r>
          </w:p>
          <w:p w14:paraId="031FD350" w14:textId="6556F1E2" w:rsidR="12AC059F" w:rsidRPr="0041547B" w:rsidRDefault="014A6F51">
            <w:pPr>
              <w:spacing w:line="257" w:lineRule="auto"/>
              <w:rPr>
                <w:rFonts w:eastAsia="Times New Roman"/>
                <w:sz w:val="16"/>
                <w:szCs w:val="16"/>
              </w:rPr>
              <w:pPrChange w:id="2388" w:author="Unknown" w:date="2020-06-16T01:07:00Z">
                <w:pPr/>
              </w:pPrChange>
            </w:pPr>
            <w:r w:rsidRPr="0041547B">
              <w:rPr>
                <w:rFonts w:eastAsia="Times New Roman"/>
                <w:sz w:val="16"/>
                <w:szCs w:val="16"/>
              </w:rPr>
              <w:t>All provincial parks closed</w:t>
            </w:r>
          </w:p>
          <w:p w14:paraId="3AD79179" w14:textId="2710F2EE" w:rsidR="12AC059F" w:rsidRPr="0041547B" w:rsidRDefault="014A6F51">
            <w:pPr>
              <w:spacing w:line="276" w:lineRule="auto"/>
              <w:rPr>
                <w:rFonts w:eastAsia="Times New Roman"/>
                <w:i/>
                <w:iCs/>
                <w:sz w:val="16"/>
                <w:szCs w:val="16"/>
                <w:vertAlign w:val="superscript"/>
              </w:rPr>
              <w:pPrChange w:id="2389" w:author="Unknown" w:date="2020-06-16T01:07:00Z">
                <w:pPr/>
              </w:pPrChange>
            </w:pPr>
            <w:r w:rsidRPr="0041547B">
              <w:rPr>
                <w:rFonts w:eastAsia="Times New Roman"/>
                <w:i/>
                <w:iCs/>
                <w:sz w:val="16"/>
                <w:szCs w:val="16"/>
              </w:rPr>
              <w:t>April 9</w:t>
            </w:r>
            <w:r w:rsidRPr="0041547B">
              <w:rPr>
                <w:rFonts w:eastAsia="Times New Roman"/>
                <w:i/>
                <w:iCs/>
                <w:sz w:val="16"/>
                <w:szCs w:val="16"/>
                <w:vertAlign w:val="superscript"/>
              </w:rPr>
              <w:t>th</w:t>
            </w:r>
            <w:r w:rsidRPr="0041547B">
              <w:rPr>
                <w:rFonts w:eastAsia="Times New Roman"/>
                <w:i/>
                <w:iCs/>
                <w:sz w:val="16"/>
                <w:szCs w:val="16"/>
              </w:rPr>
              <w:t>, 2020- May 14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12</w:t>
            </w:r>
          </w:p>
          <w:p w14:paraId="2559F7E9" w14:textId="28910E18" w:rsidR="12AC059F" w:rsidRPr="0041547B" w:rsidRDefault="014A6F51">
            <w:pPr>
              <w:spacing w:line="276" w:lineRule="auto"/>
              <w:rPr>
                <w:rFonts w:eastAsia="Times New Roman"/>
                <w:i/>
                <w:iCs/>
                <w:sz w:val="16"/>
                <w:szCs w:val="16"/>
              </w:rPr>
              <w:pPrChange w:id="2390" w:author="Unknown" w:date="2020-06-16T01:07:00Z">
                <w:pPr/>
              </w:pPrChange>
            </w:pPr>
            <w:r w:rsidRPr="0041547B">
              <w:rPr>
                <w:rFonts w:eastAsia="Times New Roman"/>
                <w:i/>
                <w:iCs/>
                <w:sz w:val="16"/>
                <w:szCs w:val="16"/>
              </w:rPr>
              <w:t xml:space="preserve"> </w:t>
            </w:r>
          </w:p>
          <w:p w14:paraId="3D74DA35" w14:textId="358F1582" w:rsidR="12AC059F" w:rsidRPr="0041547B" w:rsidRDefault="014A6F51">
            <w:pPr>
              <w:spacing w:line="276" w:lineRule="auto"/>
              <w:rPr>
                <w:rFonts w:eastAsia="Times New Roman"/>
                <w:sz w:val="16"/>
                <w:szCs w:val="16"/>
              </w:rPr>
              <w:pPrChange w:id="2391" w:author="Unknown" w:date="2020-06-16T01:07:00Z">
                <w:pPr/>
              </w:pPrChange>
            </w:pPr>
            <w:r w:rsidRPr="0041547B">
              <w:rPr>
                <w:rFonts w:eastAsia="Times New Roman"/>
                <w:sz w:val="16"/>
                <w:szCs w:val="16"/>
              </w:rPr>
              <w:t>Provincial parks to reopen for day use</w:t>
            </w:r>
          </w:p>
          <w:p w14:paraId="0339B6CC" w14:textId="5B24A81A" w:rsidR="12AC059F" w:rsidRPr="0041547B" w:rsidRDefault="014A6F51">
            <w:pPr>
              <w:spacing w:line="276" w:lineRule="auto"/>
              <w:rPr>
                <w:rFonts w:eastAsia="Times New Roman"/>
                <w:i/>
                <w:iCs/>
                <w:sz w:val="16"/>
                <w:szCs w:val="16"/>
                <w:vertAlign w:val="superscript"/>
              </w:rPr>
              <w:pPrChange w:id="2392" w:author="Unknown" w:date="2020-06-16T01:07:00Z">
                <w:pPr/>
              </w:pPrChange>
            </w:pPr>
            <w:r w:rsidRPr="0041547B">
              <w:rPr>
                <w:rFonts w:eastAsia="Times New Roman"/>
                <w:i/>
                <w:iCs/>
                <w:sz w:val="16"/>
                <w:szCs w:val="16"/>
              </w:rPr>
              <w:t>Starting May 14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13</w:t>
            </w:r>
          </w:p>
          <w:p w14:paraId="45947565" w14:textId="093D56D6" w:rsidR="12AC059F" w:rsidRPr="0041547B" w:rsidRDefault="014A6F51">
            <w:pPr>
              <w:spacing w:line="276" w:lineRule="auto"/>
              <w:rPr>
                <w:rFonts w:eastAsia="Times New Roman"/>
                <w:i/>
                <w:iCs/>
                <w:sz w:val="16"/>
                <w:szCs w:val="16"/>
              </w:rPr>
              <w:pPrChange w:id="2393" w:author="Unknown" w:date="2020-06-16T01:07:00Z">
                <w:pPr/>
              </w:pPrChange>
            </w:pPr>
            <w:r w:rsidRPr="0041547B">
              <w:rPr>
                <w:rFonts w:eastAsia="Times New Roman"/>
                <w:i/>
                <w:iCs/>
                <w:sz w:val="16"/>
                <w:szCs w:val="16"/>
              </w:rPr>
              <w:t xml:space="preserve"> </w:t>
            </w:r>
          </w:p>
          <w:p w14:paraId="641A6969" w14:textId="360974A4" w:rsidR="12AC059F" w:rsidRPr="0041547B" w:rsidRDefault="014A6F51">
            <w:pPr>
              <w:spacing w:line="276" w:lineRule="auto"/>
              <w:rPr>
                <w:rFonts w:eastAsia="Times New Roman"/>
                <w:sz w:val="16"/>
                <w:szCs w:val="16"/>
              </w:rPr>
              <w:pPrChange w:id="2394" w:author="Unknown" w:date="2020-06-16T01:07:00Z">
                <w:pPr/>
              </w:pPrChange>
            </w:pPr>
            <w:r w:rsidRPr="0041547B">
              <w:rPr>
                <w:rFonts w:eastAsia="Times New Roman"/>
                <w:sz w:val="16"/>
                <w:szCs w:val="16"/>
              </w:rPr>
              <w:t>Restaurants and bars reopen for dine-in provided that they can fulfil distancing and sanitary requirements</w:t>
            </w:r>
          </w:p>
          <w:p w14:paraId="52CC3DC7" w14:textId="56B9B071" w:rsidR="12AC059F" w:rsidRPr="0041547B" w:rsidRDefault="014A6F51">
            <w:pPr>
              <w:spacing w:line="276" w:lineRule="auto"/>
              <w:rPr>
                <w:rFonts w:eastAsia="Times New Roman"/>
                <w:i/>
                <w:iCs/>
                <w:sz w:val="16"/>
                <w:szCs w:val="16"/>
                <w:vertAlign w:val="superscript"/>
              </w:rPr>
              <w:pPrChange w:id="2395" w:author="Unknown" w:date="2020-06-16T01:07:00Z">
                <w:pPr/>
              </w:pPrChange>
            </w:pPr>
            <w:r w:rsidRPr="0041547B">
              <w:rPr>
                <w:rFonts w:eastAsia="Times New Roman"/>
                <w:i/>
                <w:iCs/>
                <w:sz w:val="16"/>
                <w:szCs w:val="16"/>
              </w:rPr>
              <w:t>May 22nd, 2020</w:t>
            </w:r>
            <w:r w:rsidRPr="0041547B">
              <w:rPr>
                <w:rFonts w:eastAsia="Times New Roman"/>
                <w:i/>
                <w:iCs/>
                <w:sz w:val="16"/>
                <w:szCs w:val="16"/>
                <w:vertAlign w:val="superscript"/>
              </w:rPr>
              <w:t>14</w:t>
            </w:r>
          </w:p>
          <w:p w14:paraId="7A6B9B69" w14:textId="049074C0" w:rsidR="12AC059F" w:rsidRPr="0041547B" w:rsidRDefault="014A6F51">
            <w:pPr>
              <w:spacing w:line="276" w:lineRule="auto"/>
              <w:rPr>
                <w:rFonts w:eastAsia="Times New Roman"/>
                <w:i/>
                <w:iCs/>
                <w:sz w:val="16"/>
                <w:szCs w:val="16"/>
              </w:rPr>
              <w:pPrChange w:id="2396" w:author="Unknown" w:date="2020-06-16T01:07:00Z">
                <w:pPr/>
              </w:pPrChange>
            </w:pPr>
            <w:r w:rsidRPr="0041547B">
              <w:rPr>
                <w:rFonts w:eastAsia="Times New Roman"/>
                <w:i/>
                <w:iCs/>
                <w:sz w:val="16"/>
                <w:szCs w:val="16"/>
              </w:rPr>
              <w:t xml:space="preserve"> </w:t>
            </w:r>
          </w:p>
          <w:p w14:paraId="514DED12" w14:textId="48C0F90F" w:rsidR="12AC059F" w:rsidRPr="0041547B" w:rsidRDefault="014A6F51">
            <w:pPr>
              <w:spacing w:line="276" w:lineRule="auto"/>
              <w:rPr>
                <w:rFonts w:eastAsia="Times New Roman"/>
                <w:sz w:val="16"/>
                <w:szCs w:val="16"/>
              </w:rPr>
              <w:pPrChange w:id="2397" w:author="Unknown" w:date="2020-06-16T01:07:00Z">
                <w:pPr/>
              </w:pPrChange>
            </w:pPr>
            <w:r w:rsidRPr="0041547B">
              <w:rPr>
                <w:rFonts w:eastAsia="Times New Roman"/>
                <w:sz w:val="16"/>
                <w:szCs w:val="16"/>
              </w:rPr>
              <w:t>Distancing requirements on restaurants and bars further relaxed</w:t>
            </w:r>
          </w:p>
          <w:p w14:paraId="574E1772" w14:textId="730FCA6E" w:rsidR="12AC059F" w:rsidRPr="0041547B" w:rsidRDefault="014A6F51">
            <w:pPr>
              <w:spacing w:line="276" w:lineRule="auto"/>
              <w:rPr>
                <w:rFonts w:eastAsia="Times New Roman"/>
                <w:i/>
                <w:iCs/>
                <w:sz w:val="16"/>
                <w:szCs w:val="16"/>
                <w:vertAlign w:val="superscript"/>
              </w:rPr>
              <w:pPrChange w:id="2398" w:author="Unknown" w:date="2020-06-16T01:07:00Z">
                <w:pPr/>
              </w:pPrChange>
            </w:pPr>
            <w:r w:rsidRPr="0041547B">
              <w:rPr>
                <w:rFonts w:eastAsia="Times New Roman"/>
                <w:i/>
                <w:iCs/>
                <w:sz w:val="16"/>
                <w:szCs w:val="16"/>
              </w:rPr>
              <w:t>June 6, 2020</w:t>
            </w:r>
            <w:r w:rsidRPr="0041547B">
              <w:rPr>
                <w:rFonts w:eastAsia="Times New Roman"/>
                <w:i/>
                <w:iCs/>
                <w:sz w:val="16"/>
                <w:szCs w:val="16"/>
                <w:vertAlign w:val="superscript"/>
              </w:rPr>
              <w:t>15</w:t>
            </w:r>
          </w:p>
        </w:tc>
        <w:tc>
          <w:tcPr>
            <w:tcW w:w="3060" w:type="dxa"/>
          </w:tcPr>
          <w:p w14:paraId="181F9B13" w14:textId="10C3885F" w:rsidR="12AC059F" w:rsidRPr="0041547B" w:rsidRDefault="014A6F51">
            <w:pPr>
              <w:spacing w:line="276" w:lineRule="auto"/>
              <w:rPr>
                <w:rStyle w:val="Hyperlink"/>
                <w:rFonts w:eastAsia="Times New Roman"/>
                <w:color w:val="1F3864"/>
                <w:sz w:val="16"/>
                <w:szCs w:val="16"/>
              </w:rPr>
              <w:pPrChange w:id="2399" w:author="Unknown" w:date="2020-06-16T01:07:00Z">
                <w:pPr/>
              </w:pPrChange>
            </w:pPr>
            <w:r w:rsidRPr="00236E40">
              <w:rPr>
                <w:rFonts w:eastAsia="Times New Roman"/>
                <w:sz w:val="16"/>
                <w:szCs w:val="16"/>
              </w:rPr>
              <w:t>No more than 250 people</w:t>
            </w:r>
          </w:p>
          <w:p w14:paraId="2DF5F6F0" w14:textId="797FB7ED" w:rsidR="12AC059F" w:rsidRPr="0041547B" w:rsidRDefault="014A6F51">
            <w:pPr>
              <w:spacing w:line="276" w:lineRule="auto"/>
              <w:rPr>
                <w:rFonts w:eastAsia="Times New Roman"/>
                <w:i/>
                <w:iCs/>
                <w:sz w:val="16"/>
                <w:szCs w:val="16"/>
                <w:vertAlign w:val="superscript"/>
              </w:rPr>
              <w:pPrChange w:id="2400" w:author="Unknown" w:date="2020-06-16T01:07:00Z">
                <w:pPr/>
              </w:pPrChange>
            </w:pPr>
            <w:r w:rsidRPr="0041547B">
              <w:rPr>
                <w:rFonts w:eastAsia="Times New Roman"/>
                <w:i/>
                <w:iCs/>
                <w:sz w:val="16"/>
                <w:szCs w:val="16"/>
              </w:rPr>
              <w:t>March 12</w:t>
            </w:r>
            <w:r w:rsidRPr="0041547B">
              <w:rPr>
                <w:rFonts w:eastAsia="Times New Roman"/>
                <w:i/>
                <w:iCs/>
                <w:sz w:val="16"/>
                <w:szCs w:val="16"/>
                <w:vertAlign w:val="superscript"/>
              </w:rPr>
              <w:t>th</w:t>
            </w:r>
            <w:r w:rsidRPr="0041547B">
              <w:rPr>
                <w:rFonts w:eastAsia="Times New Roman"/>
                <w:i/>
                <w:iCs/>
                <w:sz w:val="16"/>
                <w:szCs w:val="16"/>
              </w:rPr>
              <w:t xml:space="preserve"> – March 16</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16</w:t>
            </w:r>
          </w:p>
          <w:p w14:paraId="21A3E314" w14:textId="3FCCABEF" w:rsidR="12AC059F" w:rsidRPr="0041547B" w:rsidRDefault="014A6F51">
            <w:pPr>
              <w:spacing w:line="276" w:lineRule="auto"/>
              <w:rPr>
                <w:rFonts w:eastAsia="Times New Roman"/>
                <w:sz w:val="16"/>
                <w:szCs w:val="16"/>
              </w:rPr>
              <w:pPrChange w:id="2401" w:author="Unknown" w:date="2020-06-16T01:07:00Z">
                <w:pPr/>
              </w:pPrChange>
            </w:pPr>
            <w:r w:rsidRPr="0041547B">
              <w:rPr>
                <w:rFonts w:eastAsia="Times New Roman"/>
                <w:sz w:val="16"/>
                <w:szCs w:val="16"/>
              </w:rPr>
              <w:t xml:space="preserve"> </w:t>
            </w:r>
          </w:p>
          <w:p w14:paraId="76C64495" w14:textId="1058A4E8" w:rsidR="12AC059F" w:rsidRPr="0041547B" w:rsidRDefault="014A6F51">
            <w:pPr>
              <w:spacing w:line="276" w:lineRule="auto"/>
              <w:rPr>
                <w:rFonts w:eastAsia="Times New Roman"/>
                <w:sz w:val="16"/>
                <w:szCs w:val="16"/>
              </w:rPr>
              <w:pPrChange w:id="2402" w:author="Unknown" w:date="2020-06-16T01:07:00Z">
                <w:pPr/>
              </w:pPrChange>
            </w:pPr>
            <w:r w:rsidRPr="0041547B">
              <w:rPr>
                <w:rFonts w:eastAsia="Times New Roman"/>
                <w:sz w:val="16"/>
                <w:szCs w:val="16"/>
              </w:rPr>
              <w:t>No more than 50 people</w:t>
            </w:r>
          </w:p>
          <w:p w14:paraId="74030FE0" w14:textId="111B3B50" w:rsidR="12AC059F" w:rsidRPr="0041547B" w:rsidRDefault="014A6F51">
            <w:pPr>
              <w:spacing w:line="276" w:lineRule="auto"/>
              <w:rPr>
                <w:rFonts w:eastAsia="Times New Roman"/>
                <w:i/>
                <w:iCs/>
                <w:sz w:val="16"/>
                <w:szCs w:val="16"/>
                <w:vertAlign w:val="superscript"/>
              </w:rPr>
              <w:pPrChange w:id="2403" w:author="Unknown" w:date="2020-06-16T01:07:00Z">
                <w:pPr/>
              </w:pPrChange>
            </w:pPr>
            <w:r w:rsidRPr="0041547B">
              <w:rPr>
                <w:rFonts w:eastAsia="Times New Roman"/>
                <w:i/>
                <w:iCs/>
                <w:sz w:val="16"/>
                <w:szCs w:val="16"/>
              </w:rPr>
              <w:t>March 16</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17</w:t>
            </w:r>
          </w:p>
        </w:tc>
        <w:tc>
          <w:tcPr>
            <w:tcW w:w="2399" w:type="dxa"/>
          </w:tcPr>
          <w:p w14:paraId="23990428" w14:textId="548105FB" w:rsidR="12AC059F" w:rsidRPr="0041547B" w:rsidRDefault="014A6F51">
            <w:pPr>
              <w:spacing w:line="276" w:lineRule="auto"/>
              <w:rPr>
                <w:rFonts w:eastAsia="Times New Roman"/>
                <w:sz w:val="16"/>
                <w:szCs w:val="16"/>
              </w:rPr>
              <w:pPrChange w:id="2404" w:author="Unknown" w:date="2020-06-16T01:07:00Z">
                <w:pPr/>
              </w:pPrChange>
            </w:pPr>
            <w:r w:rsidRPr="0041547B">
              <w:rPr>
                <w:rFonts w:eastAsia="Times New Roman"/>
                <w:sz w:val="16"/>
                <w:szCs w:val="16"/>
              </w:rPr>
              <w:t>Persons who travelled outside of Canada and returned on or after March 12 must self-isolate, with limited exceptions for workers in essential services</w:t>
            </w:r>
          </w:p>
          <w:p w14:paraId="0D0E7479" w14:textId="58110894" w:rsidR="12AC059F" w:rsidRPr="0041547B" w:rsidRDefault="014A6F51">
            <w:pPr>
              <w:spacing w:line="276" w:lineRule="auto"/>
              <w:rPr>
                <w:rFonts w:eastAsia="Times New Roman"/>
                <w:i/>
                <w:iCs/>
                <w:sz w:val="16"/>
                <w:szCs w:val="16"/>
                <w:vertAlign w:val="superscript"/>
              </w:rPr>
              <w:pPrChange w:id="2405" w:author="Unknown" w:date="2020-06-16T01:07:00Z">
                <w:pPr/>
              </w:pPrChange>
            </w:pPr>
            <w:r w:rsidRPr="0041547B">
              <w:rPr>
                <w:rFonts w:eastAsia="Times New Roman"/>
                <w:i/>
                <w:iCs/>
                <w:sz w:val="16"/>
                <w:szCs w:val="16"/>
              </w:rPr>
              <w:t>March 12</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18</w:t>
            </w:r>
          </w:p>
          <w:p w14:paraId="5DEBE711" w14:textId="63AC8EBF" w:rsidR="12AC059F" w:rsidRPr="0041547B" w:rsidRDefault="014A6F51">
            <w:pPr>
              <w:spacing w:line="276" w:lineRule="auto"/>
              <w:rPr>
                <w:rFonts w:eastAsia="Times New Roman"/>
                <w:sz w:val="16"/>
                <w:szCs w:val="16"/>
              </w:rPr>
              <w:pPrChange w:id="2406" w:author="Unknown" w:date="2020-06-16T01:07:00Z">
                <w:pPr/>
              </w:pPrChange>
            </w:pPr>
            <w:r w:rsidRPr="0041547B">
              <w:rPr>
                <w:rFonts w:eastAsia="Times New Roman"/>
                <w:sz w:val="16"/>
                <w:szCs w:val="16"/>
              </w:rPr>
              <w:t xml:space="preserve"> </w:t>
            </w:r>
          </w:p>
        </w:tc>
      </w:tr>
      <w:tr w:rsidR="12AC059F" w14:paraId="08F0A53F" w14:textId="77777777" w:rsidTr="64042840">
        <w:tc>
          <w:tcPr>
            <w:tcW w:w="607" w:type="dxa"/>
            <w:shd w:val="clear" w:color="auto" w:fill="2F5496"/>
            <w:vAlign w:val="center"/>
          </w:tcPr>
          <w:p w14:paraId="51CB0401" w14:textId="0A65EBFE" w:rsidR="12AC059F" w:rsidRPr="0041547B" w:rsidRDefault="014A6F51">
            <w:pPr>
              <w:spacing w:line="276" w:lineRule="auto"/>
              <w:jc w:val="center"/>
              <w:rPr>
                <w:rFonts w:eastAsia="Times New Roman"/>
                <w:b/>
                <w:bCs/>
                <w:sz w:val="16"/>
                <w:szCs w:val="16"/>
              </w:rPr>
              <w:pPrChange w:id="2407" w:author="Unknown" w:date="2020-06-16T01:07:00Z">
                <w:pPr/>
              </w:pPrChange>
            </w:pPr>
            <w:r w:rsidRPr="0041547B">
              <w:rPr>
                <w:rFonts w:eastAsia="Times New Roman"/>
                <w:b/>
                <w:bCs/>
                <w:sz w:val="16"/>
                <w:szCs w:val="16"/>
              </w:rPr>
              <w:t>MB</w:t>
            </w:r>
          </w:p>
        </w:tc>
        <w:tc>
          <w:tcPr>
            <w:tcW w:w="3295" w:type="dxa"/>
          </w:tcPr>
          <w:p w14:paraId="24B10B17" w14:textId="0F058425" w:rsidR="12AC059F" w:rsidRPr="0041547B" w:rsidRDefault="014A6F51">
            <w:pPr>
              <w:spacing w:line="276" w:lineRule="auto"/>
              <w:rPr>
                <w:rFonts w:eastAsia="Times New Roman"/>
                <w:sz w:val="16"/>
                <w:szCs w:val="16"/>
              </w:rPr>
              <w:pPrChange w:id="2408" w:author="Unknown" w:date="2020-06-16T01:07:00Z">
                <w:pPr/>
              </w:pPrChange>
            </w:pPr>
            <w:r w:rsidRPr="0041547B">
              <w:rPr>
                <w:rFonts w:eastAsia="Times New Roman"/>
                <w:sz w:val="16"/>
                <w:szCs w:val="16"/>
              </w:rPr>
              <w:t xml:space="preserve">All businesses closed, except essential ones such as groceries and pharmacies, in addition restaurants and bars that provide delivery and </w:t>
            </w:r>
            <w:r w:rsidRPr="0041547B">
              <w:rPr>
                <w:rFonts w:eastAsia="Times New Roman"/>
                <w:sz w:val="16"/>
                <w:szCs w:val="16"/>
              </w:rPr>
              <w:lastRenderedPageBreak/>
              <w:t>takeout.</w:t>
            </w:r>
          </w:p>
          <w:p w14:paraId="18326961" w14:textId="1AA88734" w:rsidR="12AC059F" w:rsidRPr="0041547B" w:rsidRDefault="014A6F51">
            <w:pPr>
              <w:spacing w:line="276" w:lineRule="auto"/>
              <w:rPr>
                <w:rFonts w:eastAsia="Times New Roman"/>
                <w:i/>
                <w:iCs/>
                <w:sz w:val="16"/>
                <w:szCs w:val="16"/>
                <w:vertAlign w:val="superscript"/>
              </w:rPr>
              <w:pPrChange w:id="2409" w:author="Unknown" w:date="2020-06-16T01:07:00Z">
                <w:pPr/>
              </w:pPrChange>
            </w:pPr>
            <w:r w:rsidRPr="0041547B">
              <w:rPr>
                <w:rFonts w:eastAsia="Times New Roman"/>
                <w:i/>
                <w:iCs/>
                <w:sz w:val="16"/>
                <w:szCs w:val="16"/>
              </w:rPr>
              <w:t>March 30, 2020 – April 28, 2020</w:t>
            </w:r>
            <w:r w:rsidRPr="0041547B">
              <w:rPr>
                <w:rFonts w:eastAsia="Times New Roman"/>
                <w:i/>
                <w:iCs/>
                <w:sz w:val="16"/>
                <w:szCs w:val="16"/>
                <w:vertAlign w:val="superscript"/>
              </w:rPr>
              <w:t>19</w:t>
            </w:r>
          </w:p>
          <w:p w14:paraId="6A1E4026" w14:textId="21137F26" w:rsidR="12AC059F" w:rsidRPr="0041547B" w:rsidRDefault="014A6F51">
            <w:pPr>
              <w:spacing w:line="276" w:lineRule="auto"/>
              <w:rPr>
                <w:rFonts w:eastAsia="Times New Roman"/>
                <w:i/>
                <w:iCs/>
                <w:sz w:val="16"/>
                <w:szCs w:val="16"/>
              </w:rPr>
              <w:pPrChange w:id="2410" w:author="Unknown" w:date="2020-06-16T01:07:00Z">
                <w:pPr/>
              </w:pPrChange>
            </w:pPr>
            <w:r w:rsidRPr="0041547B">
              <w:rPr>
                <w:rFonts w:eastAsia="Times New Roman"/>
                <w:i/>
                <w:iCs/>
                <w:sz w:val="16"/>
                <w:szCs w:val="16"/>
              </w:rPr>
              <w:t xml:space="preserve"> </w:t>
            </w:r>
          </w:p>
          <w:p w14:paraId="23BF0864" w14:textId="4BADED09" w:rsidR="12AC059F" w:rsidRPr="0041547B" w:rsidRDefault="014A6F51">
            <w:pPr>
              <w:spacing w:line="276" w:lineRule="auto"/>
              <w:rPr>
                <w:rFonts w:eastAsia="Times New Roman"/>
                <w:sz w:val="16"/>
                <w:szCs w:val="16"/>
              </w:rPr>
              <w:pPrChange w:id="2411" w:author="Unknown" w:date="2020-06-16T01:07:00Z">
                <w:pPr/>
              </w:pPrChange>
            </w:pPr>
            <w:r w:rsidRPr="0041547B">
              <w:rPr>
                <w:rFonts w:eastAsia="Times New Roman"/>
                <w:sz w:val="16"/>
                <w:szCs w:val="16"/>
              </w:rPr>
              <w:t>Some retail businesses, barbers, museums and galleries, and outdoor recreation facilities may reopen at 50% capacity with certain precautions.</w:t>
            </w:r>
          </w:p>
          <w:p w14:paraId="57BF68D2" w14:textId="2C28F9CB" w:rsidR="12AC059F" w:rsidRPr="0041547B" w:rsidRDefault="014A6F51">
            <w:pPr>
              <w:spacing w:line="276" w:lineRule="auto"/>
              <w:rPr>
                <w:rFonts w:eastAsia="Times New Roman"/>
                <w:i/>
                <w:iCs/>
                <w:sz w:val="16"/>
                <w:szCs w:val="16"/>
                <w:vertAlign w:val="superscript"/>
              </w:rPr>
              <w:pPrChange w:id="2412" w:author="Unknown" w:date="2020-06-16T01:07:00Z">
                <w:pPr/>
              </w:pPrChange>
            </w:pPr>
            <w:r w:rsidRPr="0041547B">
              <w:rPr>
                <w:rFonts w:eastAsia="Times New Roman"/>
                <w:i/>
                <w:iCs/>
                <w:sz w:val="16"/>
                <w:szCs w:val="16"/>
              </w:rPr>
              <w:t>Starting May 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20</w:t>
            </w:r>
          </w:p>
          <w:p w14:paraId="1015CF1B" w14:textId="4400A2C7" w:rsidR="12AC059F" w:rsidRPr="0041547B" w:rsidRDefault="014A6F51">
            <w:pPr>
              <w:spacing w:line="276" w:lineRule="auto"/>
              <w:rPr>
                <w:rFonts w:eastAsia="Times New Roman"/>
                <w:sz w:val="16"/>
                <w:szCs w:val="16"/>
              </w:rPr>
              <w:pPrChange w:id="2413" w:author="Unknown" w:date="2020-06-16T01:07:00Z">
                <w:pPr/>
              </w:pPrChange>
            </w:pPr>
            <w:r w:rsidRPr="0041547B">
              <w:rPr>
                <w:rFonts w:eastAsia="Times New Roman"/>
                <w:sz w:val="16"/>
                <w:szCs w:val="16"/>
              </w:rPr>
              <w:t xml:space="preserve"> </w:t>
            </w:r>
          </w:p>
        </w:tc>
        <w:tc>
          <w:tcPr>
            <w:tcW w:w="3060" w:type="dxa"/>
          </w:tcPr>
          <w:p w14:paraId="41CCB173" w14:textId="4A862071" w:rsidR="12AC059F" w:rsidRPr="0041547B" w:rsidRDefault="014A6F51">
            <w:pPr>
              <w:spacing w:line="276" w:lineRule="auto"/>
              <w:rPr>
                <w:rFonts w:eastAsia="Times New Roman"/>
                <w:sz w:val="16"/>
                <w:szCs w:val="16"/>
              </w:rPr>
              <w:pPrChange w:id="2414" w:author="Unknown" w:date="2020-06-16T01:07:00Z">
                <w:pPr/>
              </w:pPrChange>
            </w:pPr>
            <w:r w:rsidRPr="0041547B">
              <w:rPr>
                <w:rFonts w:eastAsia="Times New Roman"/>
                <w:sz w:val="16"/>
                <w:szCs w:val="16"/>
              </w:rPr>
              <w:lastRenderedPageBreak/>
              <w:t xml:space="preserve">Not more than 10 people except in healthcare/social services organisations, grocery stores, and public transportation </w:t>
            </w:r>
            <w:r w:rsidRPr="0041547B">
              <w:rPr>
                <w:rFonts w:eastAsia="Times New Roman"/>
                <w:sz w:val="16"/>
                <w:szCs w:val="16"/>
              </w:rPr>
              <w:lastRenderedPageBreak/>
              <w:t>facilities</w:t>
            </w:r>
          </w:p>
          <w:p w14:paraId="1C216875" w14:textId="5C43428C" w:rsidR="12AC059F" w:rsidRPr="0041547B" w:rsidRDefault="014A6F51">
            <w:pPr>
              <w:spacing w:line="276" w:lineRule="auto"/>
              <w:rPr>
                <w:rFonts w:eastAsia="Times New Roman"/>
                <w:i/>
                <w:iCs/>
                <w:sz w:val="16"/>
                <w:szCs w:val="16"/>
                <w:vertAlign w:val="superscript"/>
              </w:rPr>
              <w:pPrChange w:id="2415" w:author="Unknown" w:date="2020-06-16T01:07:00Z">
                <w:pPr/>
              </w:pPrChange>
            </w:pPr>
            <w:r w:rsidRPr="0041547B">
              <w:rPr>
                <w:rFonts w:eastAsia="Times New Roman"/>
                <w:i/>
                <w:iCs/>
                <w:sz w:val="16"/>
                <w:szCs w:val="16"/>
              </w:rPr>
              <w:t>March 30, 2020 – April 28, 2020</w:t>
            </w:r>
            <w:r w:rsidRPr="0041547B">
              <w:rPr>
                <w:rFonts w:eastAsia="Times New Roman"/>
                <w:i/>
                <w:iCs/>
                <w:sz w:val="16"/>
                <w:szCs w:val="16"/>
                <w:vertAlign w:val="superscript"/>
              </w:rPr>
              <w:t>21</w:t>
            </w:r>
          </w:p>
          <w:p w14:paraId="30930C3B" w14:textId="02129D21" w:rsidR="12AC059F" w:rsidRPr="0041547B" w:rsidRDefault="014A6F51">
            <w:pPr>
              <w:spacing w:line="276" w:lineRule="auto"/>
              <w:rPr>
                <w:rFonts w:eastAsia="Times New Roman"/>
                <w:sz w:val="16"/>
                <w:szCs w:val="16"/>
              </w:rPr>
              <w:pPrChange w:id="2416" w:author="Unknown" w:date="2020-06-16T01:07:00Z">
                <w:pPr/>
              </w:pPrChange>
            </w:pPr>
            <w:r w:rsidRPr="0041547B">
              <w:rPr>
                <w:rFonts w:eastAsia="Times New Roman"/>
                <w:sz w:val="16"/>
                <w:szCs w:val="16"/>
              </w:rPr>
              <w:t xml:space="preserve"> </w:t>
            </w:r>
          </w:p>
          <w:p w14:paraId="6827A908" w14:textId="0E14D0C4" w:rsidR="12AC059F" w:rsidRPr="0041547B" w:rsidRDefault="014A6F51">
            <w:pPr>
              <w:spacing w:line="276" w:lineRule="auto"/>
              <w:rPr>
                <w:rFonts w:eastAsia="Times New Roman"/>
                <w:sz w:val="16"/>
                <w:szCs w:val="16"/>
              </w:rPr>
              <w:pPrChange w:id="2417" w:author="Unknown" w:date="2020-06-16T01:07:00Z">
                <w:pPr/>
              </w:pPrChange>
            </w:pPr>
            <w:r w:rsidRPr="0041547B">
              <w:rPr>
                <w:rFonts w:eastAsia="Times New Roman"/>
                <w:sz w:val="16"/>
                <w:szCs w:val="16"/>
              </w:rPr>
              <w:t>Not more than 25 people for indoor premises and 50 for outdoor areas, provided social distancing measures are in place</w:t>
            </w:r>
          </w:p>
          <w:p w14:paraId="428AF292" w14:textId="71340B36" w:rsidR="12AC059F" w:rsidRPr="0041547B" w:rsidRDefault="014A6F51">
            <w:pPr>
              <w:spacing w:line="276" w:lineRule="auto"/>
              <w:rPr>
                <w:rFonts w:eastAsia="Times New Roman"/>
                <w:i/>
                <w:iCs/>
                <w:sz w:val="16"/>
                <w:szCs w:val="16"/>
                <w:vertAlign w:val="superscript"/>
              </w:rPr>
              <w:pPrChange w:id="2418" w:author="Unknown" w:date="2020-06-16T01:07:00Z">
                <w:pPr/>
              </w:pPrChange>
            </w:pPr>
            <w:r w:rsidRPr="0041547B">
              <w:rPr>
                <w:rFonts w:eastAsia="Times New Roman"/>
                <w:i/>
                <w:iCs/>
                <w:sz w:val="16"/>
                <w:szCs w:val="16"/>
              </w:rPr>
              <w:t>Starting May 29th, 2020</w:t>
            </w:r>
            <w:r w:rsidRPr="0041547B">
              <w:rPr>
                <w:rFonts w:eastAsia="Times New Roman"/>
                <w:i/>
                <w:iCs/>
                <w:sz w:val="16"/>
                <w:szCs w:val="16"/>
                <w:vertAlign w:val="superscript"/>
              </w:rPr>
              <w:t>22</w:t>
            </w:r>
          </w:p>
        </w:tc>
        <w:tc>
          <w:tcPr>
            <w:tcW w:w="2399" w:type="dxa"/>
          </w:tcPr>
          <w:p w14:paraId="6E66213B" w14:textId="2F926FD3" w:rsidR="12AC059F" w:rsidRPr="0041547B" w:rsidRDefault="014A6F51">
            <w:pPr>
              <w:spacing w:line="276" w:lineRule="auto"/>
              <w:rPr>
                <w:rFonts w:eastAsia="Times New Roman"/>
                <w:sz w:val="16"/>
                <w:szCs w:val="16"/>
              </w:rPr>
              <w:pPrChange w:id="2419" w:author="Unknown" w:date="2020-06-16T01:07:00Z">
                <w:pPr/>
              </w:pPrChange>
            </w:pPr>
            <w:r w:rsidRPr="0041547B">
              <w:rPr>
                <w:rFonts w:eastAsia="Times New Roman"/>
                <w:sz w:val="16"/>
                <w:szCs w:val="16"/>
              </w:rPr>
              <w:lastRenderedPageBreak/>
              <w:t xml:space="preserve">Those returning to MB from national or international travel must self-isolate for 14 days, with </w:t>
            </w:r>
            <w:r w:rsidRPr="0041547B">
              <w:rPr>
                <w:rFonts w:eastAsia="Times New Roman"/>
                <w:sz w:val="16"/>
                <w:szCs w:val="16"/>
              </w:rPr>
              <w:lastRenderedPageBreak/>
              <w:t>limited exceptions</w:t>
            </w:r>
          </w:p>
          <w:p w14:paraId="0D39F8E7" w14:textId="21009E54" w:rsidR="12AC059F" w:rsidRPr="0041547B" w:rsidRDefault="014A6F51">
            <w:pPr>
              <w:spacing w:line="276" w:lineRule="auto"/>
              <w:rPr>
                <w:rFonts w:eastAsia="Times New Roman"/>
                <w:i/>
                <w:iCs/>
                <w:sz w:val="16"/>
                <w:szCs w:val="16"/>
                <w:vertAlign w:val="superscript"/>
              </w:rPr>
              <w:pPrChange w:id="2420" w:author="Unknown" w:date="2020-06-16T01:07:00Z">
                <w:pPr/>
              </w:pPrChange>
            </w:pPr>
            <w:r w:rsidRPr="0041547B">
              <w:rPr>
                <w:rFonts w:eastAsia="Times New Roman"/>
                <w:i/>
                <w:iCs/>
                <w:sz w:val="16"/>
                <w:szCs w:val="16"/>
              </w:rPr>
              <w:t>April 20</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23</w:t>
            </w:r>
          </w:p>
          <w:p w14:paraId="05073D8A" w14:textId="5896D0A8" w:rsidR="12AC059F" w:rsidRPr="0041547B" w:rsidRDefault="014A6F51">
            <w:pPr>
              <w:spacing w:line="276" w:lineRule="auto"/>
              <w:rPr>
                <w:rFonts w:eastAsia="Times New Roman"/>
                <w:i/>
                <w:iCs/>
                <w:sz w:val="16"/>
                <w:szCs w:val="16"/>
              </w:rPr>
              <w:pPrChange w:id="2421" w:author="Unknown" w:date="2020-06-16T01:07:00Z">
                <w:pPr/>
              </w:pPrChange>
            </w:pPr>
            <w:r w:rsidRPr="0041547B">
              <w:rPr>
                <w:rFonts w:eastAsia="Times New Roman"/>
                <w:i/>
                <w:iCs/>
                <w:sz w:val="16"/>
                <w:szCs w:val="16"/>
              </w:rPr>
              <w:t xml:space="preserve"> </w:t>
            </w:r>
          </w:p>
          <w:p w14:paraId="6BB37977" w14:textId="5ADCD421" w:rsidR="12AC059F" w:rsidRPr="0041547B" w:rsidRDefault="014A6F51">
            <w:pPr>
              <w:spacing w:line="276" w:lineRule="auto"/>
              <w:rPr>
                <w:rFonts w:eastAsia="Times New Roman"/>
                <w:sz w:val="16"/>
                <w:szCs w:val="16"/>
              </w:rPr>
              <w:pPrChange w:id="2422" w:author="Unknown" w:date="2020-06-16T01:07:00Z">
                <w:pPr/>
              </w:pPrChange>
            </w:pPr>
            <w:r w:rsidRPr="0041547B">
              <w:rPr>
                <w:rFonts w:eastAsia="Times New Roman"/>
                <w:sz w:val="16"/>
                <w:szCs w:val="16"/>
              </w:rPr>
              <w:t>No travel to northern Manitoba and remote communities, with exceptions such as employment or residence</w:t>
            </w:r>
          </w:p>
          <w:p w14:paraId="7D715850" w14:textId="0C446E77" w:rsidR="12AC059F" w:rsidRPr="0041547B" w:rsidRDefault="014A6F51">
            <w:pPr>
              <w:spacing w:line="276" w:lineRule="auto"/>
              <w:rPr>
                <w:rFonts w:eastAsia="Times New Roman"/>
                <w:i/>
                <w:iCs/>
                <w:sz w:val="16"/>
                <w:szCs w:val="16"/>
                <w:vertAlign w:val="superscript"/>
              </w:rPr>
              <w:pPrChange w:id="2423" w:author="Unknown" w:date="2020-06-16T01:07:00Z">
                <w:pPr/>
              </w:pPrChange>
            </w:pPr>
            <w:r w:rsidRPr="0041547B">
              <w:rPr>
                <w:rFonts w:eastAsia="Times New Roman"/>
                <w:i/>
                <w:iCs/>
                <w:sz w:val="16"/>
                <w:szCs w:val="16"/>
              </w:rPr>
              <w:t>April 17</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24</w:t>
            </w:r>
          </w:p>
        </w:tc>
      </w:tr>
      <w:tr w:rsidR="12AC059F" w14:paraId="1DAF6183" w14:textId="77777777" w:rsidTr="64042840">
        <w:tc>
          <w:tcPr>
            <w:tcW w:w="607" w:type="dxa"/>
            <w:shd w:val="clear" w:color="auto" w:fill="FBE4D5"/>
            <w:vAlign w:val="center"/>
          </w:tcPr>
          <w:p w14:paraId="46CE85C8" w14:textId="21DED1EB" w:rsidR="12AC059F" w:rsidRPr="0041547B" w:rsidRDefault="014A6F51">
            <w:pPr>
              <w:spacing w:line="276" w:lineRule="auto"/>
              <w:jc w:val="center"/>
              <w:rPr>
                <w:rFonts w:eastAsia="Times New Roman"/>
                <w:b/>
                <w:bCs/>
                <w:sz w:val="16"/>
                <w:szCs w:val="16"/>
              </w:rPr>
              <w:pPrChange w:id="2424" w:author="Unknown" w:date="2020-06-16T01:07:00Z">
                <w:pPr/>
              </w:pPrChange>
            </w:pPr>
            <w:r w:rsidRPr="0041547B">
              <w:rPr>
                <w:rFonts w:eastAsia="Times New Roman"/>
                <w:b/>
                <w:bCs/>
                <w:sz w:val="16"/>
                <w:szCs w:val="16"/>
              </w:rPr>
              <w:t>NB</w:t>
            </w:r>
          </w:p>
        </w:tc>
        <w:tc>
          <w:tcPr>
            <w:tcW w:w="3295" w:type="dxa"/>
          </w:tcPr>
          <w:p w14:paraId="423BBE85" w14:textId="24C6EB89" w:rsidR="12AC059F" w:rsidRPr="0041547B" w:rsidRDefault="014A6F51">
            <w:pPr>
              <w:spacing w:line="276" w:lineRule="auto"/>
              <w:rPr>
                <w:rFonts w:eastAsia="Times New Roman"/>
                <w:sz w:val="16"/>
                <w:szCs w:val="16"/>
              </w:rPr>
              <w:pPrChange w:id="2425" w:author="Unknown" w:date="2020-06-16T01:07:00Z">
                <w:pPr/>
              </w:pPrChange>
            </w:pPr>
            <w:r w:rsidRPr="0041547B">
              <w:rPr>
                <w:rFonts w:eastAsia="Times New Roman"/>
                <w:sz w:val="16"/>
                <w:szCs w:val="16"/>
              </w:rPr>
              <w:t>All businesses closed, (although offices not closed), except essential businesses such as groceries and pharmacies, in addition to restaurants and bars that provide delivery and takeout</w:t>
            </w:r>
          </w:p>
          <w:p w14:paraId="16E8B0C0" w14:textId="068473D6" w:rsidR="12AC059F" w:rsidRPr="0041547B" w:rsidRDefault="014A6F51">
            <w:pPr>
              <w:spacing w:line="276" w:lineRule="auto"/>
              <w:rPr>
                <w:rFonts w:eastAsia="Times New Roman"/>
                <w:i/>
                <w:iCs/>
                <w:sz w:val="16"/>
                <w:szCs w:val="16"/>
                <w:vertAlign w:val="superscript"/>
              </w:rPr>
              <w:pPrChange w:id="2426" w:author="Unknown" w:date="2020-06-16T01:07:00Z">
                <w:pPr/>
              </w:pPrChange>
            </w:pPr>
            <w:r w:rsidRPr="0041547B">
              <w:rPr>
                <w:rFonts w:eastAsia="Times New Roman"/>
                <w:i/>
                <w:iCs/>
                <w:sz w:val="16"/>
                <w:szCs w:val="16"/>
              </w:rPr>
              <w:t>March 19, 2020 – until rescinded</w:t>
            </w:r>
            <w:r w:rsidRPr="0041547B">
              <w:rPr>
                <w:rFonts w:eastAsia="Times New Roman"/>
                <w:i/>
                <w:iCs/>
                <w:sz w:val="16"/>
                <w:szCs w:val="16"/>
                <w:vertAlign w:val="superscript"/>
              </w:rPr>
              <w:t>25</w:t>
            </w:r>
          </w:p>
          <w:p w14:paraId="07E2D0D8" w14:textId="2288B9CC" w:rsidR="12AC059F" w:rsidRPr="0041547B" w:rsidRDefault="014A6F51">
            <w:pPr>
              <w:spacing w:line="276" w:lineRule="auto"/>
              <w:rPr>
                <w:rFonts w:eastAsia="Times New Roman"/>
                <w:i/>
                <w:iCs/>
                <w:sz w:val="16"/>
                <w:szCs w:val="16"/>
              </w:rPr>
              <w:pPrChange w:id="2427" w:author="Unknown" w:date="2020-06-16T01:07:00Z">
                <w:pPr/>
              </w:pPrChange>
            </w:pPr>
            <w:r w:rsidRPr="0041547B">
              <w:rPr>
                <w:rFonts w:eastAsia="Times New Roman"/>
                <w:i/>
                <w:iCs/>
                <w:sz w:val="16"/>
                <w:szCs w:val="16"/>
              </w:rPr>
              <w:t xml:space="preserve"> </w:t>
            </w:r>
          </w:p>
          <w:p w14:paraId="4695918D" w14:textId="48D9E53F" w:rsidR="12AC059F" w:rsidRPr="0041547B" w:rsidRDefault="014A6F51">
            <w:pPr>
              <w:spacing w:line="276" w:lineRule="auto"/>
              <w:rPr>
                <w:rFonts w:eastAsia="Times New Roman"/>
                <w:sz w:val="16"/>
                <w:szCs w:val="16"/>
              </w:rPr>
              <w:pPrChange w:id="2428" w:author="Unknown" w:date="2020-06-16T01:07:00Z">
                <w:pPr/>
              </w:pPrChange>
            </w:pPr>
            <w:r w:rsidRPr="0041547B">
              <w:rPr>
                <w:rFonts w:eastAsia="Times New Roman"/>
                <w:sz w:val="16"/>
                <w:szCs w:val="16"/>
              </w:rPr>
              <w:t>Provincial parks and trails closed (municipal parks remain open)</w:t>
            </w:r>
          </w:p>
          <w:p w14:paraId="7AD1E0EB" w14:textId="0CD73C13" w:rsidR="12AC059F" w:rsidRPr="0041547B" w:rsidRDefault="014A6F51">
            <w:pPr>
              <w:spacing w:line="276" w:lineRule="auto"/>
              <w:rPr>
                <w:rFonts w:eastAsia="Times New Roman"/>
                <w:i/>
                <w:iCs/>
                <w:sz w:val="16"/>
                <w:szCs w:val="16"/>
                <w:vertAlign w:val="superscript"/>
              </w:rPr>
              <w:pPrChange w:id="2429" w:author="Unknown" w:date="2020-06-16T01:07:00Z">
                <w:pPr/>
              </w:pPrChange>
            </w:pPr>
            <w:r w:rsidRPr="0041547B">
              <w:rPr>
                <w:rFonts w:eastAsia="Times New Roman"/>
                <w:i/>
                <w:iCs/>
                <w:sz w:val="16"/>
                <w:szCs w:val="16"/>
              </w:rPr>
              <w:t>March 17, 2020 – until rescinded</w:t>
            </w:r>
            <w:r w:rsidRPr="0041547B">
              <w:rPr>
                <w:rFonts w:eastAsia="Times New Roman"/>
                <w:i/>
                <w:iCs/>
                <w:sz w:val="16"/>
                <w:szCs w:val="16"/>
                <w:vertAlign w:val="superscript"/>
              </w:rPr>
              <w:t>26</w:t>
            </w:r>
          </w:p>
          <w:p w14:paraId="098287E6" w14:textId="02792DFD" w:rsidR="12AC059F" w:rsidRPr="0041547B" w:rsidRDefault="014A6F51">
            <w:pPr>
              <w:spacing w:line="276" w:lineRule="auto"/>
              <w:rPr>
                <w:rFonts w:eastAsia="Times New Roman"/>
                <w:sz w:val="16"/>
                <w:szCs w:val="16"/>
              </w:rPr>
              <w:pPrChange w:id="2430" w:author="Unknown" w:date="2020-06-16T01:07:00Z">
                <w:pPr/>
              </w:pPrChange>
            </w:pPr>
            <w:r w:rsidRPr="0041547B">
              <w:rPr>
                <w:rFonts w:eastAsia="Times New Roman"/>
                <w:sz w:val="16"/>
                <w:szCs w:val="16"/>
              </w:rPr>
              <w:t xml:space="preserve"> </w:t>
            </w:r>
          </w:p>
          <w:p w14:paraId="5E2D189A" w14:textId="62933A59" w:rsidR="12AC059F" w:rsidRPr="0041547B" w:rsidRDefault="014A6F51">
            <w:pPr>
              <w:spacing w:line="276" w:lineRule="auto"/>
              <w:rPr>
                <w:rFonts w:eastAsia="Times New Roman"/>
                <w:sz w:val="16"/>
                <w:szCs w:val="16"/>
              </w:rPr>
              <w:pPrChange w:id="2431" w:author="Unknown" w:date="2020-06-16T01:07:00Z">
                <w:pPr/>
              </w:pPrChange>
            </w:pPr>
            <w:r w:rsidRPr="0041547B">
              <w:rPr>
                <w:rFonts w:eastAsia="Times New Roman"/>
                <w:sz w:val="16"/>
                <w:szCs w:val="16"/>
              </w:rPr>
              <w:t>Personal service establishments and non-regulated health establishments can reopen, including hair salons and naturopaths</w:t>
            </w:r>
          </w:p>
          <w:p w14:paraId="42A19C29" w14:textId="6A7D0C12" w:rsidR="12AC059F" w:rsidRPr="006D1593" w:rsidRDefault="014A6F51">
            <w:pPr>
              <w:spacing w:line="276" w:lineRule="auto"/>
              <w:rPr>
                <w:rFonts w:eastAsia="Times New Roman"/>
                <w:i/>
                <w:iCs/>
                <w:sz w:val="16"/>
                <w:szCs w:val="16"/>
                <w:vertAlign w:val="superscript"/>
                <w:rPrChange w:id="2432" w:author="Jhoh@ccla.org" w:date="2020-06-16T10:02:00Z">
                  <w:rPr>
                    <w:rFonts w:eastAsia="Times New Roman"/>
                    <w:i/>
                    <w:iCs/>
                    <w:sz w:val="24"/>
                    <w:szCs w:val="24"/>
                    <w:vertAlign w:val="superscript"/>
                  </w:rPr>
                </w:rPrChange>
              </w:rPr>
              <w:pPrChange w:id="2433" w:author="Unknown" w:date="2020-06-16T01:07:00Z">
                <w:pPr/>
              </w:pPrChange>
            </w:pPr>
            <w:r w:rsidRPr="0041547B">
              <w:rPr>
                <w:rFonts w:eastAsia="Times New Roman"/>
                <w:i/>
                <w:iCs/>
                <w:sz w:val="16"/>
                <w:szCs w:val="16"/>
              </w:rPr>
              <w:t>May 25</w:t>
            </w:r>
            <w:r w:rsidRPr="0041547B">
              <w:rPr>
                <w:rFonts w:eastAsia="Times New Roman"/>
                <w:i/>
                <w:iCs/>
                <w:sz w:val="16"/>
                <w:szCs w:val="16"/>
                <w:vertAlign w:val="superscript"/>
              </w:rPr>
              <w:t>th</w:t>
            </w:r>
            <w:r w:rsidRPr="0041547B">
              <w:rPr>
                <w:rFonts w:eastAsia="Times New Roman"/>
                <w:i/>
                <w:iCs/>
                <w:sz w:val="16"/>
                <w:szCs w:val="16"/>
              </w:rPr>
              <w:t>, 2020</w:t>
            </w:r>
            <w:r w:rsidRPr="006D1593">
              <w:rPr>
                <w:rFonts w:eastAsia="Times New Roman"/>
                <w:i/>
                <w:iCs/>
                <w:sz w:val="16"/>
                <w:szCs w:val="16"/>
                <w:vertAlign w:val="superscript"/>
                <w:rPrChange w:id="2434" w:author="Jhoh@ccla.org" w:date="2020-06-16T10:02:00Z">
                  <w:rPr>
                    <w:rFonts w:eastAsia="Times New Roman"/>
                    <w:i/>
                    <w:iCs/>
                    <w:sz w:val="24"/>
                    <w:szCs w:val="24"/>
                    <w:vertAlign w:val="superscript"/>
                  </w:rPr>
                </w:rPrChange>
              </w:rPr>
              <w:t>27</w:t>
            </w:r>
          </w:p>
          <w:p w14:paraId="273979D8" w14:textId="015C2B90" w:rsidR="12AC059F" w:rsidRPr="0041547B" w:rsidRDefault="014A6F51">
            <w:pPr>
              <w:spacing w:line="276" w:lineRule="auto"/>
              <w:rPr>
                <w:rFonts w:eastAsia="Times New Roman"/>
                <w:sz w:val="16"/>
                <w:szCs w:val="16"/>
              </w:rPr>
              <w:pPrChange w:id="2435" w:author="Unknown" w:date="2020-06-16T01:07:00Z">
                <w:pPr/>
              </w:pPrChange>
            </w:pPr>
            <w:r w:rsidRPr="0041547B">
              <w:rPr>
                <w:rFonts w:eastAsia="Times New Roman"/>
                <w:sz w:val="16"/>
                <w:szCs w:val="16"/>
              </w:rPr>
              <w:t xml:space="preserve"> </w:t>
            </w:r>
          </w:p>
          <w:p w14:paraId="4BC7C81D" w14:textId="3058DC62" w:rsidR="12AC059F" w:rsidRPr="0041547B" w:rsidRDefault="014A6F51">
            <w:pPr>
              <w:spacing w:line="276" w:lineRule="auto"/>
              <w:rPr>
                <w:rFonts w:eastAsia="Times New Roman"/>
                <w:sz w:val="16"/>
                <w:szCs w:val="16"/>
              </w:rPr>
              <w:pPrChange w:id="2436" w:author="Unknown" w:date="2020-06-16T01:07:00Z">
                <w:pPr/>
              </w:pPrChange>
            </w:pPr>
            <w:r w:rsidRPr="0041547B">
              <w:rPr>
                <w:rFonts w:eastAsia="Times New Roman"/>
                <w:sz w:val="16"/>
                <w:szCs w:val="16"/>
              </w:rPr>
              <w:t>Swimming pools, gyms, yoga studios and other recreational establishments will be able to reopen</w:t>
            </w:r>
          </w:p>
          <w:p w14:paraId="5870CE91" w14:textId="49AED9CD" w:rsidR="12AC059F" w:rsidRPr="0041547B" w:rsidRDefault="014A6F51">
            <w:pPr>
              <w:spacing w:line="276" w:lineRule="auto"/>
              <w:rPr>
                <w:rFonts w:eastAsia="Times New Roman"/>
                <w:i/>
                <w:iCs/>
                <w:sz w:val="16"/>
                <w:szCs w:val="16"/>
                <w:vertAlign w:val="superscript"/>
              </w:rPr>
              <w:pPrChange w:id="2437" w:author="Unknown" w:date="2020-06-16T01:07:00Z">
                <w:pPr/>
              </w:pPrChange>
            </w:pPr>
            <w:r w:rsidRPr="0041547B">
              <w:rPr>
                <w:rFonts w:eastAsia="Times New Roman"/>
                <w:i/>
                <w:iCs/>
                <w:sz w:val="16"/>
                <w:szCs w:val="16"/>
              </w:rPr>
              <w:t>Starting May 29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28</w:t>
            </w:r>
          </w:p>
        </w:tc>
        <w:tc>
          <w:tcPr>
            <w:tcW w:w="3060" w:type="dxa"/>
          </w:tcPr>
          <w:p w14:paraId="12ED9F3A" w14:textId="262D3271" w:rsidR="12AC059F" w:rsidRPr="0041547B" w:rsidRDefault="014A6F51">
            <w:pPr>
              <w:spacing w:line="276" w:lineRule="auto"/>
              <w:rPr>
                <w:rFonts w:eastAsia="Times New Roman"/>
                <w:sz w:val="16"/>
                <w:szCs w:val="16"/>
              </w:rPr>
              <w:pPrChange w:id="2438" w:author="Unknown" w:date="2020-06-16T01:07:00Z">
                <w:pPr/>
              </w:pPrChange>
            </w:pPr>
            <w:r w:rsidRPr="0041547B">
              <w:rPr>
                <w:rFonts w:eastAsia="Times New Roman"/>
                <w:sz w:val="16"/>
                <w:szCs w:val="16"/>
              </w:rPr>
              <w:t>Not more than 10 people for social and recreational gatherings</w:t>
            </w:r>
          </w:p>
          <w:p w14:paraId="64886C47" w14:textId="3DF1E492" w:rsidR="12AC059F" w:rsidRPr="0041547B" w:rsidRDefault="014A6F51">
            <w:pPr>
              <w:spacing w:line="276" w:lineRule="auto"/>
              <w:rPr>
                <w:rFonts w:eastAsia="Times New Roman"/>
                <w:i/>
                <w:iCs/>
                <w:sz w:val="16"/>
                <w:szCs w:val="16"/>
                <w:vertAlign w:val="superscript"/>
              </w:rPr>
              <w:pPrChange w:id="2439" w:author="Unknown" w:date="2020-06-16T01:07:00Z">
                <w:pPr/>
              </w:pPrChange>
            </w:pPr>
            <w:r w:rsidRPr="0041547B">
              <w:rPr>
                <w:rFonts w:eastAsia="Times New Roman"/>
                <w:i/>
                <w:iCs/>
                <w:sz w:val="16"/>
                <w:szCs w:val="16"/>
              </w:rPr>
              <w:t xml:space="preserve">March 19, 2020 </w:t>
            </w:r>
            <w:r w:rsidRPr="0041547B">
              <w:rPr>
                <w:rFonts w:eastAsia="Times New Roman"/>
                <w:sz w:val="16"/>
                <w:szCs w:val="16"/>
              </w:rPr>
              <w:t xml:space="preserve">– </w:t>
            </w:r>
            <w:r w:rsidRPr="0041547B">
              <w:rPr>
                <w:rFonts w:eastAsia="Times New Roman"/>
                <w:i/>
                <w:iCs/>
                <w:sz w:val="16"/>
                <w:szCs w:val="16"/>
              </w:rPr>
              <w:t>May 25</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29</w:t>
            </w:r>
          </w:p>
          <w:p w14:paraId="29E26DD1" w14:textId="3C1C19B1" w:rsidR="12AC059F" w:rsidRPr="0041547B" w:rsidRDefault="014A6F51">
            <w:pPr>
              <w:spacing w:line="276" w:lineRule="auto"/>
              <w:rPr>
                <w:rFonts w:eastAsia="Times New Roman"/>
                <w:sz w:val="16"/>
                <w:szCs w:val="16"/>
              </w:rPr>
              <w:pPrChange w:id="2440" w:author="Unknown" w:date="2020-06-16T01:07:00Z">
                <w:pPr/>
              </w:pPrChange>
            </w:pPr>
            <w:r w:rsidRPr="0041547B">
              <w:rPr>
                <w:rFonts w:eastAsia="Times New Roman"/>
                <w:sz w:val="16"/>
                <w:szCs w:val="16"/>
              </w:rPr>
              <w:t xml:space="preserve"> </w:t>
            </w:r>
          </w:p>
          <w:p w14:paraId="0FBD5CA4" w14:textId="3528F1FD" w:rsidR="12AC059F" w:rsidRPr="0041547B" w:rsidRDefault="014A6F51">
            <w:pPr>
              <w:spacing w:line="276" w:lineRule="auto"/>
              <w:rPr>
                <w:rFonts w:eastAsia="Times New Roman"/>
                <w:sz w:val="16"/>
                <w:szCs w:val="16"/>
              </w:rPr>
              <w:pPrChange w:id="2441" w:author="Unknown" w:date="2020-06-16T01:07:00Z">
                <w:pPr/>
              </w:pPrChange>
            </w:pPr>
            <w:r w:rsidRPr="0041547B">
              <w:rPr>
                <w:rFonts w:eastAsia="Times New Roman"/>
                <w:sz w:val="16"/>
                <w:szCs w:val="16"/>
              </w:rPr>
              <w:t>Not more than 10 people for indoor gatherings.</w:t>
            </w:r>
          </w:p>
          <w:p w14:paraId="69FF541B" w14:textId="0B3FE1AE" w:rsidR="12AC059F" w:rsidRPr="0041547B" w:rsidRDefault="014A6F51">
            <w:pPr>
              <w:spacing w:line="276" w:lineRule="auto"/>
              <w:rPr>
                <w:rFonts w:eastAsia="Times New Roman"/>
                <w:i/>
                <w:iCs/>
                <w:sz w:val="16"/>
                <w:szCs w:val="16"/>
                <w:vertAlign w:val="superscript"/>
              </w:rPr>
              <w:pPrChange w:id="2442" w:author="Unknown" w:date="2020-06-16T01:07:00Z">
                <w:pPr/>
              </w:pPrChange>
            </w:pPr>
            <w:r w:rsidRPr="0041547B">
              <w:rPr>
                <w:rFonts w:eastAsia="Times New Roman"/>
                <w:i/>
                <w:iCs/>
                <w:sz w:val="16"/>
                <w:szCs w:val="16"/>
              </w:rPr>
              <w:t>May 29</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30</w:t>
            </w:r>
          </w:p>
          <w:p w14:paraId="081B950E" w14:textId="3E37727B" w:rsidR="12AC059F" w:rsidRPr="0041547B" w:rsidRDefault="014A6F51">
            <w:pPr>
              <w:spacing w:line="276" w:lineRule="auto"/>
              <w:rPr>
                <w:rFonts w:eastAsia="Times New Roman"/>
                <w:sz w:val="16"/>
                <w:szCs w:val="16"/>
              </w:rPr>
              <w:pPrChange w:id="2443" w:author="Unknown" w:date="2020-06-16T01:07:00Z">
                <w:pPr/>
              </w:pPrChange>
            </w:pPr>
            <w:r w:rsidRPr="0041547B">
              <w:rPr>
                <w:rFonts w:eastAsia="Times New Roman"/>
                <w:sz w:val="16"/>
                <w:szCs w:val="16"/>
              </w:rPr>
              <w:t xml:space="preserve"> </w:t>
            </w:r>
          </w:p>
          <w:p w14:paraId="58C7EB82" w14:textId="10255DD3" w:rsidR="12AC059F" w:rsidRPr="0041547B" w:rsidRDefault="014A6F51">
            <w:pPr>
              <w:spacing w:line="276" w:lineRule="auto"/>
              <w:rPr>
                <w:rFonts w:eastAsia="Times New Roman"/>
                <w:sz w:val="16"/>
                <w:szCs w:val="16"/>
              </w:rPr>
              <w:pPrChange w:id="2444" w:author="Unknown" w:date="2020-06-16T01:07:00Z">
                <w:pPr/>
              </w:pPrChange>
            </w:pPr>
            <w:r w:rsidRPr="0041547B">
              <w:rPr>
                <w:rFonts w:eastAsia="Times New Roman"/>
                <w:sz w:val="16"/>
                <w:szCs w:val="16"/>
              </w:rPr>
              <w:t xml:space="preserve">Not more than 50 people for outdoor gatherings </w:t>
            </w:r>
          </w:p>
          <w:p w14:paraId="23F45598" w14:textId="303C0AE5" w:rsidR="12AC059F" w:rsidRPr="0041547B" w:rsidRDefault="014A6F51">
            <w:pPr>
              <w:spacing w:line="276" w:lineRule="auto"/>
              <w:rPr>
                <w:rFonts w:eastAsia="Times New Roman"/>
                <w:i/>
                <w:iCs/>
                <w:sz w:val="16"/>
                <w:szCs w:val="16"/>
                <w:vertAlign w:val="superscript"/>
              </w:rPr>
              <w:pPrChange w:id="2445" w:author="Unknown" w:date="2020-06-16T01:07:00Z">
                <w:pPr/>
              </w:pPrChange>
            </w:pPr>
            <w:r w:rsidRPr="0041547B">
              <w:rPr>
                <w:rFonts w:eastAsia="Times New Roman"/>
                <w:i/>
                <w:iCs/>
                <w:sz w:val="16"/>
                <w:szCs w:val="16"/>
              </w:rPr>
              <w:t>May 29</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31</w:t>
            </w:r>
          </w:p>
          <w:p w14:paraId="7FC9FDFB" w14:textId="1851FC88" w:rsidR="12AC059F" w:rsidRPr="0041547B" w:rsidRDefault="014A6F51">
            <w:pPr>
              <w:spacing w:line="276" w:lineRule="auto"/>
              <w:rPr>
                <w:rFonts w:eastAsia="Times New Roman"/>
                <w:i/>
                <w:iCs/>
                <w:sz w:val="16"/>
                <w:szCs w:val="16"/>
              </w:rPr>
              <w:pPrChange w:id="2446" w:author="Unknown" w:date="2020-06-16T01:07:00Z">
                <w:pPr/>
              </w:pPrChange>
            </w:pPr>
            <w:r w:rsidRPr="0041547B">
              <w:rPr>
                <w:rFonts w:eastAsia="Times New Roman"/>
                <w:i/>
                <w:iCs/>
                <w:sz w:val="16"/>
                <w:szCs w:val="16"/>
              </w:rPr>
              <w:t xml:space="preserve"> </w:t>
            </w:r>
          </w:p>
          <w:p w14:paraId="44D4826C" w14:textId="2D0D0C70" w:rsidR="12AC059F" w:rsidRPr="0041547B" w:rsidRDefault="014A6F51">
            <w:pPr>
              <w:spacing w:line="276" w:lineRule="auto"/>
              <w:rPr>
                <w:rFonts w:eastAsia="Times New Roman"/>
                <w:sz w:val="16"/>
                <w:szCs w:val="16"/>
              </w:rPr>
              <w:pPrChange w:id="2447" w:author="Unknown" w:date="2020-06-16T01:07:00Z">
                <w:pPr/>
              </w:pPrChange>
            </w:pPr>
            <w:r w:rsidRPr="0041547B">
              <w:rPr>
                <w:rFonts w:eastAsia="Times New Roman"/>
                <w:sz w:val="16"/>
                <w:szCs w:val="16"/>
              </w:rPr>
              <w:t>Physical distancing of 2 metres for everyone except “family and friends”</w:t>
            </w:r>
          </w:p>
          <w:p w14:paraId="5FE1BFB4" w14:textId="4DBDB21A" w:rsidR="12AC059F" w:rsidRPr="0041547B" w:rsidRDefault="014A6F51">
            <w:pPr>
              <w:spacing w:line="276" w:lineRule="auto"/>
              <w:rPr>
                <w:rFonts w:eastAsia="Times New Roman"/>
                <w:i/>
                <w:iCs/>
                <w:sz w:val="16"/>
                <w:szCs w:val="16"/>
                <w:vertAlign w:val="superscript"/>
              </w:rPr>
              <w:pPrChange w:id="2448" w:author="Unknown" w:date="2020-06-16T01:07:00Z">
                <w:pPr/>
              </w:pPrChange>
            </w:pPr>
            <w:r w:rsidRPr="0041547B">
              <w:rPr>
                <w:rFonts w:eastAsia="Times New Roman"/>
                <w:i/>
                <w:iCs/>
                <w:sz w:val="16"/>
                <w:szCs w:val="16"/>
              </w:rPr>
              <w:t>Starting May 29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32</w:t>
            </w:r>
          </w:p>
          <w:p w14:paraId="00E4F597" w14:textId="3FC3778E" w:rsidR="12AC059F" w:rsidRPr="0041547B" w:rsidRDefault="014A6F51">
            <w:pPr>
              <w:spacing w:line="276" w:lineRule="auto"/>
              <w:rPr>
                <w:rFonts w:eastAsia="Times New Roman"/>
                <w:sz w:val="16"/>
                <w:szCs w:val="16"/>
              </w:rPr>
              <w:pPrChange w:id="2449" w:author="Unknown" w:date="2020-06-16T01:07:00Z">
                <w:pPr/>
              </w:pPrChange>
            </w:pPr>
            <w:r w:rsidRPr="0041547B">
              <w:rPr>
                <w:rFonts w:eastAsia="Times New Roman"/>
                <w:sz w:val="16"/>
                <w:szCs w:val="16"/>
              </w:rPr>
              <w:t xml:space="preserve"> </w:t>
            </w:r>
          </w:p>
        </w:tc>
        <w:tc>
          <w:tcPr>
            <w:tcW w:w="2399" w:type="dxa"/>
          </w:tcPr>
          <w:p w14:paraId="45A2C772" w14:textId="400CD3D4" w:rsidR="12AC059F" w:rsidRPr="0041547B" w:rsidRDefault="014A6F51">
            <w:pPr>
              <w:spacing w:line="276" w:lineRule="auto"/>
              <w:rPr>
                <w:rFonts w:eastAsia="Times New Roman"/>
                <w:sz w:val="16"/>
                <w:szCs w:val="16"/>
              </w:rPr>
              <w:pPrChange w:id="2450" w:author="Unknown" w:date="2020-06-16T01:07:00Z">
                <w:pPr/>
              </w:pPrChange>
            </w:pPr>
            <w:r w:rsidRPr="0041547B">
              <w:rPr>
                <w:rFonts w:eastAsia="Times New Roman"/>
                <w:sz w:val="16"/>
                <w:szCs w:val="16"/>
              </w:rPr>
              <w:t>Those returning to NB from national or international travel must self-isolate for 14 days, with exemptions</w:t>
            </w:r>
          </w:p>
          <w:p w14:paraId="07B32C51" w14:textId="705D8D74" w:rsidR="12AC059F" w:rsidRPr="0041547B" w:rsidRDefault="014A6F51">
            <w:pPr>
              <w:spacing w:line="276" w:lineRule="auto"/>
              <w:rPr>
                <w:rFonts w:eastAsia="Times New Roman"/>
                <w:i/>
                <w:iCs/>
                <w:sz w:val="16"/>
                <w:szCs w:val="16"/>
                <w:vertAlign w:val="superscript"/>
              </w:rPr>
              <w:pPrChange w:id="2451" w:author="Unknown" w:date="2020-06-16T01:07:00Z">
                <w:pPr/>
              </w:pPrChange>
            </w:pPr>
            <w:r w:rsidRPr="0041547B">
              <w:rPr>
                <w:rFonts w:eastAsia="Times New Roman"/>
                <w:i/>
                <w:iCs/>
                <w:sz w:val="16"/>
                <w:szCs w:val="16"/>
              </w:rPr>
              <w:t>March 20</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33</w:t>
            </w:r>
          </w:p>
          <w:p w14:paraId="07A421BA" w14:textId="630845CB" w:rsidR="12AC059F" w:rsidRPr="0041547B" w:rsidRDefault="014A6F51">
            <w:pPr>
              <w:spacing w:line="276" w:lineRule="auto"/>
              <w:rPr>
                <w:rFonts w:eastAsia="Times New Roman"/>
                <w:i/>
                <w:iCs/>
                <w:sz w:val="16"/>
                <w:szCs w:val="16"/>
              </w:rPr>
              <w:pPrChange w:id="2452" w:author="Unknown" w:date="2020-06-16T01:07:00Z">
                <w:pPr/>
              </w:pPrChange>
            </w:pPr>
            <w:r w:rsidRPr="0041547B">
              <w:rPr>
                <w:rFonts w:eastAsia="Times New Roman"/>
                <w:i/>
                <w:iCs/>
                <w:sz w:val="16"/>
                <w:szCs w:val="16"/>
              </w:rPr>
              <w:t xml:space="preserve"> </w:t>
            </w:r>
          </w:p>
          <w:p w14:paraId="5851E8C3" w14:textId="35B9C8A3" w:rsidR="12AC059F" w:rsidRPr="0041547B" w:rsidRDefault="014A6F51">
            <w:pPr>
              <w:spacing w:line="276" w:lineRule="auto"/>
              <w:rPr>
                <w:rFonts w:eastAsia="Times New Roman"/>
                <w:sz w:val="16"/>
                <w:szCs w:val="16"/>
              </w:rPr>
              <w:pPrChange w:id="2453" w:author="Unknown" w:date="2020-06-16T01:07:00Z">
                <w:pPr/>
              </w:pPrChange>
            </w:pPr>
            <w:r w:rsidRPr="0041547B">
              <w:rPr>
                <w:rFonts w:eastAsia="Times New Roman"/>
                <w:sz w:val="16"/>
                <w:szCs w:val="16"/>
              </w:rPr>
              <w:t>All visitors who enter NB for “unnecessary” reasons such as social visits or to make purchases will be turned away by peace officers; exceptions for those passing through for work or returning residents. Information about travel to be collected by peace officers.</w:t>
            </w:r>
          </w:p>
          <w:p w14:paraId="52DD115F" w14:textId="0B5A2CE2" w:rsidR="12AC059F" w:rsidRPr="0041547B" w:rsidRDefault="014A6F51">
            <w:pPr>
              <w:spacing w:line="276" w:lineRule="auto"/>
              <w:rPr>
                <w:rFonts w:eastAsia="Times New Roman"/>
                <w:i/>
                <w:iCs/>
                <w:sz w:val="16"/>
                <w:szCs w:val="16"/>
                <w:vertAlign w:val="superscript"/>
              </w:rPr>
              <w:pPrChange w:id="2454" w:author="Unknown" w:date="2020-06-16T01:07:00Z">
                <w:pPr/>
              </w:pPrChange>
            </w:pPr>
            <w:r w:rsidRPr="0041547B">
              <w:rPr>
                <w:rFonts w:eastAsia="Times New Roman"/>
                <w:i/>
                <w:iCs/>
                <w:sz w:val="16"/>
                <w:szCs w:val="16"/>
              </w:rPr>
              <w:t>March 25</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34</w:t>
            </w:r>
          </w:p>
          <w:p w14:paraId="4957E63D" w14:textId="3AD6AEC8" w:rsidR="12AC059F" w:rsidRPr="0041547B" w:rsidRDefault="014A6F51">
            <w:pPr>
              <w:spacing w:line="276" w:lineRule="auto"/>
              <w:rPr>
                <w:rFonts w:eastAsia="Times New Roman"/>
                <w:sz w:val="16"/>
                <w:szCs w:val="16"/>
              </w:rPr>
              <w:pPrChange w:id="2455" w:author="Unknown" w:date="2020-06-16T01:07:00Z">
                <w:pPr/>
              </w:pPrChange>
            </w:pPr>
            <w:r w:rsidRPr="0041547B">
              <w:rPr>
                <w:rFonts w:eastAsia="Times New Roman"/>
                <w:sz w:val="16"/>
                <w:szCs w:val="16"/>
              </w:rPr>
              <w:t xml:space="preserve"> </w:t>
            </w:r>
          </w:p>
          <w:p w14:paraId="3011E1BB" w14:textId="5E2B312A" w:rsidR="12AC059F" w:rsidRPr="0041547B" w:rsidRDefault="014A6F51">
            <w:pPr>
              <w:spacing w:line="276" w:lineRule="auto"/>
              <w:rPr>
                <w:rFonts w:eastAsia="Times New Roman"/>
                <w:sz w:val="16"/>
                <w:szCs w:val="16"/>
              </w:rPr>
              <w:pPrChange w:id="2456" w:author="Unknown" w:date="2020-06-16T01:07:00Z">
                <w:pPr/>
              </w:pPrChange>
            </w:pPr>
            <w:r w:rsidRPr="0041547B">
              <w:rPr>
                <w:rFonts w:eastAsia="Times New Roman"/>
                <w:sz w:val="16"/>
                <w:szCs w:val="16"/>
              </w:rPr>
              <w:t>Temporary foreign workers will be able to enter New Brunswick.</w:t>
            </w:r>
          </w:p>
          <w:p w14:paraId="508BA00B" w14:textId="15AA59A8" w:rsidR="12AC059F" w:rsidRPr="0041547B" w:rsidRDefault="014A6F51">
            <w:pPr>
              <w:spacing w:line="276" w:lineRule="auto"/>
              <w:rPr>
                <w:rFonts w:eastAsia="Times New Roman"/>
                <w:i/>
                <w:iCs/>
                <w:sz w:val="16"/>
                <w:szCs w:val="16"/>
                <w:vertAlign w:val="superscript"/>
              </w:rPr>
              <w:pPrChange w:id="2457" w:author="Unknown" w:date="2020-06-16T01:07:00Z">
                <w:pPr/>
              </w:pPrChange>
            </w:pPr>
            <w:r w:rsidRPr="0041547B">
              <w:rPr>
                <w:rFonts w:eastAsia="Times New Roman"/>
                <w:i/>
                <w:iCs/>
                <w:sz w:val="16"/>
                <w:szCs w:val="16"/>
              </w:rPr>
              <w:t>Starting May 29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35</w:t>
            </w:r>
          </w:p>
          <w:p w14:paraId="0502EC06" w14:textId="5989D8FB" w:rsidR="12AC059F" w:rsidRPr="0041547B" w:rsidRDefault="014A6F51">
            <w:pPr>
              <w:spacing w:line="276" w:lineRule="auto"/>
              <w:rPr>
                <w:rFonts w:eastAsia="Times New Roman"/>
                <w:sz w:val="16"/>
                <w:szCs w:val="16"/>
              </w:rPr>
              <w:pPrChange w:id="2458" w:author="Unknown" w:date="2020-06-16T01:07:00Z">
                <w:pPr/>
              </w:pPrChange>
            </w:pPr>
            <w:r w:rsidRPr="0041547B">
              <w:rPr>
                <w:rFonts w:eastAsia="Times New Roman"/>
                <w:sz w:val="16"/>
                <w:szCs w:val="16"/>
              </w:rPr>
              <w:t xml:space="preserve"> </w:t>
            </w:r>
          </w:p>
          <w:p w14:paraId="650D3474" w14:textId="7184D8B6" w:rsidR="12AC059F" w:rsidRPr="0041547B" w:rsidRDefault="014A6F51">
            <w:pPr>
              <w:spacing w:line="276" w:lineRule="auto"/>
              <w:rPr>
                <w:rFonts w:eastAsia="Times New Roman"/>
                <w:sz w:val="16"/>
                <w:szCs w:val="16"/>
              </w:rPr>
              <w:pPrChange w:id="2459" w:author="Unknown" w:date="2020-06-16T01:07:00Z">
                <w:pPr/>
              </w:pPrChange>
            </w:pPr>
            <w:r w:rsidRPr="0041547B">
              <w:rPr>
                <w:rFonts w:eastAsia="Times New Roman"/>
                <w:sz w:val="16"/>
                <w:szCs w:val="16"/>
              </w:rPr>
              <w:t xml:space="preserve"> </w:t>
            </w:r>
          </w:p>
        </w:tc>
      </w:tr>
      <w:tr w:rsidR="12AC059F" w14:paraId="16EBE908" w14:textId="77777777" w:rsidTr="64042840">
        <w:tc>
          <w:tcPr>
            <w:tcW w:w="607" w:type="dxa"/>
            <w:shd w:val="clear" w:color="auto" w:fill="F7CAAC"/>
            <w:vAlign w:val="center"/>
          </w:tcPr>
          <w:p w14:paraId="14071936" w14:textId="0A1EBB83" w:rsidR="12AC059F" w:rsidRPr="0041547B" w:rsidRDefault="014A6F51">
            <w:pPr>
              <w:spacing w:line="276" w:lineRule="auto"/>
              <w:jc w:val="center"/>
              <w:rPr>
                <w:rFonts w:eastAsia="Times New Roman"/>
                <w:b/>
                <w:bCs/>
                <w:sz w:val="16"/>
                <w:szCs w:val="16"/>
              </w:rPr>
              <w:pPrChange w:id="2460" w:author="Unknown" w:date="2020-06-16T01:07:00Z">
                <w:pPr/>
              </w:pPrChange>
            </w:pPr>
            <w:r w:rsidRPr="0041547B">
              <w:rPr>
                <w:rFonts w:eastAsia="Times New Roman"/>
                <w:b/>
                <w:bCs/>
                <w:sz w:val="16"/>
                <w:szCs w:val="16"/>
              </w:rPr>
              <w:t>NL</w:t>
            </w:r>
          </w:p>
        </w:tc>
        <w:tc>
          <w:tcPr>
            <w:tcW w:w="3295" w:type="dxa"/>
          </w:tcPr>
          <w:p w14:paraId="335C8257" w14:textId="57AC5586" w:rsidR="12AC059F" w:rsidRPr="0041547B" w:rsidRDefault="014A6F51">
            <w:pPr>
              <w:spacing w:line="276" w:lineRule="auto"/>
              <w:rPr>
                <w:rFonts w:eastAsia="Times New Roman"/>
                <w:sz w:val="16"/>
                <w:szCs w:val="16"/>
              </w:rPr>
              <w:pPrChange w:id="2461" w:author="Unknown" w:date="2020-06-16T01:07:00Z">
                <w:pPr/>
              </w:pPrChange>
            </w:pPr>
            <w:r w:rsidRPr="0041547B">
              <w:rPr>
                <w:rFonts w:eastAsia="Times New Roman"/>
                <w:sz w:val="16"/>
                <w:szCs w:val="16"/>
              </w:rPr>
              <w:t xml:space="preserve">Many businesses closed (although offices not closed), except essential businesses such as groceries and pharmacies, in addition to restaurants and bars that provide delivery and takeout. </w:t>
            </w:r>
          </w:p>
          <w:p w14:paraId="7EA186C0" w14:textId="7145032D" w:rsidR="12AC059F" w:rsidRPr="0041547B" w:rsidRDefault="014A6F51">
            <w:pPr>
              <w:spacing w:line="276" w:lineRule="auto"/>
              <w:rPr>
                <w:rFonts w:eastAsia="Times New Roman"/>
                <w:i/>
                <w:iCs/>
                <w:sz w:val="16"/>
                <w:szCs w:val="16"/>
                <w:vertAlign w:val="superscript"/>
              </w:rPr>
              <w:pPrChange w:id="2462" w:author="Unknown" w:date="2020-06-16T01:07:00Z">
                <w:pPr/>
              </w:pPrChange>
            </w:pPr>
            <w:r w:rsidRPr="0041547B">
              <w:rPr>
                <w:rFonts w:eastAsia="Times New Roman"/>
                <w:i/>
                <w:iCs/>
                <w:sz w:val="16"/>
                <w:szCs w:val="16"/>
              </w:rPr>
              <w:t>March 23th, 2020 – until rescinded</w:t>
            </w:r>
            <w:r w:rsidRPr="0041547B">
              <w:rPr>
                <w:rFonts w:eastAsia="Times New Roman"/>
                <w:i/>
                <w:iCs/>
                <w:sz w:val="16"/>
                <w:szCs w:val="16"/>
                <w:vertAlign w:val="superscript"/>
              </w:rPr>
              <w:t>36</w:t>
            </w:r>
          </w:p>
          <w:p w14:paraId="4FBBBC41" w14:textId="091EA763" w:rsidR="12AC059F" w:rsidRPr="0041547B" w:rsidRDefault="014A6F51">
            <w:pPr>
              <w:spacing w:line="276" w:lineRule="auto"/>
              <w:rPr>
                <w:rFonts w:eastAsia="Times New Roman"/>
                <w:i/>
                <w:iCs/>
                <w:sz w:val="16"/>
                <w:szCs w:val="16"/>
              </w:rPr>
              <w:pPrChange w:id="2463" w:author="Unknown" w:date="2020-06-16T01:07:00Z">
                <w:pPr/>
              </w:pPrChange>
            </w:pPr>
            <w:r w:rsidRPr="0041547B">
              <w:rPr>
                <w:rFonts w:eastAsia="Times New Roman"/>
                <w:i/>
                <w:iCs/>
                <w:sz w:val="16"/>
                <w:szCs w:val="16"/>
              </w:rPr>
              <w:t xml:space="preserve"> </w:t>
            </w:r>
          </w:p>
          <w:p w14:paraId="0401449D" w14:textId="7FC7DDBC" w:rsidR="12AC059F" w:rsidRPr="0041547B" w:rsidRDefault="014A6F51">
            <w:pPr>
              <w:spacing w:line="276" w:lineRule="auto"/>
              <w:rPr>
                <w:rFonts w:eastAsia="Times New Roman"/>
                <w:sz w:val="16"/>
                <w:szCs w:val="16"/>
              </w:rPr>
              <w:pPrChange w:id="2464" w:author="Unknown" w:date="2020-06-16T01:07:00Z">
                <w:pPr/>
              </w:pPrChange>
            </w:pPr>
            <w:r w:rsidRPr="0041547B">
              <w:rPr>
                <w:rFonts w:eastAsia="Times New Roman"/>
                <w:sz w:val="16"/>
                <w:szCs w:val="16"/>
              </w:rPr>
              <w:t xml:space="preserve"> </w:t>
            </w:r>
          </w:p>
        </w:tc>
        <w:tc>
          <w:tcPr>
            <w:tcW w:w="3060" w:type="dxa"/>
          </w:tcPr>
          <w:p w14:paraId="716EB15F" w14:textId="7F10C276" w:rsidR="12AC059F" w:rsidRPr="0041547B" w:rsidRDefault="014A6F51">
            <w:pPr>
              <w:spacing w:line="276" w:lineRule="auto"/>
              <w:rPr>
                <w:rFonts w:eastAsia="Times New Roman"/>
                <w:sz w:val="16"/>
                <w:szCs w:val="16"/>
              </w:rPr>
              <w:pPrChange w:id="2465" w:author="Unknown" w:date="2020-06-16T01:07:00Z">
                <w:pPr/>
              </w:pPrChange>
            </w:pPr>
            <w:r w:rsidRPr="0041547B">
              <w:rPr>
                <w:rFonts w:eastAsia="Times New Roman"/>
                <w:sz w:val="16"/>
                <w:szCs w:val="16"/>
              </w:rPr>
              <w:t>No more than 10 people, with exemptions for the House of Assembly on March 26th only</w:t>
            </w:r>
          </w:p>
          <w:p w14:paraId="5805B654" w14:textId="4382DA48" w:rsidR="12AC059F" w:rsidRPr="0041547B" w:rsidRDefault="014A6F51">
            <w:pPr>
              <w:spacing w:line="276" w:lineRule="auto"/>
              <w:rPr>
                <w:rFonts w:eastAsia="Times New Roman"/>
                <w:i/>
                <w:iCs/>
                <w:sz w:val="16"/>
                <w:szCs w:val="16"/>
                <w:vertAlign w:val="superscript"/>
              </w:rPr>
              <w:pPrChange w:id="2466" w:author="Unknown" w:date="2020-06-16T01:07:00Z">
                <w:pPr/>
              </w:pPrChange>
            </w:pPr>
            <w:r w:rsidRPr="0041547B">
              <w:rPr>
                <w:rFonts w:eastAsia="Times New Roman"/>
                <w:i/>
                <w:iCs/>
                <w:sz w:val="16"/>
                <w:szCs w:val="16"/>
              </w:rPr>
              <w:t>March 23th 2020 – until Ma</w:t>
            </w:r>
            <w:r w:rsidRPr="006D1593">
              <w:rPr>
                <w:rFonts w:eastAsia="Times New Roman"/>
                <w:i/>
                <w:iCs/>
                <w:sz w:val="16"/>
                <w:szCs w:val="16"/>
                <w:rPrChange w:id="2467" w:author="Jhoh@ccla.org" w:date="2020-06-16T10:02:00Z">
                  <w:rPr>
                    <w:rFonts w:eastAsia="Times New Roman"/>
                    <w:i/>
                    <w:iCs/>
                    <w:sz w:val="24"/>
                    <w:szCs w:val="24"/>
                  </w:rPr>
                </w:rPrChange>
              </w:rPr>
              <w:t>rch 31</w:t>
            </w:r>
            <w:r w:rsidRPr="006D1593">
              <w:rPr>
                <w:rFonts w:eastAsia="Times New Roman"/>
                <w:i/>
                <w:iCs/>
                <w:sz w:val="16"/>
                <w:szCs w:val="16"/>
                <w:vertAlign w:val="superscript"/>
                <w:rPrChange w:id="2468" w:author="Jhoh@ccla.org" w:date="2020-06-16T10:02:00Z">
                  <w:rPr>
                    <w:rFonts w:eastAsia="Times New Roman"/>
                    <w:i/>
                    <w:iCs/>
                    <w:sz w:val="24"/>
                    <w:szCs w:val="24"/>
                    <w:vertAlign w:val="superscript"/>
                  </w:rPr>
                </w:rPrChange>
              </w:rPr>
              <w:t>st</w:t>
            </w:r>
            <w:r w:rsidRPr="006D1593">
              <w:rPr>
                <w:rFonts w:eastAsia="Times New Roman"/>
                <w:i/>
                <w:iCs/>
                <w:sz w:val="16"/>
                <w:szCs w:val="16"/>
                <w:rPrChange w:id="2469" w:author="Jhoh@ccla.org" w:date="2020-06-16T10:02:00Z">
                  <w:rPr>
                    <w:rFonts w:eastAsia="Times New Roman"/>
                    <w:i/>
                    <w:iCs/>
                    <w:sz w:val="24"/>
                    <w:szCs w:val="24"/>
                  </w:rPr>
                </w:rPrChange>
              </w:rPr>
              <w:t>, 2020</w:t>
            </w:r>
            <w:r w:rsidRPr="0041547B">
              <w:rPr>
                <w:rFonts w:eastAsia="Times New Roman"/>
                <w:i/>
                <w:iCs/>
                <w:sz w:val="16"/>
                <w:szCs w:val="16"/>
                <w:vertAlign w:val="superscript"/>
              </w:rPr>
              <w:t>37</w:t>
            </w:r>
          </w:p>
          <w:p w14:paraId="4FCB7B32" w14:textId="1D2DDA16" w:rsidR="12AC059F" w:rsidRPr="0041547B" w:rsidRDefault="014A6F51">
            <w:pPr>
              <w:spacing w:line="276" w:lineRule="auto"/>
              <w:rPr>
                <w:rFonts w:eastAsia="Times New Roman"/>
                <w:i/>
                <w:iCs/>
                <w:sz w:val="16"/>
                <w:szCs w:val="16"/>
              </w:rPr>
              <w:pPrChange w:id="2470" w:author="Unknown" w:date="2020-06-16T01:07:00Z">
                <w:pPr/>
              </w:pPrChange>
            </w:pPr>
            <w:r w:rsidRPr="0041547B">
              <w:rPr>
                <w:rFonts w:eastAsia="Times New Roman"/>
                <w:i/>
                <w:iCs/>
                <w:sz w:val="16"/>
                <w:szCs w:val="16"/>
              </w:rPr>
              <w:t xml:space="preserve"> </w:t>
            </w:r>
          </w:p>
          <w:p w14:paraId="1467BF54" w14:textId="7E9AD112" w:rsidR="12AC059F" w:rsidRPr="0041547B" w:rsidRDefault="014A6F51">
            <w:pPr>
              <w:spacing w:line="276" w:lineRule="auto"/>
              <w:rPr>
                <w:rFonts w:eastAsia="Times New Roman"/>
                <w:sz w:val="16"/>
                <w:szCs w:val="16"/>
              </w:rPr>
              <w:pPrChange w:id="2471" w:author="Unknown" w:date="2020-06-16T01:07:00Z">
                <w:pPr/>
              </w:pPrChange>
            </w:pPr>
            <w:r w:rsidRPr="0041547B">
              <w:rPr>
                <w:rFonts w:eastAsia="Times New Roman"/>
                <w:sz w:val="16"/>
                <w:szCs w:val="16"/>
              </w:rPr>
              <w:t>No more than 5 people</w:t>
            </w:r>
          </w:p>
          <w:p w14:paraId="073F1C88" w14:textId="3DC1CE41" w:rsidR="12AC059F" w:rsidRPr="0041547B" w:rsidRDefault="014A6F51">
            <w:pPr>
              <w:spacing w:line="276" w:lineRule="auto"/>
              <w:rPr>
                <w:rFonts w:eastAsia="Times New Roman"/>
                <w:i/>
                <w:iCs/>
                <w:sz w:val="16"/>
                <w:szCs w:val="16"/>
                <w:vertAlign w:val="superscript"/>
              </w:rPr>
              <w:pPrChange w:id="2472" w:author="Unknown" w:date="2020-06-16T01:07:00Z">
                <w:pPr/>
              </w:pPrChange>
            </w:pPr>
            <w:r w:rsidRPr="0041547B">
              <w:rPr>
                <w:rFonts w:eastAsia="Times New Roman"/>
                <w:i/>
                <w:iCs/>
                <w:sz w:val="16"/>
                <w:szCs w:val="16"/>
              </w:rPr>
              <w:t>March 31</w:t>
            </w:r>
            <w:r w:rsidRPr="0041547B">
              <w:rPr>
                <w:rFonts w:eastAsia="Times New Roman"/>
                <w:i/>
                <w:iCs/>
                <w:sz w:val="16"/>
                <w:szCs w:val="16"/>
                <w:vertAlign w:val="superscript"/>
              </w:rPr>
              <w:t>st</w:t>
            </w:r>
            <w:r w:rsidRPr="0041547B">
              <w:rPr>
                <w:rFonts w:eastAsia="Times New Roman"/>
                <w:i/>
                <w:iCs/>
                <w:sz w:val="16"/>
                <w:szCs w:val="16"/>
              </w:rPr>
              <w:t>, 2020 – until rescinded</w:t>
            </w:r>
            <w:r w:rsidRPr="0041547B">
              <w:rPr>
                <w:rFonts w:eastAsia="Times New Roman"/>
                <w:i/>
                <w:iCs/>
                <w:sz w:val="16"/>
                <w:szCs w:val="16"/>
                <w:vertAlign w:val="superscript"/>
              </w:rPr>
              <w:t>38</w:t>
            </w:r>
          </w:p>
          <w:p w14:paraId="4814FB7B" w14:textId="5FE4F54C" w:rsidR="12AC059F" w:rsidRPr="0041547B" w:rsidRDefault="014A6F51">
            <w:pPr>
              <w:spacing w:line="276" w:lineRule="auto"/>
              <w:rPr>
                <w:rFonts w:eastAsia="Times New Roman"/>
                <w:sz w:val="16"/>
                <w:szCs w:val="16"/>
              </w:rPr>
              <w:pPrChange w:id="2473" w:author="Unknown" w:date="2020-06-16T01:07:00Z">
                <w:pPr/>
              </w:pPrChange>
            </w:pPr>
            <w:r w:rsidRPr="0041547B">
              <w:rPr>
                <w:rFonts w:eastAsia="Times New Roman"/>
                <w:sz w:val="16"/>
                <w:szCs w:val="16"/>
              </w:rPr>
              <w:t xml:space="preserve"> </w:t>
            </w:r>
          </w:p>
          <w:p w14:paraId="45CB7BC6" w14:textId="146E74CF" w:rsidR="12AC059F" w:rsidRPr="0041547B" w:rsidRDefault="014A6F51">
            <w:pPr>
              <w:spacing w:line="276" w:lineRule="auto"/>
              <w:rPr>
                <w:rFonts w:eastAsia="Times New Roman"/>
                <w:color w:val="1F3864"/>
                <w:sz w:val="16"/>
                <w:szCs w:val="16"/>
                <w:u w:val="single"/>
              </w:rPr>
              <w:pPrChange w:id="2474" w:author="Unknown" w:date="2020-06-16T01:07:00Z">
                <w:pPr/>
              </w:pPrChange>
            </w:pPr>
            <w:r w:rsidRPr="0041547B">
              <w:rPr>
                <w:rFonts w:eastAsia="Times New Roman"/>
                <w:sz w:val="16"/>
                <w:szCs w:val="16"/>
              </w:rPr>
              <w:t xml:space="preserve">Households may join up with one other </w:t>
            </w:r>
            <w:r w:rsidRPr="00236E40">
              <w:rPr>
                <w:rFonts w:eastAsia="Times New Roman"/>
                <w:color w:val="000000" w:themeColor="text1"/>
                <w:sz w:val="16"/>
                <w:szCs w:val="16"/>
              </w:rPr>
              <w:t>household to form a physical distancing bubble</w:t>
            </w:r>
          </w:p>
          <w:p w14:paraId="2D2E5965" w14:textId="24B4DD86" w:rsidR="12AC059F" w:rsidRPr="0041547B" w:rsidRDefault="014A6F51">
            <w:pPr>
              <w:spacing w:line="276" w:lineRule="auto"/>
              <w:rPr>
                <w:rFonts w:eastAsia="Times New Roman"/>
                <w:i/>
                <w:iCs/>
                <w:sz w:val="16"/>
                <w:szCs w:val="16"/>
                <w:vertAlign w:val="superscript"/>
              </w:rPr>
              <w:pPrChange w:id="2475" w:author="Unknown" w:date="2020-06-16T01:07:00Z">
                <w:pPr/>
              </w:pPrChange>
            </w:pPr>
            <w:r w:rsidRPr="0041547B">
              <w:rPr>
                <w:rFonts w:eastAsia="Times New Roman"/>
                <w:i/>
                <w:iCs/>
                <w:sz w:val="16"/>
                <w:szCs w:val="16"/>
              </w:rPr>
              <w:t>May 22</w:t>
            </w:r>
            <w:r w:rsidRPr="0041547B">
              <w:rPr>
                <w:rFonts w:eastAsia="Times New Roman"/>
                <w:i/>
                <w:iCs/>
                <w:sz w:val="16"/>
                <w:szCs w:val="16"/>
                <w:vertAlign w:val="superscript"/>
              </w:rPr>
              <w:t>nd</w:t>
            </w:r>
            <w:r w:rsidRPr="0041547B">
              <w:rPr>
                <w:rFonts w:eastAsia="Times New Roman"/>
                <w:i/>
                <w:iCs/>
                <w:sz w:val="16"/>
                <w:szCs w:val="16"/>
              </w:rPr>
              <w:t>, 2020 – May 29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39</w:t>
            </w:r>
          </w:p>
          <w:p w14:paraId="3960C2A9" w14:textId="463B9CF7" w:rsidR="12AC059F" w:rsidRPr="0041547B" w:rsidRDefault="014A6F51">
            <w:pPr>
              <w:spacing w:line="276" w:lineRule="auto"/>
              <w:rPr>
                <w:rFonts w:eastAsia="Times New Roman"/>
                <w:sz w:val="16"/>
                <w:szCs w:val="16"/>
              </w:rPr>
              <w:pPrChange w:id="2476" w:author="Unknown" w:date="2020-06-16T01:07:00Z">
                <w:pPr/>
              </w:pPrChange>
            </w:pPr>
            <w:r w:rsidRPr="0041547B">
              <w:rPr>
                <w:rFonts w:eastAsia="Times New Roman"/>
                <w:sz w:val="16"/>
                <w:szCs w:val="16"/>
              </w:rPr>
              <w:t xml:space="preserve"> </w:t>
            </w:r>
          </w:p>
          <w:p w14:paraId="2745040C" w14:textId="6BD34999" w:rsidR="12AC059F" w:rsidRPr="0041547B" w:rsidRDefault="014A6F51">
            <w:pPr>
              <w:spacing w:line="276" w:lineRule="auto"/>
              <w:rPr>
                <w:rFonts w:eastAsia="Times New Roman"/>
                <w:sz w:val="16"/>
                <w:szCs w:val="16"/>
              </w:rPr>
              <w:pPrChange w:id="2477" w:author="Unknown" w:date="2020-06-16T01:07:00Z">
                <w:pPr/>
              </w:pPrChange>
            </w:pPr>
            <w:r w:rsidRPr="0041547B">
              <w:rPr>
                <w:rFonts w:eastAsia="Times New Roman"/>
                <w:sz w:val="16"/>
                <w:szCs w:val="16"/>
              </w:rPr>
              <w:t>Up to 6 more people from different households can join a physical distancing bubble</w:t>
            </w:r>
          </w:p>
          <w:p w14:paraId="1CF8F63D" w14:textId="45EC63C4" w:rsidR="12AC059F" w:rsidRPr="0041547B" w:rsidRDefault="014A6F51">
            <w:pPr>
              <w:spacing w:line="276" w:lineRule="auto"/>
              <w:rPr>
                <w:rFonts w:eastAsia="Times New Roman"/>
                <w:i/>
                <w:iCs/>
                <w:sz w:val="16"/>
                <w:szCs w:val="16"/>
                <w:vertAlign w:val="superscript"/>
              </w:rPr>
              <w:pPrChange w:id="2478" w:author="Unknown" w:date="2020-06-16T01:07:00Z">
                <w:pPr/>
              </w:pPrChange>
            </w:pPr>
            <w:r w:rsidRPr="0041547B">
              <w:rPr>
                <w:rFonts w:eastAsia="Times New Roman"/>
                <w:i/>
                <w:iCs/>
                <w:sz w:val="16"/>
                <w:szCs w:val="16"/>
              </w:rPr>
              <w:t>May 29</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40</w:t>
            </w:r>
          </w:p>
        </w:tc>
        <w:tc>
          <w:tcPr>
            <w:tcW w:w="2399" w:type="dxa"/>
          </w:tcPr>
          <w:p w14:paraId="3AB3FCFE" w14:textId="5D5BE0FD" w:rsidR="12AC059F" w:rsidRPr="0041547B" w:rsidRDefault="014A6F51">
            <w:pPr>
              <w:spacing w:line="276" w:lineRule="auto"/>
              <w:rPr>
                <w:rFonts w:eastAsia="Times New Roman"/>
                <w:sz w:val="16"/>
                <w:szCs w:val="16"/>
              </w:rPr>
              <w:pPrChange w:id="2479" w:author="Unknown" w:date="2020-06-16T01:07:00Z">
                <w:pPr/>
              </w:pPrChange>
            </w:pPr>
            <w:r w:rsidRPr="0041547B">
              <w:rPr>
                <w:rFonts w:eastAsia="Times New Roman"/>
                <w:sz w:val="16"/>
                <w:szCs w:val="16"/>
              </w:rPr>
              <w:t>Those returning to NL from national or international travel must self-isolate for 14 days</w:t>
            </w:r>
          </w:p>
          <w:p w14:paraId="4D316EAA" w14:textId="53354DE7" w:rsidR="12AC059F" w:rsidRPr="0041547B" w:rsidRDefault="014A6F51">
            <w:pPr>
              <w:spacing w:line="276" w:lineRule="auto"/>
              <w:rPr>
                <w:rFonts w:eastAsia="Times New Roman"/>
                <w:i/>
                <w:iCs/>
                <w:sz w:val="16"/>
                <w:szCs w:val="16"/>
                <w:vertAlign w:val="superscript"/>
              </w:rPr>
              <w:pPrChange w:id="2480" w:author="Unknown" w:date="2020-06-16T01:07:00Z">
                <w:pPr/>
              </w:pPrChange>
            </w:pPr>
            <w:r w:rsidRPr="0041547B">
              <w:rPr>
                <w:rFonts w:eastAsia="Times New Roman"/>
                <w:i/>
                <w:iCs/>
                <w:sz w:val="16"/>
                <w:szCs w:val="16"/>
              </w:rPr>
              <w:t>March 23</w:t>
            </w:r>
            <w:r w:rsidRPr="0041547B">
              <w:rPr>
                <w:rFonts w:eastAsia="Times New Roman"/>
                <w:i/>
                <w:iCs/>
                <w:sz w:val="16"/>
                <w:szCs w:val="16"/>
                <w:vertAlign w:val="superscript"/>
              </w:rPr>
              <w:t>rd</w:t>
            </w:r>
            <w:r w:rsidRPr="0041547B">
              <w:rPr>
                <w:rFonts w:eastAsia="Times New Roman"/>
                <w:i/>
                <w:iCs/>
                <w:sz w:val="16"/>
                <w:szCs w:val="16"/>
              </w:rPr>
              <w:t>, 2020 – until rescinded</w:t>
            </w:r>
            <w:r w:rsidRPr="0041547B">
              <w:rPr>
                <w:rFonts w:eastAsia="Times New Roman"/>
                <w:i/>
                <w:iCs/>
                <w:sz w:val="16"/>
                <w:szCs w:val="16"/>
                <w:vertAlign w:val="superscript"/>
              </w:rPr>
              <w:t>41</w:t>
            </w:r>
          </w:p>
          <w:p w14:paraId="100AB71D" w14:textId="6F4ED263" w:rsidR="12AC059F" w:rsidRPr="0041547B" w:rsidRDefault="014A6F51">
            <w:pPr>
              <w:spacing w:line="276" w:lineRule="auto"/>
              <w:rPr>
                <w:rFonts w:eastAsia="Times New Roman"/>
                <w:i/>
                <w:iCs/>
                <w:sz w:val="16"/>
                <w:szCs w:val="16"/>
              </w:rPr>
              <w:pPrChange w:id="2481" w:author="Unknown" w:date="2020-06-16T01:07:00Z">
                <w:pPr/>
              </w:pPrChange>
            </w:pPr>
            <w:r w:rsidRPr="0041547B">
              <w:rPr>
                <w:rFonts w:eastAsia="Times New Roman"/>
                <w:i/>
                <w:iCs/>
                <w:sz w:val="16"/>
                <w:szCs w:val="16"/>
              </w:rPr>
              <w:t xml:space="preserve"> </w:t>
            </w:r>
          </w:p>
          <w:p w14:paraId="4798108E" w14:textId="763505D8" w:rsidR="12AC059F" w:rsidRPr="0041547B" w:rsidRDefault="014A6F51">
            <w:pPr>
              <w:spacing w:line="276" w:lineRule="auto"/>
              <w:rPr>
                <w:rFonts w:eastAsia="Times New Roman"/>
                <w:sz w:val="16"/>
                <w:szCs w:val="16"/>
              </w:rPr>
              <w:pPrChange w:id="2482" w:author="Unknown" w:date="2020-06-16T01:07:00Z">
                <w:pPr/>
              </w:pPrChange>
            </w:pPr>
            <w:r w:rsidRPr="0041547B">
              <w:rPr>
                <w:rFonts w:eastAsia="Times New Roman"/>
                <w:sz w:val="16"/>
                <w:szCs w:val="16"/>
              </w:rPr>
              <w:t>Entry into Newfoundland and Labrador restricted to residents, essential workers, and other narrow exceptions.</w:t>
            </w:r>
          </w:p>
          <w:p w14:paraId="1410D186" w14:textId="6944B54C" w:rsidR="12AC059F" w:rsidRPr="0041547B" w:rsidRDefault="014A6F51">
            <w:pPr>
              <w:spacing w:line="276" w:lineRule="auto"/>
              <w:rPr>
                <w:rFonts w:eastAsia="Times New Roman"/>
                <w:i/>
                <w:iCs/>
                <w:sz w:val="16"/>
                <w:szCs w:val="16"/>
                <w:vertAlign w:val="superscript"/>
              </w:rPr>
              <w:pPrChange w:id="2483" w:author="Unknown" w:date="2020-06-16T01:07:00Z">
                <w:pPr/>
              </w:pPrChange>
            </w:pPr>
            <w:r w:rsidRPr="0041547B">
              <w:rPr>
                <w:rFonts w:eastAsia="Times New Roman"/>
                <w:i/>
                <w:iCs/>
                <w:sz w:val="16"/>
                <w:szCs w:val="16"/>
              </w:rPr>
              <w:t>May 4</w:t>
            </w:r>
            <w:r w:rsidRPr="0041547B">
              <w:rPr>
                <w:rFonts w:eastAsia="Times New Roman"/>
                <w:i/>
                <w:iCs/>
                <w:sz w:val="16"/>
                <w:szCs w:val="16"/>
                <w:vertAlign w:val="superscript"/>
              </w:rPr>
              <w:t>th</w:t>
            </w:r>
            <w:r w:rsidRPr="0041547B">
              <w:rPr>
                <w:rFonts w:eastAsia="Times New Roman"/>
                <w:i/>
                <w:iCs/>
                <w:sz w:val="16"/>
                <w:szCs w:val="16"/>
              </w:rPr>
              <w:t xml:space="preserve"> - until rescinded</w:t>
            </w:r>
            <w:r w:rsidRPr="0041547B">
              <w:rPr>
                <w:rFonts w:eastAsia="Times New Roman"/>
                <w:i/>
                <w:iCs/>
                <w:sz w:val="16"/>
                <w:szCs w:val="16"/>
                <w:vertAlign w:val="superscript"/>
              </w:rPr>
              <w:t>42</w:t>
            </w:r>
          </w:p>
        </w:tc>
      </w:tr>
      <w:tr w:rsidR="12AC059F" w14:paraId="01252415" w14:textId="77777777" w:rsidTr="64042840">
        <w:tc>
          <w:tcPr>
            <w:tcW w:w="607" w:type="dxa"/>
            <w:shd w:val="clear" w:color="auto" w:fill="F4B083"/>
            <w:vAlign w:val="center"/>
          </w:tcPr>
          <w:p w14:paraId="2DFF79F6" w14:textId="3302AF9B" w:rsidR="12AC059F" w:rsidRPr="0041547B" w:rsidRDefault="014A6F51">
            <w:pPr>
              <w:spacing w:line="276" w:lineRule="auto"/>
              <w:jc w:val="center"/>
              <w:rPr>
                <w:rFonts w:eastAsia="Times New Roman"/>
                <w:b/>
                <w:bCs/>
                <w:sz w:val="16"/>
                <w:szCs w:val="16"/>
              </w:rPr>
              <w:pPrChange w:id="2484" w:author="Unknown" w:date="2020-06-16T01:07:00Z">
                <w:pPr/>
              </w:pPrChange>
            </w:pPr>
            <w:r w:rsidRPr="0041547B">
              <w:rPr>
                <w:rFonts w:eastAsia="Times New Roman"/>
                <w:b/>
                <w:bCs/>
                <w:sz w:val="16"/>
                <w:szCs w:val="16"/>
              </w:rPr>
              <w:t>NN</w:t>
            </w:r>
          </w:p>
        </w:tc>
        <w:tc>
          <w:tcPr>
            <w:tcW w:w="3295" w:type="dxa"/>
          </w:tcPr>
          <w:p w14:paraId="290B04C0" w14:textId="1BBED076" w:rsidR="12AC059F" w:rsidRPr="0041547B" w:rsidRDefault="014A6F51">
            <w:pPr>
              <w:spacing w:line="276" w:lineRule="auto"/>
              <w:rPr>
                <w:rFonts w:eastAsia="Times New Roman"/>
                <w:sz w:val="16"/>
                <w:szCs w:val="16"/>
              </w:rPr>
              <w:pPrChange w:id="2485" w:author="Unknown" w:date="2020-06-16T01:07:00Z">
                <w:pPr/>
              </w:pPrChange>
            </w:pPr>
            <w:r w:rsidRPr="0041547B">
              <w:rPr>
                <w:rFonts w:eastAsia="Times New Roman"/>
                <w:sz w:val="16"/>
                <w:szCs w:val="16"/>
              </w:rPr>
              <w:t>Public playgrounds and parks closed; in-person cultural, religious, or spiritual gatherings banned</w:t>
            </w:r>
          </w:p>
          <w:p w14:paraId="5CD397B8" w14:textId="4038F86C" w:rsidR="12AC059F" w:rsidRPr="0041547B" w:rsidRDefault="014A6F51">
            <w:pPr>
              <w:spacing w:line="276" w:lineRule="auto"/>
              <w:rPr>
                <w:rFonts w:eastAsia="Times New Roman"/>
                <w:i/>
                <w:iCs/>
                <w:sz w:val="16"/>
                <w:szCs w:val="16"/>
                <w:vertAlign w:val="superscript"/>
              </w:rPr>
              <w:pPrChange w:id="2486" w:author="Unknown" w:date="2020-06-16T01:07:00Z">
                <w:pPr/>
              </w:pPrChange>
            </w:pPr>
            <w:r w:rsidRPr="0041547B">
              <w:rPr>
                <w:rFonts w:eastAsia="Times New Roman"/>
                <w:i/>
                <w:iCs/>
                <w:sz w:val="16"/>
                <w:szCs w:val="16"/>
              </w:rPr>
              <w:t>March 23, 2020 – April 24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43</w:t>
            </w:r>
          </w:p>
          <w:p w14:paraId="2B3E5E60" w14:textId="6AA4FA3E" w:rsidR="12AC059F" w:rsidRPr="0041547B" w:rsidRDefault="014A6F51">
            <w:pPr>
              <w:spacing w:line="276" w:lineRule="auto"/>
              <w:rPr>
                <w:rFonts w:eastAsia="Times New Roman"/>
                <w:sz w:val="16"/>
                <w:szCs w:val="16"/>
              </w:rPr>
              <w:pPrChange w:id="2487" w:author="Unknown" w:date="2020-06-16T01:07:00Z">
                <w:pPr/>
              </w:pPrChange>
            </w:pPr>
            <w:r w:rsidRPr="0041547B">
              <w:rPr>
                <w:rFonts w:eastAsia="Times New Roman"/>
                <w:sz w:val="16"/>
                <w:szCs w:val="16"/>
              </w:rPr>
              <w:t xml:space="preserve"> </w:t>
            </w:r>
          </w:p>
          <w:p w14:paraId="7C1EA598" w14:textId="67F19860" w:rsidR="12AC059F" w:rsidRPr="0041547B" w:rsidRDefault="014A6F51">
            <w:pPr>
              <w:spacing w:line="276" w:lineRule="auto"/>
              <w:rPr>
                <w:rFonts w:eastAsia="Times New Roman"/>
                <w:sz w:val="16"/>
                <w:szCs w:val="16"/>
              </w:rPr>
              <w:pPrChange w:id="2488" w:author="Unknown" w:date="2020-06-16T01:07:00Z">
                <w:pPr/>
              </w:pPrChange>
            </w:pPr>
            <w:r w:rsidRPr="0041547B">
              <w:rPr>
                <w:rFonts w:eastAsia="Times New Roman"/>
                <w:sz w:val="16"/>
                <w:szCs w:val="16"/>
              </w:rPr>
              <w:t xml:space="preserve"> </w:t>
            </w:r>
          </w:p>
        </w:tc>
        <w:tc>
          <w:tcPr>
            <w:tcW w:w="3060" w:type="dxa"/>
          </w:tcPr>
          <w:p w14:paraId="5BDA1158" w14:textId="7C6E76D1" w:rsidR="12AC059F" w:rsidRPr="0041547B" w:rsidRDefault="014A6F51">
            <w:pPr>
              <w:spacing w:line="276" w:lineRule="auto"/>
              <w:rPr>
                <w:rFonts w:eastAsia="Times New Roman"/>
                <w:sz w:val="16"/>
                <w:szCs w:val="16"/>
                <w:vertAlign w:val="superscript"/>
              </w:rPr>
              <w:pPrChange w:id="2489" w:author="Unknown" w:date="2020-06-16T01:07:00Z">
                <w:pPr/>
              </w:pPrChange>
            </w:pPr>
            <w:r w:rsidRPr="0041547B">
              <w:rPr>
                <w:rFonts w:eastAsia="Times New Roman"/>
                <w:sz w:val="16"/>
                <w:szCs w:val="16"/>
              </w:rPr>
              <w:t>All public gatherings banned</w:t>
            </w:r>
            <w:r w:rsidRPr="0041547B">
              <w:rPr>
                <w:rFonts w:eastAsia="Times New Roman"/>
                <w:sz w:val="16"/>
                <w:szCs w:val="16"/>
                <w:vertAlign w:val="superscript"/>
              </w:rPr>
              <w:t>44</w:t>
            </w:r>
          </w:p>
          <w:p w14:paraId="500AAE2E" w14:textId="039BD627" w:rsidR="12AC059F" w:rsidRPr="0041547B" w:rsidRDefault="014A6F51">
            <w:pPr>
              <w:spacing w:line="276" w:lineRule="auto"/>
              <w:rPr>
                <w:rFonts w:eastAsia="Times New Roman"/>
                <w:i/>
                <w:iCs/>
                <w:sz w:val="16"/>
                <w:szCs w:val="16"/>
              </w:rPr>
              <w:pPrChange w:id="2490" w:author="Unknown" w:date="2020-06-16T01:07:00Z">
                <w:pPr/>
              </w:pPrChange>
            </w:pPr>
            <w:r w:rsidRPr="0041547B">
              <w:rPr>
                <w:rFonts w:eastAsia="Times New Roman"/>
                <w:i/>
                <w:iCs/>
                <w:sz w:val="16"/>
                <w:szCs w:val="16"/>
              </w:rPr>
              <w:t>March 23</w:t>
            </w:r>
            <w:r w:rsidRPr="0041547B">
              <w:rPr>
                <w:rFonts w:eastAsia="Times New Roman"/>
                <w:i/>
                <w:iCs/>
                <w:sz w:val="16"/>
                <w:szCs w:val="16"/>
                <w:vertAlign w:val="superscript"/>
              </w:rPr>
              <w:t>rd</w:t>
            </w:r>
            <w:r w:rsidRPr="0041547B">
              <w:rPr>
                <w:rFonts w:eastAsia="Times New Roman"/>
                <w:i/>
                <w:iCs/>
                <w:sz w:val="16"/>
                <w:szCs w:val="16"/>
              </w:rPr>
              <w:t>, 2020 – April 24</w:t>
            </w:r>
            <w:r w:rsidRPr="0041547B">
              <w:rPr>
                <w:rFonts w:eastAsia="Times New Roman"/>
                <w:i/>
                <w:iCs/>
                <w:sz w:val="16"/>
                <w:szCs w:val="16"/>
                <w:vertAlign w:val="superscript"/>
              </w:rPr>
              <w:t xml:space="preserve">th, </w:t>
            </w:r>
            <w:r w:rsidRPr="0041547B">
              <w:rPr>
                <w:rFonts w:eastAsia="Times New Roman"/>
                <w:i/>
                <w:iCs/>
                <w:sz w:val="16"/>
                <w:szCs w:val="16"/>
              </w:rPr>
              <w:t>2020</w:t>
            </w:r>
          </w:p>
          <w:p w14:paraId="5AA83948" w14:textId="31A4114B" w:rsidR="12AC059F" w:rsidRPr="0041547B" w:rsidRDefault="014A6F51">
            <w:pPr>
              <w:spacing w:line="276" w:lineRule="auto"/>
              <w:rPr>
                <w:rFonts w:eastAsia="Times New Roman"/>
                <w:sz w:val="16"/>
                <w:szCs w:val="16"/>
              </w:rPr>
              <w:pPrChange w:id="2491" w:author="Unknown" w:date="2020-06-16T01:07:00Z">
                <w:pPr/>
              </w:pPrChange>
            </w:pPr>
            <w:r w:rsidRPr="0041547B">
              <w:rPr>
                <w:rFonts w:eastAsia="Times New Roman"/>
                <w:sz w:val="16"/>
                <w:szCs w:val="16"/>
              </w:rPr>
              <w:t xml:space="preserve"> </w:t>
            </w:r>
          </w:p>
          <w:p w14:paraId="792458B6" w14:textId="4A24993C" w:rsidR="12AC059F" w:rsidRPr="0041547B" w:rsidRDefault="014A6F51">
            <w:pPr>
              <w:spacing w:line="276" w:lineRule="auto"/>
              <w:rPr>
                <w:rFonts w:eastAsia="Times New Roman"/>
                <w:sz w:val="16"/>
                <w:szCs w:val="16"/>
              </w:rPr>
              <w:pPrChange w:id="2492" w:author="Unknown" w:date="2020-06-16T01:07:00Z">
                <w:pPr/>
              </w:pPrChange>
            </w:pPr>
            <w:r w:rsidRPr="0041547B">
              <w:rPr>
                <w:rFonts w:eastAsia="Times New Roman"/>
                <w:sz w:val="16"/>
                <w:szCs w:val="16"/>
              </w:rPr>
              <w:t xml:space="preserve">Social distancing must be maintained except for immediate family; gatherings of more than 5 persons banned, with various exceptions </w:t>
            </w:r>
          </w:p>
          <w:p w14:paraId="66D113EC" w14:textId="69BD32ED" w:rsidR="12AC059F" w:rsidRPr="0041547B" w:rsidRDefault="014A6F51">
            <w:pPr>
              <w:spacing w:line="276" w:lineRule="auto"/>
              <w:rPr>
                <w:rFonts w:eastAsia="Times New Roman"/>
                <w:i/>
                <w:iCs/>
                <w:sz w:val="16"/>
                <w:szCs w:val="16"/>
                <w:vertAlign w:val="superscript"/>
              </w:rPr>
              <w:pPrChange w:id="2493" w:author="Unknown" w:date="2020-06-16T01:07:00Z">
                <w:pPr/>
              </w:pPrChange>
            </w:pPr>
            <w:r w:rsidRPr="0041547B">
              <w:rPr>
                <w:rFonts w:eastAsia="Times New Roman"/>
                <w:i/>
                <w:iCs/>
                <w:sz w:val="16"/>
                <w:szCs w:val="16"/>
              </w:rPr>
              <w:t>April 24</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45</w:t>
            </w:r>
          </w:p>
          <w:p w14:paraId="31CD1F48" w14:textId="3F892AA7" w:rsidR="12AC059F" w:rsidRPr="0041547B" w:rsidRDefault="014A6F51">
            <w:pPr>
              <w:spacing w:line="276" w:lineRule="auto"/>
              <w:rPr>
                <w:rFonts w:eastAsia="Times New Roman"/>
                <w:i/>
                <w:iCs/>
                <w:sz w:val="16"/>
                <w:szCs w:val="16"/>
              </w:rPr>
              <w:pPrChange w:id="2494" w:author="Unknown" w:date="2020-06-16T01:07:00Z">
                <w:pPr/>
              </w:pPrChange>
            </w:pPr>
            <w:r w:rsidRPr="0041547B">
              <w:rPr>
                <w:rFonts w:eastAsia="Times New Roman"/>
                <w:i/>
                <w:iCs/>
                <w:sz w:val="16"/>
                <w:szCs w:val="16"/>
              </w:rPr>
              <w:t xml:space="preserve"> </w:t>
            </w:r>
          </w:p>
          <w:p w14:paraId="1C20AE79" w14:textId="4DCA9439" w:rsidR="12AC059F" w:rsidRPr="0041547B" w:rsidRDefault="014A6F51">
            <w:pPr>
              <w:spacing w:line="276" w:lineRule="auto"/>
              <w:rPr>
                <w:rFonts w:eastAsia="Times New Roman"/>
                <w:color w:val="1F3864"/>
                <w:sz w:val="16"/>
                <w:szCs w:val="16"/>
                <w:u w:val="single"/>
              </w:rPr>
              <w:pPrChange w:id="2495" w:author="Unknown" w:date="2020-06-16T01:07:00Z">
                <w:pPr/>
              </w:pPrChange>
            </w:pPr>
            <w:r w:rsidRPr="0041547B">
              <w:rPr>
                <w:rFonts w:eastAsia="Times New Roman"/>
                <w:sz w:val="16"/>
                <w:szCs w:val="16"/>
              </w:rPr>
              <w:t xml:space="preserve">No more than 25 people for </w:t>
            </w:r>
            <w:r w:rsidR="724042B1" w:rsidRPr="00236E40">
              <w:rPr>
                <w:color w:val="000000" w:themeColor="text1"/>
                <w:sz w:val="16"/>
                <w:szCs w:val="16"/>
                <w:rPrChange w:id="2496" w:author="Jhoh@ccla.org" w:date="2020-06-16T10:02:00Z">
                  <w:rPr/>
                </w:rPrChange>
              </w:rPr>
              <w:fldChar w:fldCharType="begin"/>
            </w:r>
            <w:r w:rsidR="724042B1" w:rsidRPr="00236E40">
              <w:rPr>
                <w:color w:val="000000" w:themeColor="text1"/>
                <w:sz w:val="16"/>
                <w:szCs w:val="16"/>
                <w:rPrChange w:id="2497" w:author="Jhoh@ccla.org" w:date="2020-06-16T10:02:00Z">
                  <w:rPr/>
                </w:rPrChange>
              </w:rPr>
              <w:instrText xml:space="preserve"> HYPERLINK "https://gov.nu.ca/health/news/covid-19-department-health-services-update" </w:instrText>
            </w:r>
            <w:r w:rsidR="724042B1" w:rsidRPr="00236E40">
              <w:rPr>
                <w:color w:val="000000" w:themeColor="text1"/>
                <w:sz w:val="16"/>
                <w:szCs w:val="16"/>
                <w:rPrChange w:id="2498" w:author="Jhoh@ccla.org" w:date="2020-06-16T10:02:00Z">
                  <w:rPr/>
                </w:rPrChange>
              </w:rPr>
              <w:fldChar w:fldCharType="separate"/>
            </w:r>
            <w:r w:rsidRPr="00236E40">
              <w:rPr>
                <w:rStyle w:val="Hyperlink"/>
                <w:rFonts w:eastAsia="Times New Roman"/>
                <w:color w:val="000000" w:themeColor="text1"/>
                <w:sz w:val="16"/>
                <w:szCs w:val="16"/>
                <w:u w:val="none"/>
              </w:rPr>
              <w:t xml:space="preserve">outdoor </w:t>
            </w:r>
            <w:r w:rsidRPr="00236E40">
              <w:rPr>
                <w:rStyle w:val="Hyperlink"/>
                <w:rFonts w:eastAsia="Times New Roman"/>
                <w:color w:val="000000" w:themeColor="text1"/>
                <w:sz w:val="16"/>
                <w:szCs w:val="16"/>
                <w:u w:val="none"/>
              </w:rPr>
              <w:lastRenderedPageBreak/>
              <w:t>gatherings</w:t>
            </w:r>
            <w:r w:rsidR="724042B1" w:rsidRPr="00236E40">
              <w:rPr>
                <w:color w:val="000000" w:themeColor="text1"/>
                <w:sz w:val="16"/>
                <w:szCs w:val="16"/>
                <w:rPrChange w:id="2499" w:author="Jhoh@ccla.org" w:date="2020-06-16T10:02:00Z">
                  <w:rPr/>
                </w:rPrChange>
              </w:rPr>
              <w:fldChar w:fldCharType="end"/>
            </w:r>
            <w:r w:rsidRPr="00236E40">
              <w:rPr>
                <w:rFonts w:eastAsia="Times New Roman"/>
                <w:color w:val="000000" w:themeColor="text1"/>
                <w:sz w:val="16"/>
                <w:szCs w:val="16"/>
              </w:rPr>
              <w:t>, and no more than 5 people for indoor gatherings</w:t>
            </w:r>
          </w:p>
          <w:p w14:paraId="6720A3D7" w14:textId="1172FB57" w:rsidR="12AC059F" w:rsidRPr="0041547B" w:rsidRDefault="014A6F51">
            <w:pPr>
              <w:spacing w:line="276" w:lineRule="auto"/>
              <w:rPr>
                <w:rFonts w:eastAsia="Times New Roman"/>
                <w:i/>
                <w:iCs/>
                <w:sz w:val="16"/>
                <w:szCs w:val="16"/>
                <w:vertAlign w:val="superscript"/>
              </w:rPr>
              <w:pPrChange w:id="2500" w:author="Unknown" w:date="2020-06-16T01:07:00Z">
                <w:pPr/>
              </w:pPrChange>
            </w:pPr>
            <w:r w:rsidRPr="0041547B">
              <w:rPr>
                <w:rFonts w:eastAsia="Times New Roman"/>
                <w:i/>
                <w:iCs/>
                <w:sz w:val="16"/>
                <w:szCs w:val="16"/>
              </w:rPr>
              <w:t>Starting June 1</w:t>
            </w:r>
            <w:r w:rsidRPr="0041547B">
              <w:rPr>
                <w:rFonts w:eastAsia="Times New Roman"/>
                <w:i/>
                <w:iCs/>
                <w:sz w:val="16"/>
                <w:szCs w:val="16"/>
                <w:vertAlign w:val="superscript"/>
              </w:rPr>
              <w:t>st</w:t>
            </w:r>
            <w:r w:rsidRPr="0041547B">
              <w:rPr>
                <w:rFonts w:eastAsia="Times New Roman"/>
                <w:i/>
                <w:iCs/>
                <w:sz w:val="16"/>
                <w:szCs w:val="16"/>
              </w:rPr>
              <w:t>, 2020</w:t>
            </w:r>
            <w:r w:rsidRPr="0041547B">
              <w:rPr>
                <w:rFonts w:eastAsia="Times New Roman"/>
                <w:i/>
                <w:iCs/>
                <w:sz w:val="16"/>
                <w:szCs w:val="16"/>
                <w:vertAlign w:val="superscript"/>
              </w:rPr>
              <w:t>46</w:t>
            </w:r>
          </w:p>
          <w:p w14:paraId="76910420" w14:textId="294ACDCC" w:rsidR="12AC059F" w:rsidRPr="0041547B" w:rsidRDefault="014A6F51">
            <w:pPr>
              <w:spacing w:line="276" w:lineRule="auto"/>
              <w:rPr>
                <w:rFonts w:eastAsia="Times New Roman"/>
                <w:i/>
                <w:iCs/>
                <w:sz w:val="16"/>
                <w:szCs w:val="16"/>
              </w:rPr>
              <w:pPrChange w:id="2501" w:author="Unknown" w:date="2020-06-16T01:07:00Z">
                <w:pPr/>
              </w:pPrChange>
            </w:pPr>
            <w:r w:rsidRPr="0041547B">
              <w:rPr>
                <w:rFonts w:eastAsia="Times New Roman"/>
                <w:i/>
                <w:iCs/>
                <w:sz w:val="16"/>
                <w:szCs w:val="16"/>
              </w:rPr>
              <w:t xml:space="preserve"> </w:t>
            </w:r>
          </w:p>
        </w:tc>
        <w:tc>
          <w:tcPr>
            <w:tcW w:w="2399" w:type="dxa"/>
          </w:tcPr>
          <w:p w14:paraId="790BD666" w14:textId="0D2CC907" w:rsidR="12AC059F" w:rsidRPr="006D1593" w:rsidRDefault="014A6F51">
            <w:pPr>
              <w:rPr>
                <w:sz w:val="16"/>
                <w:szCs w:val="16"/>
                <w:rPrChange w:id="2502" w:author="Jhoh@ccla.org" w:date="2020-06-16T10:02:00Z">
                  <w:rPr/>
                </w:rPrChange>
              </w:rPr>
            </w:pPr>
            <w:r w:rsidRPr="006D1593">
              <w:rPr>
                <w:rFonts w:eastAsia="Times New Roman"/>
                <w:sz w:val="16"/>
                <w:szCs w:val="16"/>
                <w:rPrChange w:id="2503" w:author="Jhoh@ccla.org" w:date="2020-06-16T10:02:00Z">
                  <w:rPr>
                    <w:rFonts w:eastAsia="Times New Roman"/>
                    <w:sz w:val="24"/>
                    <w:szCs w:val="24"/>
                  </w:rPr>
                </w:rPrChange>
              </w:rPr>
              <w:lastRenderedPageBreak/>
              <w:t>Entry into</w:t>
            </w:r>
            <w:r w:rsidRPr="0041547B">
              <w:rPr>
                <w:rFonts w:eastAsia="Times New Roman"/>
                <w:sz w:val="16"/>
                <w:szCs w:val="16"/>
              </w:rPr>
              <w:t xml:space="preserve"> Nunavut restricted to residents and critical workers, and they must self-isolate before they enter the territory</w:t>
            </w:r>
          </w:p>
          <w:p w14:paraId="7E6D74C3" w14:textId="00DD7390" w:rsidR="12AC059F" w:rsidRPr="0041547B" w:rsidRDefault="014A6F51">
            <w:pPr>
              <w:spacing w:line="276" w:lineRule="auto"/>
              <w:rPr>
                <w:rFonts w:eastAsia="Times New Roman"/>
                <w:i/>
                <w:iCs/>
                <w:sz w:val="16"/>
                <w:szCs w:val="16"/>
                <w:vertAlign w:val="superscript"/>
              </w:rPr>
              <w:pPrChange w:id="2504" w:author="Unknown" w:date="2020-06-16T01:07:00Z">
                <w:pPr/>
              </w:pPrChange>
            </w:pPr>
            <w:r w:rsidRPr="0041547B">
              <w:rPr>
                <w:rFonts w:eastAsia="Times New Roman"/>
                <w:i/>
                <w:iCs/>
                <w:sz w:val="16"/>
                <w:szCs w:val="16"/>
              </w:rPr>
              <w:t>March 24</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47</w:t>
            </w:r>
          </w:p>
        </w:tc>
      </w:tr>
      <w:tr w:rsidR="12AC059F" w14:paraId="2E6A3173" w14:textId="77777777" w:rsidTr="64042840">
        <w:tc>
          <w:tcPr>
            <w:tcW w:w="607" w:type="dxa"/>
            <w:shd w:val="clear" w:color="auto" w:fill="C45911"/>
            <w:vAlign w:val="center"/>
          </w:tcPr>
          <w:p w14:paraId="1C18FDD0" w14:textId="035D021F" w:rsidR="12AC059F" w:rsidRPr="0041547B" w:rsidRDefault="014A6F51">
            <w:pPr>
              <w:spacing w:line="276" w:lineRule="auto"/>
              <w:jc w:val="center"/>
              <w:rPr>
                <w:rFonts w:eastAsia="Times New Roman"/>
                <w:b/>
                <w:bCs/>
                <w:sz w:val="16"/>
                <w:szCs w:val="16"/>
              </w:rPr>
              <w:pPrChange w:id="2505" w:author="Unknown" w:date="2020-06-16T01:07:00Z">
                <w:pPr/>
              </w:pPrChange>
            </w:pPr>
            <w:r w:rsidRPr="0041547B">
              <w:rPr>
                <w:rFonts w:eastAsia="Times New Roman"/>
                <w:b/>
                <w:bCs/>
                <w:sz w:val="16"/>
                <w:szCs w:val="16"/>
              </w:rPr>
              <w:t>NS</w:t>
            </w:r>
          </w:p>
        </w:tc>
        <w:tc>
          <w:tcPr>
            <w:tcW w:w="3295" w:type="dxa"/>
          </w:tcPr>
          <w:p w14:paraId="2CF3EEF7" w14:textId="66D18702" w:rsidR="12AC059F" w:rsidRPr="0041547B" w:rsidRDefault="014A6F51">
            <w:pPr>
              <w:spacing w:line="276" w:lineRule="auto"/>
              <w:rPr>
                <w:rFonts w:eastAsia="Times New Roman"/>
                <w:sz w:val="16"/>
                <w:szCs w:val="16"/>
              </w:rPr>
              <w:pPrChange w:id="2506" w:author="Unknown" w:date="2020-06-16T01:07:00Z">
                <w:pPr/>
              </w:pPrChange>
            </w:pPr>
            <w:r w:rsidRPr="0041547B">
              <w:rPr>
                <w:rFonts w:eastAsia="Times New Roman"/>
                <w:sz w:val="16"/>
                <w:szCs w:val="16"/>
              </w:rPr>
              <w:t>Schools, daycares, residential facilities, golf courses, dentist’s clinics, restaurants and liquor dispensers (except for takeout and delivery) closed</w:t>
            </w:r>
          </w:p>
          <w:p w14:paraId="4DC7AF09" w14:textId="39551EDC" w:rsidR="12AC059F" w:rsidRPr="006D1593" w:rsidRDefault="014A6F51">
            <w:pPr>
              <w:spacing w:line="276" w:lineRule="auto"/>
              <w:rPr>
                <w:rFonts w:eastAsia="Times New Roman"/>
                <w:i/>
                <w:iCs/>
                <w:sz w:val="16"/>
                <w:szCs w:val="16"/>
                <w:vertAlign w:val="superscript"/>
                <w:rPrChange w:id="2507" w:author="Jhoh@ccla.org" w:date="2020-06-16T10:02:00Z">
                  <w:rPr>
                    <w:rFonts w:eastAsia="Times New Roman"/>
                    <w:i/>
                    <w:iCs/>
                    <w:sz w:val="24"/>
                    <w:szCs w:val="24"/>
                    <w:vertAlign w:val="superscript"/>
                  </w:rPr>
                </w:rPrChange>
              </w:rPr>
              <w:pPrChange w:id="2508" w:author="Unknown" w:date="2020-06-16T01:07:00Z">
                <w:pPr/>
              </w:pPrChange>
            </w:pPr>
            <w:r w:rsidRPr="0041547B">
              <w:rPr>
                <w:rFonts w:eastAsia="Times New Roman"/>
                <w:i/>
                <w:iCs/>
                <w:sz w:val="16"/>
                <w:szCs w:val="16"/>
              </w:rPr>
              <w:t>Various start dates – until rescinded</w:t>
            </w:r>
            <w:r w:rsidRPr="006D1593">
              <w:rPr>
                <w:rFonts w:eastAsia="Times New Roman"/>
                <w:i/>
                <w:iCs/>
                <w:sz w:val="16"/>
                <w:szCs w:val="16"/>
                <w:vertAlign w:val="superscript"/>
                <w:rPrChange w:id="2509" w:author="Jhoh@ccla.org" w:date="2020-06-16T10:02:00Z">
                  <w:rPr>
                    <w:rFonts w:eastAsia="Times New Roman"/>
                    <w:i/>
                    <w:iCs/>
                    <w:sz w:val="24"/>
                    <w:szCs w:val="24"/>
                    <w:vertAlign w:val="superscript"/>
                  </w:rPr>
                </w:rPrChange>
              </w:rPr>
              <w:t>48</w:t>
            </w:r>
          </w:p>
          <w:p w14:paraId="017E7B8D" w14:textId="11F9B7AA" w:rsidR="12AC059F" w:rsidRPr="0041547B" w:rsidRDefault="014A6F51">
            <w:pPr>
              <w:spacing w:line="276" w:lineRule="auto"/>
              <w:rPr>
                <w:rFonts w:eastAsia="Times New Roman"/>
                <w:sz w:val="16"/>
                <w:szCs w:val="16"/>
              </w:rPr>
              <w:pPrChange w:id="2510" w:author="Unknown" w:date="2020-06-16T01:07:00Z">
                <w:pPr/>
              </w:pPrChange>
            </w:pPr>
            <w:r w:rsidRPr="0041547B">
              <w:rPr>
                <w:rFonts w:eastAsia="Times New Roman"/>
                <w:sz w:val="16"/>
                <w:szCs w:val="16"/>
              </w:rPr>
              <w:t xml:space="preserve"> </w:t>
            </w:r>
          </w:p>
          <w:p w14:paraId="13BEF5AF" w14:textId="04CE952E" w:rsidR="12AC059F" w:rsidRPr="0041547B" w:rsidRDefault="014A6F51">
            <w:pPr>
              <w:spacing w:line="276" w:lineRule="auto"/>
              <w:rPr>
                <w:rFonts w:eastAsia="Times New Roman"/>
                <w:sz w:val="16"/>
                <w:szCs w:val="16"/>
              </w:rPr>
              <w:pPrChange w:id="2511" w:author="Unknown" w:date="2020-06-16T01:07:00Z">
                <w:pPr/>
              </w:pPrChange>
            </w:pPr>
            <w:r w:rsidRPr="0041547B">
              <w:rPr>
                <w:rFonts w:eastAsia="Times New Roman"/>
                <w:sz w:val="16"/>
                <w:szCs w:val="16"/>
              </w:rPr>
              <w:t>All parks and beaches closed</w:t>
            </w:r>
          </w:p>
          <w:p w14:paraId="61B1F962" w14:textId="60626574" w:rsidR="12AC059F" w:rsidRPr="0041547B" w:rsidRDefault="014A6F51">
            <w:pPr>
              <w:spacing w:line="276" w:lineRule="auto"/>
              <w:rPr>
                <w:rFonts w:eastAsia="Times New Roman"/>
                <w:i/>
                <w:iCs/>
                <w:sz w:val="16"/>
                <w:szCs w:val="16"/>
                <w:vertAlign w:val="superscript"/>
              </w:rPr>
              <w:pPrChange w:id="2512" w:author="Unknown" w:date="2020-06-16T01:07:00Z">
                <w:pPr/>
              </w:pPrChange>
            </w:pPr>
            <w:r w:rsidRPr="0041547B">
              <w:rPr>
                <w:rFonts w:eastAsia="Times New Roman"/>
                <w:i/>
                <w:iCs/>
                <w:sz w:val="16"/>
                <w:szCs w:val="16"/>
              </w:rPr>
              <w:t>March 22</w:t>
            </w:r>
            <w:r w:rsidRPr="0041547B">
              <w:rPr>
                <w:rFonts w:eastAsia="Times New Roman"/>
                <w:i/>
                <w:iCs/>
                <w:sz w:val="16"/>
                <w:szCs w:val="16"/>
                <w:vertAlign w:val="superscript"/>
              </w:rPr>
              <w:t>nd</w:t>
            </w:r>
            <w:r w:rsidRPr="0041547B">
              <w:rPr>
                <w:rFonts w:eastAsia="Times New Roman"/>
                <w:i/>
                <w:iCs/>
                <w:sz w:val="16"/>
                <w:szCs w:val="16"/>
              </w:rPr>
              <w:t>, 2020 – until rescinded</w:t>
            </w:r>
            <w:r w:rsidRPr="0041547B">
              <w:rPr>
                <w:rFonts w:eastAsia="Times New Roman"/>
                <w:i/>
                <w:iCs/>
                <w:sz w:val="16"/>
                <w:szCs w:val="16"/>
                <w:vertAlign w:val="superscript"/>
              </w:rPr>
              <w:t>49</w:t>
            </w:r>
          </w:p>
          <w:p w14:paraId="00C5D585" w14:textId="1AEDEF36" w:rsidR="12AC059F" w:rsidRPr="0041547B" w:rsidRDefault="014A6F51">
            <w:pPr>
              <w:spacing w:line="276" w:lineRule="auto"/>
              <w:rPr>
                <w:rFonts w:eastAsia="Times New Roman"/>
                <w:sz w:val="16"/>
                <w:szCs w:val="16"/>
              </w:rPr>
              <w:pPrChange w:id="2513" w:author="Unknown" w:date="2020-06-16T01:07:00Z">
                <w:pPr/>
              </w:pPrChange>
            </w:pPr>
            <w:r w:rsidRPr="0041547B">
              <w:rPr>
                <w:rFonts w:eastAsia="Times New Roman"/>
                <w:sz w:val="16"/>
                <w:szCs w:val="16"/>
              </w:rPr>
              <w:t xml:space="preserve"> </w:t>
            </w:r>
          </w:p>
        </w:tc>
        <w:tc>
          <w:tcPr>
            <w:tcW w:w="3060" w:type="dxa"/>
          </w:tcPr>
          <w:p w14:paraId="4479BA13" w14:textId="0A87DA7F" w:rsidR="12AC059F" w:rsidRPr="0041547B" w:rsidRDefault="014A6F51">
            <w:pPr>
              <w:spacing w:line="276" w:lineRule="auto"/>
              <w:rPr>
                <w:rFonts w:eastAsia="Times New Roman"/>
                <w:sz w:val="16"/>
                <w:szCs w:val="16"/>
              </w:rPr>
              <w:pPrChange w:id="2514" w:author="Unknown" w:date="2020-06-16T01:07:00Z">
                <w:pPr/>
              </w:pPrChange>
            </w:pPr>
            <w:r w:rsidRPr="0041547B">
              <w:rPr>
                <w:rFonts w:eastAsia="Times New Roman"/>
                <w:sz w:val="16"/>
                <w:szCs w:val="16"/>
              </w:rPr>
              <w:t>No more than 5 people</w:t>
            </w:r>
          </w:p>
          <w:p w14:paraId="0A654D06" w14:textId="5441430A" w:rsidR="12AC059F" w:rsidRPr="0041547B" w:rsidRDefault="014A6F51">
            <w:pPr>
              <w:spacing w:line="276" w:lineRule="auto"/>
              <w:rPr>
                <w:rFonts w:eastAsia="Times New Roman"/>
                <w:i/>
                <w:iCs/>
                <w:sz w:val="16"/>
                <w:szCs w:val="16"/>
                <w:vertAlign w:val="superscript"/>
              </w:rPr>
              <w:pPrChange w:id="2515" w:author="Unknown" w:date="2020-06-16T01:07:00Z">
                <w:pPr/>
              </w:pPrChange>
            </w:pPr>
            <w:r w:rsidRPr="0041547B">
              <w:rPr>
                <w:rFonts w:eastAsia="Times New Roman"/>
                <w:i/>
                <w:iCs/>
                <w:sz w:val="16"/>
                <w:szCs w:val="16"/>
              </w:rPr>
              <w:t>March 22</w:t>
            </w:r>
            <w:r w:rsidRPr="0041547B">
              <w:rPr>
                <w:rFonts w:eastAsia="Times New Roman"/>
                <w:i/>
                <w:iCs/>
                <w:sz w:val="16"/>
                <w:szCs w:val="16"/>
                <w:vertAlign w:val="superscript"/>
              </w:rPr>
              <w:t>nd</w:t>
            </w:r>
            <w:r w:rsidRPr="0041547B">
              <w:rPr>
                <w:rFonts w:eastAsia="Times New Roman"/>
                <w:i/>
                <w:iCs/>
                <w:sz w:val="16"/>
                <w:szCs w:val="16"/>
              </w:rPr>
              <w:t>, 2020 - until rescinded</w:t>
            </w:r>
            <w:r w:rsidRPr="0041547B">
              <w:rPr>
                <w:rFonts w:eastAsia="Times New Roman"/>
                <w:i/>
                <w:iCs/>
                <w:sz w:val="16"/>
                <w:szCs w:val="16"/>
                <w:vertAlign w:val="superscript"/>
              </w:rPr>
              <w:t>50</w:t>
            </w:r>
          </w:p>
          <w:p w14:paraId="32B4AC1C" w14:textId="08AACA9B" w:rsidR="12AC059F" w:rsidRPr="0041547B" w:rsidRDefault="014A6F51">
            <w:pPr>
              <w:spacing w:line="276" w:lineRule="auto"/>
              <w:rPr>
                <w:rFonts w:eastAsia="Times New Roman"/>
                <w:i/>
                <w:iCs/>
                <w:sz w:val="16"/>
                <w:szCs w:val="16"/>
              </w:rPr>
              <w:pPrChange w:id="2516" w:author="Unknown" w:date="2020-06-16T01:07:00Z">
                <w:pPr/>
              </w:pPrChange>
            </w:pPr>
            <w:r w:rsidRPr="0041547B">
              <w:rPr>
                <w:rFonts w:eastAsia="Times New Roman"/>
                <w:i/>
                <w:iCs/>
                <w:sz w:val="16"/>
                <w:szCs w:val="16"/>
              </w:rPr>
              <w:t xml:space="preserve"> </w:t>
            </w:r>
          </w:p>
          <w:p w14:paraId="0B4559B7" w14:textId="411A46C1" w:rsidR="12AC059F" w:rsidRPr="0041547B" w:rsidRDefault="014A6F51">
            <w:pPr>
              <w:spacing w:line="276" w:lineRule="auto"/>
              <w:rPr>
                <w:rFonts w:eastAsia="Times New Roman"/>
                <w:i/>
                <w:iCs/>
                <w:sz w:val="16"/>
                <w:szCs w:val="16"/>
              </w:rPr>
              <w:pPrChange w:id="2517" w:author="Unknown" w:date="2020-06-16T01:07:00Z">
                <w:pPr/>
              </w:pPrChange>
            </w:pPr>
            <w:r w:rsidRPr="0041547B">
              <w:rPr>
                <w:rFonts w:eastAsia="Times New Roman"/>
                <w:i/>
                <w:iCs/>
                <w:sz w:val="16"/>
                <w:szCs w:val="16"/>
              </w:rPr>
              <w:t xml:space="preserve"> </w:t>
            </w:r>
          </w:p>
        </w:tc>
        <w:tc>
          <w:tcPr>
            <w:tcW w:w="2399" w:type="dxa"/>
          </w:tcPr>
          <w:p w14:paraId="5F04F873" w14:textId="0FA6DA29" w:rsidR="12AC059F" w:rsidRPr="0041547B" w:rsidRDefault="014A6F51">
            <w:pPr>
              <w:spacing w:line="276" w:lineRule="auto"/>
              <w:rPr>
                <w:rFonts w:eastAsia="Times New Roman"/>
                <w:sz w:val="16"/>
                <w:szCs w:val="16"/>
              </w:rPr>
              <w:pPrChange w:id="2518" w:author="Unknown" w:date="2020-06-16T01:07:00Z">
                <w:pPr/>
              </w:pPrChange>
            </w:pPr>
            <w:r w:rsidRPr="0041547B">
              <w:rPr>
                <w:rFonts w:eastAsia="Times New Roman"/>
                <w:sz w:val="16"/>
                <w:szCs w:val="16"/>
              </w:rPr>
              <w:t>Those returning to NS from international travel must self-isolate for 14 days, with varying time periods for date of return</w:t>
            </w:r>
          </w:p>
          <w:p w14:paraId="07EA1CF8" w14:textId="14D139C3" w:rsidR="12AC059F" w:rsidRPr="0041547B" w:rsidRDefault="014A6F51">
            <w:pPr>
              <w:spacing w:line="276" w:lineRule="auto"/>
              <w:rPr>
                <w:rFonts w:eastAsia="Times New Roman"/>
                <w:i/>
                <w:iCs/>
                <w:sz w:val="16"/>
                <w:szCs w:val="16"/>
                <w:vertAlign w:val="superscript"/>
              </w:rPr>
              <w:pPrChange w:id="2519" w:author="Unknown" w:date="2020-06-16T01:07:00Z">
                <w:pPr/>
              </w:pPrChange>
            </w:pPr>
            <w:r w:rsidRPr="0041547B">
              <w:rPr>
                <w:rFonts w:eastAsia="Times New Roman"/>
                <w:i/>
                <w:iCs/>
                <w:sz w:val="16"/>
                <w:szCs w:val="16"/>
              </w:rPr>
              <w:t>March 23, 2020 – until rescinded</w:t>
            </w:r>
            <w:r w:rsidRPr="0041547B">
              <w:rPr>
                <w:rFonts w:eastAsia="Times New Roman"/>
                <w:i/>
                <w:iCs/>
                <w:sz w:val="16"/>
                <w:szCs w:val="16"/>
                <w:vertAlign w:val="superscript"/>
              </w:rPr>
              <w:t>51</w:t>
            </w:r>
          </w:p>
          <w:p w14:paraId="70017906" w14:textId="49B77442" w:rsidR="12AC059F" w:rsidRPr="0041547B" w:rsidRDefault="014A6F51">
            <w:pPr>
              <w:spacing w:line="276" w:lineRule="auto"/>
              <w:rPr>
                <w:rFonts w:eastAsia="Times New Roman"/>
                <w:i/>
                <w:iCs/>
                <w:sz w:val="16"/>
                <w:szCs w:val="16"/>
              </w:rPr>
              <w:pPrChange w:id="2520" w:author="Unknown" w:date="2020-06-16T01:07:00Z">
                <w:pPr/>
              </w:pPrChange>
            </w:pPr>
            <w:r w:rsidRPr="0041547B">
              <w:rPr>
                <w:rFonts w:eastAsia="Times New Roman"/>
                <w:i/>
                <w:iCs/>
                <w:sz w:val="16"/>
                <w:szCs w:val="16"/>
              </w:rPr>
              <w:t xml:space="preserve"> </w:t>
            </w:r>
          </w:p>
          <w:p w14:paraId="2E4CD6A1" w14:textId="639C8CCA" w:rsidR="12AC059F" w:rsidRPr="0041547B" w:rsidRDefault="014A6F51">
            <w:pPr>
              <w:spacing w:line="276" w:lineRule="auto"/>
              <w:rPr>
                <w:rFonts w:eastAsia="Times New Roman"/>
                <w:sz w:val="16"/>
                <w:szCs w:val="16"/>
              </w:rPr>
              <w:pPrChange w:id="2521" w:author="Unknown" w:date="2020-06-16T01:07:00Z">
                <w:pPr/>
              </w:pPrChange>
            </w:pPr>
            <w:r w:rsidRPr="0041547B">
              <w:rPr>
                <w:rFonts w:eastAsia="Times New Roman"/>
                <w:sz w:val="16"/>
                <w:szCs w:val="16"/>
              </w:rPr>
              <w:t>Those returning to NS from provincial travel must self-isolate for 14 days</w:t>
            </w:r>
          </w:p>
          <w:p w14:paraId="504B76C8" w14:textId="70751BB2" w:rsidR="12AC059F" w:rsidRPr="0041547B" w:rsidRDefault="014A6F51">
            <w:pPr>
              <w:spacing w:line="276" w:lineRule="auto"/>
              <w:rPr>
                <w:rFonts w:eastAsia="Times New Roman"/>
                <w:i/>
                <w:iCs/>
                <w:sz w:val="16"/>
                <w:szCs w:val="16"/>
                <w:vertAlign w:val="superscript"/>
              </w:rPr>
              <w:pPrChange w:id="2522" w:author="Unknown" w:date="2020-06-16T01:07:00Z">
                <w:pPr/>
              </w:pPrChange>
            </w:pPr>
            <w:r w:rsidRPr="0041547B">
              <w:rPr>
                <w:rFonts w:eastAsia="Times New Roman"/>
                <w:i/>
                <w:iCs/>
                <w:sz w:val="16"/>
                <w:szCs w:val="16"/>
              </w:rPr>
              <w:t>March 23, 2020 – until rescinded</w:t>
            </w:r>
            <w:r w:rsidRPr="0041547B">
              <w:rPr>
                <w:rFonts w:eastAsia="Times New Roman"/>
                <w:i/>
                <w:iCs/>
                <w:sz w:val="16"/>
                <w:szCs w:val="16"/>
                <w:vertAlign w:val="superscript"/>
              </w:rPr>
              <w:t>52</w:t>
            </w:r>
          </w:p>
        </w:tc>
      </w:tr>
      <w:tr w:rsidR="12AC059F" w14:paraId="777DE8B0" w14:textId="77777777" w:rsidTr="64042840">
        <w:tc>
          <w:tcPr>
            <w:tcW w:w="607" w:type="dxa"/>
            <w:shd w:val="clear" w:color="auto" w:fill="E2EFD9"/>
            <w:vAlign w:val="center"/>
          </w:tcPr>
          <w:p w14:paraId="0B1BA0EB" w14:textId="72CD80C3" w:rsidR="12AC059F" w:rsidRPr="0041547B" w:rsidRDefault="014A6F51">
            <w:pPr>
              <w:spacing w:line="276" w:lineRule="auto"/>
              <w:jc w:val="center"/>
              <w:rPr>
                <w:rFonts w:eastAsia="Times New Roman"/>
                <w:b/>
                <w:bCs/>
                <w:sz w:val="16"/>
                <w:szCs w:val="16"/>
              </w:rPr>
              <w:pPrChange w:id="2523" w:author="Unknown" w:date="2020-06-16T01:07:00Z">
                <w:pPr/>
              </w:pPrChange>
            </w:pPr>
            <w:r w:rsidRPr="0041547B">
              <w:rPr>
                <w:rFonts w:eastAsia="Times New Roman"/>
                <w:b/>
                <w:bCs/>
                <w:sz w:val="16"/>
                <w:szCs w:val="16"/>
              </w:rPr>
              <w:t>NWT</w:t>
            </w:r>
          </w:p>
        </w:tc>
        <w:tc>
          <w:tcPr>
            <w:tcW w:w="3295" w:type="dxa"/>
          </w:tcPr>
          <w:p w14:paraId="3F9D6581" w14:textId="071F575A" w:rsidR="12AC059F" w:rsidRPr="0041547B" w:rsidRDefault="014A6F51">
            <w:pPr>
              <w:spacing w:line="276" w:lineRule="auto"/>
              <w:rPr>
                <w:rFonts w:eastAsia="Times New Roman"/>
                <w:sz w:val="16"/>
                <w:szCs w:val="16"/>
              </w:rPr>
              <w:pPrChange w:id="2524" w:author="Unknown" w:date="2020-06-16T01:07:00Z">
                <w:pPr/>
              </w:pPrChange>
            </w:pPr>
            <w:r w:rsidRPr="0041547B">
              <w:rPr>
                <w:rFonts w:eastAsia="Times New Roman"/>
                <w:sz w:val="16"/>
                <w:szCs w:val="16"/>
              </w:rPr>
              <w:t xml:space="preserve">Various businesses and facilities closed; essential stores such as grocery stores and pharmacies allowed to remain open. </w:t>
            </w:r>
          </w:p>
          <w:p w14:paraId="61CDD72B" w14:textId="55EB49D7" w:rsidR="12AC059F" w:rsidRPr="0041547B" w:rsidRDefault="014A6F51">
            <w:pPr>
              <w:spacing w:line="276" w:lineRule="auto"/>
              <w:rPr>
                <w:rFonts w:eastAsia="Times New Roman"/>
                <w:i/>
                <w:iCs/>
                <w:sz w:val="16"/>
                <w:szCs w:val="16"/>
                <w:vertAlign w:val="superscript"/>
              </w:rPr>
              <w:pPrChange w:id="2525" w:author="Unknown" w:date="2020-06-16T01:07:00Z">
                <w:pPr/>
              </w:pPrChange>
            </w:pPr>
            <w:r w:rsidRPr="0041547B">
              <w:rPr>
                <w:rFonts w:eastAsia="Times New Roman"/>
                <w:i/>
                <w:iCs/>
                <w:sz w:val="16"/>
                <w:szCs w:val="16"/>
              </w:rPr>
              <w:t>April 11</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53</w:t>
            </w:r>
          </w:p>
          <w:p w14:paraId="3B0F2AB9" w14:textId="32054338" w:rsidR="12AC059F" w:rsidRPr="0041547B" w:rsidRDefault="014A6F51">
            <w:pPr>
              <w:spacing w:line="276" w:lineRule="auto"/>
              <w:rPr>
                <w:rFonts w:eastAsia="Times New Roman"/>
                <w:sz w:val="16"/>
                <w:szCs w:val="16"/>
              </w:rPr>
              <w:pPrChange w:id="2526" w:author="Unknown" w:date="2020-06-16T01:07:00Z">
                <w:pPr/>
              </w:pPrChange>
            </w:pPr>
            <w:r w:rsidRPr="0041547B">
              <w:rPr>
                <w:rFonts w:eastAsia="Times New Roman"/>
                <w:sz w:val="16"/>
                <w:szCs w:val="16"/>
              </w:rPr>
              <w:t xml:space="preserve"> </w:t>
            </w:r>
          </w:p>
          <w:p w14:paraId="4C5B503D" w14:textId="67D1E600" w:rsidR="12AC059F" w:rsidRPr="0041547B" w:rsidRDefault="014A6F51">
            <w:pPr>
              <w:spacing w:line="276" w:lineRule="auto"/>
              <w:rPr>
                <w:rFonts w:eastAsia="Times New Roman"/>
                <w:sz w:val="16"/>
                <w:szCs w:val="16"/>
              </w:rPr>
              <w:pPrChange w:id="2527" w:author="Unknown" w:date="2020-06-16T01:07:00Z">
                <w:pPr/>
              </w:pPrChange>
            </w:pPr>
            <w:r w:rsidRPr="0041547B">
              <w:rPr>
                <w:rFonts w:eastAsia="Times New Roman"/>
                <w:sz w:val="16"/>
                <w:szCs w:val="16"/>
              </w:rPr>
              <w:t>Museums, gyms, and other businesses can open, with restrictions.</w:t>
            </w:r>
          </w:p>
          <w:p w14:paraId="522AE3DF" w14:textId="1668C675" w:rsidR="12AC059F" w:rsidRPr="0041547B" w:rsidRDefault="014A6F51">
            <w:pPr>
              <w:spacing w:line="276" w:lineRule="auto"/>
              <w:rPr>
                <w:rFonts w:eastAsia="Times New Roman"/>
                <w:i/>
                <w:iCs/>
                <w:sz w:val="16"/>
                <w:szCs w:val="16"/>
                <w:vertAlign w:val="superscript"/>
              </w:rPr>
              <w:pPrChange w:id="2528" w:author="Unknown" w:date="2020-06-16T01:07:00Z">
                <w:pPr/>
              </w:pPrChange>
            </w:pPr>
            <w:r w:rsidRPr="0041547B">
              <w:rPr>
                <w:rFonts w:eastAsia="Times New Roman"/>
                <w:i/>
                <w:iCs/>
                <w:sz w:val="16"/>
                <w:szCs w:val="16"/>
              </w:rPr>
              <w:t>May 15</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54</w:t>
            </w:r>
          </w:p>
          <w:p w14:paraId="3B6A808F" w14:textId="3D003D1C" w:rsidR="12AC059F" w:rsidRPr="0041547B" w:rsidRDefault="014A6F51">
            <w:pPr>
              <w:spacing w:line="276" w:lineRule="auto"/>
              <w:rPr>
                <w:rFonts w:eastAsia="Times New Roman"/>
                <w:sz w:val="16"/>
                <w:szCs w:val="16"/>
              </w:rPr>
              <w:pPrChange w:id="2529" w:author="Unknown" w:date="2020-06-16T01:07:00Z">
                <w:pPr/>
              </w:pPrChange>
            </w:pPr>
            <w:r w:rsidRPr="0041547B">
              <w:rPr>
                <w:rFonts w:eastAsia="Times New Roman"/>
                <w:sz w:val="16"/>
                <w:szCs w:val="16"/>
              </w:rPr>
              <w:t xml:space="preserve"> </w:t>
            </w:r>
          </w:p>
        </w:tc>
        <w:tc>
          <w:tcPr>
            <w:tcW w:w="3060" w:type="dxa"/>
          </w:tcPr>
          <w:p w14:paraId="7DE03F32" w14:textId="00D0B1B6" w:rsidR="12AC059F" w:rsidRPr="0041547B" w:rsidRDefault="014A6F51">
            <w:pPr>
              <w:spacing w:line="276" w:lineRule="auto"/>
              <w:rPr>
                <w:rFonts w:eastAsia="Times New Roman"/>
                <w:sz w:val="16"/>
                <w:szCs w:val="16"/>
              </w:rPr>
              <w:pPrChange w:id="2530" w:author="Unknown" w:date="2020-06-16T01:07:00Z">
                <w:pPr/>
              </w:pPrChange>
            </w:pPr>
            <w:r w:rsidRPr="0041547B">
              <w:rPr>
                <w:rFonts w:eastAsia="Times New Roman"/>
                <w:sz w:val="16"/>
                <w:szCs w:val="16"/>
              </w:rPr>
              <w:t xml:space="preserve">Public outdoor gatherings are banned. Private gatherings are permitted outdoors if limited to 10 and social distancing observed. Indoor gatherings restricted. </w:t>
            </w:r>
          </w:p>
          <w:p w14:paraId="0B78538C" w14:textId="4CBAF647" w:rsidR="12AC059F" w:rsidRPr="0041547B" w:rsidRDefault="014A6F51">
            <w:pPr>
              <w:spacing w:line="276" w:lineRule="auto"/>
              <w:rPr>
                <w:rFonts w:eastAsia="Times New Roman"/>
                <w:i/>
                <w:iCs/>
                <w:sz w:val="16"/>
                <w:szCs w:val="16"/>
                <w:vertAlign w:val="superscript"/>
              </w:rPr>
              <w:pPrChange w:id="2531" w:author="Unknown" w:date="2020-06-16T01:07:00Z">
                <w:pPr/>
              </w:pPrChange>
            </w:pPr>
            <w:r w:rsidRPr="0041547B">
              <w:rPr>
                <w:rFonts w:eastAsia="Times New Roman"/>
                <w:i/>
                <w:iCs/>
                <w:sz w:val="16"/>
                <w:szCs w:val="16"/>
              </w:rPr>
              <w:t>April 11, 2020 – May 15</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55</w:t>
            </w:r>
          </w:p>
          <w:p w14:paraId="3239E860" w14:textId="27975D4B" w:rsidR="12AC059F" w:rsidRPr="0041547B" w:rsidRDefault="014A6F51">
            <w:pPr>
              <w:spacing w:line="276" w:lineRule="auto"/>
              <w:rPr>
                <w:rFonts w:eastAsia="Times New Roman"/>
                <w:sz w:val="16"/>
                <w:szCs w:val="16"/>
              </w:rPr>
              <w:pPrChange w:id="2532" w:author="Unknown" w:date="2020-06-16T01:07:00Z">
                <w:pPr/>
              </w:pPrChange>
            </w:pPr>
            <w:r w:rsidRPr="0041547B">
              <w:rPr>
                <w:rFonts w:eastAsia="Times New Roman"/>
                <w:sz w:val="16"/>
                <w:szCs w:val="16"/>
              </w:rPr>
              <w:t xml:space="preserve"> </w:t>
            </w:r>
          </w:p>
          <w:p w14:paraId="0BC204E5" w14:textId="736CECCA" w:rsidR="12AC059F" w:rsidRPr="0041547B" w:rsidRDefault="014A6F51">
            <w:pPr>
              <w:spacing w:line="276" w:lineRule="auto"/>
              <w:rPr>
                <w:rFonts w:eastAsia="Times New Roman"/>
                <w:sz w:val="16"/>
                <w:szCs w:val="16"/>
              </w:rPr>
              <w:pPrChange w:id="2533" w:author="Unknown" w:date="2020-06-16T01:07:00Z">
                <w:pPr/>
              </w:pPrChange>
            </w:pPr>
            <w:r w:rsidRPr="0041547B">
              <w:rPr>
                <w:rFonts w:eastAsia="Times New Roman"/>
                <w:sz w:val="16"/>
                <w:szCs w:val="16"/>
              </w:rPr>
              <w:t>A household can have up to five guests, provided there are no more than ten persons inside the house at any time. Outdoor gatherings up to 25 are permitted, if social distancing observed.</w:t>
            </w:r>
          </w:p>
          <w:p w14:paraId="0FBEAB18" w14:textId="19045656" w:rsidR="12AC059F" w:rsidRPr="0041547B" w:rsidRDefault="014A6F51">
            <w:pPr>
              <w:spacing w:line="276" w:lineRule="auto"/>
              <w:rPr>
                <w:rFonts w:eastAsia="Times New Roman"/>
                <w:i/>
                <w:iCs/>
                <w:sz w:val="16"/>
                <w:szCs w:val="16"/>
                <w:vertAlign w:val="superscript"/>
              </w:rPr>
              <w:pPrChange w:id="2534" w:author="Unknown" w:date="2020-06-16T01:07:00Z">
                <w:pPr/>
              </w:pPrChange>
            </w:pPr>
            <w:r w:rsidRPr="0041547B">
              <w:rPr>
                <w:rFonts w:eastAsia="Times New Roman"/>
                <w:i/>
                <w:iCs/>
                <w:sz w:val="16"/>
                <w:szCs w:val="16"/>
              </w:rPr>
              <w:t>May 15</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56</w:t>
            </w:r>
          </w:p>
        </w:tc>
        <w:tc>
          <w:tcPr>
            <w:tcW w:w="2399" w:type="dxa"/>
          </w:tcPr>
          <w:p w14:paraId="7B8057BE" w14:textId="10A85D8F" w:rsidR="12AC059F" w:rsidRPr="0041547B" w:rsidRDefault="014A6F51">
            <w:pPr>
              <w:spacing w:line="276" w:lineRule="auto"/>
              <w:rPr>
                <w:rFonts w:eastAsia="Times New Roman"/>
                <w:sz w:val="16"/>
                <w:szCs w:val="16"/>
              </w:rPr>
              <w:pPrChange w:id="2535" w:author="Unknown" w:date="2020-06-16T01:07:00Z">
                <w:pPr/>
              </w:pPrChange>
            </w:pPr>
            <w:r w:rsidRPr="0041547B">
              <w:rPr>
                <w:rFonts w:eastAsia="Times New Roman"/>
                <w:sz w:val="16"/>
                <w:szCs w:val="16"/>
              </w:rPr>
              <w:t>Only NWT residents, critical workers and other exceptions such as essential workers will be allowed into NWT and they must self-isolate before they enter</w:t>
            </w:r>
          </w:p>
          <w:p w14:paraId="6E7611A4" w14:textId="41E8A257" w:rsidR="12AC059F" w:rsidRPr="0041547B" w:rsidRDefault="014A6F51">
            <w:pPr>
              <w:spacing w:line="276" w:lineRule="auto"/>
              <w:rPr>
                <w:rFonts w:eastAsia="Times New Roman"/>
                <w:i/>
                <w:iCs/>
                <w:sz w:val="16"/>
                <w:szCs w:val="16"/>
                <w:vertAlign w:val="superscript"/>
              </w:rPr>
              <w:pPrChange w:id="2536" w:author="Unknown" w:date="2020-06-16T01:07:00Z">
                <w:pPr/>
              </w:pPrChange>
            </w:pPr>
            <w:r w:rsidRPr="0041547B">
              <w:rPr>
                <w:rFonts w:eastAsia="Times New Roman"/>
                <w:i/>
                <w:iCs/>
                <w:sz w:val="16"/>
                <w:szCs w:val="16"/>
              </w:rPr>
              <w:t>March 21, 2020 – until rescinded</w:t>
            </w:r>
            <w:r w:rsidRPr="0041547B">
              <w:rPr>
                <w:rFonts w:eastAsia="Times New Roman"/>
                <w:i/>
                <w:iCs/>
                <w:sz w:val="16"/>
                <w:szCs w:val="16"/>
                <w:vertAlign w:val="superscript"/>
              </w:rPr>
              <w:t>57</w:t>
            </w:r>
          </w:p>
        </w:tc>
      </w:tr>
      <w:tr w:rsidR="12AC059F" w14:paraId="27B600FD" w14:textId="77777777" w:rsidTr="64042840">
        <w:tc>
          <w:tcPr>
            <w:tcW w:w="607" w:type="dxa"/>
            <w:shd w:val="clear" w:color="auto" w:fill="C5E0B3"/>
            <w:vAlign w:val="center"/>
          </w:tcPr>
          <w:p w14:paraId="028E36E8" w14:textId="35332411" w:rsidR="12AC059F" w:rsidRPr="0041547B" w:rsidRDefault="014A6F51">
            <w:pPr>
              <w:spacing w:line="276" w:lineRule="auto"/>
              <w:jc w:val="center"/>
              <w:rPr>
                <w:rFonts w:eastAsia="Times New Roman"/>
                <w:b/>
                <w:bCs/>
                <w:sz w:val="16"/>
                <w:szCs w:val="16"/>
              </w:rPr>
              <w:pPrChange w:id="2537" w:author="Unknown" w:date="2020-06-16T01:07:00Z">
                <w:pPr/>
              </w:pPrChange>
            </w:pPr>
            <w:r w:rsidRPr="0041547B">
              <w:rPr>
                <w:rFonts w:eastAsia="Times New Roman"/>
                <w:b/>
                <w:bCs/>
                <w:sz w:val="16"/>
                <w:szCs w:val="16"/>
              </w:rPr>
              <w:t xml:space="preserve"> </w:t>
            </w:r>
          </w:p>
          <w:p w14:paraId="0BEE2024" w14:textId="16F2E530" w:rsidR="12AC059F" w:rsidRPr="0041547B" w:rsidRDefault="014A6F51">
            <w:pPr>
              <w:spacing w:line="276" w:lineRule="auto"/>
              <w:jc w:val="center"/>
              <w:rPr>
                <w:rFonts w:eastAsia="Times New Roman"/>
                <w:b/>
                <w:bCs/>
                <w:sz w:val="16"/>
                <w:szCs w:val="16"/>
              </w:rPr>
              <w:pPrChange w:id="2538" w:author="Unknown" w:date="2020-06-16T01:07:00Z">
                <w:pPr/>
              </w:pPrChange>
            </w:pPr>
            <w:r w:rsidRPr="0041547B">
              <w:rPr>
                <w:rFonts w:eastAsia="Times New Roman"/>
                <w:b/>
                <w:bCs/>
                <w:sz w:val="16"/>
                <w:szCs w:val="16"/>
              </w:rPr>
              <w:t>ON</w:t>
            </w:r>
          </w:p>
        </w:tc>
        <w:tc>
          <w:tcPr>
            <w:tcW w:w="3295" w:type="dxa"/>
          </w:tcPr>
          <w:p w14:paraId="5A7CFD3E" w14:textId="097FE9EB" w:rsidR="12AC059F" w:rsidRPr="0041547B" w:rsidRDefault="014A6F51">
            <w:pPr>
              <w:spacing w:line="276" w:lineRule="auto"/>
              <w:rPr>
                <w:rFonts w:eastAsia="Times New Roman"/>
                <w:sz w:val="16"/>
                <w:szCs w:val="16"/>
              </w:rPr>
              <w:pPrChange w:id="2539" w:author="Unknown" w:date="2020-06-16T01:07:00Z">
                <w:pPr/>
              </w:pPrChange>
            </w:pPr>
            <w:r w:rsidRPr="0041547B">
              <w:rPr>
                <w:rFonts w:eastAsia="Times New Roman"/>
                <w:sz w:val="16"/>
                <w:szCs w:val="16"/>
              </w:rPr>
              <w:t xml:space="preserve"> </w:t>
            </w:r>
          </w:p>
          <w:p w14:paraId="4E704CD9" w14:textId="045C17D1" w:rsidR="12AC059F" w:rsidRPr="0041547B" w:rsidRDefault="014A6F51">
            <w:pPr>
              <w:spacing w:line="276" w:lineRule="auto"/>
              <w:rPr>
                <w:rFonts w:eastAsia="Times New Roman"/>
                <w:sz w:val="16"/>
                <w:szCs w:val="16"/>
              </w:rPr>
              <w:pPrChange w:id="2540" w:author="Unknown" w:date="2020-06-16T01:07:00Z">
                <w:pPr/>
              </w:pPrChange>
            </w:pPr>
            <w:r w:rsidRPr="0041547B">
              <w:rPr>
                <w:rFonts w:eastAsia="Times New Roman"/>
                <w:sz w:val="16"/>
                <w:szCs w:val="16"/>
              </w:rPr>
              <w:t xml:space="preserve">All businesses and schools closed, except essential ones such as grocery stores and pharmacies, in addition to restaurants and liquor dispensers that offer takeout and delivery. </w:t>
            </w:r>
          </w:p>
          <w:p w14:paraId="609227D5" w14:textId="01D3BAA2" w:rsidR="12AC059F" w:rsidRPr="0041547B" w:rsidRDefault="014A6F51">
            <w:pPr>
              <w:spacing w:line="276" w:lineRule="auto"/>
              <w:rPr>
                <w:rFonts w:eastAsia="Times New Roman"/>
                <w:i/>
                <w:iCs/>
                <w:sz w:val="16"/>
                <w:szCs w:val="16"/>
              </w:rPr>
              <w:pPrChange w:id="2541" w:author="Unknown" w:date="2020-06-16T01:07:00Z">
                <w:pPr/>
              </w:pPrChange>
            </w:pPr>
            <w:r w:rsidRPr="0041547B">
              <w:rPr>
                <w:rFonts w:eastAsia="Times New Roman"/>
                <w:i/>
                <w:iCs/>
                <w:sz w:val="16"/>
                <w:szCs w:val="16"/>
              </w:rPr>
              <w:t>March 24</w:t>
            </w:r>
            <w:r w:rsidRPr="0041547B">
              <w:rPr>
                <w:rFonts w:eastAsia="Times New Roman"/>
                <w:i/>
                <w:iCs/>
                <w:sz w:val="16"/>
                <w:szCs w:val="16"/>
                <w:vertAlign w:val="superscript"/>
              </w:rPr>
              <w:t>th</w:t>
            </w:r>
            <w:r w:rsidRPr="0041547B">
              <w:rPr>
                <w:rFonts w:eastAsia="Times New Roman"/>
                <w:i/>
                <w:iCs/>
                <w:sz w:val="16"/>
                <w:szCs w:val="16"/>
              </w:rPr>
              <w:t xml:space="preserve">, 2020 – ongoing </w:t>
            </w:r>
          </w:p>
          <w:p w14:paraId="50DDE485" w14:textId="13A4CC53" w:rsidR="12AC059F" w:rsidRPr="0041547B" w:rsidRDefault="014A6F51">
            <w:pPr>
              <w:spacing w:line="276" w:lineRule="auto"/>
              <w:rPr>
                <w:rFonts w:eastAsia="Times New Roman"/>
                <w:i/>
                <w:iCs/>
                <w:sz w:val="16"/>
                <w:szCs w:val="16"/>
              </w:rPr>
              <w:pPrChange w:id="2542" w:author="Unknown" w:date="2020-06-16T01:07:00Z">
                <w:pPr/>
              </w:pPrChange>
            </w:pPr>
            <w:r w:rsidRPr="0041547B">
              <w:rPr>
                <w:rFonts w:eastAsia="Times New Roman"/>
                <w:i/>
                <w:iCs/>
                <w:sz w:val="16"/>
                <w:szCs w:val="16"/>
              </w:rPr>
              <w:t xml:space="preserve"> </w:t>
            </w:r>
          </w:p>
          <w:p w14:paraId="581B9536" w14:textId="46737F42" w:rsidR="12AC059F" w:rsidRPr="0041547B" w:rsidRDefault="014A6F51">
            <w:pPr>
              <w:spacing w:line="276" w:lineRule="auto"/>
              <w:rPr>
                <w:rFonts w:eastAsia="Times New Roman"/>
                <w:sz w:val="16"/>
                <w:szCs w:val="16"/>
              </w:rPr>
              <w:pPrChange w:id="2543" w:author="Unknown" w:date="2020-06-16T01:07:00Z">
                <w:pPr/>
              </w:pPrChange>
            </w:pPr>
            <w:r w:rsidRPr="0041547B">
              <w:rPr>
                <w:rFonts w:eastAsia="Times New Roman"/>
                <w:sz w:val="16"/>
                <w:szCs w:val="16"/>
              </w:rPr>
              <w:t>Outdoor amenities in parks closed, although trails and parks themselves not closed</w:t>
            </w:r>
          </w:p>
          <w:p w14:paraId="1E258001" w14:textId="619B868A" w:rsidR="12AC059F" w:rsidRPr="0041547B" w:rsidRDefault="014A6F51">
            <w:pPr>
              <w:spacing w:line="276" w:lineRule="auto"/>
              <w:rPr>
                <w:rFonts w:eastAsia="Times New Roman"/>
                <w:i/>
                <w:iCs/>
                <w:sz w:val="16"/>
                <w:szCs w:val="16"/>
                <w:vertAlign w:val="superscript"/>
              </w:rPr>
              <w:pPrChange w:id="2544" w:author="Unknown" w:date="2020-06-16T01:07:00Z">
                <w:pPr/>
              </w:pPrChange>
            </w:pPr>
            <w:r w:rsidRPr="0041547B">
              <w:rPr>
                <w:rFonts w:eastAsia="Times New Roman"/>
                <w:i/>
                <w:iCs/>
                <w:sz w:val="16"/>
                <w:szCs w:val="16"/>
              </w:rPr>
              <w:t>March 30</w:t>
            </w:r>
            <w:r w:rsidRPr="0041547B">
              <w:rPr>
                <w:rFonts w:eastAsia="Times New Roman"/>
                <w:i/>
                <w:iCs/>
                <w:sz w:val="16"/>
                <w:szCs w:val="16"/>
                <w:vertAlign w:val="superscript"/>
              </w:rPr>
              <w:t xml:space="preserve">th, </w:t>
            </w:r>
            <w:r w:rsidRPr="0041547B">
              <w:rPr>
                <w:rFonts w:eastAsia="Times New Roman"/>
                <w:i/>
                <w:iCs/>
                <w:sz w:val="16"/>
                <w:szCs w:val="16"/>
              </w:rPr>
              <w:t>2020 – ongoing</w:t>
            </w:r>
            <w:r w:rsidRPr="0041547B">
              <w:rPr>
                <w:rFonts w:eastAsia="Times New Roman"/>
                <w:i/>
                <w:iCs/>
                <w:sz w:val="16"/>
                <w:szCs w:val="16"/>
                <w:vertAlign w:val="superscript"/>
              </w:rPr>
              <w:t>59</w:t>
            </w:r>
          </w:p>
          <w:p w14:paraId="79B164A6" w14:textId="5824BADE" w:rsidR="12AC059F" w:rsidRPr="0041547B" w:rsidRDefault="014A6F51">
            <w:pPr>
              <w:spacing w:line="276" w:lineRule="auto"/>
              <w:rPr>
                <w:rFonts w:eastAsia="Times New Roman"/>
                <w:i/>
                <w:iCs/>
                <w:sz w:val="16"/>
                <w:szCs w:val="16"/>
              </w:rPr>
              <w:pPrChange w:id="2545" w:author="Unknown" w:date="2020-06-16T01:07:00Z">
                <w:pPr/>
              </w:pPrChange>
            </w:pPr>
            <w:r w:rsidRPr="0041547B">
              <w:rPr>
                <w:rFonts w:eastAsia="Times New Roman"/>
                <w:i/>
                <w:iCs/>
                <w:sz w:val="16"/>
                <w:szCs w:val="16"/>
              </w:rPr>
              <w:t xml:space="preserve"> </w:t>
            </w:r>
          </w:p>
          <w:p w14:paraId="3CB4F74D" w14:textId="1FAA8B85" w:rsidR="12AC059F" w:rsidRPr="0041547B" w:rsidRDefault="014A6F51">
            <w:pPr>
              <w:spacing w:line="276" w:lineRule="auto"/>
              <w:rPr>
                <w:rFonts w:eastAsia="Times New Roman"/>
                <w:sz w:val="16"/>
                <w:szCs w:val="16"/>
              </w:rPr>
              <w:pPrChange w:id="2546" w:author="Unknown" w:date="2020-06-16T01:07:00Z">
                <w:pPr/>
              </w:pPrChange>
            </w:pPr>
            <w:r w:rsidRPr="0041547B">
              <w:rPr>
                <w:rFonts w:eastAsia="Times New Roman"/>
                <w:sz w:val="16"/>
                <w:szCs w:val="16"/>
              </w:rPr>
              <w:t>Ontario provincial parks to be closed</w:t>
            </w:r>
          </w:p>
          <w:p w14:paraId="422133E8" w14:textId="26DBA100" w:rsidR="12AC059F" w:rsidRPr="0041547B" w:rsidRDefault="014A6F51">
            <w:pPr>
              <w:spacing w:line="276" w:lineRule="auto"/>
              <w:rPr>
                <w:rFonts w:eastAsia="Times New Roman"/>
                <w:i/>
                <w:iCs/>
                <w:sz w:val="16"/>
                <w:szCs w:val="16"/>
                <w:vertAlign w:val="superscript"/>
              </w:rPr>
              <w:pPrChange w:id="2547" w:author="Unknown" w:date="2020-06-16T01:07:00Z">
                <w:pPr/>
              </w:pPrChange>
            </w:pPr>
            <w:r w:rsidRPr="0041547B">
              <w:rPr>
                <w:rFonts w:eastAsia="Times New Roman"/>
                <w:i/>
                <w:iCs/>
                <w:sz w:val="16"/>
                <w:szCs w:val="16"/>
              </w:rPr>
              <w:t>April 25</w:t>
            </w:r>
            <w:r w:rsidRPr="0041547B">
              <w:rPr>
                <w:rFonts w:eastAsia="Times New Roman"/>
                <w:i/>
                <w:iCs/>
                <w:sz w:val="16"/>
                <w:szCs w:val="16"/>
                <w:vertAlign w:val="superscript"/>
              </w:rPr>
              <w:t>th</w:t>
            </w:r>
            <w:r w:rsidRPr="0041547B">
              <w:rPr>
                <w:rFonts w:eastAsia="Times New Roman"/>
                <w:i/>
                <w:iCs/>
                <w:sz w:val="16"/>
                <w:szCs w:val="16"/>
              </w:rPr>
              <w:t xml:space="preserve"> - May 31</w:t>
            </w:r>
            <w:r w:rsidRPr="0041547B">
              <w:rPr>
                <w:rFonts w:eastAsia="Times New Roman"/>
                <w:i/>
                <w:iCs/>
                <w:sz w:val="16"/>
                <w:szCs w:val="16"/>
                <w:vertAlign w:val="superscript"/>
              </w:rPr>
              <w:t>st</w:t>
            </w:r>
            <w:r w:rsidRPr="0041547B">
              <w:rPr>
                <w:rFonts w:eastAsia="Times New Roman"/>
                <w:i/>
                <w:iCs/>
                <w:sz w:val="16"/>
                <w:szCs w:val="16"/>
              </w:rPr>
              <w:t>, 2020</w:t>
            </w:r>
            <w:r w:rsidRPr="0041547B">
              <w:rPr>
                <w:rFonts w:eastAsia="Times New Roman"/>
                <w:i/>
                <w:iCs/>
                <w:sz w:val="16"/>
                <w:szCs w:val="16"/>
                <w:vertAlign w:val="superscript"/>
              </w:rPr>
              <w:t>60</w:t>
            </w:r>
          </w:p>
          <w:p w14:paraId="5D8192BD" w14:textId="4584342A" w:rsidR="12AC059F" w:rsidRPr="0041547B" w:rsidRDefault="014A6F51">
            <w:pPr>
              <w:spacing w:line="276" w:lineRule="auto"/>
              <w:rPr>
                <w:rFonts w:eastAsia="Times New Roman"/>
                <w:i/>
                <w:iCs/>
                <w:sz w:val="16"/>
                <w:szCs w:val="16"/>
              </w:rPr>
              <w:pPrChange w:id="2548" w:author="Unknown" w:date="2020-06-16T01:07:00Z">
                <w:pPr/>
              </w:pPrChange>
            </w:pPr>
            <w:r w:rsidRPr="0041547B">
              <w:rPr>
                <w:rFonts w:eastAsia="Times New Roman"/>
                <w:i/>
                <w:iCs/>
                <w:sz w:val="16"/>
                <w:szCs w:val="16"/>
              </w:rPr>
              <w:t xml:space="preserve"> </w:t>
            </w:r>
          </w:p>
          <w:p w14:paraId="237B5564" w14:textId="25FDC0C2" w:rsidR="12AC059F" w:rsidRPr="0041547B" w:rsidRDefault="014A6F51">
            <w:pPr>
              <w:spacing w:line="276" w:lineRule="auto"/>
              <w:rPr>
                <w:rFonts w:eastAsia="Times New Roman"/>
                <w:sz w:val="16"/>
                <w:szCs w:val="16"/>
              </w:rPr>
              <w:pPrChange w:id="2549" w:author="Unknown" w:date="2020-06-16T01:07:00Z">
                <w:pPr/>
              </w:pPrChange>
            </w:pPr>
            <w:r w:rsidRPr="0041547B">
              <w:rPr>
                <w:rFonts w:eastAsia="Times New Roman"/>
                <w:sz w:val="16"/>
                <w:szCs w:val="16"/>
              </w:rPr>
              <w:t>Provincial parks open for day use.</w:t>
            </w:r>
          </w:p>
          <w:p w14:paraId="2090FCE3" w14:textId="28C6D556" w:rsidR="12AC059F" w:rsidRPr="0041547B" w:rsidRDefault="014A6F51">
            <w:pPr>
              <w:spacing w:line="276" w:lineRule="auto"/>
              <w:rPr>
                <w:rFonts w:eastAsia="Times New Roman"/>
                <w:i/>
                <w:iCs/>
                <w:sz w:val="16"/>
                <w:szCs w:val="16"/>
                <w:vertAlign w:val="superscript"/>
              </w:rPr>
              <w:pPrChange w:id="2550" w:author="Unknown" w:date="2020-06-16T01:07:00Z">
                <w:pPr/>
              </w:pPrChange>
            </w:pPr>
            <w:r w:rsidRPr="0041547B">
              <w:rPr>
                <w:rFonts w:eastAsia="Times New Roman"/>
                <w:i/>
                <w:iCs/>
                <w:sz w:val="16"/>
                <w:szCs w:val="16"/>
              </w:rPr>
              <w:t>Starting May 11</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61</w:t>
            </w:r>
          </w:p>
          <w:p w14:paraId="678D1378" w14:textId="4A954A70" w:rsidR="12AC059F" w:rsidRPr="0041547B" w:rsidRDefault="014A6F51">
            <w:pPr>
              <w:spacing w:line="276" w:lineRule="auto"/>
              <w:rPr>
                <w:rFonts w:eastAsia="Times New Roman"/>
                <w:sz w:val="16"/>
                <w:szCs w:val="16"/>
              </w:rPr>
              <w:pPrChange w:id="2551" w:author="Unknown" w:date="2020-06-16T01:07:00Z">
                <w:pPr/>
              </w:pPrChange>
            </w:pPr>
            <w:r w:rsidRPr="0041547B">
              <w:rPr>
                <w:rFonts w:eastAsia="Times New Roman"/>
                <w:sz w:val="16"/>
                <w:szCs w:val="16"/>
              </w:rPr>
              <w:t xml:space="preserve"> </w:t>
            </w:r>
          </w:p>
          <w:p w14:paraId="323D8596" w14:textId="2CFB4B1D" w:rsidR="12AC059F" w:rsidRPr="0041547B" w:rsidRDefault="014A6F51">
            <w:pPr>
              <w:spacing w:line="276" w:lineRule="auto"/>
              <w:rPr>
                <w:rFonts w:eastAsia="Times New Roman"/>
                <w:sz w:val="16"/>
                <w:szCs w:val="16"/>
              </w:rPr>
              <w:pPrChange w:id="2552" w:author="Unknown" w:date="2020-06-16T01:07:00Z">
                <w:pPr/>
              </w:pPrChange>
            </w:pPr>
            <w:r w:rsidRPr="0041547B">
              <w:rPr>
                <w:rFonts w:eastAsia="Times New Roman"/>
                <w:sz w:val="16"/>
                <w:szCs w:val="16"/>
              </w:rPr>
              <w:t>Different parts of the province open in phases</w:t>
            </w:r>
          </w:p>
          <w:p w14:paraId="3A25B66B" w14:textId="459DFAE0" w:rsidR="12AC059F" w:rsidRPr="0041547B" w:rsidRDefault="014A6F51">
            <w:pPr>
              <w:spacing w:line="276" w:lineRule="auto"/>
              <w:rPr>
                <w:rFonts w:eastAsia="Times New Roman"/>
                <w:i/>
                <w:iCs/>
                <w:sz w:val="16"/>
                <w:szCs w:val="16"/>
                <w:vertAlign w:val="superscript"/>
              </w:rPr>
              <w:pPrChange w:id="2553" w:author="Unknown" w:date="2020-06-16T01:07:00Z">
                <w:pPr/>
              </w:pPrChange>
            </w:pPr>
            <w:r w:rsidRPr="006D1593">
              <w:rPr>
                <w:rFonts w:eastAsia="Times New Roman"/>
                <w:i/>
                <w:iCs/>
                <w:sz w:val="16"/>
                <w:szCs w:val="16"/>
                <w:rPrChange w:id="2554" w:author="Jhoh@ccla.org" w:date="2020-06-16T10:02:00Z">
                  <w:rPr>
                    <w:rFonts w:eastAsia="Times New Roman"/>
                    <w:i/>
                    <w:iCs/>
                    <w:sz w:val="24"/>
                    <w:szCs w:val="24"/>
                  </w:rPr>
                </w:rPrChange>
              </w:rPr>
              <w:t>Starting June 11</w:t>
            </w:r>
            <w:r w:rsidRPr="006D1593">
              <w:rPr>
                <w:rFonts w:eastAsia="Times New Roman"/>
                <w:i/>
                <w:iCs/>
                <w:sz w:val="16"/>
                <w:szCs w:val="16"/>
                <w:vertAlign w:val="superscript"/>
                <w:rPrChange w:id="2555" w:author="Jhoh@ccla.org" w:date="2020-06-16T10:02:00Z">
                  <w:rPr>
                    <w:rFonts w:eastAsia="Times New Roman"/>
                    <w:i/>
                    <w:iCs/>
                    <w:sz w:val="24"/>
                    <w:szCs w:val="24"/>
                    <w:vertAlign w:val="superscript"/>
                  </w:rPr>
                </w:rPrChange>
              </w:rPr>
              <w:t>th</w:t>
            </w:r>
            <w:r w:rsidRPr="0041547B">
              <w:rPr>
                <w:rFonts w:eastAsia="Times New Roman"/>
                <w:i/>
                <w:iCs/>
                <w:sz w:val="16"/>
                <w:szCs w:val="16"/>
              </w:rPr>
              <w:t>, 2020</w:t>
            </w:r>
            <w:r w:rsidRPr="0041547B">
              <w:rPr>
                <w:rFonts w:eastAsia="Times New Roman"/>
                <w:i/>
                <w:iCs/>
                <w:sz w:val="16"/>
                <w:szCs w:val="16"/>
                <w:vertAlign w:val="superscript"/>
              </w:rPr>
              <w:t>62</w:t>
            </w:r>
          </w:p>
          <w:p w14:paraId="772C1BE8" w14:textId="61253281" w:rsidR="12AC059F" w:rsidRPr="0041547B" w:rsidRDefault="014A6F51">
            <w:pPr>
              <w:spacing w:line="276" w:lineRule="auto"/>
              <w:rPr>
                <w:rFonts w:eastAsia="Times New Roman"/>
                <w:i/>
                <w:iCs/>
                <w:sz w:val="16"/>
                <w:szCs w:val="16"/>
              </w:rPr>
              <w:pPrChange w:id="2556" w:author="Unknown" w:date="2020-06-16T01:07:00Z">
                <w:pPr/>
              </w:pPrChange>
            </w:pPr>
            <w:r w:rsidRPr="0041547B">
              <w:rPr>
                <w:rFonts w:eastAsia="Times New Roman"/>
                <w:i/>
                <w:iCs/>
                <w:sz w:val="16"/>
                <w:szCs w:val="16"/>
              </w:rPr>
              <w:t xml:space="preserve"> </w:t>
            </w:r>
          </w:p>
          <w:p w14:paraId="01AA5B33" w14:textId="632B79B7" w:rsidR="12AC059F" w:rsidRPr="0041547B" w:rsidRDefault="014A6F51">
            <w:pPr>
              <w:spacing w:line="276" w:lineRule="auto"/>
              <w:rPr>
                <w:rFonts w:eastAsia="Times New Roman"/>
                <w:i/>
                <w:iCs/>
                <w:sz w:val="16"/>
                <w:szCs w:val="16"/>
              </w:rPr>
              <w:pPrChange w:id="2557" w:author="Unknown" w:date="2020-06-16T01:07:00Z">
                <w:pPr/>
              </w:pPrChange>
            </w:pPr>
            <w:r w:rsidRPr="0041547B">
              <w:rPr>
                <w:rFonts w:eastAsia="Times New Roman"/>
                <w:i/>
                <w:iCs/>
                <w:sz w:val="16"/>
                <w:szCs w:val="16"/>
              </w:rPr>
              <w:t xml:space="preserve"> </w:t>
            </w:r>
          </w:p>
        </w:tc>
        <w:tc>
          <w:tcPr>
            <w:tcW w:w="3060" w:type="dxa"/>
          </w:tcPr>
          <w:p w14:paraId="3CE0E7CC" w14:textId="26112926" w:rsidR="12AC059F" w:rsidRPr="0041547B" w:rsidRDefault="014A6F51">
            <w:pPr>
              <w:spacing w:line="276" w:lineRule="auto"/>
              <w:rPr>
                <w:rFonts w:eastAsia="Times New Roman"/>
                <w:sz w:val="16"/>
                <w:szCs w:val="16"/>
              </w:rPr>
              <w:pPrChange w:id="2558" w:author="Unknown" w:date="2020-06-16T01:07:00Z">
                <w:pPr/>
              </w:pPrChange>
            </w:pPr>
            <w:r w:rsidRPr="0041547B">
              <w:rPr>
                <w:rFonts w:eastAsia="Times New Roman"/>
                <w:sz w:val="16"/>
                <w:szCs w:val="16"/>
              </w:rPr>
              <w:t xml:space="preserve"> </w:t>
            </w:r>
          </w:p>
          <w:p w14:paraId="26C547FD" w14:textId="5B029FE3" w:rsidR="12AC059F" w:rsidRPr="0041547B" w:rsidRDefault="014A6F51">
            <w:pPr>
              <w:spacing w:line="276" w:lineRule="auto"/>
              <w:rPr>
                <w:rFonts w:eastAsia="Times New Roman"/>
                <w:sz w:val="16"/>
                <w:szCs w:val="16"/>
              </w:rPr>
              <w:pPrChange w:id="2559" w:author="Unknown" w:date="2020-06-16T01:07:00Z">
                <w:pPr/>
              </w:pPrChange>
            </w:pPr>
            <w:r w:rsidRPr="0041547B">
              <w:rPr>
                <w:rFonts w:eastAsia="Times New Roman"/>
                <w:sz w:val="16"/>
                <w:szCs w:val="16"/>
              </w:rPr>
              <w:t>No more than 5 people, with some exceptions</w:t>
            </w:r>
          </w:p>
          <w:p w14:paraId="4A1C0879" w14:textId="2F2AA002" w:rsidR="12AC059F" w:rsidRPr="0041547B" w:rsidRDefault="014A6F51">
            <w:pPr>
              <w:spacing w:line="276" w:lineRule="auto"/>
              <w:rPr>
                <w:rFonts w:eastAsia="Times New Roman"/>
                <w:i/>
                <w:iCs/>
                <w:sz w:val="16"/>
                <w:szCs w:val="16"/>
                <w:vertAlign w:val="superscript"/>
              </w:rPr>
              <w:pPrChange w:id="2560" w:author="Unknown" w:date="2020-06-16T01:07:00Z">
                <w:pPr/>
              </w:pPrChange>
            </w:pPr>
            <w:r w:rsidRPr="0041547B">
              <w:rPr>
                <w:rFonts w:eastAsia="Times New Roman"/>
                <w:i/>
                <w:iCs/>
                <w:sz w:val="16"/>
                <w:szCs w:val="16"/>
              </w:rPr>
              <w:t>March 30</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63</w:t>
            </w:r>
          </w:p>
          <w:p w14:paraId="63638301" w14:textId="422E3E3F" w:rsidR="12AC059F" w:rsidRPr="0041547B" w:rsidRDefault="014A6F51">
            <w:pPr>
              <w:spacing w:line="276" w:lineRule="auto"/>
              <w:rPr>
                <w:rFonts w:eastAsia="Times New Roman"/>
                <w:i/>
                <w:iCs/>
                <w:sz w:val="16"/>
                <w:szCs w:val="16"/>
              </w:rPr>
              <w:pPrChange w:id="2561" w:author="Unknown" w:date="2020-06-16T01:07:00Z">
                <w:pPr/>
              </w:pPrChange>
            </w:pPr>
            <w:r w:rsidRPr="0041547B">
              <w:rPr>
                <w:rFonts w:eastAsia="Times New Roman"/>
                <w:i/>
                <w:iCs/>
                <w:sz w:val="16"/>
                <w:szCs w:val="16"/>
              </w:rPr>
              <w:t xml:space="preserve"> </w:t>
            </w:r>
          </w:p>
          <w:p w14:paraId="3EB9964B" w14:textId="11EC6E8F" w:rsidR="12AC059F" w:rsidRPr="0041547B" w:rsidRDefault="014A6F51">
            <w:pPr>
              <w:spacing w:line="276" w:lineRule="auto"/>
              <w:rPr>
                <w:rFonts w:eastAsia="Times New Roman"/>
                <w:sz w:val="16"/>
                <w:szCs w:val="16"/>
              </w:rPr>
              <w:pPrChange w:id="2562" w:author="Unknown" w:date="2020-06-16T01:07:00Z">
                <w:pPr/>
              </w:pPrChange>
            </w:pPr>
            <w:r w:rsidRPr="0041547B">
              <w:rPr>
                <w:rFonts w:eastAsia="Times New Roman"/>
                <w:sz w:val="16"/>
                <w:szCs w:val="16"/>
              </w:rPr>
              <w:t>“Social bubbles” of 10 persons allowed</w:t>
            </w:r>
          </w:p>
          <w:p w14:paraId="39A44073" w14:textId="4179843E" w:rsidR="12AC059F" w:rsidRPr="0041547B" w:rsidRDefault="014A6F51">
            <w:pPr>
              <w:spacing w:line="276" w:lineRule="auto"/>
              <w:rPr>
                <w:rFonts w:eastAsia="Times New Roman"/>
                <w:i/>
                <w:iCs/>
                <w:sz w:val="16"/>
                <w:szCs w:val="16"/>
                <w:vertAlign w:val="superscript"/>
              </w:rPr>
              <w:pPrChange w:id="2563" w:author="Unknown" w:date="2020-06-16T01:07:00Z">
                <w:pPr/>
              </w:pPrChange>
            </w:pPr>
            <w:r w:rsidRPr="0041547B">
              <w:rPr>
                <w:rFonts w:eastAsia="Times New Roman"/>
                <w:i/>
                <w:iCs/>
                <w:sz w:val="16"/>
                <w:szCs w:val="16"/>
              </w:rPr>
              <w:t>June 12</w:t>
            </w:r>
            <w:r w:rsidRPr="0041547B">
              <w:rPr>
                <w:rFonts w:eastAsia="Times New Roman"/>
                <w:i/>
                <w:iCs/>
                <w:sz w:val="16"/>
                <w:szCs w:val="16"/>
                <w:vertAlign w:val="superscript"/>
              </w:rPr>
              <w:t xml:space="preserve">th, </w:t>
            </w:r>
            <w:r w:rsidRPr="0041547B">
              <w:rPr>
                <w:rFonts w:eastAsia="Times New Roman"/>
                <w:i/>
                <w:iCs/>
                <w:sz w:val="16"/>
                <w:szCs w:val="16"/>
              </w:rPr>
              <w:t>2020 onwards</w:t>
            </w:r>
            <w:r w:rsidRPr="0041547B">
              <w:rPr>
                <w:rFonts w:eastAsia="Times New Roman"/>
                <w:i/>
                <w:iCs/>
                <w:sz w:val="16"/>
                <w:szCs w:val="16"/>
                <w:vertAlign w:val="superscript"/>
              </w:rPr>
              <w:t>64</w:t>
            </w:r>
          </w:p>
        </w:tc>
        <w:tc>
          <w:tcPr>
            <w:tcW w:w="2399" w:type="dxa"/>
          </w:tcPr>
          <w:p w14:paraId="28F59691" w14:textId="7F026663" w:rsidR="12AC059F" w:rsidRPr="0041547B" w:rsidRDefault="014A6F51">
            <w:pPr>
              <w:spacing w:line="276" w:lineRule="auto"/>
              <w:rPr>
                <w:rFonts w:eastAsia="Times New Roman"/>
                <w:sz w:val="16"/>
                <w:szCs w:val="16"/>
              </w:rPr>
              <w:pPrChange w:id="2564" w:author="Unknown" w:date="2020-06-16T01:07:00Z">
                <w:pPr/>
              </w:pPrChange>
            </w:pPr>
            <w:r w:rsidRPr="0041547B">
              <w:rPr>
                <w:rFonts w:eastAsia="Times New Roman"/>
                <w:sz w:val="16"/>
                <w:szCs w:val="16"/>
              </w:rPr>
              <w:t xml:space="preserve"> </w:t>
            </w:r>
          </w:p>
        </w:tc>
      </w:tr>
      <w:tr w:rsidR="12AC059F" w14:paraId="032097A8" w14:textId="77777777" w:rsidTr="64042840">
        <w:tc>
          <w:tcPr>
            <w:tcW w:w="607" w:type="dxa"/>
            <w:shd w:val="clear" w:color="auto" w:fill="A8D08D"/>
            <w:vAlign w:val="center"/>
          </w:tcPr>
          <w:p w14:paraId="0F397429" w14:textId="117CE6D5" w:rsidR="12AC059F" w:rsidRPr="0041547B" w:rsidRDefault="014A6F51">
            <w:pPr>
              <w:spacing w:line="276" w:lineRule="auto"/>
              <w:jc w:val="center"/>
              <w:rPr>
                <w:rFonts w:eastAsia="Times New Roman"/>
                <w:b/>
                <w:bCs/>
                <w:sz w:val="16"/>
                <w:szCs w:val="16"/>
              </w:rPr>
              <w:pPrChange w:id="2565" w:author="Unknown" w:date="2020-06-16T01:07:00Z">
                <w:pPr/>
              </w:pPrChange>
            </w:pPr>
            <w:r w:rsidRPr="0041547B">
              <w:rPr>
                <w:rFonts w:eastAsia="Times New Roman"/>
                <w:b/>
                <w:bCs/>
                <w:sz w:val="16"/>
                <w:szCs w:val="16"/>
              </w:rPr>
              <w:t>PEI</w:t>
            </w:r>
          </w:p>
        </w:tc>
        <w:tc>
          <w:tcPr>
            <w:tcW w:w="3295" w:type="dxa"/>
          </w:tcPr>
          <w:p w14:paraId="2CDF249F" w14:textId="1810F0CC" w:rsidR="12AC059F" w:rsidRPr="0041547B" w:rsidRDefault="014A6F51">
            <w:pPr>
              <w:spacing w:line="276" w:lineRule="auto"/>
              <w:rPr>
                <w:rFonts w:eastAsia="Times New Roman"/>
                <w:sz w:val="16"/>
                <w:szCs w:val="16"/>
              </w:rPr>
              <w:pPrChange w:id="2566" w:author="Unknown" w:date="2020-06-16T01:07:00Z">
                <w:pPr/>
              </w:pPrChange>
            </w:pPr>
            <w:r w:rsidRPr="0041547B">
              <w:rPr>
                <w:rFonts w:eastAsia="Times New Roman"/>
                <w:sz w:val="16"/>
                <w:szCs w:val="16"/>
              </w:rPr>
              <w:t>All businesses closed, except essential ones such as grocery stores and pharmacies,</w:t>
            </w:r>
            <w:r w:rsidRPr="00236E40">
              <w:rPr>
                <w:rFonts w:eastAsia="Times New Roman"/>
                <w:color w:val="000000" w:themeColor="text1"/>
                <w:sz w:val="16"/>
                <w:szCs w:val="16"/>
              </w:rPr>
              <w:t xml:space="preserve"> in</w:t>
            </w:r>
            <w:r w:rsidRPr="00236E40">
              <w:rPr>
                <w:rFonts w:eastAsia="Times New Roman"/>
                <w:color w:val="000000" w:themeColor="text1"/>
                <w:sz w:val="16"/>
                <w:szCs w:val="16"/>
                <w:u w:val="single"/>
              </w:rPr>
              <w:t xml:space="preserve"> </w:t>
            </w:r>
            <w:r w:rsidRPr="00236E40">
              <w:rPr>
                <w:rFonts w:eastAsia="Times New Roman"/>
                <w:color w:val="000000" w:themeColor="text1"/>
                <w:sz w:val="16"/>
                <w:szCs w:val="16"/>
              </w:rPr>
              <w:t xml:space="preserve">addition to restaurants that offer takeout and delivery. </w:t>
            </w:r>
          </w:p>
          <w:p w14:paraId="1AAE21CC" w14:textId="7094A6C7" w:rsidR="12AC059F" w:rsidRPr="0041547B" w:rsidRDefault="014A6F51">
            <w:pPr>
              <w:spacing w:line="276" w:lineRule="auto"/>
              <w:rPr>
                <w:rFonts w:eastAsia="Times New Roman"/>
                <w:i/>
                <w:iCs/>
                <w:sz w:val="16"/>
                <w:szCs w:val="16"/>
                <w:vertAlign w:val="superscript"/>
              </w:rPr>
              <w:pPrChange w:id="2567" w:author="Unknown" w:date="2020-06-16T01:07:00Z">
                <w:pPr/>
              </w:pPrChange>
            </w:pPr>
            <w:r w:rsidRPr="0041547B">
              <w:rPr>
                <w:rFonts w:eastAsia="Times New Roman"/>
                <w:i/>
                <w:iCs/>
                <w:sz w:val="16"/>
                <w:szCs w:val="16"/>
              </w:rPr>
              <w:t>March 18</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65</w:t>
            </w:r>
          </w:p>
          <w:p w14:paraId="1E9EB213" w14:textId="33434810" w:rsidR="12AC059F" w:rsidRPr="0041547B" w:rsidRDefault="014A6F51">
            <w:pPr>
              <w:spacing w:line="276" w:lineRule="auto"/>
              <w:rPr>
                <w:rFonts w:eastAsia="Times New Roman"/>
                <w:i/>
                <w:iCs/>
                <w:sz w:val="16"/>
                <w:szCs w:val="16"/>
              </w:rPr>
              <w:pPrChange w:id="2568" w:author="Unknown" w:date="2020-06-16T01:07:00Z">
                <w:pPr/>
              </w:pPrChange>
            </w:pPr>
            <w:r w:rsidRPr="0041547B">
              <w:rPr>
                <w:rFonts w:eastAsia="Times New Roman"/>
                <w:i/>
                <w:iCs/>
                <w:sz w:val="16"/>
                <w:szCs w:val="16"/>
              </w:rPr>
              <w:t xml:space="preserve"> </w:t>
            </w:r>
          </w:p>
          <w:p w14:paraId="2B6A1F98" w14:textId="71E06FD0" w:rsidR="12AC059F" w:rsidRPr="0041547B" w:rsidRDefault="014A6F51">
            <w:pPr>
              <w:spacing w:line="276" w:lineRule="auto"/>
              <w:rPr>
                <w:rFonts w:eastAsia="Times New Roman"/>
                <w:sz w:val="16"/>
                <w:szCs w:val="16"/>
              </w:rPr>
              <w:pPrChange w:id="2569" w:author="Unknown" w:date="2020-06-16T01:07:00Z">
                <w:pPr/>
              </w:pPrChange>
            </w:pPr>
            <w:r w:rsidRPr="0041547B">
              <w:rPr>
                <w:rFonts w:eastAsia="Times New Roman"/>
                <w:sz w:val="16"/>
                <w:szCs w:val="16"/>
              </w:rPr>
              <w:t>Many businesses, including retail outlets and personal service establishments, can reopen, with social distancing precautions.</w:t>
            </w:r>
          </w:p>
          <w:p w14:paraId="0FB5B081" w14:textId="5A7A1125" w:rsidR="12AC059F" w:rsidRPr="0041547B" w:rsidRDefault="014A6F51">
            <w:pPr>
              <w:spacing w:line="276" w:lineRule="auto"/>
              <w:rPr>
                <w:rFonts w:eastAsia="Times New Roman"/>
                <w:sz w:val="16"/>
                <w:szCs w:val="16"/>
                <w:vertAlign w:val="superscript"/>
              </w:rPr>
              <w:pPrChange w:id="2570" w:author="Unknown" w:date="2020-06-16T01:07:00Z">
                <w:pPr/>
              </w:pPrChange>
            </w:pPr>
            <w:r w:rsidRPr="0041547B">
              <w:rPr>
                <w:rFonts w:eastAsia="Times New Roman"/>
                <w:i/>
                <w:iCs/>
                <w:sz w:val="16"/>
                <w:szCs w:val="16"/>
              </w:rPr>
              <w:t>Starting May 22</w:t>
            </w:r>
            <w:r w:rsidRPr="0041547B">
              <w:rPr>
                <w:rFonts w:eastAsia="Times New Roman"/>
                <w:i/>
                <w:iCs/>
                <w:sz w:val="16"/>
                <w:szCs w:val="16"/>
                <w:vertAlign w:val="superscript"/>
              </w:rPr>
              <w:t>nd</w:t>
            </w:r>
            <w:r w:rsidRPr="0041547B">
              <w:rPr>
                <w:rFonts w:eastAsia="Times New Roman"/>
                <w:sz w:val="16"/>
                <w:szCs w:val="16"/>
              </w:rPr>
              <w:t>, 2020</w:t>
            </w:r>
            <w:r w:rsidRPr="0041547B">
              <w:rPr>
                <w:rFonts w:eastAsia="Times New Roman"/>
                <w:sz w:val="16"/>
                <w:szCs w:val="16"/>
                <w:vertAlign w:val="superscript"/>
              </w:rPr>
              <w:t>66</w:t>
            </w:r>
          </w:p>
          <w:p w14:paraId="1F878ED8" w14:textId="00C3BACA" w:rsidR="12AC059F" w:rsidRPr="0041547B" w:rsidRDefault="014A6F51">
            <w:pPr>
              <w:spacing w:line="276" w:lineRule="auto"/>
              <w:rPr>
                <w:rFonts w:eastAsia="Times New Roman"/>
                <w:sz w:val="16"/>
                <w:szCs w:val="16"/>
              </w:rPr>
              <w:pPrChange w:id="2571" w:author="Unknown" w:date="2020-06-16T01:07:00Z">
                <w:pPr/>
              </w:pPrChange>
            </w:pPr>
            <w:r w:rsidRPr="0041547B">
              <w:rPr>
                <w:rFonts w:eastAsia="Times New Roman"/>
                <w:sz w:val="16"/>
                <w:szCs w:val="16"/>
              </w:rPr>
              <w:lastRenderedPageBreak/>
              <w:t xml:space="preserve"> </w:t>
            </w:r>
          </w:p>
          <w:p w14:paraId="6E49F5D5" w14:textId="7DE8D408" w:rsidR="12AC059F" w:rsidRPr="0041547B" w:rsidRDefault="014A6F51">
            <w:pPr>
              <w:spacing w:line="276" w:lineRule="auto"/>
              <w:rPr>
                <w:rFonts w:eastAsia="Times New Roman"/>
                <w:sz w:val="16"/>
                <w:szCs w:val="16"/>
              </w:rPr>
              <w:pPrChange w:id="2572" w:author="Unknown" w:date="2020-06-16T01:07:00Z">
                <w:pPr/>
              </w:pPrChange>
            </w:pPr>
            <w:r w:rsidRPr="0041547B">
              <w:rPr>
                <w:rFonts w:eastAsia="Times New Roman"/>
                <w:sz w:val="16"/>
                <w:szCs w:val="16"/>
              </w:rPr>
              <w:t>Outdoor dining permitted, and indoor dining permitted with a maximum seating capacity of 50 patrons indoors.</w:t>
            </w:r>
          </w:p>
          <w:p w14:paraId="4086D593" w14:textId="5F755972" w:rsidR="12AC059F" w:rsidRPr="0041547B" w:rsidRDefault="014A6F51">
            <w:pPr>
              <w:spacing w:line="276" w:lineRule="auto"/>
              <w:rPr>
                <w:rFonts w:eastAsia="Times New Roman"/>
                <w:color w:val="333333"/>
                <w:sz w:val="16"/>
                <w:szCs w:val="16"/>
                <w:vertAlign w:val="superscript"/>
              </w:rPr>
              <w:pPrChange w:id="2573" w:author="Unknown" w:date="2020-06-16T01:07:00Z">
                <w:pPr/>
              </w:pPrChange>
            </w:pPr>
            <w:r w:rsidRPr="0041547B">
              <w:rPr>
                <w:rFonts w:eastAsia="Times New Roman"/>
                <w:i/>
                <w:iCs/>
                <w:color w:val="333333"/>
                <w:sz w:val="16"/>
                <w:szCs w:val="16"/>
              </w:rPr>
              <w:t>Starting June 1</w:t>
            </w:r>
            <w:r w:rsidRPr="0041547B">
              <w:rPr>
                <w:rFonts w:eastAsia="Times New Roman"/>
                <w:i/>
                <w:iCs/>
                <w:color w:val="333333"/>
                <w:sz w:val="16"/>
                <w:szCs w:val="16"/>
                <w:vertAlign w:val="superscript"/>
              </w:rPr>
              <w:t>st</w:t>
            </w:r>
            <w:r w:rsidRPr="0041547B">
              <w:rPr>
                <w:rFonts w:eastAsia="Times New Roman"/>
                <w:color w:val="333333"/>
                <w:sz w:val="16"/>
                <w:szCs w:val="16"/>
              </w:rPr>
              <w:t>, 2020</w:t>
            </w:r>
            <w:r w:rsidRPr="0041547B">
              <w:rPr>
                <w:rFonts w:eastAsia="Times New Roman"/>
                <w:color w:val="333333"/>
                <w:sz w:val="16"/>
                <w:szCs w:val="16"/>
                <w:vertAlign w:val="superscript"/>
              </w:rPr>
              <w:t>67</w:t>
            </w:r>
          </w:p>
        </w:tc>
        <w:tc>
          <w:tcPr>
            <w:tcW w:w="3060" w:type="dxa"/>
          </w:tcPr>
          <w:p w14:paraId="22705905" w14:textId="3AA3FF58" w:rsidR="12AC059F" w:rsidRPr="0041547B" w:rsidRDefault="014A6F51">
            <w:pPr>
              <w:spacing w:line="276" w:lineRule="auto"/>
              <w:rPr>
                <w:rFonts w:eastAsia="Times New Roman"/>
                <w:sz w:val="16"/>
                <w:szCs w:val="16"/>
              </w:rPr>
              <w:pPrChange w:id="2574" w:author="Unknown" w:date="2020-06-16T01:07:00Z">
                <w:pPr/>
              </w:pPrChange>
            </w:pPr>
            <w:r w:rsidRPr="0041547B">
              <w:rPr>
                <w:rFonts w:eastAsia="Times New Roman"/>
                <w:sz w:val="16"/>
                <w:szCs w:val="16"/>
              </w:rPr>
              <w:lastRenderedPageBreak/>
              <w:t>5 persons or less, with exceptions</w:t>
            </w:r>
          </w:p>
          <w:p w14:paraId="734CF67B" w14:textId="29DEF885" w:rsidR="12AC059F" w:rsidRPr="0041547B" w:rsidRDefault="014A6F51">
            <w:pPr>
              <w:spacing w:line="276" w:lineRule="auto"/>
              <w:rPr>
                <w:rFonts w:eastAsia="Times New Roman"/>
                <w:i/>
                <w:iCs/>
                <w:sz w:val="16"/>
                <w:szCs w:val="16"/>
                <w:vertAlign w:val="superscript"/>
              </w:rPr>
              <w:pPrChange w:id="2575" w:author="Unknown" w:date="2020-06-16T01:07:00Z">
                <w:pPr/>
              </w:pPrChange>
            </w:pPr>
            <w:r w:rsidRPr="0041547B">
              <w:rPr>
                <w:rFonts w:eastAsia="Times New Roman"/>
                <w:i/>
                <w:iCs/>
                <w:sz w:val="16"/>
                <w:szCs w:val="16"/>
              </w:rPr>
              <w:t>March 31</w:t>
            </w:r>
            <w:r w:rsidRPr="0041547B">
              <w:rPr>
                <w:rFonts w:eastAsia="Times New Roman"/>
                <w:i/>
                <w:iCs/>
                <w:sz w:val="16"/>
                <w:szCs w:val="16"/>
                <w:vertAlign w:val="superscript"/>
              </w:rPr>
              <w:t>st</w:t>
            </w:r>
            <w:r w:rsidRPr="0041547B">
              <w:rPr>
                <w:rFonts w:eastAsia="Times New Roman"/>
                <w:i/>
                <w:iCs/>
                <w:sz w:val="16"/>
                <w:szCs w:val="16"/>
              </w:rPr>
              <w:t xml:space="preserve"> - April 30</w:t>
            </w:r>
            <w:r w:rsidRPr="0041547B">
              <w:rPr>
                <w:rFonts w:eastAsia="Times New Roman"/>
                <w:i/>
                <w:iCs/>
                <w:sz w:val="16"/>
                <w:szCs w:val="16"/>
                <w:vertAlign w:val="superscript"/>
              </w:rPr>
              <w:t xml:space="preserve">th, </w:t>
            </w:r>
            <w:r w:rsidRPr="0041547B">
              <w:rPr>
                <w:rFonts w:eastAsia="Times New Roman"/>
                <w:i/>
                <w:iCs/>
                <w:sz w:val="16"/>
                <w:szCs w:val="16"/>
              </w:rPr>
              <w:t>2020</w:t>
            </w:r>
            <w:r w:rsidRPr="0041547B">
              <w:rPr>
                <w:rFonts w:eastAsia="Times New Roman"/>
                <w:i/>
                <w:iCs/>
                <w:sz w:val="16"/>
                <w:szCs w:val="16"/>
                <w:vertAlign w:val="superscript"/>
              </w:rPr>
              <w:t>68</w:t>
            </w:r>
          </w:p>
          <w:p w14:paraId="7F8B5A15" w14:textId="4C33657C" w:rsidR="12AC059F" w:rsidRPr="0041547B" w:rsidRDefault="014A6F51">
            <w:pPr>
              <w:spacing w:line="276" w:lineRule="auto"/>
              <w:rPr>
                <w:rFonts w:eastAsia="Times New Roman"/>
                <w:i/>
                <w:iCs/>
                <w:sz w:val="16"/>
                <w:szCs w:val="16"/>
              </w:rPr>
              <w:pPrChange w:id="2576" w:author="Unknown" w:date="2020-06-16T01:07:00Z">
                <w:pPr/>
              </w:pPrChange>
            </w:pPr>
            <w:r w:rsidRPr="0041547B">
              <w:rPr>
                <w:rFonts w:eastAsia="Times New Roman"/>
                <w:i/>
                <w:iCs/>
                <w:sz w:val="16"/>
                <w:szCs w:val="16"/>
              </w:rPr>
              <w:t xml:space="preserve"> </w:t>
            </w:r>
          </w:p>
          <w:p w14:paraId="2B9FD2B8" w14:textId="70A6DF2D" w:rsidR="12AC059F" w:rsidRPr="0041547B" w:rsidRDefault="014A6F51">
            <w:pPr>
              <w:spacing w:line="276" w:lineRule="auto"/>
              <w:rPr>
                <w:rFonts w:eastAsia="Times New Roman"/>
                <w:sz w:val="16"/>
                <w:szCs w:val="16"/>
              </w:rPr>
              <w:pPrChange w:id="2577" w:author="Unknown" w:date="2020-06-16T01:07:00Z">
                <w:pPr/>
              </w:pPrChange>
            </w:pPr>
            <w:r w:rsidRPr="0041547B">
              <w:rPr>
                <w:rFonts w:eastAsia="Times New Roman"/>
                <w:sz w:val="16"/>
                <w:szCs w:val="16"/>
              </w:rPr>
              <w:t>Members of the same household may gather outdoors with up to 10 other individuals from different households, and with up to 5 other individuals from different households indoors.</w:t>
            </w:r>
          </w:p>
          <w:p w14:paraId="4AA9C063" w14:textId="61292B82" w:rsidR="12AC059F" w:rsidRPr="0041547B" w:rsidRDefault="014A6F51">
            <w:pPr>
              <w:spacing w:line="276" w:lineRule="auto"/>
              <w:rPr>
                <w:rFonts w:eastAsia="Times New Roman"/>
                <w:i/>
                <w:iCs/>
                <w:sz w:val="16"/>
                <w:szCs w:val="16"/>
                <w:vertAlign w:val="superscript"/>
              </w:rPr>
              <w:pPrChange w:id="2578" w:author="Unknown" w:date="2020-06-16T01:07:00Z">
                <w:pPr/>
              </w:pPrChange>
            </w:pPr>
            <w:r w:rsidRPr="0041547B">
              <w:rPr>
                <w:rFonts w:eastAsia="Times New Roman"/>
                <w:i/>
                <w:iCs/>
                <w:sz w:val="16"/>
                <w:szCs w:val="16"/>
              </w:rPr>
              <w:t>Starting May 22</w:t>
            </w:r>
            <w:r w:rsidRPr="0041547B">
              <w:rPr>
                <w:rFonts w:eastAsia="Times New Roman"/>
                <w:i/>
                <w:iCs/>
                <w:sz w:val="16"/>
                <w:szCs w:val="16"/>
                <w:vertAlign w:val="superscript"/>
              </w:rPr>
              <w:t>nd,</w:t>
            </w:r>
            <w:r w:rsidRPr="0041547B">
              <w:rPr>
                <w:rFonts w:eastAsia="Times New Roman"/>
                <w:i/>
                <w:iCs/>
                <w:sz w:val="16"/>
                <w:szCs w:val="16"/>
              </w:rPr>
              <w:t xml:space="preserve"> 2020</w:t>
            </w:r>
            <w:r w:rsidRPr="0041547B">
              <w:rPr>
                <w:rFonts w:eastAsia="Times New Roman"/>
                <w:i/>
                <w:iCs/>
                <w:sz w:val="16"/>
                <w:szCs w:val="16"/>
                <w:vertAlign w:val="superscript"/>
              </w:rPr>
              <w:t>69</w:t>
            </w:r>
          </w:p>
          <w:p w14:paraId="16585BC0" w14:textId="0CF11E88" w:rsidR="12AC059F" w:rsidRPr="0041547B" w:rsidRDefault="014A6F51">
            <w:pPr>
              <w:spacing w:line="276" w:lineRule="auto"/>
              <w:rPr>
                <w:rFonts w:eastAsia="Times New Roman"/>
                <w:sz w:val="16"/>
                <w:szCs w:val="16"/>
              </w:rPr>
              <w:pPrChange w:id="2579" w:author="Unknown" w:date="2020-06-16T01:07:00Z">
                <w:pPr/>
              </w:pPrChange>
            </w:pPr>
            <w:r w:rsidRPr="0041547B">
              <w:rPr>
                <w:rFonts w:eastAsia="Times New Roman"/>
                <w:sz w:val="16"/>
                <w:szCs w:val="16"/>
              </w:rPr>
              <w:t xml:space="preserve"> </w:t>
            </w:r>
          </w:p>
          <w:p w14:paraId="588A9B9A" w14:textId="7D831F0C" w:rsidR="12AC059F" w:rsidRPr="0041547B" w:rsidRDefault="014A6F51">
            <w:pPr>
              <w:spacing w:line="276" w:lineRule="auto"/>
              <w:rPr>
                <w:rFonts w:eastAsia="Times New Roman"/>
                <w:sz w:val="16"/>
                <w:szCs w:val="16"/>
              </w:rPr>
              <w:pPrChange w:id="2580" w:author="Unknown" w:date="2020-06-16T01:07:00Z">
                <w:pPr/>
              </w:pPrChange>
            </w:pPr>
            <w:r w:rsidRPr="0041547B">
              <w:rPr>
                <w:rFonts w:eastAsia="Times New Roman"/>
                <w:sz w:val="16"/>
                <w:szCs w:val="16"/>
              </w:rPr>
              <w:lastRenderedPageBreak/>
              <w:t>Gatherings will be limited to no more than 15 people indoors and 20 people outdoors</w:t>
            </w:r>
          </w:p>
          <w:p w14:paraId="458A1674" w14:textId="62B9A05B" w:rsidR="12AC059F" w:rsidRPr="0041547B" w:rsidRDefault="014A6F51">
            <w:pPr>
              <w:spacing w:line="276" w:lineRule="auto"/>
              <w:rPr>
                <w:rFonts w:eastAsia="Times New Roman"/>
                <w:i/>
                <w:iCs/>
                <w:color w:val="333333"/>
                <w:sz w:val="16"/>
                <w:szCs w:val="16"/>
                <w:vertAlign w:val="superscript"/>
              </w:rPr>
              <w:pPrChange w:id="2581" w:author="Unknown" w:date="2020-06-16T01:07:00Z">
                <w:pPr/>
              </w:pPrChange>
            </w:pPr>
            <w:r w:rsidRPr="0041547B">
              <w:rPr>
                <w:rFonts w:eastAsia="Times New Roman"/>
                <w:i/>
                <w:iCs/>
                <w:color w:val="333333"/>
                <w:sz w:val="16"/>
                <w:szCs w:val="16"/>
              </w:rPr>
              <w:t>Starting June 1</w:t>
            </w:r>
            <w:r w:rsidRPr="0041547B">
              <w:rPr>
                <w:rFonts w:eastAsia="Times New Roman"/>
                <w:i/>
                <w:iCs/>
                <w:color w:val="333333"/>
                <w:sz w:val="16"/>
                <w:szCs w:val="16"/>
                <w:vertAlign w:val="superscript"/>
              </w:rPr>
              <w:t>st</w:t>
            </w:r>
            <w:r w:rsidRPr="0041547B">
              <w:rPr>
                <w:rFonts w:eastAsia="Times New Roman"/>
                <w:i/>
                <w:iCs/>
                <w:color w:val="333333"/>
                <w:sz w:val="16"/>
                <w:szCs w:val="16"/>
              </w:rPr>
              <w:t>, 2020</w:t>
            </w:r>
            <w:r w:rsidRPr="0041547B">
              <w:rPr>
                <w:rFonts w:eastAsia="Times New Roman"/>
                <w:i/>
                <w:iCs/>
                <w:color w:val="333333"/>
                <w:sz w:val="16"/>
                <w:szCs w:val="16"/>
                <w:vertAlign w:val="superscript"/>
              </w:rPr>
              <w:t>70</w:t>
            </w:r>
          </w:p>
        </w:tc>
        <w:tc>
          <w:tcPr>
            <w:tcW w:w="2399" w:type="dxa"/>
          </w:tcPr>
          <w:p w14:paraId="4AA62393" w14:textId="0C89F4F3" w:rsidR="12AC059F" w:rsidRPr="0041547B" w:rsidRDefault="014A6F51">
            <w:pPr>
              <w:spacing w:line="276" w:lineRule="auto"/>
              <w:rPr>
                <w:rFonts w:eastAsia="Times New Roman"/>
                <w:sz w:val="16"/>
                <w:szCs w:val="16"/>
              </w:rPr>
              <w:pPrChange w:id="2582" w:author="Unknown" w:date="2020-06-16T01:07:00Z">
                <w:pPr/>
              </w:pPrChange>
            </w:pPr>
            <w:r w:rsidRPr="0041547B">
              <w:rPr>
                <w:rFonts w:eastAsia="Times New Roman"/>
                <w:sz w:val="16"/>
                <w:szCs w:val="16"/>
              </w:rPr>
              <w:lastRenderedPageBreak/>
              <w:t xml:space="preserve">Those returning to PEI from national or international travel must self-isolate for 14 days, with limited exceptions for workers in essential services. </w:t>
            </w:r>
          </w:p>
          <w:p w14:paraId="02BC2E68" w14:textId="4750E98A" w:rsidR="12AC059F" w:rsidRPr="0041547B" w:rsidRDefault="014A6F51">
            <w:pPr>
              <w:spacing w:line="276" w:lineRule="auto"/>
              <w:rPr>
                <w:rFonts w:eastAsia="Times New Roman"/>
                <w:i/>
                <w:iCs/>
                <w:sz w:val="16"/>
                <w:szCs w:val="16"/>
                <w:vertAlign w:val="superscript"/>
              </w:rPr>
              <w:pPrChange w:id="2583" w:author="Unknown" w:date="2020-06-16T01:07:00Z">
                <w:pPr/>
              </w:pPrChange>
            </w:pPr>
            <w:r w:rsidRPr="0041547B">
              <w:rPr>
                <w:rFonts w:eastAsia="Times New Roman"/>
                <w:i/>
                <w:iCs/>
                <w:sz w:val="16"/>
                <w:szCs w:val="16"/>
              </w:rPr>
              <w:t>March 21</w:t>
            </w:r>
            <w:r w:rsidRPr="0041547B">
              <w:rPr>
                <w:rFonts w:eastAsia="Times New Roman"/>
                <w:i/>
                <w:iCs/>
                <w:sz w:val="16"/>
                <w:szCs w:val="16"/>
                <w:vertAlign w:val="superscript"/>
              </w:rPr>
              <w:t>st</w:t>
            </w:r>
            <w:r w:rsidRPr="0041547B">
              <w:rPr>
                <w:rFonts w:eastAsia="Times New Roman"/>
                <w:i/>
                <w:iCs/>
                <w:sz w:val="16"/>
                <w:szCs w:val="16"/>
              </w:rPr>
              <w:t xml:space="preserve"> – until rescinded</w:t>
            </w:r>
            <w:r w:rsidRPr="0041547B">
              <w:rPr>
                <w:rFonts w:eastAsia="Times New Roman"/>
                <w:i/>
                <w:iCs/>
                <w:sz w:val="16"/>
                <w:szCs w:val="16"/>
                <w:vertAlign w:val="superscript"/>
              </w:rPr>
              <w:t>71</w:t>
            </w:r>
          </w:p>
          <w:p w14:paraId="7EEC9D85" w14:textId="4F26FE7B" w:rsidR="12AC059F" w:rsidRPr="0041547B" w:rsidRDefault="014A6F51">
            <w:pPr>
              <w:spacing w:line="276" w:lineRule="auto"/>
              <w:rPr>
                <w:rFonts w:eastAsia="Times New Roman"/>
                <w:i/>
                <w:iCs/>
                <w:sz w:val="16"/>
                <w:szCs w:val="16"/>
              </w:rPr>
              <w:pPrChange w:id="2584" w:author="Unknown" w:date="2020-06-16T01:07:00Z">
                <w:pPr/>
              </w:pPrChange>
            </w:pPr>
            <w:r w:rsidRPr="0041547B">
              <w:rPr>
                <w:rFonts w:eastAsia="Times New Roman"/>
                <w:i/>
                <w:iCs/>
                <w:sz w:val="16"/>
                <w:szCs w:val="16"/>
              </w:rPr>
              <w:t xml:space="preserve"> </w:t>
            </w:r>
          </w:p>
          <w:p w14:paraId="1911312B" w14:textId="302AD016" w:rsidR="12AC059F" w:rsidRPr="0041547B" w:rsidRDefault="014A6F51">
            <w:pPr>
              <w:spacing w:line="276" w:lineRule="auto"/>
              <w:rPr>
                <w:rFonts w:eastAsia="Times New Roman"/>
                <w:sz w:val="16"/>
                <w:szCs w:val="16"/>
              </w:rPr>
              <w:pPrChange w:id="2585" w:author="Unknown" w:date="2020-06-16T01:07:00Z">
                <w:pPr/>
              </w:pPrChange>
            </w:pPr>
            <w:r w:rsidRPr="0041547B">
              <w:rPr>
                <w:rFonts w:eastAsia="Times New Roman"/>
                <w:sz w:val="16"/>
                <w:szCs w:val="16"/>
              </w:rPr>
              <w:t>All non-essential travel into PEI is prohibited.</w:t>
            </w:r>
          </w:p>
          <w:p w14:paraId="1FD051A1" w14:textId="50EE0345" w:rsidR="12AC059F" w:rsidRPr="0041547B" w:rsidRDefault="014A6F51">
            <w:pPr>
              <w:spacing w:line="276" w:lineRule="auto"/>
              <w:rPr>
                <w:rFonts w:eastAsia="Times New Roman"/>
                <w:sz w:val="16"/>
                <w:szCs w:val="16"/>
                <w:vertAlign w:val="superscript"/>
              </w:rPr>
              <w:pPrChange w:id="2586" w:author="Unknown" w:date="2020-06-16T01:07:00Z">
                <w:pPr/>
              </w:pPrChange>
            </w:pPr>
            <w:r w:rsidRPr="0041547B">
              <w:rPr>
                <w:rFonts w:eastAsia="Times New Roman"/>
                <w:i/>
                <w:iCs/>
                <w:sz w:val="16"/>
                <w:szCs w:val="16"/>
              </w:rPr>
              <w:t>April 1</w:t>
            </w:r>
            <w:r w:rsidRPr="0041547B">
              <w:rPr>
                <w:rFonts w:eastAsia="Times New Roman"/>
                <w:i/>
                <w:iCs/>
                <w:sz w:val="16"/>
                <w:szCs w:val="16"/>
                <w:vertAlign w:val="superscript"/>
              </w:rPr>
              <w:t>st</w:t>
            </w:r>
            <w:r w:rsidRPr="0041547B">
              <w:rPr>
                <w:rFonts w:eastAsia="Times New Roman"/>
                <w:i/>
                <w:iCs/>
                <w:sz w:val="16"/>
                <w:szCs w:val="16"/>
              </w:rPr>
              <w:t>,</w:t>
            </w:r>
            <w:r w:rsidRPr="0041547B">
              <w:rPr>
                <w:rFonts w:eastAsia="Times New Roman"/>
                <w:i/>
                <w:iCs/>
                <w:sz w:val="16"/>
                <w:szCs w:val="16"/>
                <w:vertAlign w:val="superscript"/>
              </w:rPr>
              <w:t xml:space="preserve"> </w:t>
            </w:r>
            <w:r w:rsidRPr="0041547B">
              <w:rPr>
                <w:rFonts w:eastAsia="Times New Roman"/>
                <w:sz w:val="16"/>
                <w:szCs w:val="16"/>
              </w:rPr>
              <w:t>2020 – until rescinded</w:t>
            </w:r>
            <w:r w:rsidRPr="0041547B">
              <w:rPr>
                <w:rFonts w:eastAsia="Times New Roman"/>
                <w:sz w:val="16"/>
                <w:szCs w:val="16"/>
                <w:vertAlign w:val="superscript"/>
              </w:rPr>
              <w:t>72</w:t>
            </w:r>
          </w:p>
          <w:p w14:paraId="18EAAF6D" w14:textId="13421586" w:rsidR="12AC059F" w:rsidRPr="0041547B" w:rsidRDefault="014A6F51">
            <w:pPr>
              <w:spacing w:line="276" w:lineRule="auto"/>
              <w:rPr>
                <w:rFonts w:eastAsia="Times New Roman"/>
                <w:sz w:val="16"/>
                <w:szCs w:val="16"/>
              </w:rPr>
              <w:pPrChange w:id="2587" w:author="Unknown" w:date="2020-06-16T01:07:00Z">
                <w:pPr/>
              </w:pPrChange>
            </w:pPr>
            <w:r w:rsidRPr="0041547B">
              <w:rPr>
                <w:rFonts w:eastAsia="Times New Roman"/>
                <w:sz w:val="16"/>
                <w:szCs w:val="16"/>
              </w:rPr>
              <w:lastRenderedPageBreak/>
              <w:t xml:space="preserve"> </w:t>
            </w:r>
          </w:p>
          <w:p w14:paraId="027E7ED0" w14:textId="22676108" w:rsidR="12AC059F" w:rsidRPr="0041547B" w:rsidRDefault="014A6F51">
            <w:pPr>
              <w:spacing w:line="276" w:lineRule="auto"/>
              <w:rPr>
                <w:rFonts w:eastAsia="Times New Roman"/>
                <w:sz w:val="16"/>
                <w:szCs w:val="16"/>
              </w:rPr>
              <w:pPrChange w:id="2588" w:author="Unknown" w:date="2020-06-16T01:07:00Z">
                <w:pPr/>
              </w:pPrChange>
            </w:pPr>
            <w:r w:rsidRPr="0041547B">
              <w:rPr>
                <w:rFonts w:eastAsia="Times New Roman"/>
                <w:sz w:val="16"/>
                <w:szCs w:val="16"/>
              </w:rPr>
              <w:t xml:space="preserve"> </w:t>
            </w:r>
          </w:p>
        </w:tc>
      </w:tr>
      <w:tr w:rsidR="12AC059F" w14:paraId="62C2B18C" w14:textId="77777777" w:rsidTr="64042840">
        <w:tc>
          <w:tcPr>
            <w:tcW w:w="607" w:type="dxa"/>
            <w:shd w:val="clear" w:color="auto" w:fill="538135"/>
            <w:vAlign w:val="center"/>
          </w:tcPr>
          <w:p w14:paraId="6AB526CF" w14:textId="1307C806" w:rsidR="12AC059F" w:rsidRPr="0041547B" w:rsidRDefault="014A6F51">
            <w:pPr>
              <w:spacing w:line="276" w:lineRule="auto"/>
              <w:jc w:val="center"/>
              <w:rPr>
                <w:rFonts w:eastAsia="Times New Roman"/>
                <w:b/>
                <w:bCs/>
                <w:sz w:val="16"/>
                <w:szCs w:val="16"/>
              </w:rPr>
              <w:pPrChange w:id="2589" w:author="Unknown" w:date="2020-06-16T01:07:00Z">
                <w:pPr/>
              </w:pPrChange>
            </w:pPr>
            <w:r w:rsidRPr="0041547B">
              <w:rPr>
                <w:rFonts w:eastAsia="Times New Roman"/>
                <w:b/>
                <w:bCs/>
                <w:sz w:val="16"/>
                <w:szCs w:val="16"/>
              </w:rPr>
              <w:t>QC</w:t>
            </w:r>
          </w:p>
        </w:tc>
        <w:tc>
          <w:tcPr>
            <w:tcW w:w="3295" w:type="dxa"/>
          </w:tcPr>
          <w:p w14:paraId="31246FEA" w14:textId="69D4E4C2" w:rsidR="12AC059F" w:rsidRPr="0041547B" w:rsidRDefault="014A6F51">
            <w:pPr>
              <w:spacing w:line="276" w:lineRule="auto"/>
              <w:rPr>
                <w:rFonts w:eastAsia="Times New Roman"/>
                <w:sz w:val="16"/>
                <w:szCs w:val="16"/>
              </w:rPr>
              <w:pPrChange w:id="2590" w:author="Unknown" w:date="2020-06-16T01:07:00Z">
                <w:pPr/>
              </w:pPrChange>
            </w:pPr>
            <w:r w:rsidRPr="0041547B">
              <w:rPr>
                <w:rFonts w:eastAsia="Times New Roman"/>
                <w:sz w:val="16"/>
                <w:szCs w:val="16"/>
              </w:rPr>
              <w:t xml:space="preserve">All businesses closed, except essential ones such as groceries and pharmacies, in addition to restaurants and bars that offer takeout and delivery. </w:t>
            </w:r>
          </w:p>
          <w:p w14:paraId="73376090" w14:textId="6449DE87" w:rsidR="12AC059F" w:rsidRPr="0041547B" w:rsidRDefault="014A6F51">
            <w:pPr>
              <w:spacing w:line="276" w:lineRule="auto"/>
              <w:rPr>
                <w:rFonts w:eastAsia="Times New Roman"/>
                <w:i/>
                <w:iCs/>
                <w:color w:val="1F3864"/>
                <w:sz w:val="16"/>
                <w:szCs w:val="16"/>
                <w:u w:val="single"/>
                <w:vertAlign w:val="superscript"/>
              </w:rPr>
              <w:pPrChange w:id="2591" w:author="Unknown" w:date="2020-06-16T01:07:00Z">
                <w:pPr/>
              </w:pPrChange>
            </w:pPr>
            <w:r w:rsidRPr="0041547B">
              <w:rPr>
                <w:rFonts w:eastAsia="Times New Roman"/>
                <w:i/>
                <w:iCs/>
                <w:sz w:val="16"/>
                <w:szCs w:val="16"/>
              </w:rPr>
              <w:t>March 25</w:t>
            </w:r>
            <w:r w:rsidRPr="0041547B">
              <w:rPr>
                <w:rFonts w:eastAsia="Times New Roman"/>
                <w:i/>
                <w:iCs/>
                <w:sz w:val="16"/>
                <w:szCs w:val="16"/>
                <w:vertAlign w:val="superscript"/>
              </w:rPr>
              <w:t>th</w:t>
            </w:r>
            <w:r w:rsidRPr="0041547B">
              <w:rPr>
                <w:rFonts w:eastAsia="Times New Roman"/>
                <w:i/>
                <w:iCs/>
                <w:sz w:val="16"/>
                <w:szCs w:val="16"/>
              </w:rPr>
              <w:t>, 2020 – May 4</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color w:val="1F3864"/>
                <w:sz w:val="16"/>
                <w:szCs w:val="16"/>
                <w:u w:val="single"/>
                <w:vertAlign w:val="superscript"/>
              </w:rPr>
              <w:t>73</w:t>
            </w:r>
          </w:p>
          <w:p w14:paraId="4CA47365" w14:textId="494C497C" w:rsidR="12AC059F" w:rsidRPr="0041547B" w:rsidRDefault="014A6F51">
            <w:pPr>
              <w:spacing w:line="276" w:lineRule="auto"/>
              <w:rPr>
                <w:rFonts w:eastAsia="Times New Roman"/>
                <w:i/>
                <w:iCs/>
                <w:sz w:val="16"/>
                <w:szCs w:val="16"/>
              </w:rPr>
              <w:pPrChange w:id="2592" w:author="Unknown" w:date="2020-06-16T01:07:00Z">
                <w:pPr/>
              </w:pPrChange>
            </w:pPr>
            <w:r w:rsidRPr="0041547B">
              <w:rPr>
                <w:rFonts w:eastAsia="Times New Roman"/>
                <w:i/>
                <w:iCs/>
                <w:sz w:val="16"/>
                <w:szCs w:val="16"/>
              </w:rPr>
              <w:t xml:space="preserve"> </w:t>
            </w:r>
          </w:p>
          <w:p w14:paraId="58C7E3E9" w14:textId="1C11B135" w:rsidR="12AC059F" w:rsidRPr="0041547B" w:rsidRDefault="014A6F51">
            <w:pPr>
              <w:spacing w:line="276" w:lineRule="auto"/>
              <w:rPr>
                <w:rFonts w:eastAsia="Times New Roman"/>
                <w:i/>
                <w:iCs/>
                <w:sz w:val="16"/>
                <w:szCs w:val="16"/>
              </w:rPr>
              <w:pPrChange w:id="2593" w:author="Unknown" w:date="2020-06-16T01:07:00Z">
                <w:pPr/>
              </w:pPrChange>
            </w:pPr>
            <w:r w:rsidRPr="0041547B">
              <w:rPr>
                <w:rFonts w:eastAsia="Times New Roman"/>
                <w:i/>
                <w:iCs/>
                <w:sz w:val="16"/>
                <w:szCs w:val="16"/>
              </w:rPr>
              <w:t xml:space="preserve"> </w:t>
            </w:r>
          </w:p>
          <w:p w14:paraId="321C24E4" w14:textId="24D20309" w:rsidR="12AC059F" w:rsidRPr="0041547B" w:rsidRDefault="014A6F51">
            <w:pPr>
              <w:spacing w:line="276" w:lineRule="auto"/>
              <w:rPr>
                <w:rFonts w:eastAsia="Times New Roman"/>
                <w:i/>
                <w:iCs/>
                <w:sz w:val="16"/>
                <w:szCs w:val="16"/>
              </w:rPr>
              <w:pPrChange w:id="2594" w:author="Unknown" w:date="2020-06-16T01:07:00Z">
                <w:pPr/>
              </w:pPrChange>
            </w:pPr>
            <w:r w:rsidRPr="0041547B">
              <w:rPr>
                <w:rFonts w:eastAsia="Times New Roman"/>
                <w:i/>
                <w:iCs/>
                <w:sz w:val="16"/>
                <w:szCs w:val="16"/>
              </w:rPr>
              <w:t xml:space="preserve"> </w:t>
            </w:r>
          </w:p>
          <w:p w14:paraId="1C30E8D8" w14:textId="1C79549E" w:rsidR="12AC059F" w:rsidRPr="0041547B" w:rsidRDefault="014A6F51">
            <w:pPr>
              <w:spacing w:line="276" w:lineRule="auto"/>
              <w:rPr>
                <w:rFonts w:eastAsia="Times New Roman"/>
                <w:i/>
                <w:iCs/>
                <w:sz w:val="16"/>
                <w:szCs w:val="16"/>
              </w:rPr>
              <w:pPrChange w:id="2595" w:author="Unknown" w:date="2020-06-16T01:07:00Z">
                <w:pPr/>
              </w:pPrChange>
            </w:pPr>
            <w:r w:rsidRPr="0041547B">
              <w:rPr>
                <w:rFonts w:eastAsia="Times New Roman"/>
                <w:i/>
                <w:iCs/>
                <w:sz w:val="16"/>
                <w:szCs w:val="16"/>
              </w:rPr>
              <w:t xml:space="preserve"> </w:t>
            </w:r>
          </w:p>
          <w:p w14:paraId="600ECD0D" w14:textId="38E20A8B" w:rsidR="12AC059F" w:rsidRPr="006D1593" w:rsidRDefault="014A6F51">
            <w:pPr>
              <w:rPr>
                <w:sz w:val="16"/>
                <w:szCs w:val="16"/>
                <w:rPrChange w:id="2596" w:author="Jhoh@ccla.org" w:date="2020-06-16T10:02:00Z">
                  <w:rPr/>
                </w:rPrChange>
              </w:rPr>
            </w:pPr>
            <w:r w:rsidRPr="006D1593">
              <w:rPr>
                <w:rFonts w:eastAsia="Times New Roman"/>
                <w:sz w:val="16"/>
                <w:szCs w:val="16"/>
                <w:rPrChange w:id="2597" w:author="Jhoh@ccla.org" w:date="2020-06-16T10:02:00Z">
                  <w:rPr>
                    <w:rFonts w:eastAsia="Times New Roman"/>
                    <w:sz w:val="24"/>
                    <w:szCs w:val="24"/>
                  </w:rPr>
                </w:rPrChange>
              </w:rPr>
              <w:t>R</w:t>
            </w:r>
            <w:r w:rsidRPr="0041547B">
              <w:rPr>
                <w:rFonts w:eastAsia="Times New Roman"/>
                <w:sz w:val="16"/>
                <w:szCs w:val="16"/>
              </w:rPr>
              <w:t>etail businesses with an outdoor entrance reopening.</w:t>
            </w:r>
          </w:p>
          <w:p w14:paraId="02C157AD" w14:textId="35C64938" w:rsidR="12AC059F" w:rsidRPr="0041547B" w:rsidRDefault="014A6F51">
            <w:pPr>
              <w:spacing w:line="276" w:lineRule="auto"/>
              <w:rPr>
                <w:rFonts w:eastAsia="Times New Roman"/>
                <w:i/>
                <w:iCs/>
                <w:sz w:val="16"/>
                <w:szCs w:val="16"/>
                <w:vertAlign w:val="superscript"/>
              </w:rPr>
              <w:pPrChange w:id="2598" w:author="Unknown" w:date="2020-06-16T01:07:00Z">
                <w:pPr/>
              </w:pPrChange>
            </w:pPr>
            <w:r w:rsidRPr="0041547B">
              <w:rPr>
                <w:rFonts w:eastAsia="Times New Roman"/>
                <w:i/>
                <w:iCs/>
                <w:sz w:val="16"/>
                <w:szCs w:val="16"/>
              </w:rPr>
              <w:t>Starting May 4</w:t>
            </w:r>
            <w:r w:rsidRPr="0041547B">
              <w:rPr>
                <w:rFonts w:eastAsia="Times New Roman"/>
                <w:i/>
                <w:iCs/>
                <w:sz w:val="16"/>
                <w:szCs w:val="16"/>
                <w:vertAlign w:val="superscript"/>
              </w:rPr>
              <w:t>th</w:t>
            </w:r>
            <w:r w:rsidRPr="0041547B">
              <w:rPr>
                <w:rFonts w:eastAsia="Times New Roman"/>
                <w:i/>
                <w:iCs/>
                <w:sz w:val="16"/>
                <w:szCs w:val="16"/>
              </w:rPr>
              <w:t xml:space="preserve"> 2020 </w:t>
            </w:r>
            <w:r w:rsidRPr="006D1593">
              <w:rPr>
                <w:rFonts w:eastAsia="Times New Roman"/>
                <w:i/>
                <w:iCs/>
                <w:sz w:val="16"/>
                <w:szCs w:val="16"/>
                <w:rPrChange w:id="2599" w:author="Jhoh@ccla.org" w:date="2020-06-16T10:02:00Z">
                  <w:rPr>
                    <w:rFonts w:eastAsia="Times New Roman"/>
                    <w:i/>
                    <w:iCs/>
                    <w:sz w:val="24"/>
                    <w:szCs w:val="24"/>
                  </w:rPr>
                </w:rPrChange>
              </w:rPr>
              <w:t>outside Montreal,</w:t>
            </w:r>
            <w:r w:rsidRPr="0041547B">
              <w:rPr>
                <w:rFonts w:eastAsia="Times New Roman"/>
                <w:i/>
                <w:iCs/>
                <w:sz w:val="16"/>
                <w:szCs w:val="16"/>
              </w:rPr>
              <w:t xml:space="preserve"> May 18</w:t>
            </w:r>
            <w:r w:rsidRPr="0041547B">
              <w:rPr>
                <w:rFonts w:eastAsia="Times New Roman"/>
                <w:i/>
                <w:iCs/>
                <w:sz w:val="16"/>
                <w:szCs w:val="16"/>
                <w:vertAlign w:val="superscript"/>
              </w:rPr>
              <w:t>th</w:t>
            </w:r>
            <w:r w:rsidRPr="0041547B">
              <w:rPr>
                <w:rFonts w:eastAsia="Times New Roman"/>
                <w:i/>
                <w:iCs/>
                <w:sz w:val="16"/>
                <w:szCs w:val="16"/>
              </w:rPr>
              <w:t xml:space="preserve"> in Montreal</w:t>
            </w:r>
            <w:r w:rsidRPr="0041547B">
              <w:rPr>
                <w:rFonts w:eastAsia="Times New Roman"/>
                <w:i/>
                <w:iCs/>
                <w:sz w:val="16"/>
                <w:szCs w:val="16"/>
                <w:vertAlign w:val="superscript"/>
              </w:rPr>
              <w:t>74</w:t>
            </w:r>
          </w:p>
          <w:p w14:paraId="01FB1645" w14:textId="26AC88A6" w:rsidR="12AC059F" w:rsidRPr="0041547B" w:rsidRDefault="014A6F51">
            <w:pPr>
              <w:spacing w:line="276" w:lineRule="auto"/>
              <w:rPr>
                <w:rFonts w:eastAsia="Times New Roman"/>
                <w:sz w:val="16"/>
                <w:szCs w:val="16"/>
              </w:rPr>
              <w:pPrChange w:id="2600" w:author="Unknown" w:date="2020-06-16T01:07:00Z">
                <w:pPr/>
              </w:pPrChange>
            </w:pPr>
            <w:r w:rsidRPr="0041547B">
              <w:rPr>
                <w:rFonts w:eastAsia="Times New Roman"/>
                <w:sz w:val="16"/>
                <w:szCs w:val="16"/>
              </w:rPr>
              <w:t xml:space="preserve"> </w:t>
            </w:r>
          </w:p>
        </w:tc>
        <w:tc>
          <w:tcPr>
            <w:tcW w:w="3060" w:type="dxa"/>
          </w:tcPr>
          <w:p w14:paraId="5A735607" w14:textId="31CED23A" w:rsidR="12AC059F" w:rsidRPr="0041547B" w:rsidRDefault="014A6F51">
            <w:pPr>
              <w:spacing w:line="276" w:lineRule="auto"/>
              <w:rPr>
                <w:rFonts w:eastAsia="Times New Roman"/>
                <w:sz w:val="16"/>
                <w:szCs w:val="16"/>
              </w:rPr>
              <w:pPrChange w:id="2601" w:author="Unknown" w:date="2020-06-16T01:07:00Z">
                <w:pPr/>
              </w:pPrChange>
            </w:pPr>
            <w:r w:rsidRPr="0041547B">
              <w:rPr>
                <w:rFonts w:eastAsia="Times New Roman"/>
                <w:sz w:val="16"/>
                <w:szCs w:val="16"/>
              </w:rPr>
              <w:t>Indoor gatherings banned except in essential workplaces, stores such as groceries, and means of transportation; in these locations people must stand 2m apart. Outdoor gatherings of all sizes banned, unless social distancing of 2m maintained or if the people live together</w:t>
            </w:r>
          </w:p>
          <w:p w14:paraId="79CB1E70" w14:textId="5EAC642F" w:rsidR="12AC059F" w:rsidRPr="0041547B" w:rsidRDefault="014A6F51">
            <w:pPr>
              <w:spacing w:line="257" w:lineRule="auto"/>
              <w:rPr>
                <w:rFonts w:eastAsia="Times New Roman"/>
                <w:i/>
                <w:iCs/>
                <w:sz w:val="16"/>
                <w:szCs w:val="16"/>
                <w:vertAlign w:val="superscript"/>
              </w:rPr>
              <w:pPrChange w:id="2602" w:author="Unknown" w:date="2020-06-16T01:07:00Z">
                <w:pPr/>
              </w:pPrChange>
            </w:pPr>
            <w:r w:rsidRPr="0041547B">
              <w:rPr>
                <w:rFonts w:eastAsia="Times New Roman"/>
                <w:i/>
                <w:iCs/>
                <w:sz w:val="16"/>
                <w:szCs w:val="16"/>
              </w:rPr>
              <w:t>March 20</w:t>
            </w:r>
            <w:r w:rsidRPr="0041547B">
              <w:rPr>
                <w:rFonts w:eastAsia="Times New Roman"/>
                <w:i/>
                <w:iCs/>
                <w:sz w:val="16"/>
                <w:szCs w:val="16"/>
                <w:vertAlign w:val="superscript"/>
              </w:rPr>
              <w:t>th</w:t>
            </w:r>
            <w:r w:rsidRPr="0041547B">
              <w:rPr>
                <w:rFonts w:eastAsia="Times New Roman"/>
                <w:i/>
                <w:iCs/>
                <w:sz w:val="16"/>
                <w:szCs w:val="16"/>
              </w:rPr>
              <w:t>, 2020 – May 22</w:t>
            </w:r>
            <w:r w:rsidRPr="0041547B">
              <w:rPr>
                <w:rFonts w:eastAsia="Times New Roman"/>
                <w:i/>
                <w:iCs/>
                <w:sz w:val="16"/>
                <w:szCs w:val="16"/>
                <w:vertAlign w:val="superscript"/>
              </w:rPr>
              <w:t>nd</w:t>
            </w:r>
            <w:r w:rsidRPr="0041547B">
              <w:rPr>
                <w:rFonts w:eastAsia="Times New Roman"/>
                <w:i/>
                <w:iCs/>
                <w:sz w:val="16"/>
                <w:szCs w:val="16"/>
              </w:rPr>
              <w:t>, 2020</w:t>
            </w:r>
            <w:r w:rsidRPr="0041547B">
              <w:rPr>
                <w:rFonts w:eastAsia="Times New Roman"/>
                <w:i/>
                <w:iCs/>
                <w:sz w:val="16"/>
                <w:szCs w:val="16"/>
                <w:vertAlign w:val="superscript"/>
              </w:rPr>
              <w:t>75</w:t>
            </w:r>
          </w:p>
          <w:p w14:paraId="0C9B4526" w14:textId="2372E44D" w:rsidR="12AC059F" w:rsidRPr="0041547B" w:rsidRDefault="014A6F51">
            <w:pPr>
              <w:spacing w:line="257" w:lineRule="auto"/>
              <w:rPr>
                <w:rFonts w:eastAsia="Times New Roman"/>
                <w:i/>
                <w:iCs/>
                <w:sz w:val="16"/>
                <w:szCs w:val="16"/>
                <w:vertAlign w:val="superscript"/>
              </w:rPr>
              <w:pPrChange w:id="2603" w:author="Unknown" w:date="2020-06-16T01:07:00Z">
                <w:pPr/>
              </w:pPrChange>
            </w:pPr>
            <w:r w:rsidRPr="0041547B">
              <w:rPr>
                <w:rFonts w:eastAsia="Times New Roman"/>
                <w:i/>
                <w:iCs/>
                <w:sz w:val="16"/>
                <w:szCs w:val="16"/>
                <w:vertAlign w:val="superscript"/>
              </w:rPr>
              <w:t xml:space="preserve"> </w:t>
            </w:r>
          </w:p>
          <w:p w14:paraId="672A7586" w14:textId="0768089A" w:rsidR="12AC059F" w:rsidRPr="0041547B" w:rsidRDefault="014A6F51">
            <w:pPr>
              <w:spacing w:line="257" w:lineRule="auto"/>
              <w:rPr>
                <w:rFonts w:eastAsia="Times New Roman"/>
                <w:i/>
                <w:iCs/>
                <w:sz w:val="16"/>
                <w:szCs w:val="16"/>
                <w:vertAlign w:val="superscript"/>
              </w:rPr>
              <w:pPrChange w:id="2604" w:author="Unknown" w:date="2020-06-16T01:07:00Z">
                <w:pPr/>
              </w:pPrChange>
            </w:pPr>
            <w:r w:rsidRPr="0041547B">
              <w:rPr>
                <w:rFonts w:eastAsia="Times New Roman"/>
                <w:i/>
                <w:iCs/>
                <w:sz w:val="16"/>
                <w:szCs w:val="16"/>
                <w:vertAlign w:val="superscript"/>
              </w:rPr>
              <w:t xml:space="preserve"> </w:t>
            </w:r>
          </w:p>
          <w:p w14:paraId="729FE8CC" w14:textId="39D986DB" w:rsidR="12AC059F" w:rsidRPr="0041547B" w:rsidRDefault="014A6F51">
            <w:pPr>
              <w:spacing w:line="257" w:lineRule="auto"/>
              <w:rPr>
                <w:rFonts w:eastAsia="Times New Roman"/>
                <w:sz w:val="16"/>
                <w:szCs w:val="16"/>
              </w:rPr>
              <w:pPrChange w:id="2605" w:author="Unknown" w:date="2020-06-16T01:07:00Z">
                <w:pPr/>
              </w:pPrChange>
            </w:pPr>
            <w:r w:rsidRPr="0041547B">
              <w:rPr>
                <w:rFonts w:eastAsia="Times New Roman"/>
                <w:sz w:val="16"/>
                <w:szCs w:val="16"/>
              </w:rPr>
              <w:t>Outdoor gatherings of up to ten people from a maximum of three households permitted, provided 2</w:t>
            </w:r>
            <w:r w:rsidRPr="006D1593">
              <w:rPr>
                <w:rFonts w:eastAsia="Times New Roman"/>
                <w:sz w:val="16"/>
                <w:szCs w:val="16"/>
                <w:rPrChange w:id="2606" w:author="Jhoh@ccla.org" w:date="2020-06-16T10:02:00Z">
                  <w:rPr>
                    <w:rFonts w:eastAsia="Times New Roman"/>
                    <w:sz w:val="24"/>
                    <w:szCs w:val="24"/>
                  </w:rPr>
                </w:rPrChange>
              </w:rPr>
              <w:t>m of</w:t>
            </w:r>
            <w:r w:rsidRPr="0041547B">
              <w:rPr>
                <w:rFonts w:eastAsia="Times New Roman"/>
                <w:sz w:val="16"/>
                <w:szCs w:val="16"/>
              </w:rPr>
              <w:t xml:space="preserve"> distancing is observed</w:t>
            </w:r>
          </w:p>
          <w:p w14:paraId="6E7326A5" w14:textId="11D9C3E2" w:rsidR="12AC059F" w:rsidRPr="0041547B" w:rsidRDefault="014A6F51">
            <w:pPr>
              <w:spacing w:line="257" w:lineRule="auto"/>
              <w:rPr>
                <w:rFonts w:eastAsia="Times New Roman"/>
                <w:i/>
                <w:iCs/>
                <w:sz w:val="16"/>
                <w:szCs w:val="16"/>
                <w:vertAlign w:val="superscript"/>
              </w:rPr>
              <w:pPrChange w:id="2607" w:author="Unknown" w:date="2020-06-16T01:07:00Z">
                <w:pPr/>
              </w:pPrChange>
            </w:pPr>
            <w:r w:rsidRPr="0041547B">
              <w:rPr>
                <w:rFonts w:eastAsia="Times New Roman"/>
                <w:i/>
                <w:iCs/>
                <w:sz w:val="16"/>
                <w:szCs w:val="16"/>
              </w:rPr>
              <w:t>Starting May 22</w:t>
            </w:r>
            <w:r w:rsidRPr="0041547B">
              <w:rPr>
                <w:rFonts w:eastAsia="Times New Roman"/>
                <w:i/>
                <w:iCs/>
                <w:sz w:val="16"/>
                <w:szCs w:val="16"/>
                <w:vertAlign w:val="superscript"/>
              </w:rPr>
              <w:t>nd</w:t>
            </w:r>
            <w:r w:rsidRPr="0041547B">
              <w:rPr>
                <w:rFonts w:eastAsia="Times New Roman"/>
                <w:i/>
                <w:iCs/>
                <w:sz w:val="16"/>
                <w:szCs w:val="16"/>
              </w:rPr>
              <w:t>, 2020</w:t>
            </w:r>
            <w:r w:rsidRPr="0041547B">
              <w:rPr>
                <w:rFonts w:eastAsia="Times New Roman"/>
                <w:i/>
                <w:iCs/>
                <w:sz w:val="16"/>
                <w:szCs w:val="16"/>
                <w:vertAlign w:val="superscript"/>
              </w:rPr>
              <w:t>76</w:t>
            </w:r>
          </w:p>
          <w:p w14:paraId="108DD3C9" w14:textId="1156E5D4" w:rsidR="12AC059F" w:rsidRPr="0041547B" w:rsidRDefault="014A6F51">
            <w:pPr>
              <w:spacing w:line="276" w:lineRule="auto"/>
              <w:rPr>
                <w:rFonts w:eastAsia="Times New Roman"/>
                <w:sz w:val="16"/>
                <w:szCs w:val="16"/>
              </w:rPr>
              <w:pPrChange w:id="2608" w:author="Unknown" w:date="2020-06-16T01:07:00Z">
                <w:pPr/>
              </w:pPrChange>
            </w:pPr>
            <w:r w:rsidRPr="0041547B">
              <w:rPr>
                <w:rFonts w:eastAsia="Times New Roman"/>
                <w:sz w:val="16"/>
                <w:szCs w:val="16"/>
              </w:rPr>
              <w:t xml:space="preserve"> </w:t>
            </w:r>
          </w:p>
        </w:tc>
        <w:tc>
          <w:tcPr>
            <w:tcW w:w="2399" w:type="dxa"/>
          </w:tcPr>
          <w:p w14:paraId="7BF924FE" w14:textId="6B4FFE5E" w:rsidR="12AC059F" w:rsidRPr="0041547B" w:rsidRDefault="014A6F51">
            <w:pPr>
              <w:spacing w:line="276" w:lineRule="auto"/>
              <w:rPr>
                <w:rFonts w:eastAsia="Times New Roman"/>
                <w:sz w:val="16"/>
                <w:szCs w:val="16"/>
              </w:rPr>
              <w:pPrChange w:id="2609" w:author="Unknown" w:date="2020-06-16T01:07:00Z">
                <w:pPr/>
              </w:pPrChange>
            </w:pPr>
            <w:r w:rsidRPr="0041547B">
              <w:rPr>
                <w:rFonts w:eastAsia="Times New Roman"/>
                <w:sz w:val="16"/>
                <w:szCs w:val="16"/>
              </w:rPr>
              <w:t>All public service employees and health care, education and daycare workers, both private and public, must self-isolate for 14 days if they have returned from international travel</w:t>
            </w:r>
          </w:p>
          <w:p w14:paraId="4F88B4DF" w14:textId="2EC3D973" w:rsidR="12AC059F" w:rsidRPr="0041547B" w:rsidRDefault="014A6F51">
            <w:pPr>
              <w:spacing w:line="276" w:lineRule="auto"/>
              <w:rPr>
                <w:rFonts w:eastAsia="Times New Roman"/>
                <w:i/>
                <w:iCs/>
                <w:sz w:val="16"/>
                <w:szCs w:val="16"/>
                <w:vertAlign w:val="superscript"/>
              </w:rPr>
              <w:pPrChange w:id="2610" w:author="Unknown" w:date="2020-06-16T01:07:00Z">
                <w:pPr/>
              </w:pPrChange>
            </w:pPr>
            <w:r w:rsidRPr="0041547B">
              <w:rPr>
                <w:rFonts w:eastAsia="Times New Roman"/>
                <w:i/>
                <w:iCs/>
                <w:sz w:val="16"/>
                <w:szCs w:val="16"/>
              </w:rPr>
              <w:t>March 12</w:t>
            </w:r>
            <w:r w:rsidRPr="0041547B">
              <w:rPr>
                <w:rFonts w:eastAsia="Times New Roman"/>
                <w:i/>
                <w:iCs/>
                <w:sz w:val="16"/>
                <w:szCs w:val="16"/>
                <w:vertAlign w:val="superscript"/>
              </w:rPr>
              <w:t>th</w:t>
            </w:r>
            <w:r w:rsidRPr="0041547B">
              <w:rPr>
                <w:rFonts w:eastAsia="Times New Roman"/>
                <w:i/>
                <w:iCs/>
                <w:sz w:val="16"/>
                <w:szCs w:val="16"/>
              </w:rPr>
              <w:t>, 2020 – April 30</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77</w:t>
            </w:r>
          </w:p>
          <w:p w14:paraId="6C994269" w14:textId="0DB5D5EF" w:rsidR="12AC059F" w:rsidRPr="0041547B" w:rsidRDefault="014A6F51">
            <w:pPr>
              <w:spacing w:line="276" w:lineRule="auto"/>
              <w:rPr>
                <w:rFonts w:eastAsia="Times New Roman"/>
                <w:i/>
                <w:iCs/>
                <w:sz w:val="16"/>
                <w:szCs w:val="16"/>
              </w:rPr>
              <w:pPrChange w:id="2611" w:author="Unknown" w:date="2020-06-16T01:07:00Z">
                <w:pPr/>
              </w:pPrChange>
            </w:pPr>
            <w:r w:rsidRPr="0041547B">
              <w:rPr>
                <w:rFonts w:eastAsia="Times New Roman"/>
                <w:i/>
                <w:iCs/>
                <w:sz w:val="16"/>
                <w:szCs w:val="16"/>
              </w:rPr>
              <w:t xml:space="preserve"> </w:t>
            </w:r>
          </w:p>
          <w:p w14:paraId="56B9DAB6" w14:textId="6770C40E" w:rsidR="12AC059F" w:rsidRPr="0041547B" w:rsidRDefault="014A6F51">
            <w:pPr>
              <w:spacing w:line="276" w:lineRule="auto"/>
              <w:rPr>
                <w:rFonts w:eastAsia="Times New Roman"/>
                <w:i/>
                <w:iCs/>
                <w:sz w:val="16"/>
                <w:szCs w:val="16"/>
              </w:rPr>
              <w:pPrChange w:id="2612" w:author="Unknown" w:date="2020-06-16T01:07:00Z">
                <w:pPr/>
              </w:pPrChange>
            </w:pPr>
            <w:r w:rsidRPr="0041547B">
              <w:rPr>
                <w:rFonts w:eastAsia="Times New Roman"/>
                <w:i/>
                <w:iCs/>
                <w:sz w:val="16"/>
                <w:szCs w:val="16"/>
              </w:rPr>
              <w:t xml:space="preserve"> </w:t>
            </w:r>
          </w:p>
          <w:p w14:paraId="00342C89" w14:textId="5D25047C" w:rsidR="12AC059F" w:rsidRPr="0041547B" w:rsidRDefault="014A6F51">
            <w:pPr>
              <w:spacing w:line="276" w:lineRule="auto"/>
              <w:rPr>
                <w:rFonts w:eastAsia="Times New Roman"/>
                <w:sz w:val="16"/>
                <w:szCs w:val="16"/>
              </w:rPr>
              <w:pPrChange w:id="2613" w:author="Unknown" w:date="2020-06-16T01:07:00Z">
                <w:pPr/>
              </w:pPrChange>
            </w:pPr>
            <w:r w:rsidRPr="0041547B">
              <w:rPr>
                <w:rFonts w:eastAsia="Times New Roman"/>
                <w:sz w:val="16"/>
                <w:szCs w:val="16"/>
              </w:rPr>
              <w:t xml:space="preserve">Police roadblocks set up in different regions of Quebec to only allow essential travel through </w:t>
            </w:r>
          </w:p>
          <w:p w14:paraId="56B90439" w14:textId="36D30AD3" w:rsidR="12AC059F" w:rsidRPr="0041547B" w:rsidRDefault="014A6F51">
            <w:pPr>
              <w:spacing w:line="276" w:lineRule="auto"/>
              <w:rPr>
                <w:rFonts w:eastAsia="Times New Roman"/>
                <w:i/>
                <w:iCs/>
                <w:sz w:val="16"/>
                <w:szCs w:val="16"/>
                <w:vertAlign w:val="superscript"/>
              </w:rPr>
              <w:pPrChange w:id="2614" w:author="Unknown" w:date="2020-06-16T01:07:00Z">
                <w:pPr/>
              </w:pPrChange>
            </w:pPr>
            <w:r w:rsidRPr="0041547B">
              <w:rPr>
                <w:rFonts w:eastAsia="Times New Roman"/>
                <w:i/>
                <w:iCs/>
                <w:sz w:val="16"/>
                <w:szCs w:val="16"/>
              </w:rPr>
              <w:t>March 30</w:t>
            </w:r>
            <w:r w:rsidRPr="0041547B">
              <w:rPr>
                <w:rFonts w:eastAsia="Times New Roman"/>
                <w:i/>
                <w:iCs/>
                <w:sz w:val="16"/>
                <w:szCs w:val="16"/>
                <w:vertAlign w:val="superscript"/>
              </w:rPr>
              <w:t>th</w:t>
            </w:r>
            <w:r w:rsidRPr="0041547B">
              <w:rPr>
                <w:rFonts w:eastAsia="Times New Roman"/>
                <w:i/>
                <w:iCs/>
                <w:sz w:val="16"/>
                <w:szCs w:val="16"/>
              </w:rPr>
              <w:t xml:space="preserve"> – April 30</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78</w:t>
            </w:r>
          </w:p>
          <w:p w14:paraId="3397E2E3" w14:textId="706E3393" w:rsidR="12AC059F" w:rsidRPr="0041547B" w:rsidRDefault="014A6F51">
            <w:pPr>
              <w:spacing w:line="276" w:lineRule="auto"/>
              <w:rPr>
                <w:rFonts w:eastAsia="Times New Roman"/>
                <w:i/>
                <w:iCs/>
                <w:sz w:val="16"/>
                <w:szCs w:val="16"/>
              </w:rPr>
              <w:pPrChange w:id="2615" w:author="Unknown" w:date="2020-06-16T01:07:00Z">
                <w:pPr/>
              </w:pPrChange>
            </w:pPr>
            <w:r w:rsidRPr="0041547B">
              <w:rPr>
                <w:rFonts w:eastAsia="Times New Roman"/>
                <w:i/>
                <w:iCs/>
                <w:sz w:val="16"/>
                <w:szCs w:val="16"/>
              </w:rPr>
              <w:t xml:space="preserve"> </w:t>
            </w:r>
          </w:p>
          <w:p w14:paraId="487507BE" w14:textId="4EF052FD" w:rsidR="12AC059F" w:rsidRPr="0041547B" w:rsidRDefault="014A6F51">
            <w:pPr>
              <w:spacing w:line="276" w:lineRule="auto"/>
              <w:rPr>
                <w:rFonts w:eastAsia="Times New Roman"/>
                <w:sz w:val="16"/>
                <w:szCs w:val="16"/>
              </w:rPr>
              <w:pPrChange w:id="2616" w:author="Unknown" w:date="2020-06-16T01:07:00Z">
                <w:pPr/>
              </w:pPrChange>
            </w:pPr>
            <w:r w:rsidRPr="0041547B">
              <w:rPr>
                <w:rFonts w:eastAsia="Times New Roman"/>
                <w:sz w:val="16"/>
                <w:szCs w:val="16"/>
              </w:rPr>
              <w:t>Travel restrictions in Notre Dame des Sept Douleurs and various other municipalities</w:t>
            </w:r>
          </w:p>
          <w:p w14:paraId="5BA9361F" w14:textId="60D612ED" w:rsidR="12AC059F" w:rsidRPr="0041547B" w:rsidRDefault="014A6F51">
            <w:pPr>
              <w:spacing w:line="276" w:lineRule="auto"/>
              <w:rPr>
                <w:rFonts w:eastAsia="Times New Roman"/>
                <w:i/>
                <w:iCs/>
                <w:sz w:val="16"/>
                <w:szCs w:val="16"/>
                <w:vertAlign w:val="superscript"/>
              </w:rPr>
              <w:pPrChange w:id="2617" w:author="Unknown" w:date="2020-06-16T01:07:00Z">
                <w:pPr/>
              </w:pPrChange>
            </w:pPr>
            <w:r w:rsidRPr="0041547B">
              <w:rPr>
                <w:rFonts w:eastAsia="Times New Roman"/>
                <w:i/>
                <w:iCs/>
                <w:sz w:val="16"/>
                <w:szCs w:val="16"/>
              </w:rPr>
              <w:t>April 7</w:t>
            </w:r>
            <w:r w:rsidRPr="0041547B">
              <w:rPr>
                <w:rFonts w:eastAsia="Times New Roman"/>
                <w:i/>
                <w:iCs/>
                <w:sz w:val="16"/>
                <w:szCs w:val="16"/>
                <w:vertAlign w:val="superscript"/>
              </w:rPr>
              <w:t xml:space="preserve">th </w:t>
            </w:r>
            <w:r w:rsidRPr="0041547B">
              <w:rPr>
                <w:rFonts w:eastAsia="Times New Roman"/>
                <w:i/>
                <w:iCs/>
                <w:sz w:val="16"/>
                <w:szCs w:val="16"/>
              </w:rPr>
              <w:t>-30</w:t>
            </w:r>
            <w:r w:rsidRPr="0041547B">
              <w:rPr>
                <w:rFonts w:eastAsia="Times New Roman"/>
                <w:i/>
                <w:iCs/>
                <w:sz w:val="16"/>
                <w:szCs w:val="16"/>
                <w:vertAlign w:val="superscript"/>
              </w:rPr>
              <w:t>th</w:t>
            </w:r>
            <w:r w:rsidRPr="0041547B">
              <w:rPr>
                <w:rFonts w:eastAsia="Times New Roman"/>
                <w:i/>
                <w:iCs/>
                <w:sz w:val="16"/>
                <w:szCs w:val="16"/>
              </w:rPr>
              <w:t xml:space="preserve"> 2020</w:t>
            </w:r>
            <w:r w:rsidRPr="0041547B">
              <w:rPr>
                <w:rFonts w:eastAsia="Times New Roman"/>
                <w:i/>
                <w:iCs/>
                <w:sz w:val="16"/>
                <w:szCs w:val="16"/>
                <w:vertAlign w:val="superscript"/>
              </w:rPr>
              <w:t>79</w:t>
            </w:r>
          </w:p>
          <w:p w14:paraId="1921944C" w14:textId="384A6F27" w:rsidR="12AC059F" w:rsidRPr="0041547B" w:rsidRDefault="014A6F51">
            <w:pPr>
              <w:spacing w:line="276" w:lineRule="auto"/>
              <w:rPr>
                <w:rFonts w:eastAsia="Times New Roman"/>
                <w:i/>
                <w:iCs/>
                <w:sz w:val="16"/>
                <w:szCs w:val="16"/>
              </w:rPr>
              <w:pPrChange w:id="2618" w:author="Unknown" w:date="2020-06-16T01:07:00Z">
                <w:pPr/>
              </w:pPrChange>
            </w:pPr>
            <w:r w:rsidRPr="0041547B">
              <w:rPr>
                <w:rFonts w:eastAsia="Times New Roman"/>
                <w:i/>
                <w:iCs/>
                <w:sz w:val="16"/>
                <w:szCs w:val="16"/>
              </w:rPr>
              <w:t xml:space="preserve"> </w:t>
            </w:r>
          </w:p>
          <w:p w14:paraId="2963884B" w14:textId="18BD3101" w:rsidR="12AC059F" w:rsidRPr="0041547B" w:rsidRDefault="014A6F51">
            <w:pPr>
              <w:spacing w:line="276" w:lineRule="auto"/>
              <w:rPr>
                <w:rFonts w:eastAsia="Times New Roman"/>
                <w:sz w:val="16"/>
                <w:szCs w:val="16"/>
              </w:rPr>
              <w:pPrChange w:id="2619" w:author="Unknown" w:date="2020-06-16T01:07:00Z">
                <w:pPr/>
              </w:pPrChange>
            </w:pPr>
            <w:r w:rsidRPr="0041547B">
              <w:rPr>
                <w:rFonts w:eastAsia="Times New Roman"/>
                <w:sz w:val="16"/>
                <w:szCs w:val="16"/>
              </w:rPr>
              <w:t xml:space="preserve">Checkpoints barring non-essential travel begin </w:t>
            </w:r>
            <w:r w:rsidRPr="006D1593">
              <w:rPr>
                <w:rFonts w:eastAsia="Times New Roman"/>
                <w:sz w:val="16"/>
                <w:szCs w:val="16"/>
                <w:rPrChange w:id="2620" w:author="Jhoh@ccla.org" w:date="2020-06-16T10:02:00Z">
                  <w:rPr>
                    <w:rFonts w:eastAsia="Times New Roman"/>
                    <w:sz w:val="24"/>
                    <w:szCs w:val="24"/>
                  </w:rPr>
                </w:rPrChange>
              </w:rPr>
              <w:t>gradual</w:t>
            </w:r>
            <w:r w:rsidRPr="0041547B">
              <w:rPr>
                <w:rFonts w:eastAsia="Times New Roman"/>
                <w:sz w:val="16"/>
                <w:szCs w:val="16"/>
              </w:rPr>
              <w:t xml:space="preserve"> withdrawal</w:t>
            </w:r>
          </w:p>
          <w:p w14:paraId="74B7A0D4" w14:textId="52B631CF" w:rsidR="12AC059F" w:rsidRPr="0041547B" w:rsidRDefault="014A6F51">
            <w:pPr>
              <w:spacing w:line="276" w:lineRule="auto"/>
              <w:rPr>
                <w:rFonts w:eastAsia="Times New Roman"/>
                <w:i/>
                <w:iCs/>
                <w:sz w:val="16"/>
                <w:szCs w:val="16"/>
                <w:vertAlign w:val="superscript"/>
              </w:rPr>
              <w:pPrChange w:id="2621" w:author="Unknown" w:date="2020-06-16T01:07:00Z">
                <w:pPr/>
              </w:pPrChange>
            </w:pPr>
            <w:r w:rsidRPr="0041547B">
              <w:rPr>
                <w:rFonts w:eastAsia="Times New Roman"/>
                <w:i/>
                <w:iCs/>
                <w:sz w:val="16"/>
                <w:szCs w:val="16"/>
              </w:rPr>
              <w:t>Starting May 4</w:t>
            </w:r>
            <w:r w:rsidRPr="0041547B">
              <w:rPr>
                <w:rFonts w:eastAsia="Times New Roman"/>
                <w:i/>
                <w:iCs/>
                <w:sz w:val="16"/>
                <w:szCs w:val="16"/>
                <w:vertAlign w:val="superscript"/>
              </w:rPr>
              <w:t>th</w:t>
            </w:r>
            <w:r w:rsidRPr="0041547B">
              <w:rPr>
                <w:rFonts w:eastAsia="Times New Roman"/>
                <w:i/>
                <w:iCs/>
                <w:sz w:val="16"/>
                <w:szCs w:val="16"/>
              </w:rPr>
              <w:t xml:space="preserve"> 2020</w:t>
            </w:r>
            <w:r w:rsidRPr="0041547B">
              <w:rPr>
                <w:rFonts w:eastAsia="Times New Roman"/>
                <w:i/>
                <w:iCs/>
                <w:sz w:val="16"/>
                <w:szCs w:val="16"/>
                <w:vertAlign w:val="superscript"/>
              </w:rPr>
              <w:t>80</w:t>
            </w:r>
          </w:p>
          <w:p w14:paraId="38229C41" w14:textId="625F0FA9" w:rsidR="12AC059F" w:rsidRPr="0041547B" w:rsidRDefault="014A6F51">
            <w:pPr>
              <w:spacing w:line="276" w:lineRule="auto"/>
              <w:rPr>
                <w:rFonts w:eastAsia="Times New Roman"/>
                <w:sz w:val="16"/>
                <w:szCs w:val="16"/>
              </w:rPr>
              <w:pPrChange w:id="2622" w:author="Unknown" w:date="2020-06-16T01:07:00Z">
                <w:pPr/>
              </w:pPrChange>
            </w:pPr>
            <w:r w:rsidRPr="0041547B">
              <w:rPr>
                <w:rFonts w:eastAsia="Times New Roman"/>
                <w:sz w:val="16"/>
                <w:szCs w:val="16"/>
              </w:rPr>
              <w:t xml:space="preserve"> </w:t>
            </w:r>
          </w:p>
        </w:tc>
      </w:tr>
      <w:tr w:rsidR="12AC059F" w14:paraId="4D4E3359" w14:textId="77777777" w:rsidTr="64042840">
        <w:tc>
          <w:tcPr>
            <w:tcW w:w="607" w:type="dxa"/>
            <w:shd w:val="clear" w:color="auto" w:fill="FFD966"/>
            <w:vAlign w:val="center"/>
          </w:tcPr>
          <w:p w14:paraId="6C96FCF5" w14:textId="765CB8BE" w:rsidR="12AC059F" w:rsidRPr="0041547B" w:rsidRDefault="014A6F51">
            <w:pPr>
              <w:spacing w:line="276" w:lineRule="auto"/>
              <w:jc w:val="center"/>
              <w:rPr>
                <w:rFonts w:eastAsia="Times New Roman"/>
                <w:b/>
                <w:bCs/>
                <w:sz w:val="16"/>
                <w:szCs w:val="16"/>
              </w:rPr>
              <w:pPrChange w:id="2623" w:author="Unknown" w:date="2020-06-16T01:07:00Z">
                <w:pPr/>
              </w:pPrChange>
            </w:pPr>
            <w:r w:rsidRPr="0041547B">
              <w:rPr>
                <w:rFonts w:eastAsia="Times New Roman"/>
                <w:b/>
                <w:bCs/>
                <w:sz w:val="16"/>
                <w:szCs w:val="16"/>
              </w:rPr>
              <w:t>SK</w:t>
            </w:r>
          </w:p>
        </w:tc>
        <w:tc>
          <w:tcPr>
            <w:tcW w:w="3295" w:type="dxa"/>
          </w:tcPr>
          <w:p w14:paraId="3BA4875B" w14:textId="48ABE430" w:rsidR="12AC059F" w:rsidRPr="0041547B" w:rsidRDefault="014A6F51">
            <w:pPr>
              <w:spacing w:line="276" w:lineRule="auto"/>
              <w:rPr>
                <w:rFonts w:eastAsia="Times New Roman"/>
                <w:sz w:val="16"/>
                <w:szCs w:val="16"/>
              </w:rPr>
              <w:pPrChange w:id="2624" w:author="Unknown" w:date="2020-06-16T01:07:00Z">
                <w:pPr/>
              </w:pPrChange>
            </w:pPr>
            <w:r w:rsidRPr="0041547B">
              <w:rPr>
                <w:rFonts w:eastAsia="Times New Roman"/>
                <w:sz w:val="16"/>
                <w:szCs w:val="16"/>
              </w:rPr>
              <w:t xml:space="preserve"> </w:t>
            </w:r>
          </w:p>
          <w:p w14:paraId="13F374E6" w14:textId="48583CF1" w:rsidR="12AC059F" w:rsidRPr="0041547B" w:rsidRDefault="014A6F51">
            <w:pPr>
              <w:spacing w:line="276" w:lineRule="auto"/>
              <w:rPr>
                <w:rStyle w:val="Hyperlink"/>
                <w:rFonts w:eastAsia="Times New Roman"/>
                <w:color w:val="1F3864"/>
                <w:sz w:val="16"/>
                <w:szCs w:val="16"/>
              </w:rPr>
              <w:pPrChange w:id="2625" w:author="Unknown" w:date="2020-06-16T01:07:00Z">
                <w:pPr/>
              </w:pPrChange>
            </w:pPr>
            <w:r w:rsidRPr="0041547B">
              <w:rPr>
                <w:rFonts w:eastAsia="Times New Roman"/>
                <w:sz w:val="16"/>
                <w:szCs w:val="16"/>
              </w:rPr>
              <w:t xml:space="preserve">Many businesses closed or banned from providing customer-facing services except essential businesses such as grocery stores, banks, pharmacies etc. Full list </w:t>
            </w:r>
            <w:r w:rsidR="724042B1" w:rsidRPr="006D1593">
              <w:rPr>
                <w:sz w:val="16"/>
                <w:szCs w:val="16"/>
                <w:rPrChange w:id="2626" w:author="Jhoh@ccla.org" w:date="2020-06-16T10:02:00Z">
                  <w:rPr/>
                </w:rPrChange>
              </w:rPr>
              <w:fldChar w:fldCharType="begin"/>
            </w:r>
            <w:r w:rsidR="724042B1" w:rsidRPr="006D1593">
              <w:rPr>
                <w:sz w:val="16"/>
                <w:szCs w:val="16"/>
                <w:rPrChange w:id="2627" w:author="Jhoh@ccla.org" w:date="2020-06-16T10:02:00Z">
                  <w:rPr/>
                </w:rPrChange>
              </w:rPr>
              <w:instrText xml:space="preserve"> HYPERLINK "https://www.saskatchewan.ca/-/media/news-release-backgrounders/2020/mar/critical-public-services-to-address-covid-19-and-allowable-business-services.pdf" </w:instrText>
            </w:r>
            <w:r w:rsidR="724042B1" w:rsidRPr="006D1593">
              <w:rPr>
                <w:sz w:val="16"/>
                <w:szCs w:val="16"/>
                <w:rPrChange w:id="2628" w:author="Jhoh@ccla.org" w:date="2020-06-16T10:02:00Z">
                  <w:rPr/>
                </w:rPrChange>
              </w:rPr>
              <w:fldChar w:fldCharType="separate"/>
            </w:r>
            <w:r w:rsidRPr="0041547B">
              <w:rPr>
                <w:rStyle w:val="Hyperlink"/>
                <w:rFonts w:eastAsia="Times New Roman"/>
                <w:color w:val="1F3864"/>
                <w:sz w:val="16"/>
                <w:szCs w:val="16"/>
              </w:rPr>
              <w:t>here</w:t>
            </w:r>
            <w:r w:rsidR="724042B1" w:rsidRPr="006D1593">
              <w:rPr>
                <w:sz w:val="16"/>
                <w:szCs w:val="16"/>
                <w:rPrChange w:id="2629" w:author="Jhoh@ccla.org" w:date="2020-06-16T10:02:00Z">
                  <w:rPr/>
                </w:rPrChange>
              </w:rPr>
              <w:fldChar w:fldCharType="end"/>
            </w:r>
          </w:p>
          <w:p w14:paraId="0483908E" w14:textId="0F98C1F8" w:rsidR="12AC059F" w:rsidRPr="0041547B" w:rsidRDefault="014A6F51">
            <w:pPr>
              <w:spacing w:line="276" w:lineRule="auto"/>
              <w:rPr>
                <w:rFonts w:eastAsia="Times New Roman"/>
                <w:i/>
                <w:iCs/>
                <w:sz w:val="16"/>
                <w:szCs w:val="16"/>
                <w:vertAlign w:val="superscript"/>
              </w:rPr>
              <w:pPrChange w:id="2630" w:author="Unknown" w:date="2020-06-16T01:07:00Z">
                <w:pPr/>
              </w:pPrChange>
            </w:pPr>
            <w:r w:rsidRPr="0041547B">
              <w:rPr>
                <w:rFonts w:eastAsia="Times New Roman"/>
                <w:i/>
                <w:iCs/>
                <w:sz w:val="16"/>
                <w:szCs w:val="16"/>
              </w:rPr>
              <w:t>March 26, 2020 – until rescinded</w:t>
            </w:r>
            <w:r w:rsidRPr="0041547B">
              <w:rPr>
                <w:rFonts w:eastAsia="Times New Roman"/>
                <w:i/>
                <w:iCs/>
                <w:sz w:val="16"/>
                <w:szCs w:val="16"/>
                <w:vertAlign w:val="superscript"/>
              </w:rPr>
              <w:t>81</w:t>
            </w:r>
          </w:p>
          <w:p w14:paraId="43391D13" w14:textId="1CEF8566" w:rsidR="12AC059F" w:rsidRPr="0041547B" w:rsidRDefault="014A6F51">
            <w:pPr>
              <w:spacing w:line="276" w:lineRule="auto"/>
              <w:rPr>
                <w:rFonts w:eastAsia="Times New Roman"/>
                <w:sz w:val="16"/>
                <w:szCs w:val="16"/>
              </w:rPr>
              <w:pPrChange w:id="2631" w:author="Unknown" w:date="2020-06-16T01:07:00Z">
                <w:pPr/>
              </w:pPrChange>
            </w:pPr>
            <w:r w:rsidRPr="0041547B">
              <w:rPr>
                <w:rFonts w:eastAsia="Times New Roman"/>
                <w:sz w:val="16"/>
                <w:szCs w:val="16"/>
              </w:rPr>
              <w:t xml:space="preserve"> </w:t>
            </w:r>
          </w:p>
          <w:p w14:paraId="3FCC11F6" w14:textId="51433BFD" w:rsidR="12AC059F" w:rsidRPr="0041547B" w:rsidRDefault="014A6F51">
            <w:pPr>
              <w:spacing w:line="276" w:lineRule="auto"/>
              <w:rPr>
                <w:rFonts w:eastAsia="Times New Roman"/>
                <w:sz w:val="16"/>
                <w:szCs w:val="16"/>
              </w:rPr>
              <w:pPrChange w:id="2632" w:author="Unknown" w:date="2020-06-16T01:07:00Z">
                <w:pPr/>
              </w:pPrChange>
            </w:pPr>
            <w:r w:rsidRPr="0041547B">
              <w:rPr>
                <w:rFonts w:eastAsia="Times New Roman"/>
                <w:sz w:val="16"/>
                <w:szCs w:val="16"/>
              </w:rPr>
              <w:t xml:space="preserve">Access to previously restricted businesses and services now allowed. Full list </w:t>
            </w:r>
            <w:r w:rsidR="724042B1" w:rsidRPr="006D1593">
              <w:rPr>
                <w:sz w:val="16"/>
                <w:szCs w:val="16"/>
                <w:rPrChange w:id="2633" w:author="Jhoh@ccla.org" w:date="2020-06-16T10:02:00Z">
                  <w:rPr/>
                </w:rPrChange>
              </w:rPr>
              <w:fldChar w:fldCharType="begin"/>
            </w:r>
            <w:r w:rsidR="724042B1" w:rsidRPr="006D1593">
              <w:rPr>
                <w:sz w:val="16"/>
                <w:szCs w:val="16"/>
                <w:rPrChange w:id="2634" w:author="Jhoh@ccla.org" w:date="2020-06-16T10:02:00Z">
                  <w:rPr/>
                </w:rPrChange>
              </w:rPr>
              <w:instrText xml:space="preserve"> HYPERLINK "https://www.saskatchewan.ca/government/health-care-administration-and-provider-resources/treatment-procedures-and-guidelines/emerging-public-health-issues/2019-novel-coronavirus/public-health-measures/public-health-orders/list-of-critical-public-services-and-allowable-business-services" </w:instrText>
            </w:r>
            <w:r w:rsidR="724042B1" w:rsidRPr="006D1593">
              <w:rPr>
                <w:sz w:val="16"/>
                <w:szCs w:val="16"/>
                <w:rPrChange w:id="2635" w:author="Jhoh@ccla.org" w:date="2020-06-16T10:02:00Z">
                  <w:rPr/>
                </w:rPrChange>
              </w:rPr>
              <w:fldChar w:fldCharType="separate"/>
            </w:r>
            <w:r w:rsidRPr="0041547B">
              <w:rPr>
                <w:rStyle w:val="Hyperlink"/>
                <w:rFonts w:eastAsia="Times New Roman"/>
                <w:color w:val="1F3864"/>
                <w:sz w:val="16"/>
                <w:szCs w:val="16"/>
              </w:rPr>
              <w:t>here</w:t>
            </w:r>
            <w:r w:rsidR="724042B1" w:rsidRPr="006D1593">
              <w:rPr>
                <w:sz w:val="16"/>
                <w:szCs w:val="16"/>
                <w:rPrChange w:id="2636" w:author="Jhoh@ccla.org" w:date="2020-06-16T10:02:00Z">
                  <w:rPr/>
                </w:rPrChange>
              </w:rPr>
              <w:fldChar w:fldCharType="end"/>
            </w:r>
            <w:r w:rsidRPr="0041547B">
              <w:rPr>
                <w:rFonts w:eastAsia="Times New Roman"/>
                <w:sz w:val="16"/>
                <w:szCs w:val="16"/>
              </w:rPr>
              <w:t>.</w:t>
            </w:r>
          </w:p>
          <w:p w14:paraId="6741A546" w14:textId="1C752CC5" w:rsidR="12AC059F" w:rsidRPr="0041547B" w:rsidRDefault="014A6F51">
            <w:pPr>
              <w:spacing w:line="276" w:lineRule="auto"/>
              <w:rPr>
                <w:rFonts w:eastAsia="Times New Roman"/>
                <w:i/>
                <w:iCs/>
                <w:sz w:val="16"/>
                <w:szCs w:val="16"/>
                <w:vertAlign w:val="superscript"/>
              </w:rPr>
              <w:pPrChange w:id="2637" w:author="Unknown" w:date="2020-06-16T01:07:00Z">
                <w:pPr/>
              </w:pPrChange>
            </w:pPr>
            <w:r w:rsidRPr="0041547B">
              <w:rPr>
                <w:rFonts w:eastAsia="Times New Roman"/>
                <w:i/>
                <w:iCs/>
                <w:sz w:val="16"/>
                <w:szCs w:val="16"/>
              </w:rPr>
              <w:t>May 3</w:t>
            </w:r>
            <w:r w:rsidRPr="0041547B">
              <w:rPr>
                <w:rFonts w:eastAsia="Times New Roman"/>
                <w:i/>
                <w:iCs/>
                <w:sz w:val="16"/>
                <w:szCs w:val="16"/>
                <w:vertAlign w:val="superscript"/>
              </w:rPr>
              <w:t>rd</w:t>
            </w:r>
            <w:r w:rsidRPr="0041547B">
              <w:rPr>
                <w:rFonts w:eastAsia="Times New Roman"/>
                <w:i/>
                <w:iCs/>
                <w:sz w:val="16"/>
                <w:szCs w:val="16"/>
              </w:rPr>
              <w:t>, 2020 – until rescinded</w:t>
            </w:r>
            <w:r w:rsidRPr="0041547B">
              <w:rPr>
                <w:rFonts w:eastAsia="Times New Roman"/>
                <w:i/>
                <w:iCs/>
                <w:sz w:val="16"/>
                <w:szCs w:val="16"/>
                <w:vertAlign w:val="superscript"/>
              </w:rPr>
              <w:t>82</w:t>
            </w:r>
          </w:p>
          <w:p w14:paraId="25F689A1" w14:textId="7500E0F0" w:rsidR="12AC059F" w:rsidRPr="00236E40" w:rsidRDefault="014A6F51">
            <w:pPr>
              <w:pStyle w:val="Heading2"/>
              <w:rPr>
                <w:rFonts w:eastAsia="Times New Roman"/>
                <w:color w:val="000000" w:themeColor="text1"/>
                <w:sz w:val="16"/>
                <w:szCs w:val="16"/>
              </w:rPr>
              <w:pPrChange w:id="2638" w:author="Unknown" w:date="2020-06-16T01:07:00Z">
                <w:pPr>
                  <w:spacing w:line="276" w:lineRule="auto"/>
                </w:pPr>
              </w:pPrChange>
            </w:pPr>
            <w:r w:rsidRPr="00236E40">
              <w:rPr>
                <w:rFonts w:ascii="Times New Roman" w:eastAsia="Times New Roman" w:hAnsi="Times New Roman" w:cs="Times New Roman"/>
                <w:color w:val="000000" w:themeColor="text1"/>
                <w:sz w:val="16"/>
                <w:szCs w:val="16"/>
                <w:rPrChange w:id="2639" w:author="Jhoh@ccla.org" w:date="2020-06-16T10:02:00Z">
                  <w:rPr>
                    <w:rFonts w:eastAsia="Times New Roman"/>
                    <w:color w:val="2F5496"/>
                    <w:sz w:val="16"/>
                    <w:szCs w:val="16"/>
                  </w:rPr>
                </w:rPrChange>
              </w:rPr>
              <w:t>Retail, hairdressers, massage therapists and other businesses reopen.</w:t>
            </w:r>
          </w:p>
          <w:p w14:paraId="21079925" w14:textId="089B53A8" w:rsidR="12AC059F" w:rsidRPr="0041547B" w:rsidRDefault="014A6F51">
            <w:pPr>
              <w:spacing w:line="276" w:lineRule="auto"/>
              <w:rPr>
                <w:rFonts w:eastAsia="Times New Roman"/>
                <w:i/>
                <w:iCs/>
                <w:sz w:val="16"/>
                <w:szCs w:val="16"/>
                <w:vertAlign w:val="superscript"/>
              </w:rPr>
              <w:pPrChange w:id="2640" w:author="Unknown" w:date="2020-06-16T01:07:00Z">
                <w:pPr/>
              </w:pPrChange>
            </w:pPr>
            <w:r w:rsidRPr="0041547B">
              <w:rPr>
                <w:rFonts w:eastAsia="Times New Roman"/>
                <w:i/>
                <w:iCs/>
                <w:sz w:val="16"/>
                <w:szCs w:val="16"/>
              </w:rPr>
              <w:t>May 19</w:t>
            </w:r>
            <w:r w:rsidRPr="0041547B">
              <w:rPr>
                <w:rFonts w:eastAsia="Times New Roman"/>
                <w:i/>
                <w:iCs/>
                <w:sz w:val="16"/>
                <w:szCs w:val="16"/>
                <w:vertAlign w:val="superscript"/>
              </w:rPr>
              <w:t>th</w:t>
            </w:r>
            <w:r w:rsidRPr="0041547B">
              <w:rPr>
                <w:rFonts w:eastAsia="Times New Roman"/>
                <w:i/>
                <w:iCs/>
                <w:sz w:val="16"/>
                <w:szCs w:val="16"/>
              </w:rPr>
              <w:t>, 2020</w:t>
            </w:r>
            <w:r w:rsidRPr="0041547B">
              <w:rPr>
                <w:rFonts w:eastAsia="Times New Roman"/>
                <w:i/>
                <w:iCs/>
                <w:sz w:val="16"/>
                <w:szCs w:val="16"/>
                <w:vertAlign w:val="superscript"/>
              </w:rPr>
              <w:t>83</w:t>
            </w:r>
          </w:p>
          <w:p w14:paraId="18A73A66" w14:textId="114F5CCE" w:rsidR="12AC059F" w:rsidRPr="0041547B" w:rsidRDefault="014A6F51">
            <w:pPr>
              <w:spacing w:line="276" w:lineRule="auto"/>
              <w:rPr>
                <w:rFonts w:eastAsia="Times New Roman"/>
                <w:sz w:val="16"/>
                <w:szCs w:val="16"/>
              </w:rPr>
              <w:pPrChange w:id="2641" w:author="Unknown" w:date="2020-06-16T01:07:00Z">
                <w:pPr/>
              </w:pPrChange>
            </w:pPr>
            <w:r w:rsidRPr="0041547B">
              <w:rPr>
                <w:rFonts w:eastAsia="Times New Roman"/>
                <w:sz w:val="16"/>
                <w:szCs w:val="16"/>
              </w:rPr>
              <w:t xml:space="preserve"> </w:t>
            </w:r>
          </w:p>
        </w:tc>
        <w:tc>
          <w:tcPr>
            <w:tcW w:w="3060" w:type="dxa"/>
          </w:tcPr>
          <w:p w14:paraId="7212D002" w14:textId="605F6D26" w:rsidR="12AC059F" w:rsidRPr="0041547B" w:rsidRDefault="014A6F51">
            <w:pPr>
              <w:spacing w:line="276" w:lineRule="auto"/>
              <w:rPr>
                <w:rFonts w:eastAsia="Times New Roman"/>
                <w:sz w:val="16"/>
                <w:szCs w:val="16"/>
              </w:rPr>
              <w:pPrChange w:id="2642" w:author="Unknown" w:date="2020-06-16T01:07:00Z">
                <w:pPr/>
              </w:pPrChange>
            </w:pPr>
            <w:r w:rsidRPr="0041547B">
              <w:rPr>
                <w:rFonts w:eastAsia="Times New Roman"/>
                <w:sz w:val="16"/>
                <w:szCs w:val="16"/>
              </w:rPr>
              <w:t>Not more than 10 people, with some exceptions</w:t>
            </w:r>
          </w:p>
          <w:p w14:paraId="268C2AFE" w14:textId="2A45DCBF" w:rsidR="12AC059F" w:rsidRPr="0041547B" w:rsidRDefault="014A6F51">
            <w:pPr>
              <w:spacing w:line="276" w:lineRule="auto"/>
              <w:rPr>
                <w:rFonts w:eastAsia="Times New Roman"/>
                <w:i/>
                <w:iCs/>
                <w:sz w:val="16"/>
                <w:szCs w:val="16"/>
                <w:vertAlign w:val="superscript"/>
              </w:rPr>
              <w:pPrChange w:id="2643" w:author="Unknown" w:date="2020-06-16T01:07:00Z">
                <w:pPr/>
              </w:pPrChange>
            </w:pPr>
            <w:r w:rsidRPr="0041547B">
              <w:rPr>
                <w:rFonts w:eastAsia="Times New Roman"/>
                <w:i/>
                <w:iCs/>
                <w:sz w:val="16"/>
                <w:szCs w:val="16"/>
              </w:rPr>
              <w:t>March 26, 2020 – until rescinded</w:t>
            </w:r>
            <w:r w:rsidRPr="0041547B">
              <w:rPr>
                <w:rFonts w:eastAsia="Times New Roman"/>
                <w:i/>
                <w:iCs/>
                <w:sz w:val="16"/>
                <w:szCs w:val="16"/>
                <w:vertAlign w:val="superscript"/>
              </w:rPr>
              <w:t>84</w:t>
            </w:r>
          </w:p>
          <w:p w14:paraId="63674F53" w14:textId="67B3B4DD" w:rsidR="12AC059F" w:rsidRPr="0041547B" w:rsidRDefault="014A6F51">
            <w:pPr>
              <w:spacing w:line="276" w:lineRule="auto"/>
              <w:rPr>
                <w:rFonts w:eastAsia="Times New Roman"/>
                <w:sz w:val="16"/>
                <w:szCs w:val="16"/>
              </w:rPr>
              <w:pPrChange w:id="2644" w:author="Unknown" w:date="2020-06-16T01:07:00Z">
                <w:pPr/>
              </w:pPrChange>
            </w:pPr>
            <w:r w:rsidRPr="0041547B">
              <w:rPr>
                <w:rFonts w:eastAsia="Times New Roman"/>
                <w:sz w:val="16"/>
                <w:szCs w:val="16"/>
              </w:rPr>
              <w:t xml:space="preserve"> </w:t>
            </w:r>
          </w:p>
          <w:p w14:paraId="64B8B663" w14:textId="58271625" w:rsidR="12AC059F" w:rsidRPr="0041547B" w:rsidRDefault="014A6F51">
            <w:pPr>
              <w:spacing w:line="276" w:lineRule="auto"/>
              <w:rPr>
                <w:rFonts w:eastAsia="Times New Roman"/>
                <w:sz w:val="16"/>
                <w:szCs w:val="16"/>
              </w:rPr>
              <w:pPrChange w:id="2645" w:author="Unknown" w:date="2020-06-16T01:07:00Z">
                <w:pPr/>
              </w:pPrChange>
            </w:pPr>
            <w:r w:rsidRPr="0041547B">
              <w:rPr>
                <w:rFonts w:eastAsia="Times New Roman"/>
                <w:sz w:val="16"/>
                <w:szCs w:val="16"/>
              </w:rPr>
              <w:t>Workplaces and allowable businesses services are exempt from the prohibition of over 10 people where 2-meter distancing between people can be maintained.</w:t>
            </w:r>
          </w:p>
          <w:p w14:paraId="082A7CE1" w14:textId="011E0528" w:rsidR="12AC059F" w:rsidRPr="0041547B" w:rsidRDefault="014A6F51">
            <w:pPr>
              <w:spacing w:line="276" w:lineRule="auto"/>
              <w:rPr>
                <w:rFonts w:eastAsia="Times New Roman"/>
                <w:i/>
                <w:iCs/>
                <w:sz w:val="16"/>
                <w:szCs w:val="16"/>
                <w:vertAlign w:val="superscript"/>
              </w:rPr>
              <w:pPrChange w:id="2646" w:author="Unknown" w:date="2020-06-16T01:07:00Z">
                <w:pPr/>
              </w:pPrChange>
            </w:pPr>
            <w:r w:rsidRPr="0041547B">
              <w:rPr>
                <w:rFonts w:eastAsia="Times New Roman"/>
                <w:i/>
                <w:iCs/>
                <w:sz w:val="16"/>
                <w:szCs w:val="16"/>
              </w:rPr>
              <w:t>May 3</w:t>
            </w:r>
            <w:r w:rsidRPr="0041547B">
              <w:rPr>
                <w:rFonts w:eastAsia="Times New Roman"/>
                <w:i/>
                <w:iCs/>
                <w:sz w:val="16"/>
                <w:szCs w:val="16"/>
                <w:vertAlign w:val="superscript"/>
              </w:rPr>
              <w:t>rd</w:t>
            </w:r>
            <w:r w:rsidRPr="0041547B">
              <w:rPr>
                <w:rFonts w:eastAsia="Times New Roman"/>
                <w:i/>
                <w:iCs/>
                <w:sz w:val="16"/>
                <w:szCs w:val="16"/>
              </w:rPr>
              <w:t>, 2020 – until rescinded</w:t>
            </w:r>
            <w:r w:rsidRPr="0041547B">
              <w:rPr>
                <w:rFonts w:eastAsia="Times New Roman"/>
                <w:i/>
                <w:iCs/>
                <w:sz w:val="16"/>
                <w:szCs w:val="16"/>
                <w:vertAlign w:val="superscript"/>
              </w:rPr>
              <w:t>85</w:t>
            </w:r>
          </w:p>
        </w:tc>
        <w:tc>
          <w:tcPr>
            <w:tcW w:w="2399" w:type="dxa"/>
          </w:tcPr>
          <w:p w14:paraId="673322F8" w14:textId="22F1E127" w:rsidR="12AC059F" w:rsidRPr="0041547B" w:rsidRDefault="014A6F51">
            <w:pPr>
              <w:spacing w:line="276" w:lineRule="auto"/>
              <w:rPr>
                <w:rFonts w:eastAsia="Times New Roman"/>
                <w:sz w:val="16"/>
                <w:szCs w:val="16"/>
              </w:rPr>
              <w:pPrChange w:id="2647" w:author="Unknown" w:date="2020-06-16T01:07:00Z">
                <w:pPr/>
              </w:pPrChange>
            </w:pPr>
            <w:r w:rsidRPr="0041547B">
              <w:rPr>
                <w:rFonts w:eastAsia="Times New Roman"/>
                <w:sz w:val="16"/>
                <w:szCs w:val="16"/>
              </w:rPr>
              <w:t>Those returning to SK from national or international travel must self-isolate for 14 days, with exemptions for essential workers</w:t>
            </w:r>
          </w:p>
          <w:p w14:paraId="01B8FB5B" w14:textId="3579D1C3" w:rsidR="12AC059F" w:rsidRPr="0041547B" w:rsidRDefault="014A6F51">
            <w:pPr>
              <w:spacing w:line="276" w:lineRule="auto"/>
              <w:rPr>
                <w:rFonts w:eastAsia="Times New Roman"/>
                <w:i/>
                <w:iCs/>
                <w:sz w:val="16"/>
                <w:szCs w:val="16"/>
                <w:vertAlign w:val="superscript"/>
              </w:rPr>
              <w:pPrChange w:id="2648" w:author="Unknown" w:date="2020-06-16T01:07:00Z">
                <w:pPr/>
              </w:pPrChange>
            </w:pPr>
            <w:r w:rsidRPr="0041547B">
              <w:rPr>
                <w:rFonts w:eastAsia="Times New Roman"/>
                <w:i/>
                <w:iCs/>
                <w:sz w:val="16"/>
                <w:szCs w:val="16"/>
              </w:rPr>
              <w:t>March 20</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86</w:t>
            </w:r>
          </w:p>
          <w:p w14:paraId="1A87AA5C" w14:textId="01B54C5E" w:rsidR="12AC059F" w:rsidRPr="0041547B" w:rsidRDefault="014A6F51">
            <w:pPr>
              <w:spacing w:line="276" w:lineRule="auto"/>
              <w:rPr>
                <w:rFonts w:eastAsia="Times New Roman"/>
                <w:i/>
                <w:iCs/>
                <w:sz w:val="16"/>
                <w:szCs w:val="16"/>
              </w:rPr>
              <w:pPrChange w:id="2649" w:author="Unknown" w:date="2020-06-16T01:07:00Z">
                <w:pPr/>
              </w:pPrChange>
            </w:pPr>
            <w:r w:rsidRPr="0041547B">
              <w:rPr>
                <w:rFonts w:eastAsia="Times New Roman"/>
                <w:i/>
                <w:iCs/>
                <w:sz w:val="16"/>
                <w:szCs w:val="16"/>
              </w:rPr>
              <w:t xml:space="preserve"> </w:t>
            </w:r>
          </w:p>
          <w:p w14:paraId="64D96060" w14:textId="02A1554F" w:rsidR="12AC059F" w:rsidRPr="0041547B" w:rsidRDefault="014A6F51">
            <w:pPr>
              <w:spacing w:line="276" w:lineRule="auto"/>
              <w:rPr>
                <w:rFonts w:eastAsia="Times New Roman"/>
                <w:sz w:val="16"/>
                <w:szCs w:val="16"/>
              </w:rPr>
              <w:pPrChange w:id="2650" w:author="Unknown" w:date="2020-06-16T01:07:00Z">
                <w:pPr/>
              </w:pPrChange>
            </w:pPr>
            <w:r w:rsidRPr="0041547B">
              <w:rPr>
                <w:rFonts w:eastAsia="Times New Roman"/>
                <w:sz w:val="16"/>
                <w:szCs w:val="16"/>
              </w:rPr>
              <w:t>Travel restrictions to Northern Saskatchewan</w:t>
            </w:r>
          </w:p>
          <w:p w14:paraId="041175B5" w14:textId="2E9204BA" w:rsidR="12AC059F" w:rsidRPr="0041547B" w:rsidRDefault="014A6F51">
            <w:pPr>
              <w:spacing w:line="276" w:lineRule="auto"/>
              <w:rPr>
                <w:rFonts w:eastAsia="Times New Roman"/>
                <w:i/>
                <w:iCs/>
                <w:sz w:val="16"/>
                <w:szCs w:val="16"/>
                <w:vertAlign w:val="superscript"/>
              </w:rPr>
              <w:pPrChange w:id="2651" w:author="Unknown" w:date="2020-06-16T01:07:00Z">
                <w:pPr/>
              </w:pPrChange>
            </w:pPr>
            <w:r w:rsidRPr="0041547B">
              <w:rPr>
                <w:rFonts w:eastAsia="Times New Roman"/>
                <w:i/>
                <w:iCs/>
                <w:sz w:val="16"/>
                <w:szCs w:val="16"/>
              </w:rPr>
              <w:t>April 24</w:t>
            </w:r>
            <w:r w:rsidRPr="0041547B">
              <w:rPr>
                <w:rFonts w:eastAsia="Times New Roman"/>
                <w:i/>
                <w:iCs/>
                <w:sz w:val="16"/>
                <w:szCs w:val="16"/>
                <w:vertAlign w:val="superscript"/>
              </w:rPr>
              <w:t>th</w:t>
            </w:r>
            <w:r w:rsidRPr="0041547B">
              <w:rPr>
                <w:rFonts w:eastAsia="Times New Roman"/>
                <w:i/>
                <w:iCs/>
                <w:sz w:val="16"/>
                <w:szCs w:val="16"/>
              </w:rPr>
              <w:t>, 2020- until rescinded</w:t>
            </w:r>
            <w:r w:rsidRPr="0041547B">
              <w:rPr>
                <w:rFonts w:eastAsia="Times New Roman"/>
                <w:i/>
                <w:iCs/>
                <w:sz w:val="16"/>
                <w:szCs w:val="16"/>
                <w:vertAlign w:val="superscript"/>
              </w:rPr>
              <w:t>87</w:t>
            </w:r>
          </w:p>
          <w:p w14:paraId="22FE96F3" w14:textId="690F3E63" w:rsidR="12AC059F" w:rsidRPr="0041547B" w:rsidRDefault="014A6F51">
            <w:pPr>
              <w:spacing w:line="276" w:lineRule="auto"/>
              <w:rPr>
                <w:rFonts w:eastAsia="Times New Roman"/>
                <w:sz w:val="16"/>
                <w:szCs w:val="16"/>
              </w:rPr>
              <w:pPrChange w:id="2652" w:author="Unknown" w:date="2020-06-16T01:07:00Z">
                <w:pPr/>
              </w:pPrChange>
            </w:pPr>
            <w:r w:rsidRPr="0041547B">
              <w:rPr>
                <w:rFonts w:eastAsia="Times New Roman"/>
                <w:sz w:val="16"/>
                <w:szCs w:val="16"/>
              </w:rPr>
              <w:t xml:space="preserve"> </w:t>
            </w:r>
          </w:p>
          <w:p w14:paraId="2F5BAB43" w14:textId="03F52F08" w:rsidR="12AC059F" w:rsidRPr="0041547B" w:rsidRDefault="014A6F51">
            <w:pPr>
              <w:spacing w:line="276" w:lineRule="auto"/>
              <w:rPr>
                <w:rFonts w:eastAsia="Times New Roman"/>
                <w:sz w:val="16"/>
                <w:szCs w:val="16"/>
              </w:rPr>
              <w:pPrChange w:id="2653" w:author="Unknown" w:date="2020-06-16T01:07:00Z">
                <w:pPr/>
              </w:pPrChange>
            </w:pPr>
            <w:r w:rsidRPr="0041547B">
              <w:rPr>
                <w:rFonts w:eastAsia="Times New Roman"/>
                <w:sz w:val="16"/>
                <w:szCs w:val="16"/>
              </w:rPr>
              <w:t>Non-essential travel now allowed in North Saskatchewan, with the exception of the Northwest.</w:t>
            </w:r>
          </w:p>
          <w:p w14:paraId="69CEAB5F" w14:textId="1C99DB48" w:rsidR="12AC059F" w:rsidRPr="0041547B" w:rsidRDefault="014A6F51">
            <w:pPr>
              <w:spacing w:line="276" w:lineRule="auto"/>
              <w:rPr>
                <w:rFonts w:eastAsia="Times New Roman"/>
                <w:i/>
                <w:iCs/>
                <w:sz w:val="16"/>
                <w:szCs w:val="16"/>
                <w:vertAlign w:val="superscript"/>
              </w:rPr>
              <w:pPrChange w:id="2654" w:author="Unknown" w:date="2020-06-16T01:07:00Z">
                <w:pPr/>
              </w:pPrChange>
            </w:pPr>
            <w:r w:rsidRPr="0041547B">
              <w:rPr>
                <w:rFonts w:eastAsia="Times New Roman"/>
                <w:i/>
                <w:iCs/>
                <w:sz w:val="16"/>
                <w:szCs w:val="16"/>
              </w:rPr>
              <w:t>May 19</w:t>
            </w:r>
            <w:r w:rsidRPr="0041547B">
              <w:rPr>
                <w:rFonts w:eastAsia="Times New Roman"/>
                <w:i/>
                <w:iCs/>
                <w:sz w:val="16"/>
                <w:szCs w:val="16"/>
                <w:vertAlign w:val="superscript"/>
              </w:rPr>
              <w:t>th</w:t>
            </w:r>
            <w:r w:rsidRPr="0041547B">
              <w:rPr>
                <w:rFonts w:eastAsia="Times New Roman"/>
                <w:i/>
                <w:iCs/>
                <w:sz w:val="16"/>
                <w:szCs w:val="16"/>
              </w:rPr>
              <w:t>, 2020 – until rescinded</w:t>
            </w:r>
            <w:r w:rsidRPr="0041547B">
              <w:rPr>
                <w:rFonts w:eastAsia="Times New Roman"/>
                <w:i/>
                <w:iCs/>
                <w:sz w:val="16"/>
                <w:szCs w:val="16"/>
                <w:vertAlign w:val="superscript"/>
              </w:rPr>
              <w:t>88</w:t>
            </w:r>
          </w:p>
          <w:p w14:paraId="44C98226" w14:textId="4FAB933F" w:rsidR="12AC059F" w:rsidRPr="0041547B" w:rsidRDefault="014A6F51">
            <w:pPr>
              <w:spacing w:line="276" w:lineRule="auto"/>
              <w:rPr>
                <w:rFonts w:eastAsia="Times New Roman"/>
                <w:sz w:val="16"/>
                <w:szCs w:val="16"/>
              </w:rPr>
              <w:pPrChange w:id="2655" w:author="Unknown" w:date="2020-06-16T01:07:00Z">
                <w:pPr/>
              </w:pPrChange>
            </w:pPr>
            <w:r w:rsidRPr="0041547B">
              <w:rPr>
                <w:rFonts w:eastAsia="Times New Roman"/>
                <w:sz w:val="16"/>
                <w:szCs w:val="16"/>
              </w:rPr>
              <w:t xml:space="preserve"> </w:t>
            </w:r>
          </w:p>
        </w:tc>
      </w:tr>
      <w:tr w:rsidR="12AC059F" w14:paraId="045D2258" w14:textId="77777777" w:rsidTr="64042840">
        <w:tc>
          <w:tcPr>
            <w:tcW w:w="607" w:type="dxa"/>
            <w:shd w:val="clear" w:color="auto" w:fill="BF8F00"/>
            <w:vAlign w:val="center"/>
          </w:tcPr>
          <w:p w14:paraId="0C2625BE" w14:textId="51664C68" w:rsidR="12AC059F" w:rsidRPr="0041547B" w:rsidRDefault="014A6F51">
            <w:pPr>
              <w:spacing w:line="276" w:lineRule="auto"/>
              <w:jc w:val="center"/>
              <w:rPr>
                <w:rFonts w:eastAsia="Times New Roman"/>
                <w:b/>
                <w:bCs/>
                <w:sz w:val="16"/>
                <w:szCs w:val="16"/>
              </w:rPr>
              <w:pPrChange w:id="2656" w:author="Unknown" w:date="2020-06-16T01:07:00Z">
                <w:pPr/>
              </w:pPrChange>
            </w:pPr>
            <w:r w:rsidRPr="0041547B">
              <w:rPr>
                <w:rFonts w:eastAsia="Times New Roman"/>
                <w:b/>
                <w:bCs/>
                <w:sz w:val="16"/>
                <w:szCs w:val="16"/>
              </w:rPr>
              <w:t>YK</w:t>
            </w:r>
          </w:p>
        </w:tc>
        <w:tc>
          <w:tcPr>
            <w:tcW w:w="3295" w:type="dxa"/>
          </w:tcPr>
          <w:p w14:paraId="5C85FE93" w14:textId="1873698E" w:rsidR="12AC059F" w:rsidRPr="0041547B" w:rsidRDefault="014A6F51">
            <w:pPr>
              <w:spacing w:line="276" w:lineRule="auto"/>
              <w:rPr>
                <w:rFonts w:eastAsia="Times New Roman"/>
                <w:sz w:val="16"/>
                <w:szCs w:val="16"/>
              </w:rPr>
              <w:pPrChange w:id="2657" w:author="Unknown" w:date="2020-06-16T01:07:00Z">
                <w:pPr/>
              </w:pPrChange>
            </w:pPr>
            <w:r w:rsidRPr="0041547B">
              <w:rPr>
                <w:rFonts w:eastAsia="Times New Roman"/>
                <w:sz w:val="16"/>
                <w:szCs w:val="16"/>
              </w:rPr>
              <w:t>All bars are closed</w:t>
            </w:r>
          </w:p>
          <w:p w14:paraId="2F20801B" w14:textId="27577E1D" w:rsidR="12AC059F" w:rsidRPr="0041547B" w:rsidRDefault="014A6F51">
            <w:pPr>
              <w:spacing w:line="276" w:lineRule="auto"/>
              <w:rPr>
                <w:rFonts w:eastAsia="Times New Roman"/>
                <w:i/>
                <w:iCs/>
                <w:sz w:val="16"/>
                <w:szCs w:val="16"/>
                <w:vertAlign w:val="superscript"/>
              </w:rPr>
              <w:pPrChange w:id="2658" w:author="Unknown" w:date="2020-06-16T01:07:00Z">
                <w:pPr/>
              </w:pPrChange>
            </w:pPr>
            <w:r w:rsidRPr="0041547B">
              <w:rPr>
                <w:rFonts w:eastAsia="Times New Roman"/>
                <w:i/>
                <w:iCs/>
                <w:sz w:val="16"/>
                <w:szCs w:val="16"/>
              </w:rPr>
              <w:t>March 22, 2020 – until rescinded</w:t>
            </w:r>
            <w:r w:rsidRPr="0041547B">
              <w:rPr>
                <w:rFonts w:eastAsia="Times New Roman"/>
                <w:i/>
                <w:iCs/>
                <w:sz w:val="16"/>
                <w:szCs w:val="16"/>
                <w:vertAlign w:val="superscript"/>
              </w:rPr>
              <w:t>89</w:t>
            </w:r>
          </w:p>
          <w:p w14:paraId="0508A3D0" w14:textId="115D6B06" w:rsidR="12AC059F" w:rsidRPr="0041547B" w:rsidRDefault="014A6F51">
            <w:pPr>
              <w:spacing w:line="276" w:lineRule="auto"/>
              <w:rPr>
                <w:rFonts w:eastAsia="Times New Roman"/>
                <w:i/>
                <w:iCs/>
                <w:sz w:val="16"/>
                <w:szCs w:val="16"/>
              </w:rPr>
              <w:pPrChange w:id="2659" w:author="Unknown" w:date="2020-06-16T01:07:00Z">
                <w:pPr/>
              </w:pPrChange>
            </w:pPr>
            <w:r w:rsidRPr="0041547B">
              <w:rPr>
                <w:rFonts w:eastAsia="Times New Roman"/>
                <w:i/>
                <w:iCs/>
                <w:sz w:val="16"/>
                <w:szCs w:val="16"/>
              </w:rPr>
              <w:t xml:space="preserve"> </w:t>
            </w:r>
          </w:p>
          <w:p w14:paraId="0150C2AE" w14:textId="4AED8C92" w:rsidR="12AC059F" w:rsidRPr="0041547B" w:rsidRDefault="014A6F51">
            <w:pPr>
              <w:spacing w:line="276" w:lineRule="auto"/>
              <w:rPr>
                <w:rFonts w:eastAsia="Times New Roman"/>
                <w:sz w:val="16"/>
                <w:szCs w:val="16"/>
              </w:rPr>
              <w:pPrChange w:id="2660" w:author="Unknown" w:date="2020-06-16T01:07:00Z">
                <w:pPr/>
              </w:pPrChange>
            </w:pPr>
            <w:r w:rsidRPr="0041547B">
              <w:rPr>
                <w:rFonts w:eastAsia="Times New Roman"/>
                <w:sz w:val="16"/>
                <w:szCs w:val="16"/>
              </w:rPr>
              <w:t>Restaurants close except for takeout and delivery</w:t>
            </w:r>
          </w:p>
          <w:p w14:paraId="7471FB53" w14:textId="694770EE" w:rsidR="12AC059F" w:rsidRPr="0041547B" w:rsidRDefault="014A6F51">
            <w:pPr>
              <w:spacing w:line="257" w:lineRule="auto"/>
              <w:rPr>
                <w:rFonts w:eastAsia="Times New Roman"/>
                <w:i/>
                <w:iCs/>
                <w:sz w:val="16"/>
                <w:szCs w:val="16"/>
                <w:vertAlign w:val="superscript"/>
              </w:rPr>
              <w:pPrChange w:id="2661" w:author="Unknown" w:date="2020-06-16T01:07:00Z">
                <w:pPr/>
              </w:pPrChange>
            </w:pPr>
            <w:r w:rsidRPr="0041547B">
              <w:rPr>
                <w:rFonts w:eastAsia="Times New Roman"/>
                <w:i/>
                <w:iCs/>
                <w:sz w:val="16"/>
                <w:szCs w:val="16"/>
              </w:rPr>
              <w:t>March 26, 2020 – until rescinded</w:t>
            </w:r>
            <w:r w:rsidRPr="0041547B">
              <w:rPr>
                <w:rFonts w:eastAsia="Times New Roman"/>
                <w:i/>
                <w:iCs/>
                <w:sz w:val="16"/>
                <w:szCs w:val="16"/>
                <w:vertAlign w:val="superscript"/>
              </w:rPr>
              <w:t>90</w:t>
            </w:r>
          </w:p>
          <w:p w14:paraId="45EC2A83" w14:textId="1C2B707F" w:rsidR="12AC059F" w:rsidRPr="0041547B" w:rsidRDefault="014A6F51">
            <w:pPr>
              <w:spacing w:line="257" w:lineRule="auto"/>
              <w:rPr>
                <w:rFonts w:eastAsia="Times New Roman"/>
                <w:i/>
                <w:iCs/>
                <w:sz w:val="16"/>
                <w:szCs w:val="16"/>
              </w:rPr>
              <w:pPrChange w:id="2662" w:author="Unknown" w:date="2020-06-16T01:07:00Z">
                <w:pPr/>
              </w:pPrChange>
            </w:pPr>
            <w:r w:rsidRPr="0041547B">
              <w:rPr>
                <w:rFonts w:eastAsia="Times New Roman"/>
                <w:i/>
                <w:iCs/>
                <w:sz w:val="16"/>
                <w:szCs w:val="16"/>
              </w:rPr>
              <w:t xml:space="preserve"> </w:t>
            </w:r>
          </w:p>
          <w:p w14:paraId="6DD34626" w14:textId="4250F4BA" w:rsidR="12AC059F" w:rsidRPr="0041547B" w:rsidRDefault="014A6F51">
            <w:pPr>
              <w:spacing w:line="276" w:lineRule="auto"/>
              <w:rPr>
                <w:rFonts w:eastAsia="Times New Roman"/>
                <w:sz w:val="16"/>
                <w:szCs w:val="16"/>
              </w:rPr>
              <w:pPrChange w:id="2663" w:author="Unknown" w:date="2020-06-16T01:07:00Z">
                <w:pPr/>
              </w:pPrChange>
            </w:pPr>
            <w:r w:rsidRPr="0041547B">
              <w:rPr>
                <w:rFonts w:eastAsia="Times New Roman"/>
                <w:sz w:val="16"/>
                <w:szCs w:val="16"/>
              </w:rPr>
              <w:t>Personal service establishments (e.g. nail salons) closed</w:t>
            </w:r>
          </w:p>
          <w:p w14:paraId="753A9208" w14:textId="7AE0506B" w:rsidR="12AC059F" w:rsidRPr="0041547B" w:rsidRDefault="014A6F51">
            <w:pPr>
              <w:spacing w:line="276" w:lineRule="auto"/>
              <w:rPr>
                <w:rFonts w:eastAsia="Times New Roman"/>
                <w:i/>
                <w:iCs/>
                <w:sz w:val="16"/>
                <w:szCs w:val="16"/>
                <w:vertAlign w:val="superscript"/>
              </w:rPr>
              <w:pPrChange w:id="2664" w:author="Unknown" w:date="2020-06-16T01:07:00Z">
                <w:pPr/>
              </w:pPrChange>
            </w:pPr>
            <w:r w:rsidRPr="0041547B">
              <w:rPr>
                <w:rFonts w:eastAsia="Times New Roman"/>
                <w:i/>
                <w:iCs/>
                <w:sz w:val="16"/>
                <w:szCs w:val="16"/>
              </w:rPr>
              <w:t>March 25, 2020 – until rescinded</w:t>
            </w:r>
            <w:r w:rsidRPr="0041547B">
              <w:rPr>
                <w:rFonts w:eastAsia="Times New Roman"/>
                <w:i/>
                <w:iCs/>
                <w:sz w:val="16"/>
                <w:szCs w:val="16"/>
                <w:vertAlign w:val="superscript"/>
              </w:rPr>
              <w:t>91</w:t>
            </w:r>
          </w:p>
          <w:p w14:paraId="53E56269" w14:textId="5713B7E1" w:rsidR="12AC059F" w:rsidRPr="0041547B" w:rsidRDefault="014A6F51">
            <w:pPr>
              <w:spacing w:line="276" w:lineRule="auto"/>
              <w:rPr>
                <w:rFonts w:eastAsia="Times New Roman"/>
                <w:i/>
                <w:iCs/>
                <w:sz w:val="16"/>
                <w:szCs w:val="16"/>
              </w:rPr>
              <w:pPrChange w:id="2665" w:author="Unknown" w:date="2020-06-16T01:07:00Z">
                <w:pPr/>
              </w:pPrChange>
            </w:pPr>
            <w:r w:rsidRPr="0041547B">
              <w:rPr>
                <w:rFonts w:eastAsia="Times New Roman"/>
                <w:i/>
                <w:iCs/>
                <w:sz w:val="16"/>
                <w:szCs w:val="16"/>
              </w:rPr>
              <w:t xml:space="preserve"> </w:t>
            </w:r>
          </w:p>
          <w:p w14:paraId="226FD93C" w14:textId="13681983" w:rsidR="12AC059F" w:rsidRPr="0041547B" w:rsidRDefault="014A6F51">
            <w:pPr>
              <w:spacing w:line="276" w:lineRule="auto"/>
              <w:rPr>
                <w:rFonts w:eastAsia="Times New Roman"/>
                <w:sz w:val="16"/>
                <w:szCs w:val="16"/>
              </w:rPr>
              <w:pPrChange w:id="2666" w:author="Unknown" w:date="2020-06-16T01:07:00Z">
                <w:pPr/>
              </w:pPrChange>
            </w:pPr>
            <w:r w:rsidRPr="0041547B">
              <w:rPr>
                <w:rFonts w:eastAsia="Times New Roman"/>
                <w:sz w:val="16"/>
                <w:szCs w:val="16"/>
              </w:rPr>
              <w:t>All shuttered businesses may reopen if they comply with public health guidelines</w:t>
            </w:r>
          </w:p>
          <w:p w14:paraId="006D1195" w14:textId="7C584A8C" w:rsidR="12AC059F" w:rsidRPr="0041547B" w:rsidRDefault="014A6F51">
            <w:pPr>
              <w:spacing w:line="276" w:lineRule="auto"/>
              <w:rPr>
                <w:rFonts w:eastAsia="Times New Roman"/>
                <w:i/>
                <w:iCs/>
                <w:sz w:val="16"/>
                <w:szCs w:val="16"/>
                <w:vertAlign w:val="superscript"/>
              </w:rPr>
              <w:pPrChange w:id="2667" w:author="Unknown" w:date="2020-06-16T01:07:00Z">
                <w:pPr/>
              </w:pPrChange>
            </w:pPr>
            <w:r w:rsidRPr="0041547B">
              <w:rPr>
                <w:rFonts w:eastAsia="Times New Roman"/>
                <w:i/>
                <w:iCs/>
                <w:sz w:val="16"/>
                <w:szCs w:val="16"/>
              </w:rPr>
              <w:t>Starting April 28</w:t>
            </w:r>
            <w:r w:rsidRPr="0041547B">
              <w:rPr>
                <w:rFonts w:eastAsia="Times New Roman"/>
                <w:i/>
                <w:iCs/>
                <w:sz w:val="16"/>
                <w:szCs w:val="16"/>
                <w:vertAlign w:val="superscript"/>
              </w:rPr>
              <w:t xml:space="preserve">th, </w:t>
            </w:r>
            <w:r w:rsidRPr="0041547B">
              <w:rPr>
                <w:rFonts w:eastAsia="Times New Roman"/>
                <w:i/>
                <w:iCs/>
                <w:sz w:val="16"/>
                <w:szCs w:val="16"/>
              </w:rPr>
              <w:t>2020</w:t>
            </w:r>
            <w:r w:rsidRPr="0041547B">
              <w:rPr>
                <w:rFonts w:eastAsia="Times New Roman"/>
                <w:i/>
                <w:iCs/>
                <w:sz w:val="16"/>
                <w:szCs w:val="16"/>
                <w:vertAlign w:val="superscript"/>
              </w:rPr>
              <w:t xml:space="preserve"> 92</w:t>
            </w:r>
          </w:p>
          <w:p w14:paraId="7ACCB22E" w14:textId="0519865C" w:rsidR="12AC059F" w:rsidRPr="0041547B" w:rsidRDefault="014A6F51">
            <w:pPr>
              <w:spacing w:line="276" w:lineRule="auto"/>
              <w:rPr>
                <w:rFonts w:eastAsia="Times New Roman"/>
                <w:i/>
                <w:iCs/>
                <w:sz w:val="16"/>
                <w:szCs w:val="16"/>
              </w:rPr>
              <w:pPrChange w:id="2668" w:author="Unknown" w:date="2020-06-16T01:07:00Z">
                <w:pPr/>
              </w:pPrChange>
            </w:pPr>
            <w:r w:rsidRPr="0041547B">
              <w:rPr>
                <w:rFonts w:eastAsia="Times New Roman"/>
                <w:i/>
                <w:iCs/>
                <w:sz w:val="16"/>
                <w:szCs w:val="16"/>
              </w:rPr>
              <w:lastRenderedPageBreak/>
              <w:t xml:space="preserve"> </w:t>
            </w:r>
          </w:p>
        </w:tc>
        <w:tc>
          <w:tcPr>
            <w:tcW w:w="3060" w:type="dxa"/>
          </w:tcPr>
          <w:p w14:paraId="588F4D9F" w14:textId="42ECEE0D" w:rsidR="12AC059F" w:rsidRPr="0041547B" w:rsidRDefault="014A6F51">
            <w:pPr>
              <w:spacing w:line="276" w:lineRule="auto"/>
              <w:rPr>
                <w:rFonts w:eastAsia="Times New Roman"/>
                <w:sz w:val="16"/>
                <w:szCs w:val="16"/>
              </w:rPr>
              <w:pPrChange w:id="2669" w:author="Unknown" w:date="2020-06-16T01:07:00Z">
                <w:pPr/>
              </w:pPrChange>
            </w:pPr>
            <w:r w:rsidRPr="0041547B">
              <w:rPr>
                <w:rFonts w:eastAsia="Times New Roman"/>
                <w:sz w:val="16"/>
                <w:szCs w:val="16"/>
              </w:rPr>
              <w:lastRenderedPageBreak/>
              <w:t>Not more than 10 people</w:t>
            </w:r>
          </w:p>
          <w:p w14:paraId="5A7EC2D4" w14:textId="2AE86093" w:rsidR="12AC059F" w:rsidRPr="0041547B" w:rsidRDefault="014A6F51">
            <w:pPr>
              <w:spacing w:line="276" w:lineRule="auto"/>
              <w:rPr>
                <w:rFonts w:eastAsia="Times New Roman"/>
                <w:i/>
                <w:iCs/>
                <w:sz w:val="16"/>
                <w:szCs w:val="16"/>
                <w:vertAlign w:val="superscript"/>
              </w:rPr>
              <w:pPrChange w:id="2670" w:author="Unknown" w:date="2020-06-16T01:07:00Z">
                <w:pPr/>
              </w:pPrChange>
            </w:pPr>
            <w:r w:rsidRPr="0041547B">
              <w:rPr>
                <w:rFonts w:eastAsia="Times New Roman"/>
                <w:i/>
                <w:iCs/>
                <w:sz w:val="16"/>
                <w:szCs w:val="16"/>
              </w:rPr>
              <w:t>March 22, 2020 – until rescinded</w:t>
            </w:r>
            <w:r w:rsidRPr="0041547B">
              <w:rPr>
                <w:rFonts w:eastAsia="Times New Roman"/>
                <w:i/>
                <w:iCs/>
                <w:sz w:val="16"/>
                <w:szCs w:val="16"/>
                <w:vertAlign w:val="superscript"/>
              </w:rPr>
              <w:t>93</w:t>
            </w:r>
          </w:p>
          <w:p w14:paraId="09466DC9" w14:textId="072A66D3" w:rsidR="12AC059F" w:rsidRPr="0041547B" w:rsidRDefault="014A6F51">
            <w:pPr>
              <w:spacing w:line="276" w:lineRule="auto"/>
              <w:rPr>
                <w:rFonts w:eastAsia="Times New Roman"/>
                <w:i/>
                <w:iCs/>
                <w:sz w:val="16"/>
                <w:szCs w:val="16"/>
              </w:rPr>
              <w:pPrChange w:id="2671" w:author="Unknown" w:date="2020-06-16T01:07:00Z">
                <w:pPr/>
              </w:pPrChange>
            </w:pPr>
            <w:r w:rsidRPr="0041547B">
              <w:rPr>
                <w:rFonts w:eastAsia="Times New Roman"/>
                <w:i/>
                <w:iCs/>
                <w:sz w:val="16"/>
                <w:szCs w:val="16"/>
              </w:rPr>
              <w:t xml:space="preserve"> </w:t>
            </w:r>
          </w:p>
          <w:p w14:paraId="54B089ED" w14:textId="0DF0FD00" w:rsidR="12AC059F" w:rsidRPr="0041547B" w:rsidRDefault="014A6F51">
            <w:pPr>
              <w:spacing w:line="276" w:lineRule="auto"/>
              <w:rPr>
                <w:rFonts w:eastAsia="Times New Roman"/>
                <w:sz w:val="16"/>
                <w:szCs w:val="16"/>
              </w:rPr>
              <w:pPrChange w:id="2672" w:author="Unknown" w:date="2020-06-16T01:07:00Z">
                <w:pPr/>
              </w:pPrChange>
            </w:pPr>
            <w:r w:rsidRPr="0041547B">
              <w:rPr>
                <w:rFonts w:eastAsia="Times New Roman"/>
                <w:sz w:val="16"/>
                <w:szCs w:val="16"/>
              </w:rPr>
              <w:t>Work environments excluded from ban on gatherings of 10+ people</w:t>
            </w:r>
          </w:p>
          <w:p w14:paraId="15BB4443" w14:textId="1EEE4793" w:rsidR="12AC059F" w:rsidRPr="0041547B" w:rsidRDefault="014A6F51">
            <w:pPr>
              <w:spacing w:line="276" w:lineRule="auto"/>
              <w:rPr>
                <w:rFonts w:eastAsia="Times New Roman"/>
                <w:i/>
                <w:iCs/>
                <w:sz w:val="16"/>
                <w:szCs w:val="16"/>
                <w:vertAlign w:val="superscript"/>
              </w:rPr>
              <w:pPrChange w:id="2673" w:author="Unknown" w:date="2020-06-16T01:07:00Z">
                <w:pPr/>
              </w:pPrChange>
            </w:pPr>
            <w:r w:rsidRPr="0041547B">
              <w:rPr>
                <w:rFonts w:eastAsia="Times New Roman"/>
                <w:i/>
                <w:iCs/>
                <w:sz w:val="16"/>
                <w:szCs w:val="16"/>
              </w:rPr>
              <w:t>Starting April 28</w:t>
            </w:r>
            <w:r w:rsidRPr="0041547B">
              <w:rPr>
                <w:rFonts w:eastAsia="Times New Roman"/>
                <w:i/>
                <w:iCs/>
                <w:sz w:val="16"/>
                <w:szCs w:val="16"/>
                <w:vertAlign w:val="superscript"/>
              </w:rPr>
              <w:t>th94</w:t>
            </w:r>
          </w:p>
        </w:tc>
        <w:tc>
          <w:tcPr>
            <w:tcW w:w="2399" w:type="dxa"/>
          </w:tcPr>
          <w:p w14:paraId="78D994E8" w14:textId="625C43A3" w:rsidR="12AC059F" w:rsidRPr="0041547B" w:rsidRDefault="014A6F51">
            <w:pPr>
              <w:spacing w:line="276" w:lineRule="auto"/>
              <w:rPr>
                <w:rFonts w:eastAsia="Times New Roman"/>
                <w:sz w:val="16"/>
                <w:szCs w:val="16"/>
              </w:rPr>
              <w:pPrChange w:id="2674" w:author="Unknown" w:date="2020-06-16T01:07:00Z">
                <w:pPr/>
              </w:pPrChange>
            </w:pPr>
            <w:r w:rsidRPr="0041547B">
              <w:rPr>
                <w:rFonts w:eastAsia="Times New Roman"/>
                <w:sz w:val="16"/>
                <w:szCs w:val="16"/>
              </w:rPr>
              <w:t>Those returning to YK from national or international travel must self-isolate for 14 days</w:t>
            </w:r>
          </w:p>
          <w:p w14:paraId="707B3C1F" w14:textId="7490F1D6" w:rsidR="12AC059F" w:rsidRPr="0041547B" w:rsidRDefault="014A6F51">
            <w:pPr>
              <w:spacing w:line="276" w:lineRule="auto"/>
              <w:rPr>
                <w:rFonts w:eastAsia="Times New Roman"/>
                <w:i/>
                <w:iCs/>
                <w:sz w:val="16"/>
                <w:szCs w:val="16"/>
                <w:vertAlign w:val="superscript"/>
              </w:rPr>
              <w:pPrChange w:id="2675" w:author="Unknown" w:date="2020-06-16T01:07:00Z">
                <w:pPr/>
              </w:pPrChange>
            </w:pPr>
            <w:r w:rsidRPr="0041547B">
              <w:rPr>
                <w:rFonts w:eastAsia="Times New Roman"/>
                <w:i/>
                <w:iCs/>
                <w:sz w:val="16"/>
                <w:szCs w:val="16"/>
              </w:rPr>
              <w:t>April 2, 2020 – until rescinded</w:t>
            </w:r>
            <w:r w:rsidRPr="0041547B">
              <w:rPr>
                <w:rFonts w:eastAsia="Times New Roman"/>
                <w:i/>
                <w:iCs/>
                <w:sz w:val="16"/>
                <w:szCs w:val="16"/>
                <w:vertAlign w:val="superscript"/>
              </w:rPr>
              <w:t>95</w:t>
            </w:r>
          </w:p>
          <w:p w14:paraId="466A16D8" w14:textId="1E1B7971" w:rsidR="12AC059F" w:rsidRPr="0041547B" w:rsidRDefault="014A6F51">
            <w:pPr>
              <w:spacing w:line="276" w:lineRule="auto"/>
              <w:rPr>
                <w:rFonts w:eastAsia="Times New Roman"/>
                <w:i/>
                <w:iCs/>
                <w:sz w:val="16"/>
                <w:szCs w:val="16"/>
              </w:rPr>
              <w:pPrChange w:id="2676" w:author="Unknown" w:date="2020-06-16T01:07:00Z">
                <w:pPr/>
              </w:pPrChange>
            </w:pPr>
            <w:r w:rsidRPr="0041547B">
              <w:rPr>
                <w:rFonts w:eastAsia="Times New Roman"/>
                <w:i/>
                <w:iCs/>
                <w:sz w:val="16"/>
                <w:szCs w:val="16"/>
              </w:rPr>
              <w:t xml:space="preserve"> </w:t>
            </w:r>
          </w:p>
          <w:p w14:paraId="7EF273DB" w14:textId="670CAE9D" w:rsidR="12AC059F" w:rsidRPr="0041547B" w:rsidRDefault="014A6F51">
            <w:pPr>
              <w:spacing w:line="276" w:lineRule="auto"/>
              <w:rPr>
                <w:rFonts w:eastAsia="Times New Roman"/>
                <w:sz w:val="16"/>
                <w:szCs w:val="16"/>
              </w:rPr>
              <w:pPrChange w:id="2677" w:author="Unknown" w:date="2020-06-16T01:07:00Z">
                <w:pPr/>
              </w:pPrChange>
            </w:pPr>
            <w:r w:rsidRPr="0041547B">
              <w:rPr>
                <w:rFonts w:eastAsia="Times New Roman"/>
                <w:sz w:val="16"/>
                <w:szCs w:val="16"/>
              </w:rPr>
              <w:t>Only residents, those providing essential services, those staying with family members, or those transiting through Yukon may enter the territory</w:t>
            </w:r>
          </w:p>
          <w:p w14:paraId="21CED1F4" w14:textId="7FF7D7D7" w:rsidR="12AC059F" w:rsidRPr="0041547B" w:rsidRDefault="014A6F51">
            <w:pPr>
              <w:spacing w:line="276" w:lineRule="auto"/>
              <w:rPr>
                <w:rFonts w:eastAsia="Times New Roman"/>
                <w:i/>
                <w:iCs/>
                <w:sz w:val="16"/>
                <w:szCs w:val="16"/>
                <w:vertAlign w:val="superscript"/>
              </w:rPr>
              <w:pPrChange w:id="2678" w:author="Unknown" w:date="2020-06-16T01:07:00Z">
                <w:pPr/>
              </w:pPrChange>
            </w:pPr>
            <w:r w:rsidRPr="0041547B">
              <w:rPr>
                <w:rFonts w:eastAsia="Times New Roman"/>
                <w:i/>
                <w:iCs/>
                <w:sz w:val="16"/>
                <w:szCs w:val="16"/>
              </w:rPr>
              <w:t>April 17</w:t>
            </w:r>
            <w:r w:rsidRPr="0041547B">
              <w:rPr>
                <w:rFonts w:eastAsia="Times New Roman"/>
                <w:i/>
                <w:iCs/>
                <w:sz w:val="16"/>
                <w:szCs w:val="16"/>
                <w:vertAlign w:val="superscript"/>
              </w:rPr>
              <w:t xml:space="preserve">th, </w:t>
            </w:r>
            <w:r w:rsidRPr="0041547B">
              <w:rPr>
                <w:rFonts w:eastAsia="Times New Roman"/>
                <w:i/>
                <w:iCs/>
                <w:sz w:val="16"/>
                <w:szCs w:val="16"/>
              </w:rPr>
              <w:t>2020 – until rescinded</w:t>
            </w:r>
            <w:r w:rsidRPr="0041547B">
              <w:rPr>
                <w:rFonts w:eastAsia="Times New Roman"/>
                <w:i/>
                <w:iCs/>
                <w:sz w:val="16"/>
                <w:szCs w:val="16"/>
                <w:vertAlign w:val="superscript"/>
              </w:rPr>
              <w:t>96</w:t>
            </w:r>
          </w:p>
          <w:p w14:paraId="28D9EAB9" w14:textId="753CA519" w:rsidR="12AC059F" w:rsidRPr="0041547B" w:rsidRDefault="014A6F51">
            <w:pPr>
              <w:spacing w:line="276" w:lineRule="auto"/>
              <w:rPr>
                <w:rFonts w:eastAsia="Times New Roman"/>
                <w:sz w:val="16"/>
                <w:szCs w:val="16"/>
              </w:rPr>
              <w:pPrChange w:id="2679" w:author="Unknown" w:date="2020-06-16T01:07:00Z">
                <w:pPr/>
              </w:pPrChange>
            </w:pPr>
            <w:r w:rsidRPr="0041547B">
              <w:rPr>
                <w:rFonts w:eastAsia="Times New Roman"/>
                <w:sz w:val="16"/>
                <w:szCs w:val="16"/>
              </w:rPr>
              <w:t xml:space="preserve"> </w:t>
            </w:r>
          </w:p>
        </w:tc>
      </w:tr>
    </w:tbl>
    <w:p w14:paraId="3C809056" w14:textId="6F23FFF2" w:rsidR="1EC3223D" w:rsidRDefault="2C35EF60">
      <w:pPr>
        <w:rPr>
          <w:rFonts w:eastAsia="Times New Roman"/>
          <w:b/>
          <w:bCs/>
          <w:sz w:val="24"/>
          <w:szCs w:val="24"/>
        </w:rPr>
      </w:pPr>
      <w:r w:rsidRPr="64042840">
        <w:rPr>
          <w:rFonts w:eastAsia="Times New Roman"/>
          <w:b/>
          <w:bCs/>
          <w:sz w:val="24"/>
          <w:szCs w:val="24"/>
        </w:rPr>
        <w:t xml:space="preserve"> </w:t>
      </w:r>
    </w:p>
    <w:p w14:paraId="6675FF39" w14:textId="6734875D" w:rsidR="1EC3223D" w:rsidRDefault="2C35EF60">
      <w:pPr>
        <w:rPr>
          <w:rFonts w:eastAsia="Times New Roman"/>
          <w:b/>
          <w:bCs/>
          <w:sz w:val="24"/>
          <w:szCs w:val="24"/>
        </w:rPr>
      </w:pPr>
      <w:r w:rsidRPr="64042840">
        <w:rPr>
          <w:rFonts w:eastAsia="Times New Roman"/>
          <w:b/>
          <w:bCs/>
          <w:sz w:val="24"/>
          <w:szCs w:val="24"/>
        </w:rPr>
        <w:t>References</w:t>
      </w:r>
    </w:p>
    <w:p w14:paraId="725C853D" w14:textId="2211163C" w:rsidR="1EC3223D" w:rsidRDefault="2C35EF60">
      <w:pPr>
        <w:rPr>
          <w:rFonts w:eastAsia="Times New Roman"/>
          <w:sz w:val="24"/>
          <w:szCs w:val="24"/>
        </w:rPr>
      </w:pPr>
      <w:r w:rsidRPr="64042840">
        <w:rPr>
          <w:rFonts w:eastAsia="Times New Roman"/>
          <w:sz w:val="24"/>
          <w:szCs w:val="24"/>
          <w:vertAlign w:val="superscript"/>
        </w:rPr>
        <w:t>1</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02-2020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17, 2020)</w:t>
      </w:r>
    </w:p>
    <w:p w14:paraId="536538A0" w14:textId="4C7E44AF" w:rsidR="1EC3223D" w:rsidRDefault="2C35EF60">
      <w:pPr>
        <w:rPr>
          <w:rFonts w:eastAsia="Times New Roman"/>
          <w:sz w:val="24"/>
          <w:szCs w:val="24"/>
        </w:rPr>
      </w:pPr>
      <w:r w:rsidRPr="64042840">
        <w:rPr>
          <w:rFonts w:eastAsia="Times New Roman"/>
          <w:sz w:val="24"/>
          <w:szCs w:val="24"/>
          <w:vertAlign w:val="superscript"/>
        </w:rPr>
        <w:t>2</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07-2020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27, 2020)</w:t>
      </w:r>
    </w:p>
    <w:p w14:paraId="401B9058" w14:textId="3ED0E297" w:rsidR="1EC3223D" w:rsidRDefault="2C35EF60">
      <w:pPr>
        <w:rPr>
          <w:rFonts w:eastAsia="Times New Roman"/>
          <w:sz w:val="24"/>
          <w:szCs w:val="24"/>
        </w:rPr>
      </w:pPr>
      <w:r w:rsidRPr="64042840">
        <w:rPr>
          <w:rFonts w:eastAsia="Times New Roman"/>
          <w:sz w:val="24"/>
          <w:szCs w:val="24"/>
          <w:vertAlign w:val="superscript"/>
        </w:rPr>
        <w:t>3</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05-2020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25, 2020)</w:t>
      </w:r>
    </w:p>
    <w:p w14:paraId="6020B0BA" w14:textId="1530E08D" w:rsidR="1EC3223D" w:rsidRDefault="2C35EF60">
      <w:pPr>
        <w:rPr>
          <w:rFonts w:eastAsia="Times New Roman"/>
          <w:sz w:val="24"/>
          <w:szCs w:val="24"/>
        </w:rPr>
      </w:pPr>
      <w:r w:rsidRPr="64042840">
        <w:rPr>
          <w:rFonts w:eastAsia="Times New Roman"/>
          <w:sz w:val="24"/>
          <w:szCs w:val="24"/>
          <w:vertAlign w:val="superscript"/>
        </w:rPr>
        <w:t xml:space="preserve">4 </w:t>
      </w:r>
      <w:r w:rsidRPr="64042840">
        <w:rPr>
          <w:rFonts w:eastAsia="Times New Roman"/>
          <w:sz w:val="24"/>
          <w:szCs w:val="24"/>
        </w:rPr>
        <w:t xml:space="preserve">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09-2020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April 7, 2020)</w:t>
      </w:r>
    </w:p>
    <w:p w14:paraId="6941EEC8" w14:textId="7447038B" w:rsidR="1EC3223D" w:rsidRDefault="2C35EF60">
      <w:pPr>
        <w:rPr>
          <w:rFonts w:eastAsia="Times New Roman"/>
          <w:sz w:val="24"/>
          <w:szCs w:val="24"/>
        </w:rPr>
      </w:pPr>
      <w:r w:rsidRPr="64042840">
        <w:rPr>
          <w:rFonts w:eastAsia="Times New Roman"/>
          <w:sz w:val="24"/>
          <w:szCs w:val="24"/>
          <w:vertAlign w:val="superscript"/>
        </w:rPr>
        <w:t>5</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14-2020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April 28, 2020</w:t>
      </w:r>
    </w:p>
    <w:p w14:paraId="5EBFC83B" w14:textId="505EDBF3" w:rsidR="1EC3223D" w:rsidRDefault="2C35EF60">
      <w:pPr>
        <w:rPr>
          <w:rFonts w:eastAsia="Times New Roman"/>
          <w:sz w:val="24"/>
          <w:szCs w:val="24"/>
        </w:rPr>
      </w:pPr>
      <w:r w:rsidRPr="64042840">
        <w:rPr>
          <w:rFonts w:eastAsia="Times New Roman"/>
          <w:sz w:val="24"/>
          <w:szCs w:val="24"/>
          <w:vertAlign w:val="superscript"/>
        </w:rPr>
        <w:t>6</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18-2020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May 14, 2020)</w:t>
      </w:r>
    </w:p>
    <w:p w14:paraId="7F48A605" w14:textId="0274559E" w:rsidR="1EC3223D" w:rsidRDefault="2C35EF60">
      <w:pPr>
        <w:rPr>
          <w:rFonts w:eastAsia="Times New Roman"/>
          <w:sz w:val="24"/>
          <w:szCs w:val="24"/>
        </w:rPr>
      </w:pPr>
      <w:r w:rsidRPr="64042840">
        <w:rPr>
          <w:rFonts w:eastAsia="Times New Roman"/>
          <w:sz w:val="24"/>
          <w:szCs w:val="24"/>
          <w:vertAlign w:val="superscript"/>
        </w:rPr>
        <w:t xml:space="preserve">7 </w:t>
      </w:r>
      <w:r w:rsidRPr="64042840">
        <w:rPr>
          <w:rFonts w:eastAsia="Times New Roman"/>
          <w:sz w:val="24"/>
          <w:szCs w:val="24"/>
        </w:rPr>
        <w:t xml:space="preserve">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02-2020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17, 2020)</w:t>
      </w:r>
    </w:p>
    <w:p w14:paraId="7A6B6A16" w14:textId="6284445E" w:rsidR="1EC3223D" w:rsidRDefault="2C35EF60">
      <w:pPr>
        <w:rPr>
          <w:rFonts w:eastAsia="Times New Roman"/>
          <w:sz w:val="24"/>
          <w:szCs w:val="24"/>
        </w:rPr>
      </w:pPr>
      <w:r w:rsidRPr="64042840">
        <w:rPr>
          <w:rFonts w:eastAsia="Times New Roman"/>
          <w:sz w:val="24"/>
          <w:szCs w:val="24"/>
          <w:vertAlign w:val="superscript"/>
        </w:rPr>
        <w:t>8</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07-2020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27, 2020)</w:t>
      </w:r>
    </w:p>
    <w:p w14:paraId="337B1534" w14:textId="181F29EF" w:rsidR="1EC3223D" w:rsidRDefault="2C35EF60">
      <w:pPr>
        <w:rPr>
          <w:rFonts w:eastAsia="Times New Roman"/>
          <w:sz w:val="24"/>
          <w:szCs w:val="24"/>
        </w:rPr>
      </w:pPr>
      <w:r w:rsidRPr="64042840">
        <w:rPr>
          <w:rFonts w:eastAsia="Times New Roman"/>
          <w:sz w:val="24"/>
          <w:szCs w:val="24"/>
          <w:vertAlign w:val="superscript"/>
        </w:rPr>
        <w:t>9</w:t>
      </w:r>
      <w:r w:rsidRPr="64042840">
        <w:rPr>
          <w:rFonts w:eastAsia="Times New Roman"/>
          <w:sz w:val="24"/>
          <w:szCs w:val="24"/>
        </w:rPr>
        <w:t xml:space="preserve"> 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20-2020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25, 2020)</w:t>
      </w:r>
    </w:p>
    <w:p w14:paraId="152B6208" w14:textId="75C45617" w:rsidR="1EC3223D" w:rsidRDefault="2C35EF60">
      <w:pPr>
        <w:rPr>
          <w:rFonts w:eastAsia="Times New Roman"/>
          <w:sz w:val="24"/>
          <w:szCs w:val="24"/>
        </w:rPr>
      </w:pPr>
      <w:r w:rsidRPr="64042840">
        <w:rPr>
          <w:rFonts w:eastAsia="Times New Roman"/>
          <w:sz w:val="24"/>
          <w:szCs w:val="24"/>
          <w:vertAlign w:val="superscript"/>
        </w:rPr>
        <w:t xml:space="preserve">10 </w:t>
      </w:r>
      <w:r w:rsidRPr="64042840">
        <w:rPr>
          <w:rFonts w:eastAsia="Times New Roman"/>
          <w:sz w:val="24"/>
          <w:szCs w:val="24"/>
        </w:rPr>
        <w:t xml:space="preserve">Alberta, Office of the Chief Medical Officer of Health, </w:t>
      </w:r>
      <w:r w:rsidRPr="64042840">
        <w:rPr>
          <w:rFonts w:eastAsia="Times New Roman"/>
          <w:i/>
          <w:iCs/>
          <w:sz w:val="24"/>
          <w:szCs w:val="24"/>
        </w:rPr>
        <w:t>Record of decision – CMOH Order</w:t>
      </w:r>
      <w:r w:rsidRPr="64042840">
        <w:rPr>
          <w:rFonts w:eastAsia="Times New Roman"/>
          <w:sz w:val="24"/>
          <w:szCs w:val="24"/>
        </w:rPr>
        <w:t xml:space="preserve"> </w:t>
      </w:r>
      <w:r w:rsidRPr="64042840">
        <w:rPr>
          <w:rFonts w:eastAsia="Times New Roman"/>
          <w:i/>
          <w:iCs/>
          <w:sz w:val="24"/>
          <w:szCs w:val="24"/>
        </w:rPr>
        <w:t>05-2020</w:t>
      </w:r>
      <w:r w:rsidRPr="64042840">
        <w:rPr>
          <w:rFonts w:eastAsia="Times New Roman"/>
          <w:sz w:val="24"/>
          <w:szCs w:val="24"/>
        </w:rPr>
        <w:t xml:space="preserve">, </w:t>
      </w:r>
      <w:r w:rsidRPr="64042840">
        <w:rPr>
          <w:rFonts w:eastAsia="Times New Roman"/>
          <w:i/>
          <w:iCs/>
          <w:sz w:val="24"/>
          <w:szCs w:val="24"/>
        </w:rPr>
        <w:t>Re: 2020 COVID Response</w:t>
      </w:r>
      <w:r w:rsidRPr="64042840">
        <w:rPr>
          <w:rFonts w:eastAsia="Times New Roman"/>
          <w:sz w:val="24"/>
          <w:szCs w:val="24"/>
        </w:rPr>
        <w:t xml:space="preserve"> (Public Health Order) (Alberta Health: March 25, 2020)</w:t>
      </w:r>
    </w:p>
    <w:p w14:paraId="36FC63E8" w14:textId="5AC95620" w:rsidR="1EC3223D" w:rsidRDefault="2C35EF60">
      <w:pPr>
        <w:rPr>
          <w:rFonts w:eastAsia="Times New Roman"/>
          <w:sz w:val="24"/>
          <w:szCs w:val="24"/>
        </w:rPr>
      </w:pPr>
      <w:r w:rsidRPr="00236E40">
        <w:rPr>
          <w:rFonts w:eastAsia="Times New Roman"/>
          <w:sz w:val="24"/>
          <w:szCs w:val="24"/>
          <w:vertAlign w:val="superscript"/>
        </w:rPr>
        <w:t>11</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w:t>
      </w:r>
      <w:r w:rsidRPr="64042840">
        <w:rPr>
          <w:rFonts w:eastAsia="Times New Roman"/>
          <w:sz w:val="24"/>
          <w:szCs w:val="24"/>
        </w:rPr>
        <w:t xml:space="preserve"> (Public Health Order) (BC Ministry of Health: March 20, 2020)</w:t>
      </w:r>
    </w:p>
    <w:p w14:paraId="24416761" w14:textId="547758A8" w:rsidR="1EC3223D" w:rsidRDefault="2C35EF60">
      <w:pPr>
        <w:rPr>
          <w:rFonts w:eastAsia="Times New Roman"/>
          <w:sz w:val="24"/>
          <w:szCs w:val="24"/>
        </w:rPr>
      </w:pPr>
      <w:r w:rsidRPr="64042840">
        <w:rPr>
          <w:rFonts w:eastAsia="Times New Roman"/>
          <w:sz w:val="24"/>
          <w:szCs w:val="24"/>
          <w:vertAlign w:val="superscript"/>
        </w:rPr>
        <w:t xml:space="preserve">12 </w:t>
      </w:r>
      <w:r w:rsidRPr="64042840">
        <w:rPr>
          <w:rFonts w:eastAsia="Times New Roman"/>
          <w:sz w:val="24"/>
          <w:szCs w:val="24"/>
        </w:rPr>
        <w:t xml:space="preserve">British Columbia, BC Parks, </w:t>
      </w:r>
      <w:r w:rsidRPr="64042840">
        <w:rPr>
          <w:rFonts w:eastAsia="Times New Roman"/>
          <w:i/>
          <w:iCs/>
          <w:sz w:val="24"/>
          <w:szCs w:val="24"/>
        </w:rPr>
        <w:t>All BC Parks Closing</w:t>
      </w:r>
      <w:r w:rsidRPr="64042840">
        <w:rPr>
          <w:rFonts w:eastAsia="Times New Roman"/>
          <w:sz w:val="24"/>
          <w:szCs w:val="24"/>
        </w:rPr>
        <w:t xml:space="preserve"> (Notification) (BC Parks: April 8, 2020)</w:t>
      </w:r>
    </w:p>
    <w:p w14:paraId="7995E229" w14:textId="74521E58" w:rsidR="1EC3223D" w:rsidRDefault="2C35EF60">
      <w:pPr>
        <w:rPr>
          <w:rFonts w:eastAsia="Times New Roman"/>
          <w:sz w:val="24"/>
          <w:szCs w:val="24"/>
        </w:rPr>
      </w:pPr>
      <w:r w:rsidRPr="64042840">
        <w:rPr>
          <w:rFonts w:eastAsia="Times New Roman"/>
          <w:sz w:val="24"/>
          <w:szCs w:val="24"/>
          <w:vertAlign w:val="superscript"/>
        </w:rPr>
        <w:t>13</w:t>
      </w:r>
      <w:r w:rsidRPr="64042840">
        <w:rPr>
          <w:rFonts w:eastAsia="Times New Roman"/>
          <w:sz w:val="24"/>
          <w:szCs w:val="24"/>
        </w:rPr>
        <w:t xml:space="preserve"> British Columbia, BC Parks, </w:t>
      </w:r>
      <w:r w:rsidRPr="64042840">
        <w:rPr>
          <w:rFonts w:eastAsia="Times New Roman"/>
          <w:i/>
          <w:iCs/>
          <w:sz w:val="24"/>
          <w:szCs w:val="24"/>
        </w:rPr>
        <w:t>BC Parks Response to COVID-19</w:t>
      </w:r>
      <w:r w:rsidRPr="64042840">
        <w:rPr>
          <w:rFonts w:eastAsia="Times New Roman"/>
          <w:sz w:val="24"/>
          <w:szCs w:val="24"/>
        </w:rPr>
        <w:t xml:space="preserve"> (Notification) (BC Parks: May 6, 2020)</w:t>
      </w:r>
    </w:p>
    <w:p w14:paraId="1339F65F" w14:textId="0F2FD236" w:rsidR="1EC3223D" w:rsidRDefault="2C35EF60">
      <w:pPr>
        <w:rPr>
          <w:rFonts w:eastAsia="Times New Roman"/>
          <w:sz w:val="24"/>
          <w:szCs w:val="24"/>
        </w:rPr>
      </w:pPr>
      <w:r w:rsidRPr="64042840">
        <w:rPr>
          <w:rFonts w:eastAsia="Times New Roman"/>
          <w:sz w:val="24"/>
          <w:szCs w:val="24"/>
          <w:vertAlign w:val="superscript"/>
        </w:rPr>
        <w:t>14</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w:t>
      </w:r>
      <w:r w:rsidRPr="64042840">
        <w:rPr>
          <w:rFonts w:eastAsia="Times New Roman"/>
          <w:sz w:val="24"/>
          <w:szCs w:val="24"/>
        </w:rPr>
        <w:t xml:space="preserve"> (Public Health Order) (BC Ministry of Health: March 20, 2020)</w:t>
      </w:r>
    </w:p>
    <w:p w14:paraId="274F5769" w14:textId="7EC2AE0A" w:rsidR="1EC3223D" w:rsidRDefault="2C35EF60">
      <w:pPr>
        <w:rPr>
          <w:rFonts w:eastAsia="Times New Roman"/>
          <w:sz w:val="24"/>
          <w:szCs w:val="24"/>
        </w:rPr>
      </w:pPr>
      <w:r w:rsidRPr="64042840">
        <w:rPr>
          <w:rFonts w:eastAsia="Times New Roman"/>
          <w:sz w:val="24"/>
          <w:szCs w:val="24"/>
          <w:vertAlign w:val="superscript"/>
        </w:rPr>
        <w:lastRenderedPageBreak/>
        <w:t>15</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w:t>
      </w:r>
      <w:r w:rsidRPr="64042840">
        <w:rPr>
          <w:rFonts w:eastAsia="Times New Roman"/>
          <w:sz w:val="24"/>
          <w:szCs w:val="24"/>
        </w:rPr>
        <w:t xml:space="preserve"> (Public Health Order) (BC Ministry of Health: May 22, 2020)</w:t>
      </w:r>
    </w:p>
    <w:p w14:paraId="54854D2E" w14:textId="5554CAC2" w:rsidR="1EC3223D" w:rsidRDefault="2C35EF60">
      <w:pPr>
        <w:rPr>
          <w:rFonts w:eastAsia="Times New Roman"/>
          <w:sz w:val="24"/>
          <w:szCs w:val="24"/>
        </w:rPr>
      </w:pPr>
      <w:r w:rsidRPr="64042840">
        <w:rPr>
          <w:rFonts w:eastAsia="Times New Roman"/>
          <w:sz w:val="24"/>
          <w:szCs w:val="24"/>
          <w:vertAlign w:val="superscript"/>
        </w:rPr>
        <w:t>16</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 – Mass Gathering Events</w:t>
      </w:r>
      <w:r w:rsidRPr="64042840">
        <w:rPr>
          <w:rFonts w:eastAsia="Times New Roman"/>
          <w:sz w:val="24"/>
          <w:szCs w:val="24"/>
        </w:rPr>
        <w:t xml:space="preserve"> (Public Health Order) (BC Ministry of Health: March 12, 2020)</w:t>
      </w:r>
    </w:p>
    <w:p w14:paraId="3745A1DB" w14:textId="3D087681" w:rsidR="1EC3223D" w:rsidRDefault="2C35EF60">
      <w:pPr>
        <w:rPr>
          <w:rFonts w:eastAsia="Times New Roman"/>
          <w:sz w:val="24"/>
          <w:szCs w:val="24"/>
        </w:rPr>
      </w:pPr>
      <w:r w:rsidRPr="64042840">
        <w:rPr>
          <w:rFonts w:eastAsia="Times New Roman"/>
          <w:sz w:val="24"/>
          <w:szCs w:val="24"/>
          <w:vertAlign w:val="superscript"/>
        </w:rPr>
        <w:t>17</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 – Mass Gathering Events</w:t>
      </w:r>
      <w:r w:rsidRPr="64042840">
        <w:rPr>
          <w:rFonts w:eastAsia="Times New Roman"/>
          <w:sz w:val="24"/>
          <w:szCs w:val="24"/>
        </w:rPr>
        <w:t xml:space="preserve"> (Public Health Order) (BC Ministry of Health: March 16, 2020)</w:t>
      </w:r>
    </w:p>
    <w:p w14:paraId="6517BB96" w14:textId="62FDC627" w:rsidR="1EC3223D" w:rsidRDefault="2C35EF60">
      <w:pPr>
        <w:rPr>
          <w:rFonts w:eastAsia="Times New Roman"/>
          <w:sz w:val="24"/>
          <w:szCs w:val="24"/>
        </w:rPr>
      </w:pPr>
      <w:r w:rsidRPr="64042840">
        <w:rPr>
          <w:rFonts w:eastAsia="Times New Roman"/>
          <w:sz w:val="24"/>
          <w:szCs w:val="24"/>
          <w:vertAlign w:val="superscript"/>
        </w:rPr>
        <w:t>18</w:t>
      </w:r>
      <w:r w:rsidRPr="64042840">
        <w:rPr>
          <w:rFonts w:eastAsia="Times New Roman"/>
          <w:sz w:val="24"/>
          <w:szCs w:val="24"/>
        </w:rPr>
        <w:t xml:space="preserve"> British Columbia, Office of the Provincial Health Officer, </w:t>
      </w:r>
      <w:r w:rsidRPr="64042840">
        <w:rPr>
          <w:rFonts w:eastAsia="Times New Roman"/>
          <w:i/>
          <w:iCs/>
          <w:sz w:val="24"/>
          <w:szCs w:val="24"/>
        </w:rPr>
        <w:t>Order of the Provincial Health Officer - NOTICE TO PEOPLE WHO HAVE BEEN OR HAVE LIKELY BEEN EXPOSED TO SARS-CoV-2 (CLASS)</w:t>
      </w:r>
      <w:r w:rsidRPr="64042840">
        <w:rPr>
          <w:rFonts w:eastAsia="Times New Roman"/>
          <w:sz w:val="24"/>
          <w:szCs w:val="24"/>
        </w:rPr>
        <w:t xml:space="preserve"> (Public Health Order) (BC Ministry of Health: March 17, 2020)</w:t>
      </w:r>
    </w:p>
    <w:p w14:paraId="41CE5C07" w14:textId="79BF84F8" w:rsidR="1EC3223D" w:rsidRDefault="2C35EF60">
      <w:pPr>
        <w:rPr>
          <w:rFonts w:eastAsia="Times New Roman"/>
          <w:sz w:val="24"/>
          <w:szCs w:val="24"/>
        </w:rPr>
      </w:pPr>
      <w:r w:rsidRPr="64042840">
        <w:rPr>
          <w:rFonts w:eastAsia="Times New Roman"/>
          <w:sz w:val="24"/>
          <w:szCs w:val="24"/>
          <w:vertAlign w:val="superscript"/>
        </w:rPr>
        <w:t>19</w:t>
      </w:r>
      <w:r w:rsidRPr="64042840">
        <w:rPr>
          <w:rFonts w:eastAsia="Times New Roman"/>
          <w:sz w:val="24"/>
          <w:szCs w:val="24"/>
        </w:rPr>
        <w:t xml:space="preserve"> Manitoba, Chief Provincial Public Health Officer, </w:t>
      </w:r>
      <w:r w:rsidRPr="64042840">
        <w:rPr>
          <w:rFonts w:eastAsia="Times New Roman"/>
          <w:i/>
          <w:iCs/>
          <w:sz w:val="24"/>
          <w:szCs w:val="24"/>
        </w:rPr>
        <w:t>Order – The Public Health Act (Section 67)</w:t>
      </w:r>
      <w:r w:rsidRPr="64042840">
        <w:rPr>
          <w:rFonts w:eastAsia="Times New Roman"/>
          <w:sz w:val="24"/>
          <w:szCs w:val="24"/>
        </w:rPr>
        <w:t xml:space="preserve"> (Public Health Order) (Manitoba Health, Seniors, and Active Living: March 30, 2020)</w:t>
      </w:r>
    </w:p>
    <w:p w14:paraId="7ED703EC" w14:textId="6B43E252" w:rsidR="1EC3223D" w:rsidRDefault="2C35EF60">
      <w:pPr>
        <w:rPr>
          <w:rFonts w:eastAsia="Times New Roman"/>
          <w:sz w:val="24"/>
          <w:szCs w:val="24"/>
        </w:rPr>
      </w:pPr>
      <w:r w:rsidRPr="64042840">
        <w:rPr>
          <w:rFonts w:eastAsia="Times New Roman"/>
          <w:sz w:val="24"/>
          <w:szCs w:val="24"/>
          <w:vertAlign w:val="superscript"/>
        </w:rPr>
        <w:t>20</w:t>
      </w:r>
      <w:r w:rsidRPr="64042840">
        <w:rPr>
          <w:rFonts w:eastAsia="Times New Roman"/>
          <w:sz w:val="24"/>
          <w:szCs w:val="24"/>
        </w:rPr>
        <w:t xml:space="preserve"> Manitoba, Chief Provincial Public Health Officer,</w:t>
      </w:r>
      <w:r w:rsidRPr="64042840">
        <w:rPr>
          <w:rFonts w:eastAsia="Times New Roman"/>
          <w:i/>
          <w:iCs/>
          <w:sz w:val="24"/>
          <w:szCs w:val="24"/>
        </w:rPr>
        <w:t xml:space="preserve"> COVID-19 Prevention Orders</w:t>
      </w:r>
      <w:r w:rsidRPr="64042840">
        <w:rPr>
          <w:rFonts w:eastAsia="Times New Roman"/>
          <w:sz w:val="24"/>
          <w:szCs w:val="24"/>
        </w:rPr>
        <w:t xml:space="preserve"> (Public Health Order) (Manitoba Health, Seniors, and Active Living: May 5, 2020) at Orders 2-5.</w:t>
      </w:r>
    </w:p>
    <w:p w14:paraId="1BD4C26C" w14:textId="257ACA90" w:rsidR="1EC3223D" w:rsidRDefault="2C35EF60">
      <w:pPr>
        <w:rPr>
          <w:rFonts w:eastAsia="Times New Roman"/>
          <w:sz w:val="24"/>
          <w:szCs w:val="24"/>
        </w:rPr>
      </w:pPr>
      <w:r w:rsidRPr="64042840">
        <w:rPr>
          <w:rFonts w:eastAsia="Times New Roman"/>
          <w:sz w:val="24"/>
          <w:szCs w:val="24"/>
          <w:vertAlign w:val="superscript"/>
        </w:rPr>
        <w:t>21</w:t>
      </w:r>
      <w:r w:rsidRPr="64042840">
        <w:rPr>
          <w:rFonts w:eastAsia="Times New Roman"/>
          <w:sz w:val="24"/>
          <w:szCs w:val="24"/>
        </w:rPr>
        <w:t xml:space="preserve"> Manitoba, Chief Provincial Public Health Officer, </w:t>
      </w:r>
      <w:r w:rsidRPr="64042840">
        <w:rPr>
          <w:rFonts w:eastAsia="Times New Roman"/>
          <w:i/>
          <w:iCs/>
          <w:sz w:val="24"/>
          <w:szCs w:val="24"/>
        </w:rPr>
        <w:t>Order – The Public Health Act (Section 67)</w:t>
      </w:r>
      <w:r w:rsidRPr="64042840">
        <w:rPr>
          <w:rFonts w:eastAsia="Times New Roman"/>
          <w:sz w:val="24"/>
          <w:szCs w:val="24"/>
        </w:rPr>
        <w:t xml:space="preserve"> (Public Health Order) (Manitoba Health, Seniors, and Active Living: March 30, 2020) at Order 1.</w:t>
      </w:r>
    </w:p>
    <w:p w14:paraId="20CF94CE" w14:textId="750BA918" w:rsidR="1EC3223D" w:rsidRDefault="2C35EF60">
      <w:pPr>
        <w:rPr>
          <w:rFonts w:eastAsia="Times New Roman"/>
          <w:sz w:val="24"/>
          <w:szCs w:val="24"/>
        </w:rPr>
      </w:pPr>
      <w:r w:rsidRPr="64042840">
        <w:rPr>
          <w:rFonts w:eastAsia="Times New Roman"/>
          <w:sz w:val="24"/>
          <w:szCs w:val="24"/>
          <w:vertAlign w:val="superscript"/>
        </w:rPr>
        <w:t>22</w:t>
      </w:r>
      <w:r w:rsidRPr="64042840">
        <w:rPr>
          <w:rFonts w:eastAsia="Times New Roman"/>
          <w:sz w:val="24"/>
          <w:szCs w:val="24"/>
        </w:rPr>
        <w:t xml:space="preserve"> Manitoba, Chief Provincial Public Health Officer, </w:t>
      </w:r>
      <w:r w:rsidRPr="64042840">
        <w:rPr>
          <w:rFonts w:eastAsia="Times New Roman"/>
          <w:i/>
          <w:iCs/>
          <w:sz w:val="24"/>
          <w:szCs w:val="24"/>
        </w:rPr>
        <w:t>COVID-19 Prevention Orders</w:t>
      </w:r>
      <w:r w:rsidRPr="64042840">
        <w:rPr>
          <w:rFonts w:eastAsia="Times New Roman"/>
          <w:sz w:val="24"/>
          <w:szCs w:val="24"/>
        </w:rPr>
        <w:t xml:space="preserve"> (Public Health Order) (Manitoba Health, Seniors, and Active Living: May 29, 2020)</w:t>
      </w:r>
    </w:p>
    <w:p w14:paraId="7B597E37" w14:textId="7DD50618" w:rsidR="1EC3223D" w:rsidRDefault="2C35EF60">
      <w:pPr>
        <w:rPr>
          <w:rFonts w:eastAsia="Times New Roman"/>
          <w:sz w:val="24"/>
          <w:szCs w:val="24"/>
        </w:rPr>
      </w:pPr>
      <w:r w:rsidRPr="64042840">
        <w:rPr>
          <w:rFonts w:eastAsia="Times New Roman"/>
          <w:sz w:val="24"/>
          <w:szCs w:val="24"/>
          <w:vertAlign w:val="superscript"/>
        </w:rPr>
        <w:t>23</w:t>
      </w:r>
      <w:r w:rsidRPr="64042840">
        <w:rPr>
          <w:rFonts w:eastAsia="Times New Roman"/>
          <w:sz w:val="24"/>
          <w:szCs w:val="24"/>
        </w:rPr>
        <w:t xml:space="preserve"> Manitoba, Chief Provincial Public Health Officer, </w:t>
      </w:r>
      <w:r w:rsidRPr="64042840">
        <w:rPr>
          <w:rFonts w:eastAsia="Times New Roman"/>
          <w:i/>
          <w:iCs/>
          <w:sz w:val="24"/>
          <w:szCs w:val="24"/>
        </w:rPr>
        <w:t>Self-Isolation Order for Persons Entering Manitoba</w:t>
      </w:r>
      <w:r w:rsidRPr="64042840">
        <w:rPr>
          <w:rFonts w:eastAsia="Times New Roman"/>
          <w:sz w:val="24"/>
          <w:szCs w:val="24"/>
        </w:rPr>
        <w:t xml:space="preserve"> (Public Health Order) (Manitoba Health, Seniors, and Active Living: April 20, 2020)</w:t>
      </w:r>
    </w:p>
    <w:p w14:paraId="4444D929" w14:textId="663A538D" w:rsidR="1EC3223D" w:rsidRDefault="2C35EF60">
      <w:pPr>
        <w:rPr>
          <w:rFonts w:eastAsia="Times New Roman"/>
          <w:sz w:val="24"/>
          <w:szCs w:val="24"/>
        </w:rPr>
      </w:pPr>
      <w:r w:rsidRPr="64042840">
        <w:rPr>
          <w:rFonts w:eastAsia="Times New Roman"/>
          <w:sz w:val="24"/>
          <w:szCs w:val="24"/>
          <w:vertAlign w:val="superscript"/>
        </w:rPr>
        <w:t>24</w:t>
      </w:r>
      <w:r w:rsidRPr="64042840">
        <w:rPr>
          <w:rFonts w:eastAsia="Times New Roman"/>
          <w:sz w:val="24"/>
          <w:szCs w:val="24"/>
        </w:rPr>
        <w:t xml:space="preserve"> Manitoba, Chief Provincial Public Health Officer, </w:t>
      </w:r>
      <w:r w:rsidRPr="64042840">
        <w:rPr>
          <w:rFonts w:eastAsia="Times New Roman"/>
          <w:i/>
          <w:iCs/>
          <w:sz w:val="24"/>
          <w:szCs w:val="24"/>
        </w:rPr>
        <w:t>Order Prohibiting Travel to Northern Manitoba and Remote Communities</w:t>
      </w:r>
      <w:r w:rsidRPr="64042840">
        <w:rPr>
          <w:rFonts w:eastAsia="Times New Roman"/>
          <w:sz w:val="24"/>
          <w:szCs w:val="24"/>
        </w:rPr>
        <w:t xml:space="preserve"> (Public Health Order) (Manitoba Health, Seniors, and Active Living: April 16, 2020); Manitoba, Chief Provincial Public Health Officer, </w:t>
      </w:r>
      <w:r w:rsidRPr="64042840">
        <w:rPr>
          <w:rFonts w:eastAsia="Times New Roman"/>
          <w:i/>
          <w:iCs/>
          <w:sz w:val="24"/>
          <w:szCs w:val="24"/>
        </w:rPr>
        <w:t>Order Prohibiting Travel to Northern Manitoba and Remote Communities</w:t>
      </w:r>
      <w:r w:rsidRPr="64042840">
        <w:rPr>
          <w:rFonts w:eastAsia="Times New Roman"/>
          <w:sz w:val="24"/>
          <w:szCs w:val="24"/>
        </w:rPr>
        <w:t xml:space="preserve"> (Public Health Order) (Manitoba Health, Seniors, and Active Living: May 29, 2020)</w:t>
      </w:r>
    </w:p>
    <w:p w14:paraId="225170AC" w14:textId="7E4772BA" w:rsidR="1EC3223D" w:rsidRDefault="2C35EF60">
      <w:pPr>
        <w:rPr>
          <w:rFonts w:eastAsia="Times New Roman"/>
          <w:sz w:val="24"/>
          <w:szCs w:val="24"/>
        </w:rPr>
      </w:pPr>
      <w:r w:rsidRPr="64042840">
        <w:rPr>
          <w:rFonts w:eastAsia="Times New Roman"/>
          <w:sz w:val="24"/>
          <w:szCs w:val="24"/>
          <w:vertAlign w:val="superscript"/>
        </w:rPr>
        <w:t xml:space="preserve">25 </w:t>
      </w:r>
      <w:r w:rsidRPr="64042840">
        <w:rPr>
          <w:rFonts w:eastAsia="Times New Roman"/>
          <w:sz w:val="24"/>
          <w:szCs w:val="24"/>
        </w:rPr>
        <w:t xml:space="preserve">New Brunswick, Minister of Public Safety, </w:t>
      </w:r>
      <w:r w:rsidRPr="64042840">
        <w:rPr>
          <w:rFonts w:eastAsia="Times New Roman"/>
          <w:i/>
          <w:iCs/>
          <w:sz w:val="24"/>
          <w:szCs w:val="24"/>
        </w:rPr>
        <w:t xml:space="preserve">Renewed and Revised Mandatory Order COVID-19 </w:t>
      </w:r>
      <w:r w:rsidRPr="64042840">
        <w:rPr>
          <w:rFonts w:eastAsia="Times New Roman"/>
          <w:sz w:val="24"/>
          <w:szCs w:val="24"/>
        </w:rPr>
        <w:t>(Public Health Order) (New Brunswick Public Safety: March 19, 2020).</w:t>
      </w:r>
    </w:p>
    <w:p w14:paraId="66C6ADA6" w14:textId="21E651DF" w:rsidR="1EC3223D" w:rsidRDefault="2C35EF60">
      <w:pPr>
        <w:rPr>
          <w:rFonts w:eastAsia="Times New Roman"/>
          <w:sz w:val="24"/>
          <w:szCs w:val="24"/>
        </w:rPr>
      </w:pPr>
      <w:r w:rsidRPr="64042840">
        <w:rPr>
          <w:rFonts w:eastAsia="Times New Roman"/>
          <w:sz w:val="24"/>
          <w:szCs w:val="24"/>
          <w:vertAlign w:val="superscript"/>
        </w:rPr>
        <w:t>26</w:t>
      </w:r>
      <w:r w:rsidRPr="64042840">
        <w:rPr>
          <w:rFonts w:eastAsia="Times New Roman"/>
          <w:sz w:val="24"/>
          <w:szCs w:val="24"/>
        </w:rPr>
        <w:t xml:space="preserve"> New Brunswick, New Brunswick Tourism, Heritage and Culture, </w:t>
      </w:r>
      <w:r w:rsidRPr="64042840">
        <w:rPr>
          <w:rFonts w:eastAsia="Times New Roman"/>
          <w:i/>
          <w:iCs/>
          <w:sz w:val="24"/>
          <w:szCs w:val="24"/>
        </w:rPr>
        <w:t xml:space="preserve">Provincial Parks and Attractions </w:t>
      </w:r>
      <w:r w:rsidRPr="64042840">
        <w:rPr>
          <w:rFonts w:eastAsia="Times New Roman"/>
          <w:sz w:val="24"/>
          <w:szCs w:val="24"/>
        </w:rPr>
        <w:t>(Notification) (New Brunswick Tourism, Heritage and Culture: March 17, 2020).</w:t>
      </w:r>
    </w:p>
    <w:p w14:paraId="3F804A73" w14:textId="515C3787" w:rsidR="1EC3223D" w:rsidRDefault="2C35EF60">
      <w:pPr>
        <w:rPr>
          <w:rFonts w:eastAsia="Times New Roman"/>
          <w:sz w:val="24"/>
          <w:szCs w:val="24"/>
        </w:rPr>
      </w:pPr>
      <w:r w:rsidRPr="64042840">
        <w:rPr>
          <w:rFonts w:eastAsia="Times New Roman"/>
          <w:sz w:val="24"/>
          <w:szCs w:val="24"/>
          <w:vertAlign w:val="superscript"/>
        </w:rPr>
        <w:t>27</w:t>
      </w:r>
      <w:r w:rsidRPr="64042840">
        <w:rPr>
          <w:rFonts w:eastAsia="Times New Roman"/>
          <w:sz w:val="24"/>
          <w:szCs w:val="24"/>
        </w:rPr>
        <w:t xml:space="preserve"> New Brunswick, Office of the Premier, </w:t>
      </w:r>
      <w:r w:rsidRPr="64042840">
        <w:rPr>
          <w:rFonts w:eastAsia="Times New Roman"/>
          <w:i/>
          <w:iCs/>
          <w:sz w:val="24"/>
          <w:szCs w:val="24"/>
        </w:rPr>
        <w:t>Province takes next step in COVID-19 recovery; no new cases reported</w:t>
      </w:r>
      <w:r w:rsidRPr="64042840">
        <w:rPr>
          <w:rFonts w:eastAsia="Times New Roman"/>
          <w:b/>
          <w:bCs/>
          <w:i/>
          <w:iCs/>
          <w:sz w:val="24"/>
          <w:szCs w:val="24"/>
        </w:rPr>
        <w:t>,</w:t>
      </w:r>
      <w:r w:rsidRPr="64042840">
        <w:rPr>
          <w:rFonts w:eastAsia="Times New Roman"/>
          <w:b/>
          <w:bCs/>
          <w:sz w:val="24"/>
          <w:szCs w:val="24"/>
        </w:rPr>
        <w:t xml:space="preserve"> </w:t>
      </w:r>
      <w:r w:rsidRPr="64042840">
        <w:rPr>
          <w:rFonts w:eastAsia="Times New Roman"/>
          <w:sz w:val="24"/>
          <w:szCs w:val="24"/>
        </w:rPr>
        <w:t>(Press Release) (New Brunswick Office of the Premier: March 22, 2020).</w:t>
      </w:r>
    </w:p>
    <w:p w14:paraId="28659970" w14:textId="48408440" w:rsidR="1EC3223D" w:rsidRDefault="2C35EF60">
      <w:pPr>
        <w:rPr>
          <w:rFonts w:eastAsia="Times New Roman"/>
          <w:i/>
          <w:iCs/>
          <w:sz w:val="24"/>
          <w:szCs w:val="24"/>
        </w:rPr>
      </w:pPr>
      <w:r w:rsidRPr="64042840">
        <w:rPr>
          <w:rFonts w:eastAsia="Times New Roman"/>
          <w:sz w:val="24"/>
          <w:szCs w:val="24"/>
          <w:vertAlign w:val="superscript"/>
        </w:rPr>
        <w:lastRenderedPageBreak/>
        <w:t>28</w:t>
      </w:r>
      <w:r w:rsidRPr="64042840">
        <w:rPr>
          <w:rFonts w:eastAsia="Times New Roman"/>
          <w:b/>
          <w:bCs/>
          <w:sz w:val="41"/>
          <w:szCs w:val="41"/>
        </w:rPr>
        <w:t xml:space="preserve"> </w:t>
      </w:r>
      <w:r w:rsidRPr="64042840">
        <w:rPr>
          <w:rFonts w:eastAsia="Times New Roman"/>
          <w:i/>
          <w:iCs/>
          <w:sz w:val="24"/>
          <w:szCs w:val="24"/>
        </w:rPr>
        <w:t>Ibid.</w:t>
      </w:r>
    </w:p>
    <w:p w14:paraId="1CCBEEFC" w14:textId="1111DCD4" w:rsidR="1EC3223D" w:rsidRDefault="2C35EF60">
      <w:pPr>
        <w:rPr>
          <w:rFonts w:eastAsia="Times New Roman"/>
          <w:sz w:val="24"/>
          <w:szCs w:val="24"/>
        </w:rPr>
      </w:pPr>
      <w:r w:rsidRPr="64042840">
        <w:rPr>
          <w:rFonts w:eastAsia="Times New Roman"/>
          <w:sz w:val="24"/>
          <w:szCs w:val="24"/>
          <w:vertAlign w:val="superscript"/>
        </w:rPr>
        <w:t>29</w:t>
      </w:r>
      <w:r w:rsidRPr="64042840">
        <w:rPr>
          <w:rFonts w:eastAsia="Times New Roman"/>
          <w:sz w:val="24"/>
          <w:szCs w:val="24"/>
        </w:rPr>
        <w:t xml:space="preserve"> New Brunswick, Minister of Public Safety, </w:t>
      </w:r>
      <w:r w:rsidRPr="64042840">
        <w:rPr>
          <w:rFonts w:eastAsia="Times New Roman"/>
          <w:i/>
          <w:iCs/>
          <w:sz w:val="24"/>
          <w:szCs w:val="24"/>
        </w:rPr>
        <w:t xml:space="preserve">Renewed and Revised Mandatory Order COVID-19 </w:t>
      </w:r>
      <w:r w:rsidRPr="64042840">
        <w:rPr>
          <w:rFonts w:eastAsia="Times New Roman"/>
          <w:sz w:val="24"/>
          <w:szCs w:val="24"/>
        </w:rPr>
        <w:t>(Public Health Order) (New Brunswick Public Safety: March 19, 2020), s. 13.</w:t>
      </w:r>
    </w:p>
    <w:p w14:paraId="034965A1" w14:textId="68B71636" w:rsidR="1EC3223D" w:rsidRDefault="2C35EF60">
      <w:pPr>
        <w:rPr>
          <w:rFonts w:eastAsia="Times New Roman"/>
          <w:sz w:val="24"/>
          <w:szCs w:val="24"/>
        </w:rPr>
      </w:pPr>
      <w:r w:rsidRPr="64042840">
        <w:rPr>
          <w:rFonts w:eastAsia="Times New Roman"/>
          <w:sz w:val="24"/>
          <w:szCs w:val="24"/>
          <w:vertAlign w:val="superscript"/>
        </w:rPr>
        <w:t>30</w:t>
      </w:r>
      <w:r w:rsidRPr="64042840">
        <w:rPr>
          <w:rFonts w:eastAsia="Times New Roman"/>
          <w:sz w:val="24"/>
          <w:szCs w:val="24"/>
        </w:rPr>
        <w:t xml:space="preserve"> New Brunswick, Minister of Public Safety, </w:t>
      </w:r>
      <w:r w:rsidRPr="64042840">
        <w:rPr>
          <w:rFonts w:eastAsia="Times New Roman"/>
          <w:i/>
          <w:iCs/>
          <w:sz w:val="24"/>
          <w:szCs w:val="24"/>
        </w:rPr>
        <w:t xml:space="preserve">Renewed and Revised Mandatory Order COVID-19 </w:t>
      </w:r>
      <w:r w:rsidRPr="64042840">
        <w:rPr>
          <w:rFonts w:eastAsia="Times New Roman"/>
          <w:sz w:val="24"/>
          <w:szCs w:val="24"/>
        </w:rPr>
        <w:t>(Public Health Order) (New Brunswick Public Safety: May 29, 2020), s. 4.</w:t>
      </w:r>
    </w:p>
    <w:p w14:paraId="1A208118" w14:textId="485BACFA" w:rsidR="1EC3223D" w:rsidRDefault="2C35EF60">
      <w:pPr>
        <w:rPr>
          <w:rFonts w:eastAsia="Times New Roman"/>
          <w:i/>
          <w:iCs/>
          <w:sz w:val="24"/>
          <w:szCs w:val="24"/>
        </w:rPr>
      </w:pPr>
      <w:r w:rsidRPr="64042840">
        <w:rPr>
          <w:rFonts w:eastAsia="Times New Roman"/>
          <w:sz w:val="24"/>
          <w:szCs w:val="24"/>
          <w:vertAlign w:val="superscript"/>
        </w:rPr>
        <w:t>31</w:t>
      </w:r>
      <w:r w:rsidRPr="64042840">
        <w:rPr>
          <w:rFonts w:eastAsia="Times New Roman"/>
          <w:sz w:val="24"/>
          <w:szCs w:val="24"/>
        </w:rPr>
        <w:t xml:space="preserve"> </w:t>
      </w:r>
      <w:r w:rsidRPr="64042840">
        <w:rPr>
          <w:rFonts w:eastAsia="Times New Roman"/>
          <w:i/>
          <w:iCs/>
          <w:sz w:val="24"/>
          <w:szCs w:val="24"/>
        </w:rPr>
        <w:t>Ibid.</w:t>
      </w:r>
    </w:p>
    <w:p w14:paraId="4052A227" w14:textId="009C8F31" w:rsidR="1EC3223D" w:rsidRDefault="2C35EF60">
      <w:pPr>
        <w:rPr>
          <w:rFonts w:eastAsia="Times New Roman"/>
          <w:i/>
          <w:iCs/>
          <w:sz w:val="24"/>
          <w:szCs w:val="24"/>
        </w:rPr>
      </w:pPr>
      <w:r w:rsidRPr="64042840">
        <w:rPr>
          <w:rFonts w:eastAsia="Times New Roman"/>
          <w:sz w:val="24"/>
          <w:szCs w:val="24"/>
          <w:vertAlign w:val="superscript"/>
        </w:rPr>
        <w:t>32</w:t>
      </w:r>
      <w:r w:rsidRPr="64042840">
        <w:rPr>
          <w:rFonts w:eastAsia="Times New Roman"/>
          <w:sz w:val="24"/>
          <w:szCs w:val="24"/>
        </w:rPr>
        <w:t xml:space="preserve"> </w:t>
      </w:r>
      <w:r w:rsidRPr="64042840">
        <w:rPr>
          <w:rFonts w:eastAsia="Times New Roman"/>
          <w:i/>
          <w:iCs/>
          <w:sz w:val="24"/>
          <w:szCs w:val="24"/>
        </w:rPr>
        <w:t>Ibid.</w:t>
      </w:r>
    </w:p>
    <w:p w14:paraId="08BC6F20" w14:textId="19AB3E84" w:rsidR="1EC3223D" w:rsidRDefault="2C35EF60">
      <w:pPr>
        <w:rPr>
          <w:rFonts w:eastAsia="Times New Roman"/>
          <w:sz w:val="24"/>
          <w:szCs w:val="24"/>
        </w:rPr>
      </w:pPr>
      <w:r w:rsidRPr="64042840">
        <w:rPr>
          <w:rFonts w:eastAsia="Times New Roman"/>
          <w:sz w:val="24"/>
          <w:szCs w:val="24"/>
          <w:vertAlign w:val="superscript"/>
        </w:rPr>
        <w:t>33</w:t>
      </w:r>
      <w:r w:rsidRPr="64042840">
        <w:rPr>
          <w:rFonts w:eastAsia="Times New Roman"/>
          <w:sz w:val="24"/>
          <w:szCs w:val="24"/>
        </w:rPr>
        <w:t xml:space="preserve"> New Brunswick, Minister of Public Safety, </w:t>
      </w:r>
      <w:r w:rsidRPr="64042840">
        <w:rPr>
          <w:rFonts w:eastAsia="Times New Roman"/>
          <w:i/>
          <w:iCs/>
          <w:sz w:val="24"/>
          <w:szCs w:val="24"/>
        </w:rPr>
        <w:t xml:space="preserve">Renewed and Revised Mandatory Order COVID-19 </w:t>
      </w:r>
      <w:r w:rsidRPr="64042840">
        <w:rPr>
          <w:rFonts w:eastAsia="Times New Roman"/>
          <w:sz w:val="24"/>
          <w:szCs w:val="24"/>
        </w:rPr>
        <w:t>(Public Health Order) (New Brunswick Public Safety: March 19, 2020), s. 6.</w:t>
      </w:r>
    </w:p>
    <w:p w14:paraId="67BD8329" w14:textId="3C3CFFA1" w:rsidR="1EC3223D" w:rsidRDefault="2C35EF60">
      <w:pPr>
        <w:rPr>
          <w:rFonts w:eastAsia="Times New Roman"/>
          <w:sz w:val="24"/>
          <w:szCs w:val="24"/>
        </w:rPr>
      </w:pPr>
      <w:r w:rsidRPr="64042840">
        <w:rPr>
          <w:rFonts w:eastAsia="Times New Roman"/>
          <w:sz w:val="24"/>
          <w:szCs w:val="24"/>
          <w:vertAlign w:val="superscript"/>
        </w:rPr>
        <w:t>34</w:t>
      </w:r>
      <w:r w:rsidRPr="64042840">
        <w:rPr>
          <w:rFonts w:eastAsia="Times New Roman"/>
          <w:sz w:val="24"/>
          <w:szCs w:val="24"/>
        </w:rPr>
        <w:t xml:space="preserve"> </w:t>
      </w:r>
      <w:r w:rsidRPr="64042840">
        <w:rPr>
          <w:rFonts w:eastAsia="Times New Roman"/>
          <w:i/>
          <w:iCs/>
          <w:sz w:val="24"/>
          <w:szCs w:val="24"/>
        </w:rPr>
        <w:t>Ibid</w:t>
      </w:r>
      <w:r w:rsidRPr="64042840">
        <w:rPr>
          <w:rFonts w:eastAsia="Times New Roman"/>
          <w:sz w:val="24"/>
          <w:szCs w:val="24"/>
        </w:rPr>
        <w:t xml:space="preserve"> s. 8.</w:t>
      </w:r>
    </w:p>
    <w:p w14:paraId="3F22087F" w14:textId="60EBC75E" w:rsidR="1EC3223D" w:rsidRDefault="2C35EF60">
      <w:pPr>
        <w:rPr>
          <w:rFonts w:eastAsia="Times New Roman"/>
          <w:sz w:val="24"/>
          <w:szCs w:val="24"/>
        </w:rPr>
      </w:pPr>
      <w:r w:rsidRPr="64042840">
        <w:rPr>
          <w:rFonts w:eastAsia="Times New Roman"/>
          <w:sz w:val="24"/>
          <w:szCs w:val="24"/>
          <w:vertAlign w:val="superscript"/>
        </w:rPr>
        <w:t>35</w:t>
      </w:r>
      <w:r w:rsidRPr="64042840">
        <w:rPr>
          <w:rFonts w:eastAsia="Times New Roman"/>
          <w:sz w:val="24"/>
          <w:szCs w:val="24"/>
        </w:rPr>
        <w:t xml:space="preserve"> </w:t>
      </w:r>
      <w:r w:rsidRPr="64042840">
        <w:rPr>
          <w:rFonts w:eastAsia="Times New Roman"/>
          <w:i/>
          <w:iCs/>
          <w:sz w:val="24"/>
          <w:szCs w:val="24"/>
        </w:rPr>
        <w:t>Supra</w:t>
      </w:r>
      <w:r w:rsidRPr="64042840">
        <w:rPr>
          <w:rFonts w:eastAsia="Times New Roman"/>
          <w:sz w:val="24"/>
          <w:szCs w:val="24"/>
        </w:rPr>
        <w:t xml:space="preserve"> note 27.</w:t>
      </w:r>
    </w:p>
    <w:p w14:paraId="03F8838C" w14:textId="7B311A48" w:rsidR="1EC3223D" w:rsidRDefault="2C35EF60">
      <w:pPr>
        <w:rPr>
          <w:rFonts w:eastAsia="Times New Roman"/>
          <w:sz w:val="24"/>
          <w:szCs w:val="24"/>
        </w:rPr>
      </w:pPr>
      <w:r w:rsidRPr="64042840">
        <w:rPr>
          <w:rFonts w:eastAsia="Times New Roman"/>
          <w:sz w:val="24"/>
          <w:szCs w:val="24"/>
          <w:vertAlign w:val="superscript"/>
        </w:rPr>
        <w:t>36</w:t>
      </w:r>
      <w:r w:rsidRPr="64042840">
        <w:rPr>
          <w:rFonts w:eastAsia="Times New Roman"/>
          <w:sz w:val="24"/>
          <w:szCs w:val="24"/>
        </w:rPr>
        <w:t xml:space="preserve"> Newfoundland and Labrador, Chief Medical Officer of Health, </w:t>
      </w:r>
      <w:r w:rsidRPr="64042840">
        <w:rPr>
          <w:rFonts w:eastAsia="Times New Roman"/>
          <w:i/>
          <w:iCs/>
          <w:sz w:val="24"/>
          <w:szCs w:val="24"/>
        </w:rPr>
        <w:t xml:space="preserve">Special Measures Order (Revised Order) Made pursuant to Section 28 of the Public Health and Promotion Act </w:t>
      </w:r>
      <w:r w:rsidRPr="64042840">
        <w:rPr>
          <w:rFonts w:eastAsia="Times New Roman"/>
          <w:sz w:val="24"/>
          <w:szCs w:val="24"/>
        </w:rPr>
        <w:t>(Public Health Order) (Newfoundland and Labrador Health: March 23, 2020).</w:t>
      </w:r>
    </w:p>
    <w:p w14:paraId="578E6DF2" w14:textId="2AEC11FF" w:rsidR="1EC3223D" w:rsidRDefault="2C35EF60">
      <w:pPr>
        <w:rPr>
          <w:rFonts w:eastAsia="Times New Roman"/>
          <w:sz w:val="24"/>
          <w:szCs w:val="24"/>
        </w:rPr>
      </w:pPr>
      <w:r w:rsidRPr="64042840">
        <w:rPr>
          <w:rFonts w:eastAsia="Times New Roman"/>
          <w:sz w:val="24"/>
          <w:szCs w:val="24"/>
          <w:vertAlign w:val="superscript"/>
        </w:rPr>
        <w:t>37</w:t>
      </w:r>
      <w:r w:rsidRPr="64042840">
        <w:rPr>
          <w:rFonts w:eastAsia="Times New Roman"/>
          <w:sz w:val="24"/>
          <w:szCs w:val="24"/>
        </w:rPr>
        <w:t xml:space="preserve"> </w:t>
      </w:r>
      <w:r w:rsidRPr="64042840">
        <w:rPr>
          <w:rFonts w:eastAsia="Times New Roman"/>
          <w:i/>
          <w:iCs/>
          <w:sz w:val="24"/>
          <w:szCs w:val="24"/>
        </w:rPr>
        <w:t xml:space="preserve">Ibid </w:t>
      </w:r>
      <w:r w:rsidRPr="64042840">
        <w:rPr>
          <w:rFonts w:eastAsia="Times New Roman"/>
          <w:sz w:val="24"/>
          <w:szCs w:val="24"/>
        </w:rPr>
        <w:t>s. 4.</w:t>
      </w:r>
    </w:p>
    <w:p w14:paraId="2D46299B" w14:textId="59FD8087" w:rsidR="1EC3223D" w:rsidRDefault="2C35EF60">
      <w:pPr>
        <w:rPr>
          <w:rFonts w:eastAsia="Times New Roman"/>
          <w:sz w:val="24"/>
          <w:szCs w:val="24"/>
        </w:rPr>
      </w:pPr>
      <w:r w:rsidRPr="64042840">
        <w:rPr>
          <w:rFonts w:eastAsia="Times New Roman"/>
          <w:sz w:val="24"/>
          <w:szCs w:val="24"/>
          <w:vertAlign w:val="superscript"/>
        </w:rPr>
        <w:t>38</w:t>
      </w:r>
      <w:r w:rsidRPr="64042840">
        <w:rPr>
          <w:rFonts w:eastAsia="Times New Roman"/>
          <w:sz w:val="24"/>
          <w:szCs w:val="24"/>
        </w:rPr>
        <w:t xml:space="preserve"> Newfoundland and Labrador, Chief Medical Officer of Health, </w:t>
      </w:r>
      <w:r w:rsidRPr="64042840">
        <w:rPr>
          <w:rFonts w:eastAsia="Times New Roman"/>
          <w:i/>
          <w:iCs/>
          <w:sz w:val="24"/>
          <w:szCs w:val="24"/>
        </w:rPr>
        <w:t xml:space="preserve">Special Measures Order (Amendment No. 3) Made pursuant to Section 28 of the Public Health and Promotion Act </w:t>
      </w:r>
      <w:r w:rsidRPr="64042840">
        <w:rPr>
          <w:rFonts w:eastAsia="Times New Roman"/>
          <w:sz w:val="24"/>
          <w:szCs w:val="24"/>
        </w:rPr>
        <w:t>(Public Health Order) (Newfoundland and Labrador Health: March 31, 2020).</w:t>
      </w:r>
    </w:p>
    <w:p w14:paraId="1D66FB59" w14:textId="5149A5AB" w:rsidR="1EC3223D" w:rsidRDefault="2C35EF60">
      <w:pPr>
        <w:rPr>
          <w:rFonts w:eastAsia="Times New Roman"/>
          <w:sz w:val="24"/>
          <w:szCs w:val="24"/>
        </w:rPr>
      </w:pPr>
      <w:r w:rsidRPr="64042840">
        <w:rPr>
          <w:rFonts w:eastAsia="Times New Roman"/>
          <w:sz w:val="24"/>
          <w:szCs w:val="24"/>
          <w:vertAlign w:val="superscript"/>
        </w:rPr>
        <w:t>39</w:t>
      </w:r>
      <w:r w:rsidRPr="64042840">
        <w:rPr>
          <w:rFonts w:eastAsia="Times New Roman"/>
          <w:sz w:val="24"/>
          <w:szCs w:val="24"/>
        </w:rPr>
        <w:t xml:space="preserve"> Newfoundland and Labrador, Government of Newfoundland and Labrador, </w:t>
      </w:r>
      <w:r w:rsidRPr="64042840">
        <w:rPr>
          <w:rFonts w:eastAsia="Times New Roman"/>
          <w:i/>
          <w:iCs/>
          <w:sz w:val="24"/>
          <w:szCs w:val="24"/>
        </w:rPr>
        <w:t xml:space="preserve">Double Bubble </w:t>
      </w:r>
      <w:r w:rsidRPr="64042840">
        <w:rPr>
          <w:rFonts w:eastAsia="Times New Roman"/>
          <w:sz w:val="24"/>
          <w:szCs w:val="24"/>
        </w:rPr>
        <w:t>(Notification) (Government of Newfoundland and Labrador: May 22, 2020).</w:t>
      </w:r>
    </w:p>
    <w:p w14:paraId="02F0898C" w14:textId="0B4E2955" w:rsidR="1EC3223D" w:rsidRDefault="2C35EF60">
      <w:pPr>
        <w:rPr>
          <w:rFonts w:eastAsia="Times New Roman"/>
          <w:sz w:val="24"/>
          <w:szCs w:val="24"/>
        </w:rPr>
      </w:pPr>
      <w:r w:rsidRPr="64042840">
        <w:rPr>
          <w:rFonts w:eastAsia="Times New Roman"/>
          <w:sz w:val="24"/>
          <w:szCs w:val="24"/>
          <w:vertAlign w:val="superscript"/>
        </w:rPr>
        <w:t>40</w:t>
      </w:r>
      <w:r w:rsidRPr="64042840">
        <w:rPr>
          <w:rFonts w:eastAsia="Times New Roman"/>
          <w:sz w:val="24"/>
          <w:szCs w:val="24"/>
        </w:rPr>
        <w:t xml:space="preserve"> Newfoundland and Labrador, Government of Newfoundland and Labrador, </w:t>
      </w:r>
      <w:r w:rsidRPr="64042840">
        <w:rPr>
          <w:rFonts w:eastAsia="Times New Roman"/>
          <w:i/>
          <w:iCs/>
          <w:sz w:val="24"/>
          <w:szCs w:val="24"/>
        </w:rPr>
        <w:t xml:space="preserve">Extended Bubble </w:t>
      </w:r>
      <w:r w:rsidRPr="64042840">
        <w:rPr>
          <w:rFonts w:eastAsia="Times New Roman"/>
          <w:sz w:val="24"/>
          <w:szCs w:val="24"/>
        </w:rPr>
        <w:t>(Notification) (Government of Newfoundland and Labrador: May 29, 2020).</w:t>
      </w:r>
    </w:p>
    <w:p w14:paraId="0D04361F" w14:textId="7FD07613" w:rsidR="1EC3223D" w:rsidRDefault="2C35EF60">
      <w:pPr>
        <w:rPr>
          <w:rFonts w:eastAsia="Times New Roman"/>
          <w:sz w:val="24"/>
          <w:szCs w:val="24"/>
        </w:rPr>
      </w:pPr>
      <w:r w:rsidRPr="64042840">
        <w:rPr>
          <w:rFonts w:eastAsia="Times New Roman"/>
          <w:sz w:val="24"/>
          <w:szCs w:val="24"/>
          <w:vertAlign w:val="superscript"/>
        </w:rPr>
        <w:t>41</w:t>
      </w:r>
      <w:r w:rsidRPr="64042840">
        <w:rPr>
          <w:rFonts w:eastAsia="Times New Roman"/>
          <w:sz w:val="24"/>
          <w:szCs w:val="24"/>
        </w:rPr>
        <w:t xml:space="preserve"> Newfoundland and Labrador, Chief Medical Officer of Health, </w:t>
      </w:r>
      <w:r w:rsidRPr="64042840">
        <w:rPr>
          <w:rFonts w:eastAsia="Times New Roman"/>
          <w:i/>
          <w:iCs/>
          <w:sz w:val="24"/>
          <w:szCs w:val="24"/>
        </w:rPr>
        <w:t xml:space="preserve">Special Measures Order (Revised Order) Made pursuant to Section 28 of the Public Health and Promotion Act </w:t>
      </w:r>
      <w:r w:rsidRPr="64042840">
        <w:rPr>
          <w:rFonts w:eastAsia="Times New Roman"/>
          <w:sz w:val="24"/>
          <w:szCs w:val="24"/>
        </w:rPr>
        <w:t>(Public Health Order) (Newfoundland and Labrador Health: March 23, 2020), s. 7.</w:t>
      </w:r>
    </w:p>
    <w:p w14:paraId="26FFEC23" w14:textId="27BC3717" w:rsidR="1EC3223D" w:rsidRDefault="2C35EF60">
      <w:pPr>
        <w:rPr>
          <w:rFonts w:eastAsia="Times New Roman"/>
          <w:sz w:val="24"/>
          <w:szCs w:val="24"/>
        </w:rPr>
      </w:pPr>
      <w:r w:rsidRPr="64042840">
        <w:rPr>
          <w:rFonts w:eastAsia="Times New Roman"/>
          <w:sz w:val="24"/>
          <w:szCs w:val="24"/>
          <w:vertAlign w:val="superscript"/>
        </w:rPr>
        <w:t>42</w:t>
      </w:r>
      <w:r w:rsidRPr="64042840">
        <w:rPr>
          <w:rFonts w:eastAsia="Times New Roman"/>
          <w:sz w:val="24"/>
          <w:szCs w:val="24"/>
        </w:rPr>
        <w:t xml:space="preserve"> Newfoundland and Labrador, Chief Medical Officer of Health, </w:t>
      </w:r>
      <w:r w:rsidRPr="64042840">
        <w:rPr>
          <w:rFonts w:eastAsia="Times New Roman"/>
          <w:i/>
          <w:iCs/>
          <w:sz w:val="24"/>
          <w:szCs w:val="24"/>
        </w:rPr>
        <w:t xml:space="preserve">Special Measures Order (Revised Order) Made pursuant to Section 28 of the Public Health and Promotion Act </w:t>
      </w:r>
      <w:r w:rsidRPr="64042840">
        <w:rPr>
          <w:rFonts w:eastAsia="Times New Roman"/>
          <w:sz w:val="24"/>
          <w:szCs w:val="24"/>
        </w:rPr>
        <w:t>(Public Health Order) (Newfoundland and Labrador Health: May 4, 2020).</w:t>
      </w:r>
    </w:p>
    <w:p w14:paraId="5A11A9BF" w14:textId="3453EAD0" w:rsidR="1EC3223D" w:rsidRDefault="2C35EF60">
      <w:pPr>
        <w:rPr>
          <w:rFonts w:eastAsia="Times New Roman"/>
          <w:sz w:val="24"/>
          <w:szCs w:val="24"/>
        </w:rPr>
      </w:pPr>
      <w:r w:rsidRPr="64042840">
        <w:rPr>
          <w:rFonts w:eastAsia="Times New Roman"/>
          <w:sz w:val="24"/>
          <w:szCs w:val="24"/>
          <w:vertAlign w:val="superscript"/>
        </w:rPr>
        <w:t>43</w:t>
      </w:r>
      <w:r w:rsidRPr="64042840">
        <w:rPr>
          <w:rFonts w:eastAsia="Times New Roman"/>
          <w:sz w:val="24"/>
          <w:szCs w:val="24"/>
        </w:rPr>
        <w:t xml:space="preserve"> Nunavut, Chief Public Health Officer, </w:t>
      </w:r>
      <w:r w:rsidRPr="64042840">
        <w:rPr>
          <w:rFonts w:eastAsia="Times New Roman"/>
          <w:i/>
          <w:iCs/>
          <w:sz w:val="24"/>
          <w:szCs w:val="24"/>
        </w:rPr>
        <w:t xml:space="preserve">Order Restricting Mass Gatherings </w:t>
      </w:r>
      <w:r w:rsidRPr="64042840">
        <w:rPr>
          <w:rFonts w:eastAsia="Times New Roman"/>
          <w:sz w:val="24"/>
          <w:szCs w:val="24"/>
        </w:rPr>
        <w:t>(Public Health Order) (Nunavut Health: March 23, 2020), s. 1(b)-(c).</w:t>
      </w:r>
    </w:p>
    <w:p w14:paraId="7E0BFD04" w14:textId="4261544E" w:rsidR="1EC3223D" w:rsidRDefault="2C35EF60">
      <w:pPr>
        <w:rPr>
          <w:rFonts w:eastAsia="Times New Roman"/>
          <w:i/>
          <w:iCs/>
          <w:sz w:val="24"/>
          <w:szCs w:val="24"/>
        </w:rPr>
      </w:pPr>
      <w:r w:rsidRPr="64042840">
        <w:rPr>
          <w:rFonts w:eastAsia="Times New Roman"/>
          <w:sz w:val="24"/>
          <w:szCs w:val="24"/>
          <w:vertAlign w:val="superscript"/>
        </w:rPr>
        <w:lastRenderedPageBreak/>
        <w:t>44</w:t>
      </w:r>
      <w:r w:rsidRPr="64042840">
        <w:rPr>
          <w:rFonts w:eastAsia="Times New Roman"/>
          <w:sz w:val="24"/>
          <w:szCs w:val="24"/>
        </w:rPr>
        <w:t xml:space="preserve"> </w:t>
      </w:r>
      <w:r w:rsidRPr="64042840">
        <w:rPr>
          <w:rFonts w:eastAsia="Times New Roman"/>
          <w:i/>
          <w:iCs/>
          <w:sz w:val="24"/>
          <w:szCs w:val="24"/>
        </w:rPr>
        <w:t>Ibid</w:t>
      </w:r>
      <w:r w:rsidRPr="64042840">
        <w:rPr>
          <w:rFonts w:eastAsia="Times New Roman"/>
          <w:sz w:val="24"/>
          <w:szCs w:val="24"/>
        </w:rPr>
        <w:t xml:space="preserve"> 1(a).</w:t>
      </w:r>
      <w:r w:rsidRPr="64042840">
        <w:rPr>
          <w:rFonts w:eastAsia="Times New Roman"/>
          <w:sz w:val="24"/>
          <w:szCs w:val="24"/>
          <w:vertAlign w:val="superscript"/>
        </w:rPr>
        <w:t>45</w:t>
      </w:r>
      <w:r w:rsidRPr="64042840">
        <w:rPr>
          <w:rFonts w:eastAsia="Times New Roman"/>
          <w:i/>
          <w:iCs/>
          <w:sz w:val="24"/>
          <w:szCs w:val="24"/>
        </w:rPr>
        <w:t xml:space="preserve"> </w:t>
      </w:r>
    </w:p>
    <w:p w14:paraId="55E6DAB6" w14:textId="041DFAE2" w:rsidR="1EC3223D" w:rsidRDefault="2C35EF60">
      <w:pPr>
        <w:rPr>
          <w:rFonts w:eastAsia="Times New Roman"/>
          <w:sz w:val="24"/>
          <w:szCs w:val="24"/>
        </w:rPr>
      </w:pPr>
      <w:r w:rsidRPr="64042840">
        <w:rPr>
          <w:rFonts w:eastAsia="Times New Roman"/>
          <w:sz w:val="24"/>
          <w:szCs w:val="24"/>
          <w:vertAlign w:val="superscript"/>
        </w:rPr>
        <w:t>45</w:t>
      </w:r>
      <w:r w:rsidRPr="64042840">
        <w:rPr>
          <w:rFonts w:eastAsia="Times New Roman"/>
          <w:sz w:val="24"/>
          <w:szCs w:val="24"/>
        </w:rPr>
        <w:t xml:space="preserve"> Nunavut, Chief Public Health Officer, </w:t>
      </w:r>
      <w:r w:rsidRPr="64042840">
        <w:rPr>
          <w:rFonts w:eastAsia="Times New Roman"/>
          <w:i/>
          <w:iCs/>
          <w:sz w:val="24"/>
          <w:szCs w:val="24"/>
        </w:rPr>
        <w:t xml:space="preserve">Order Respecting Social Distancing and Gatherings </w:t>
      </w:r>
      <w:r w:rsidRPr="64042840">
        <w:rPr>
          <w:rFonts w:eastAsia="Times New Roman"/>
          <w:sz w:val="24"/>
          <w:szCs w:val="24"/>
        </w:rPr>
        <w:t>(Public Health Order) (Nunavut Health: April 24, 2020).</w:t>
      </w:r>
    </w:p>
    <w:p w14:paraId="5B71DD01" w14:textId="29DF37E7" w:rsidR="1EC3223D" w:rsidRDefault="2C35EF60">
      <w:pPr>
        <w:rPr>
          <w:rFonts w:eastAsia="Times New Roman"/>
          <w:sz w:val="24"/>
          <w:szCs w:val="24"/>
        </w:rPr>
      </w:pPr>
      <w:r w:rsidRPr="64042840">
        <w:rPr>
          <w:rFonts w:eastAsia="Times New Roman"/>
          <w:sz w:val="24"/>
          <w:szCs w:val="24"/>
          <w:vertAlign w:val="superscript"/>
        </w:rPr>
        <w:t>46</w:t>
      </w:r>
      <w:r w:rsidRPr="64042840">
        <w:rPr>
          <w:rFonts w:eastAsia="Times New Roman"/>
          <w:sz w:val="24"/>
          <w:szCs w:val="24"/>
        </w:rPr>
        <w:t xml:space="preserve"> Nunavut, Chief Public Health Officer, </w:t>
      </w:r>
      <w:r w:rsidRPr="64042840">
        <w:rPr>
          <w:rFonts w:eastAsia="Times New Roman"/>
          <w:i/>
          <w:iCs/>
          <w:sz w:val="24"/>
          <w:szCs w:val="24"/>
        </w:rPr>
        <w:t xml:space="preserve">Order Respecting Social Distancing and Gatherings #2 </w:t>
      </w:r>
      <w:r w:rsidRPr="64042840">
        <w:rPr>
          <w:rFonts w:eastAsia="Times New Roman"/>
          <w:sz w:val="24"/>
          <w:szCs w:val="24"/>
        </w:rPr>
        <w:t>(Public Health Order) (Nunavut Health: May 25, 2020), s. 1(b)-(c).</w:t>
      </w:r>
    </w:p>
    <w:p w14:paraId="5EC00755" w14:textId="42A57359" w:rsidR="1EC3223D" w:rsidRDefault="2C35EF60">
      <w:pPr>
        <w:rPr>
          <w:rFonts w:eastAsia="Times New Roman"/>
          <w:sz w:val="24"/>
          <w:szCs w:val="24"/>
        </w:rPr>
      </w:pPr>
      <w:r w:rsidRPr="64042840">
        <w:rPr>
          <w:rFonts w:eastAsia="Times New Roman"/>
          <w:sz w:val="24"/>
          <w:szCs w:val="24"/>
          <w:vertAlign w:val="superscript"/>
        </w:rPr>
        <w:t>47</w:t>
      </w:r>
      <w:r w:rsidRPr="64042840">
        <w:rPr>
          <w:rFonts w:eastAsia="Times New Roman"/>
          <w:sz w:val="24"/>
          <w:szCs w:val="24"/>
        </w:rPr>
        <w:t xml:space="preserve"> Nunavut, Chief Public Health Officer, </w:t>
      </w:r>
      <w:r w:rsidRPr="64042840">
        <w:rPr>
          <w:rFonts w:eastAsia="Times New Roman"/>
          <w:i/>
          <w:iCs/>
          <w:sz w:val="24"/>
          <w:szCs w:val="24"/>
        </w:rPr>
        <w:t xml:space="preserve">Travel Restriction Order </w:t>
      </w:r>
      <w:r w:rsidRPr="64042840">
        <w:rPr>
          <w:rFonts w:eastAsia="Times New Roman"/>
          <w:sz w:val="24"/>
          <w:szCs w:val="24"/>
        </w:rPr>
        <w:t>(Public Health Order) (Nunavut Health: March 24, 2020).</w:t>
      </w:r>
    </w:p>
    <w:p w14:paraId="1BC24ACC" w14:textId="23FCD169" w:rsidR="1EC3223D" w:rsidRDefault="2C35EF60">
      <w:pPr>
        <w:rPr>
          <w:rFonts w:eastAsia="Times New Roman"/>
          <w:sz w:val="24"/>
          <w:szCs w:val="24"/>
        </w:rPr>
      </w:pPr>
      <w:r w:rsidRPr="64042840">
        <w:rPr>
          <w:rFonts w:eastAsia="Times New Roman"/>
          <w:sz w:val="24"/>
          <w:szCs w:val="24"/>
          <w:vertAlign w:val="superscript"/>
        </w:rPr>
        <w:t>48</w:t>
      </w:r>
      <w:r w:rsidRPr="64042840">
        <w:rPr>
          <w:rFonts w:eastAsia="Times New Roman"/>
          <w:sz w:val="24"/>
          <w:szCs w:val="24"/>
        </w:rPr>
        <w:t xml:space="preserve"> Nova Scotia, Chief Public Health Officer, </w:t>
      </w:r>
      <w:r w:rsidRPr="64042840">
        <w:rPr>
          <w:rFonts w:eastAsia="Times New Roman"/>
          <w:i/>
          <w:iCs/>
          <w:sz w:val="24"/>
          <w:szCs w:val="24"/>
        </w:rPr>
        <w:t xml:space="preserve">Direction of the Minister under a Declared State of Emergency </w:t>
      </w:r>
      <w:r w:rsidRPr="64042840">
        <w:rPr>
          <w:rFonts w:eastAsia="Times New Roman"/>
          <w:sz w:val="24"/>
          <w:szCs w:val="24"/>
        </w:rPr>
        <w:t>(Public Health Order) (Nova Scotia Health: March 22, 2020).</w:t>
      </w:r>
    </w:p>
    <w:p w14:paraId="6708853A" w14:textId="0B4F4D32" w:rsidR="1EC3223D" w:rsidRDefault="2C35EF60">
      <w:pPr>
        <w:rPr>
          <w:rFonts w:eastAsia="Times New Roman"/>
          <w:sz w:val="24"/>
          <w:szCs w:val="24"/>
        </w:rPr>
      </w:pPr>
      <w:r w:rsidRPr="64042840">
        <w:rPr>
          <w:rFonts w:eastAsia="Times New Roman"/>
          <w:sz w:val="24"/>
          <w:szCs w:val="24"/>
          <w:vertAlign w:val="superscript"/>
        </w:rPr>
        <w:t>49</w:t>
      </w:r>
      <w:r w:rsidRPr="64042840">
        <w:rPr>
          <w:rFonts w:eastAsia="Times New Roman"/>
          <w:sz w:val="24"/>
          <w:szCs w:val="24"/>
        </w:rPr>
        <w:t xml:space="preserve"> Nova Scotia, Chief Public Health Officer, </w:t>
      </w:r>
      <w:r w:rsidRPr="64042840">
        <w:rPr>
          <w:rFonts w:eastAsia="Times New Roman"/>
          <w:i/>
          <w:iCs/>
          <w:sz w:val="24"/>
          <w:szCs w:val="24"/>
        </w:rPr>
        <w:t xml:space="preserve">Direction of the Minister under a Declared State of Emergency </w:t>
      </w:r>
      <w:r w:rsidRPr="64042840">
        <w:rPr>
          <w:rFonts w:eastAsia="Times New Roman"/>
          <w:sz w:val="24"/>
          <w:szCs w:val="24"/>
        </w:rPr>
        <w:t>(Public Health Order) (Nova Scotia Health: March 22, 2020).</w:t>
      </w:r>
    </w:p>
    <w:p w14:paraId="33883D23" w14:textId="02B9D6A9" w:rsidR="1EC3223D" w:rsidRDefault="2C35EF60">
      <w:pPr>
        <w:rPr>
          <w:rFonts w:eastAsia="Times New Roman"/>
          <w:sz w:val="24"/>
          <w:szCs w:val="24"/>
        </w:rPr>
      </w:pPr>
      <w:r w:rsidRPr="64042840">
        <w:rPr>
          <w:rFonts w:eastAsia="Times New Roman"/>
          <w:sz w:val="24"/>
          <w:szCs w:val="24"/>
          <w:vertAlign w:val="superscript"/>
        </w:rPr>
        <w:t>50</w:t>
      </w:r>
      <w:r w:rsidRPr="64042840">
        <w:rPr>
          <w:rFonts w:eastAsia="Times New Roman"/>
          <w:sz w:val="24"/>
          <w:szCs w:val="24"/>
        </w:rPr>
        <w:t xml:space="preserve"> Nova Scotia, Chief Public Health Officer, </w:t>
      </w:r>
      <w:r w:rsidRPr="64042840">
        <w:rPr>
          <w:rFonts w:eastAsia="Times New Roman"/>
          <w:i/>
          <w:iCs/>
          <w:sz w:val="24"/>
          <w:szCs w:val="24"/>
        </w:rPr>
        <w:t xml:space="preserve">Direction of the Minister under a Declared State of Emergency </w:t>
      </w:r>
      <w:r w:rsidRPr="64042840">
        <w:rPr>
          <w:rFonts w:eastAsia="Times New Roman"/>
          <w:sz w:val="24"/>
          <w:szCs w:val="24"/>
        </w:rPr>
        <w:t>(Public Health Order) (Nova Scotia Health: March 22, 2020).</w:t>
      </w:r>
    </w:p>
    <w:p w14:paraId="5BDA828E" w14:textId="70772754" w:rsidR="1EC3223D" w:rsidRDefault="2C35EF60">
      <w:pPr>
        <w:rPr>
          <w:rFonts w:eastAsia="Times New Roman"/>
          <w:sz w:val="24"/>
          <w:szCs w:val="24"/>
        </w:rPr>
      </w:pPr>
      <w:r w:rsidRPr="64042840">
        <w:rPr>
          <w:rFonts w:eastAsia="Times New Roman"/>
          <w:sz w:val="24"/>
          <w:szCs w:val="24"/>
          <w:vertAlign w:val="superscript"/>
        </w:rPr>
        <w:t>51</w:t>
      </w:r>
      <w:r w:rsidRPr="64042840">
        <w:rPr>
          <w:rFonts w:eastAsia="Times New Roman"/>
          <w:sz w:val="24"/>
          <w:szCs w:val="24"/>
        </w:rPr>
        <w:t xml:space="preserve"> Nova Scotia, Chief Public Health Officer, </w:t>
      </w:r>
      <w:r w:rsidRPr="64042840">
        <w:rPr>
          <w:rFonts w:eastAsia="Times New Roman"/>
          <w:i/>
          <w:iCs/>
          <w:sz w:val="24"/>
          <w:szCs w:val="24"/>
        </w:rPr>
        <w:t xml:space="preserve">COVID-19 Global Order </w:t>
      </w:r>
      <w:r w:rsidRPr="64042840">
        <w:rPr>
          <w:rFonts w:eastAsia="Times New Roman"/>
          <w:sz w:val="24"/>
          <w:szCs w:val="24"/>
        </w:rPr>
        <w:t>(Public Health Order) (Nova Scotia Health: March 25, 2020).</w:t>
      </w:r>
    </w:p>
    <w:p w14:paraId="267A09FC" w14:textId="5F2C1E2A" w:rsidR="1EC3223D" w:rsidRDefault="2C35EF60">
      <w:pPr>
        <w:rPr>
          <w:rFonts w:eastAsia="Times New Roman"/>
          <w:sz w:val="24"/>
          <w:szCs w:val="24"/>
        </w:rPr>
      </w:pPr>
      <w:r w:rsidRPr="64042840">
        <w:rPr>
          <w:rFonts w:eastAsia="Times New Roman"/>
          <w:sz w:val="24"/>
          <w:szCs w:val="24"/>
          <w:vertAlign w:val="superscript"/>
        </w:rPr>
        <w:t>52</w:t>
      </w:r>
      <w:r w:rsidRPr="64042840">
        <w:rPr>
          <w:rFonts w:eastAsia="Times New Roman"/>
          <w:sz w:val="24"/>
          <w:szCs w:val="24"/>
        </w:rPr>
        <w:t xml:space="preserve"> Nova Scotia, Chief Public Health Officer, </w:t>
      </w:r>
      <w:r w:rsidRPr="64042840">
        <w:rPr>
          <w:rFonts w:eastAsia="Times New Roman"/>
          <w:i/>
          <w:iCs/>
          <w:sz w:val="24"/>
          <w:szCs w:val="24"/>
        </w:rPr>
        <w:t xml:space="preserve">Direction of the Minister under a Declared State of Emergency </w:t>
      </w:r>
      <w:r w:rsidRPr="64042840">
        <w:rPr>
          <w:rFonts w:eastAsia="Times New Roman"/>
          <w:sz w:val="24"/>
          <w:szCs w:val="24"/>
        </w:rPr>
        <w:t>(Public Health Order) (Nova Scotia Health: March 22, 2020).</w:t>
      </w:r>
    </w:p>
    <w:p w14:paraId="66EC903E" w14:textId="1A6EFD83" w:rsidR="1EC3223D" w:rsidRDefault="2C35EF60">
      <w:pPr>
        <w:rPr>
          <w:rFonts w:eastAsia="Times New Roman"/>
          <w:sz w:val="24"/>
          <w:szCs w:val="24"/>
          <w:lang w:val="en-US"/>
        </w:rPr>
      </w:pPr>
      <w:r w:rsidRPr="64042840">
        <w:rPr>
          <w:rFonts w:eastAsia="Times New Roman"/>
          <w:sz w:val="24"/>
          <w:szCs w:val="24"/>
          <w:vertAlign w:val="superscript"/>
        </w:rPr>
        <w:t>53</w:t>
      </w:r>
      <w:r w:rsidRPr="64042840">
        <w:rPr>
          <w:rFonts w:eastAsia="Times New Roman"/>
          <w:sz w:val="24"/>
          <w:szCs w:val="24"/>
        </w:rPr>
        <w:t xml:space="preserve"> Northwest Territories, Chief Public Health Officer, </w:t>
      </w:r>
      <w:r w:rsidRPr="64042840">
        <w:rPr>
          <w:rFonts w:eastAsia="Times New Roman"/>
          <w:i/>
          <w:iCs/>
          <w:sz w:val="24"/>
          <w:szCs w:val="24"/>
        </w:rPr>
        <w:t xml:space="preserve">Public Health Order – COVID-19 Prohibition of Gatherings and Closures of Certain Business (effective April 11, 2020) </w:t>
      </w:r>
      <w:r w:rsidRPr="64042840">
        <w:rPr>
          <w:rFonts w:eastAsia="Times New Roman"/>
          <w:sz w:val="24"/>
          <w:szCs w:val="24"/>
        </w:rPr>
        <w:t>(</w:t>
      </w:r>
      <w:r w:rsidRPr="64042840">
        <w:rPr>
          <w:rFonts w:eastAsia="Times New Roman"/>
          <w:sz w:val="24"/>
          <w:szCs w:val="24"/>
          <w:lang w:val="en-US"/>
        </w:rPr>
        <w:t>Public Health Order) (Northwest Territories Health: April 11, 2020).</w:t>
      </w:r>
    </w:p>
    <w:p w14:paraId="3D243BF9" w14:textId="6C307F02" w:rsidR="1EC3223D" w:rsidRDefault="2C35EF60">
      <w:pPr>
        <w:rPr>
          <w:rFonts w:eastAsia="Times New Roman"/>
          <w:sz w:val="24"/>
          <w:szCs w:val="24"/>
          <w:lang w:val="en-US"/>
        </w:rPr>
      </w:pPr>
      <w:r w:rsidRPr="64042840">
        <w:rPr>
          <w:rFonts w:eastAsia="Times New Roman"/>
          <w:sz w:val="24"/>
          <w:szCs w:val="24"/>
          <w:vertAlign w:val="superscript"/>
        </w:rPr>
        <w:t>54</w:t>
      </w:r>
      <w:r w:rsidRPr="64042840">
        <w:rPr>
          <w:rFonts w:eastAsia="Times New Roman"/>
          <w:sz w:val="24"/>
          <w:szCs w:val="24"/>
        </w:rPr>
        <w:t xml:space="preserve"> Northwest Territories, Chief Public Health Officer,</w:t>
      </w:r>
      <w:r w:rsidRPr="64042840">
        <w:rPr>
          <w:rFonts w:eastAsia="Times New Roman"/>
          <w:i/>
          <w:iCs/>
          <w:sz w:val="24"/>
          <w:szCs w:val="24"/>
        </w:rPr>
        <w:t xml:space="preserve"> Public Health Order – COVID-19 RELAXING PHASE 2 (effective June 12, 2020) </w:t>
      </w:r>
      <w:r w:rsidRPr="64042840">
        <w:rPr>
          <w:rFonts w:eastAsia="Times New Roman"/>
          <w:sz w:val="24"/>
          <w:szCs w:val="24"/>
        </w:rPr>
        <w:t>(</w:t>
      </w:r>
      <w:r w:rsidRPr="64042840">
        <w:rPr>
          <w:rFonts w:eastAsia="Times New Roman"/>
          <w:sz w:val="24"/>
          <w:szCs w:val="24"/>
          <w:lang w:val="en-US"/>
        </w:rPr>
        <w:t>Public Health Order) (Northwest Territories Health: June 12, 2020).</w:t>
      </w:r>
    </w:p>
    <w:p w14:paraId="672918ED" w14:textId="1E38CBC2" w:rsidR="1EC3223D" w:rsidRDefault="2C35EF60">
      <w:pPr>
        <w:rPr>
          <w:rFonts w:eastAsia="Times New Roman"/>
          <w:sz w:val="24"/>
          <w:szCs w:val="24"/>
        </w:rPr>
      </w:pPr>
      <w:r w:rsidRPr="64042840">
        <w:rPr>
          <w:rFonts w:eastAsia="Times New Roman"/>
          <w:sz w:val="24"/>
          <w:szCs w:val="24"/>
          <w:vertAlign w:val="superscript"/>
        </w:rPr>
        <w:t>55</w:t>
      </w:r>
      <w:r w:rsidRPr="64042840">
        <w:rPr>
          <w:rFonts w:eastAsia="Times New Roman"/>
          <w:sz w:val="24"/>
          <w:szCs w:val="24"/>
        </w:rPr>
        <w:t xml:space="preserve"> </w:t>
      </w:r>
      <w:r w:rsidRPr="00733D67">
        <w:rPr>
          <w:rFonts w:eastAsia="Times New Roman"/>
          <w:i/>
          <w:sz w:val="24"/>
          <w:szCs w:val="24"/>
        </w:rPr>
        <w:t>Supra</w:t>
      </w:r>
      <w:r w:rsidRPr="64042840">
        <w:rPr>
          <w:rFonts w:eastAsia="Times New Roman"/>
          <w:sz w:val="24"/>
          <w:szCs w:val="24"/>
        </w:rPr>
        <w:t xml:space="preserve"> note 53.</w:t>
      </w:r>
    </w:p>
    <w:p w14:paraId="2286DF06" w14:textId="289AADCB" w:rsidR="1EC3223D" w:rsidRDefault="2C35EF60">
      <w:pPr>
        <w:rPr>
          <w:rFonts w:eastAsia="Times New Roman"/>
          <w:sz w:val="24"/>
          <w:szCs w:val="24"/>
        </w:rPr>
      </w:pPr>
      <w:r w:rsidRPr="64042840">
        <w:rPr>
          <w:rFonts w:eastAsia="Times New Roman"/>
          <w:sz w:val="24"/>
          <w:szCs w:val="24"/>
          <w:vertAlign w:val="superscript"/>
        </w:rPr>
        <w:t>56</w:t>
      </w:r>
      <w:r w:rsidRPr="12AC059F">
        <w:rPr>
          <w:rFonts w:eastAsia="Times New Roman"/>
          <w:sz w:val="24"/>
          <w:szCs w:val="24"/>
        </w:rPr>
        <w:t xml:space="preserve"> </w:t>
      </w:r>
      <w:r w:rsidRPr="00733D67">
        <w:rPr>
          <w:rFonts w:eastAsia="Times New Roman"/>
          <w:i/>
          <w:sz w:val="24"/>
          <w:szCs w:val="24"/>
        </w:rPr>
        <w:t>Supra</w:t>
      </w:r>
      <w:r w:rsidRPr="64042840">
        <w:rPr>
          <w:rFonts w:eastAsia="Times New Roman"/>
          <w:sz w:val="24"/>
          <w:szCs w:val="24"/>
        </w:rPr>
        <w:t xml:space="preserve"> note 54.</w:t>
      </w:r>
    </w:p>
    <w:p w14:paraId="79FFF640" w14:textId="1E492E3D" w:rsidR="1EC3223D" w:rsidRDefault="2C35EF60">
      <w:pPr>
        <w:rPr>
          <w:rFonts w:eastAsia="Times New Roman"/>
          <w:sz w:val="24"/>
          <w:szCs w:val="24"/>
        </w:rPr>
      </w:pPr>
      <w:r w:rsidRPr="64042840">
        <w:rPr>
          <w:rFonts w:eastAsia="Times New Roman"/>
          <w:sz w:val="24"/>
          <w:szCs w:val="24"/>
          <w:vertAlign w:val="superscript"/>
        </w:rPr>
        <w:t>57</w:t>
      </w:r>
      <w:r w:rsidRPr="12AC059F">
        <w:rPr>
          <w:rFonts w:eastAsia="Times New Roman"/>
          <w:sz w:val="24"/>
          <w:szCs w:val="24"/>
        </w:rPr>
        <w:t xml:space="preserve"> </w:t>
      </w:r>
      <w:r w:rsidRPr="64042840">
        <w:rPr>
          <w:rFonts w:eastAsia="Times New Roman"/>
          <w:sz w:val="24"/>
          <w:szCs w:val="24"/>
        </w:rPr>
        <w:t>Northwest Territories, Chief Public Health Officer,</w:t>
      </w:r>
      <w:r w:rsidRPr="64042840">
        <w:rPr>
          <w:rFonts w:eastAsia="Times New Roman"/>
          <w:i/>
          <w:iCs/>
          <w:sz w:val="24"/>
          <w:szCs w:val="24"/>
        </w:rPr>
        <w:t xml:space="preserve"> “COVID-19 Travel Restrictions and Self-Isolation Protocol</w:t>
      </w:r>
      <w:r w:rsidRPr="64042840">
        <w:rPr>
          <w:rFonts w:eastAsia="Times New Roman"/>
          <w:i/>
          <w:iCs/>
          <w:sz w:val="24"/>
          <w:szCs w:val="24"/>
          <w:vertAlign w:val="superscript"/>
        </w:rPr>
        <w:t xml:space="preserve"> </w:t>
      </w:r>
      <w:r w:rsidRPr="64042840">
        <w:rPr>
          <w:rFonts w:eastAsia="Times New Roman"/>
          <w:sz w:val="24"/>
          <w:szCs w:val="24"/>
        </w:rPr>
        <w:t>(</w:t>
      </w:r>
      <w:r w:rsidRPr="64042840">
        <w:rPr>
          <w:rFonts w:eastAsia="Times New Roman"/>
          <w:sz w:val="24"/>
          <w:szCs w:val="24"/>
          <w:lang w:val="en-US"/>
        </w:rPr>
        <w:t xml:space="preserve">Public Health Order) (Northwest Territories Health: March 21, 2020); Northwest Territories, Chief Public Health Officer, </w:t>
      </w:r>
      <w:r w:rsidRPr="64042840">
        <w:rPr>
          <w:rFonts w:eastAsia="Times New Roman"/>
          <w:i/>
          <w:iCs/>
          <w:sz w:val="24"/>
          <w:szCs w:val="24"/>
        </w:rPr>
        <w:t>Public Health Order – COVID-19 TRAVEL RESTRICTIONS AND SELF-ISOLATION PROTOCOL – AS AMENDED APRIL 27, 2020</w:t>
      </w:r>
      <w:r w:rsidRPr="64042840">
        <w:rPr>
          <w:rFonts w:eastAsia="Times New Roman"/>
          <w:sz w:val="24"/>
          <w:szCs w:val="24"/>
        </w:rPr>
        <w:t xml:space="preserve"> (Public Health Order) (Northwest Territories Health: April 27, 2020).</w:t>
      </w:r>
    </w:p>
    <w:p w14:paraId="7FB40033" w14:textId="5E313F57" w:rsidR="1EC3223D" w:rsidRDefault="2C35EF60">
      <w:pPr>
        <w:rPr>
          <w:rFonts w:eastAsia="Times New Roman"/>
          <w:sz w:val="24"/>
          <w:szCs w:val="24"/>
        </w:rPr>
      </w:pPr>
      <w:r w:rsidRPr="64042840">
        <w:rPr>
          <w:rFonts w:eastAsia="Times New Roman"/>
          <w:sz w:val="24"/>
          <w:szCs w:val="24"/>
          <w:vertAlign w:val="superscript"/>
        </w:rPr>
        <w:t>58</w:t>
      </w:r>
      <w:r w:rsidRPr="12AC059F">
        <w:rPr>
          <w:rFonts w:eastAsia="Times New Roman"/>
          <w:sz w:val="24"/>
          <w:szCs w:val="24"/>
        </w:rPr>
        <w:t xml:space="preserve"> </w:t>
      </w:r>
      <w:r w:rsidRPr="64042840">
        <w:rPr>
          <w:rFonts w:eastAsia="Times New Roman"/>
          <w:sz w:val="24"/>
          <w:szCs w:val="24"/>
        </w:rPr>
        <w:t>O Reg 82/20.</w:t>
      </w:r>
    </w:p>
    <w:p w14:paraId="43FE0D11" w14:textId="7A74641A" w:rsidR="1EC3223D" w:rsidRDefault="2C35EF60">
      <w:pPr>
        <w:rPr>
          <w:rFonts w:eastAsia="Times New Roman"/>
          <w:sz w:val="24"/>
          <w:szCs w:val="24"/>
        </w:rPr>
      </w:pPr>
      <w:r w:rsidRPr="64042840">
        <w:rPr>
          <w:rFonts w:eastAsia="Times New Roman"/>
          <w:sz w:val="24"/>
          <w:szCs w:val="24"/>
          <w:vertAlign w:val="superscript"/>
        </w:rPr>
        <w:lastRenderedPageBreak/>
        <w:t>59</w:t>
      </w:r>
      <w:r w:rsidRPr="64042840">
        <w:rPr>
          <w:rFonts w:eastAsia="Times New Roman"/>
          <w:sz w:val="24"/>
          <w:szCs w:val="24"/>
        </w:rPr>
        <w:t xml:space="preserve"> O Reg 104/20.</w:t>
      </w:r>
    </w:p>
    <w:p w14:paraId="3D874278" w14:textId="013FAF76" w:rsidR="1EC3223D" w:rsidRDefault="2C35EF60">
      <w:pPr>
        <w:rPr>
          <w:rFonts w:eastAsia="Times New Roman"/>
          <w:sz w:val="24"/>
          <w:szCs w:val="24"/>
        </w:rPr>
      </w:pPr>
      <w:r w:rsidRPr="64042840">
        <w:rPr>
          <w:rFonts w:eastAsia="Times New Roman"/>
          <w:sz w:val="24"/>
          <w:szCs w:val="24"/>
          <w:vertAlign w:val="superscript"/>
        </w:rPr>
        <w:t>60</w:t>
      </w:r>
      <w:r w:rsidRPr="64042840">
        <w:rPr>
          <w:rFonts w:eastAsia="Times New Roman"/>
          <w:sz w:val="24"/>
          <w:szCs w:val="24"/>
        </w:rPr>
        <w:t xml:space="preserve"> Ontario, Office of the Premier, </w:t>
      </w:r>
      <w:r w:rsidRPr="64042840">
        <w:rPr>
          <w:rFonts w:eastAsia="Times New Roman"/>
          <w:i/>
          <w:iCs/>
          <w:sz w:val="24"/>
          <w:szCs w:val="24"/>
        </w:rPr>
        <w:t>Ontario Parks to Remain Closed until May 31, 2020, Extension required to keep people safe and stop the spread of COVID-19</w:t>
      </w:r>
      <w:r w:rsidRPr="64042840">
        <w:rPr>
          <w:rFonts w:eastAsia="Times New Roman"/>
          <w:sz w:val="24"/>
          <w:szCs w:val="24"/>
        </w:rPr>
        <w:t>, (Statement) (Office of the Premier: April 25, 2020).</w:t>
      </w:r>
    </w:p>
    <w:p w14:paraId="765586B7" w14:textId="0A094D1F" w:rsidR="1EC3223D" w:rsidRDefault="2C35EF60">
      <w:pPr>
        <w:rPr>
          <w:rFonts w:eastAsia="Times New Roman"/>
          <w:sz w:val="24"/>
          <w:szCs w:val="24"/>
        </w:rPr>
      </w:pPr>
      <w:r w:rsidRPr="64042840">
        <w:rPr>
          <w:rFonts w:eastAsia="Times New Roman"/>
          <w:sz w:val="24"/>
          <w:szCs w:val="24"/>
          <w:vertAlign w:val="superscript"/>
        </w:rPr>
        <w:t>61</w:t>
      </w:r>
      <w:r w:rsidRPr="64042840">
        <w:rPr>
          <w:rFonts w:eastAsia="Times New Roman"/>
          <w:sz w:val="24"/>
          <w:szCs w:val="24"/>
        </w:rPr>
        <w:t xml:space="preserve"> Ontario, Office of the Premier, </w:t>
      </w:r>
      <w:r w:rsidRPr="64042840">
        <w:rPr>
          <w:rFonts w:eastAsia="Times New Roman"/>
          <w:i/>
          <w:iCs/>
          <w:sz w:val="24"/>
          <w:szCs w:val="24"/>
        </w:rPr>
        <w:t>Ontario Opening Provincial Parks and Conservation Reserves, Access for Limited Recreational Activities at Ontario Parks Permitted While Maintaining Physical Distancing</w:t>
      </w:r>
      <w:r w:rsidRPr="64042840">
        <w:rPr>
          <w:rFonts w:eastAsia="Times New Roman"/>
          <w:sz w:val="24"/>
          <w:szCs w:val="24"/>
        </w:rPr>
        <w:t>, (Statement) (Office of the Premier: May 9, 2020).</w:t>
      </w:r>
    </w:p>
    <w:p w14:paraId="0A3A85D5" w14:textId="2B8723C7" w:rsidR="1EC3223D" w:rsidRDefault="2C35EF60">
      <w:pPr>
        <w:rPr>
          <w:rFonts w:eastAsia="Times New Roman"/>
          <w:sz w:val="24"/>
          <w:szCs w:val="24"/>
        </w:rPr>
      </w:pPr>
      <w:r w:rsidRPr="64042840">
        <w:rPr>
          <w:rFonts w:eastAsia="Times New Roman"/>
          <w:sz w:val="24"/>
          <w:szCs w:val="24"/>
          <w:vertAlign w:val="superscript"/>
        </w:rPr>
        <w:t>62</w:t>
      </w:r>
      <w:r w:rsidRPr="12AC059F">
        <w:rPr>
          <w:rFonts w:eastAsia="Times New Roman"/>
          <w:sz w:val="24"/>
          <w:szCs w:val="24"/>
        </w:rPr>
        <w:t xml:space="preserve"> </w:t>
      </w:r>
      <w:r w:rsidRPr="64042840">
        <w:rPr>
          <w:rFonts w:eastAsia="Times New Roman"/>
          <w:sz w:val="24"/>
          <w:szCs w:val="24"/>
        </w:rPr>
        <w:t>O Reg 263/20.</w:t>
      </w:r>
    </w:p>
    <w:p w14:paraId="2F5B7242" w14:textId="64C9C493" w:rsidR="1EC3223D" w:rsidRDefault="2C35EF60">
      <w:pPr>
        <w:rPr>
          <w:rFonts w:eastAsia="Times New Roman"/>
          <w:sz w:val="24"/>
          <w:szCs w:val="24"/>
        </w:rPr>
      </w:pPr>
      <w:r w:rsidRPr="64042840">
        <w:rPr>
          <w:rFonts w:eastAsia="Times New Roman"/>
          <w:sz w:val="24"/>
          <w:szCs w:val="24"/>
          <w:vertAlign w:val="superscript"/>
        </w:rPr>
        <w:t>63</w:t>
      </w:r>
      <w:r w:rsidRPr="64042840">
        <w:rPr>
          <w:rFonts w:eastAsia="Times New Roman"/>
          <w:sz w:val="24"/>
          <w:szCs w:val="24"/>
        </w:rPr>
        <w:t xml:space="preserve"> O Reg 52/20 (March 18, 2020).</w:t>
      </w:r>
    </w:p>
    <w:p w14:paraId="5C570AAE" w14:textId="7B1C3A4F" w:rsidR="1EC3223D" w:rsidRDefault="2C35EF60">
      <w:pPr>
        <w:rPr>
          <w:rFonts w:eastAsia="Times New Roman"/>
          <w:sz w:val="24"/>
          <w:szCs w:val="24"/>
        </w:rPr>
      </w:pPr>
      <w:r w:rsidRPr="64042840">
        <w:rPr>
          <w:rFonts w:eastAsia="Times New Roman"/>
          <w:sz w:val="24"/>
          <w:szCs w:val="24"/>
          <w:vertAlign w:val="superscript"/>
        </w:rPr>
        <w:t>64</w:t>
      </w:r>
      <w:r w:rsidRPr="64042840">
        <w:rPr>
          <w:rFonts w:eastAsia="Times New Roman"/>
          <w:sz w:val="24"/>
          <w:szCs w:val="24"/>
        </w:rPr>
        <w:t xml:space="preserve"> O Reg 52/20 (June 12, 2020).</w:t>
      </w:r>
    </w:p>
    <w:p w14:paraId="14290A32" w14:textId="4833E8EA" w:rsidR="1EC3223D" w:rsidRDefault="2C35EF60">
      <w:pPr>
        <w:rPr>
          <w:rFonts w:eastAsia="Times New Roman"/>
          <w:sz w:val="24"/>
          <w:szCs w:val="24"/>
        </w:rPr>
      </w:pPr>
      <w:r w:rsidRPr="64042840">
        <w:rPr>
          <w:rFonts w:eastAsia="Times New Roman"/>
          <w:sz w:val="24"/>
          <w:szCs w:val="24"/>
          <w:vertAlign w:val="superscript"/>
        </w:rPr>
        <w:t>65</w:t>
      </w:r>
      <w:r w:rsidRPr="64042840">
        <w:rPr>
          <w:rFonts w:eastAsia="Times New Roman"/>
          <w:sz w:val="24"/>
          <w:szCs w:val="24"/>
        </w:rPr>
        <w:t xml:space="preserve"> Sam</w:t>
      </w:r>
      <w:r w:rsidR="00357816">
        <w:rPr>
          <w:rFonts w:eastAsia="Times New Roman"/>
          <w:sz w:val="24"/>
          <w:szCs w:val="24"/>
        </w:rPr>
        <w:t xml:space="preserve"> </w:t>
      </w:r>
      <w:r w:rsidR="1EC3223D" w:rsidRPr="12AC059F">
        <w:rPr>
          <w:rFonts w:eastAsia="Times New Roman"/>
          <w:sz w:val="24"/>
          <w:szCs w:val="24"/>
        </w:rPr>
        <w:t>Juric,</w:t>
      </w:r>
      <w:r w:rsidRPr="64042840">
        <w:rPr>
          <w:rFonts w:eastAsia="Times New Roman"/>
          <w:sz w:val="24"/>
          <w:szCs w:val="24"/>
        </w:rPr>
        <w:t xml:space="preserve"> “Non-essential businesses on P.E.I. should close immediately in wake of COVID-19, says Morrison</w:t>
      </w:r>
      <w:r w:rsidR="1EC3223D" w:rsidRPr="12AC059F">
        <w:rPr>
          <w:rFonts w:eastAsia="Times New Roman"/>
          <w:sz w:val="24"/>
          <w:szCs w:val="24"/>
        </w:rPr>
        <w:t>”</w:t>
      </w:r>
      <w:r w:rsidR="00357816">
        <w:rPr>
          <w:rFonts w:eastAsia="Times New Roman"/>
          <w:sz w:val="24"/>
          <w:szCs w:val="24"/>
        </w:rPr>
        <w:t>,</w:t>
      </w:r>
      <w:r w:rsidRPr="64042840">
        <w:rPr>
          <w:rFonts w:eastAsia="Times New Roman"/>
          <w:sz w:val="24"/>
          <w:szCs w:val="24"/>
        </w:rPr>
        <w:t xml:space="preserve"> </w:t>
      </w:r>
      <w:r w:rsidRPr="64042840">
        <w:rPr>
          <w:rFonts w:eastAsia="Times New Roman"/>
          <w:i/>
          <w:iCs/>
          <w:sz w:val="24"/>
          <w:szCs w:val="24"/>
        </w:rPr>
        <w:t>CBC News</w:t>
      </w:r>
      <w:r w:rsidR="1EC3223D" w:rsidRPr="12AC059F">
        <w:rPr>
          <w:rFonts w:eastAsia="Times New Roman"/>
          <w:sz w:val="24"/>
          <w:szCs w:val="24"/>
        </w:rPr>
        <w:t xml:space="preserve"> (</w:t>
      </w:r>
      <w:r w:rsidR="00357816">
        <w:rPr>
          <w:rFonts w:eastAsia="Times New Roman"/>
          <w:sz w:val="24"/>
          <w:szCs w:val="24"/>
        </w:rPr>
        <w:t xml:space="preserve">18 </w:t>
      </w:r>
      <w:r w:rsidRPr="64042840">
        <w:rPr>
          <w:rFonts w:eastAsia="Times New Roman"/>
          <w:sz w:val="24"/>
          <w:szCs w:val="24"/>
        </w:rPr>
        <w:t>March 2020).</w:t>
      </w:r>
    </w:p>
    <w:p w14:paraId="07606910" w14:textId="3E52CF88" w:rsidR="1EC3223D" w:rsidRDefault="2C35EF60">
      <w:pPr>
        <w:rPr>
          <w:rFonts w:eastAsia="Times New Roman"/>
          <w:sz w:val="24"/>
          <w:szCs w:val="24"/>
        </w:rPr>
      </w:pPr>
      <w:r w:rsidRPr="64042840">
        <w:rPr>
          <w:rFonts w:eastAsia="Times New Roman"/>
          <w:sz w:val="24"/>
          <w:szCs w:val="24"/>
          <w:vertAlign w:val="superscript"/>
        </w:rPr>
        <w:t>66</w:t>
      </w:r>
      <w:r w:rsidRPr="64042840">
        <w:rPr>
          <w:rFonts w:eastAsia="Times New Roman"/>
          <w:sz w:val="24"/>
          <w:szCs w:val="24"/>
        </w:rPr>
        <w:t xml:space="preserve"> Prince Edward Island, Government of Prince Edward Island, </w:t>
      </w:r>
      <w:r w:rsidRPr="64042840">
        <w:rPr>
          <w:rFonts w:eastAsia="Times New Roman"/>
          <w:i/>
          <w:iCs/>
          <w:sz w:val="24"/>
          <w:szCs w:val="24"/>
        </w:rPr>
        <w:t>Phase #2</w:t>
      </w:r>
      <w:r w:rsidRPr="64042840">
        <w:rPr>
          <w:rFonts w:eastAsia="Times New Roman"/>
          <w:sz w:val="24"/>
          <w:szCs w:val="24"/>
        </w:rPr>
        <w:t>, (Information) (Government of Prince Edward Island: May 21, 2020).</w:t>
      </w:r>
    </w:p>
    <w:p w14:paraId="34F0C1CC" w14:textId="751A2090" w:rsidR="1EC3223D" w:rsidRDefault="2C35EF60">
      <w:pPr>
        <w:rPr>
          <w:rFonts w:eastAsia="Times New Roman"/>
          <w:sz w:val="24"/>
          <w:szCs w:val="24"/>
        </w:rPr>
      </w:pPr>
      <w:r w:rsidRPr="64042840">
        <w:rPr>
          <w:rFonts w:eastAsia="Times New Roman"/>
          <w:sz w:val="24"/>
          <w:szCs w:val="24"/>
          <w:vertAlign w:val="superscript"/>
        </w:rPr>
        <w:t>67</w:t>
      </w:r>
      <w:r w:rsidRPr="64042840">
        <w:rPr>
          <w:rFonts w:eastAsia="Times New Roman"/>
          <w:sz w:val="24"/>
          <w:szCs w:val="24"/>
        </w:rPr>
        <w:t xml:space="preserve"> Prince Edward Island, Government of Prince Edward Island, </w:t>
      </w:r>
      <w:r w:rsidRPr="64042840">
        <w:rPr>
          <w:rFonts w:eastAsia="Times New Roman"/>
          <w:i/>
          <w:iCs/>
          <w:sz w:val="24"/>
          <w:szCs w:val="24"/>
        </w:rPr>
        <w:t>Prince Edward Island prepares for Phase 3 of Renew PEI Together plan</w:t>
      </w:r>
      <w:r w:rsidRPr="64042840">
        <w:rPr>
          <w:rFonts w:eastAsia="Times New Roman"/>
          <w:sz w:val="24"/>
          <w:szCs w:val="24"/>
        </w:rPr>
        <w:t>, (News) (Government of Prince Edward Island: May 28, 2020).</w:t>
      </w:r>
    </w:p>
    <w:p w14:paraId="7215E4DA" w14:textId="66A44D3C" w:rsidR="1EC3223D" w:rsidRDefault="2C35EF60">
      <w:pPr>
        <w:rPr>
          <w:rFonts w:eastAsia="Times New Roman"/>
          <w:sz w:val="24"/>
          <w:szCs w:val="24"/>
        </w:rPr>
      </w:pPr>
      <w:r w:rsidRPr="64042840">
        <w:rPr>
          <w:rFonts w:eastAsia="Times New Roman"/>
          <w:sz w:val="24"/>
          <w:szCs w:val="24"/>
          <w:vertAlign w:val="superscript"/>
        </w:rPr>
        <w:t>68</w:t>
      </w:r>
      <w:r w:rsidRPr="64042840">
        <w:rPr>
          <w:rFonts w:eastAsia="Times New Roman"/>
          <w:sz w:val="24"/>
          <w:szCs w:val="24"/>
        </w:rPr>
        <w:t xml:space="preserve"> </w:t>
      </w:r>
      <w:r w:rsidR="00357816">
        <w:rPr>
          <w:rFonts w:eastAsia="Times New Roman"/>
          <w:sz w:val="24"/>
          <w:szCs w:val="24"/>
        </w:rPr>
        <w:t xml:space="preserve">Sam </w:t>
      </w:r>
      <w:r w:rsidRPr="64042840">
        <w:rPr>
          <w:rFonts w:eastAsia="Times New Roman"/>
          <w:sz w:val="24"/>
          <w:szCs w:val="24"/>
        </w:rPr>
        <w:t>Juric, “Gatherings of more than 5 people now prohibited, say P.E.I. RCMP</w:t>
      </w:r>
      <w:r w:rsidR="1EC3223D" w:rsidRPr="12AC059F">
        <w:rPr>
          <w:rFonts w:eastAsia="Times New Roman"/>
          <w:sz w:val="24"/>
          <w:szCs w:val="24"/>
        </w:rPr>
        <w:t>”</w:t>
      </w:r>
      <w:r w:rsidR="00357816">
        <w:rPr>
          <w:rFonts w:eastAsia="Times New Roman"/>
          <w:sz w:val="24"/>
          <w:szCs w:val="24"/>
        </w:rPr>
        <w:t>,</w:t>
      </w:r>
      <w:r w:rsidRPr="64042840">
        <w:rPr>
          <w:rFonts w:eastAsia="Times New Roman"/>
          <w:i/>
          <w:iCs/>
          <w:sz w:val="24"/>
          <w:szCs w:val="24"/>
        </w:rPr>
        <w:t xml:space="preserve"> CBC News</w:t>
      </w:r>
      <w:r w:rsidR="1EC3223D" w:rsidRPr="12AC059F">
        <w:rPr>
          <w:rFonts w:eastAsia="Times New Roman"/>
          <w:sz w:val="24"/>
          <w:szCs w:val="24"/>
        </w:rPr>
        <w:t xml:space="preserve"> (</w:t>
      </w:r>
      <w:r w:rsidR="00357816">
        <w:rPr>
          <w:rFonts w:eastAsia="Times New Roman"/>
          <w:sz w:val="24"/>
          <w:szCs w:val="24"/>
        </w:rPr>
        <w:t xml:space="preserve">3 </w:t>
      </w:r>
      <w:r w:rsidRPr="64042840">
        <w:rPr>
          <w:rFonts w:eastAsia="Times New Roman"/>
          <w:sz w:val="24"/>
          <w:szCs w:val="24"/>
        </w:rPr>
        <w:t xml:space="preserve">April 2020). </w:t>
      </w:r>
    </w:p>
    <w:p w14:paraId="38B411F6" w14:textId="5B826BEB" w:rsidR="1EC3223D" w:rsidRDefault="2C35EF60">
      <w:pPr>
        <w:rPr>
          <w:rFonts w:eastAsia="Times New Roman"/>
          <w:sz w:val="24"/>
          <w:szCs w:val="24"/>
        </w:rPr>
      </w:pPr>
      <w:r w:rsidRPr="64042840">
        <w:rPr>
          <w:rFonts w:eastAsia="Times New Roman"/>
          <w:sz w:val="24"/>
          <w:szCs w:val="24"/>
          <w:vertAlign w:val="superscript"/>
        </w:rPr>
        <w:t>69</w:t>
      </w:r>
      <w:r w:rsidRPr="64042840">
        <w:rPr>
          <w:rFonts w:eastAsia="Times New Roman"/>
          <w:sz w:val="24"/>
          <w:szCs w:val="24"/>
        </w:rPr>
        <w:t xml:space="preserve"> </w:t>
      </w:r>
      <w:r w:rsidRPr="64042840">
        <w:rPr>
          <w:rFonts w:eastAsia="Times New Roman"/>
          <w:i/>
          <w:iCs/>
          <w:sz w:val="24"/>
          <w:szCs w:val="24"/>
        </w:rPr>
        <w:t>Supra</w:t>
      </w:r>
      <w:r w:rsidRPr="64042840">
        <w:rPr>
          <w:rFonts w:eastAsia="Times New Roman"/>
          <w:sz w:val="24"/>
          <w:szCs w:val="24"/>
        </w:rPr>
        <w:t xml:space="preserve"> note 66. </w:t>
      </w:r>
    </w:p>
    <w:p w14:paraId="34742E51" w14:textId="6A36FED6" w:rsidR="1EC3223D" w:rsidRDefault="2C35EF60">
      <w:pPr>
        <w:rPr>
          <w:rFonts w:eastAsia="Times New Roman"/>
          <w:sz w:val="24"/>
          <w:szCs w:val="24"/>
        </w:rPr>
      </w:pPr>
      <w:r w:rsidRPr="64042840">
        <w:rPr>
          <w:rFonts w:eastAsia="Times New Roman"/>
          <w:sz w:val="24"/>
          <w:szCs w:val="24"/>
          <w:vertAlign w:val="superscript"/>
        </w:rPr>
        <w:t>70</w:t>
      </w:r>
      <w:r w:rsidRPr="64042840">
        <w:rPr>
          <w:rFonts w:eastAsia="Times New Roman"/>
          <w:i/>
          <w:iCs/>
          <w:sz w:val="24"/>
          <w:szCs w:val="24"/>
        </w:rPr>
        <w:t xml:space="preserve"> Supra</w:t>
      </w:r>
      <w:r w:rsidRPr="64042840">
        <w:rPr>
          <w:rFonts w:eastAsia="Times New Roman"/>
          <w:sz w:val="24"/>
          <w:szCs w:val="24"/>
        </w:rPr>
        <w:t xml:space="preserve"> note 67.</w:t>
      </w:r>
    </w:p>
    <w:p w14:paraId="457965CF" w14:textId="14E3222D" w:rsidR="1EC3223D" w:rsidRDefault="2C35EF60">
      <w:pPr>
        <w:rPr>
          <w:rFonts w:eastAsia="Times New Roman"/>
          <w:sz w:val="24"/>
          <w:szCs w:val="24"/>
        </w:rPr>
      </w:pPr>
      <w:r w:rsidRPr="64042840">
        <w:rPr>
          <w:rFonts w:eastAsia="Times New Roman"/>
          <w:sz w:val="24"/>
          <w:szCs w:val="24"/>
          <w:vertAlign w:val="superscript"/>
        </w:rPr>
        <w:t>71</w:t>
      </w:r>
      <w:r w:rsidRPr="64042840">
        <w:rPr>
          <w:rFonts w:eastAsia="Times New Roman"/>
          <w:sz w:val="24"/>
          <w:szCs w:val="24"/>
        </w:rPr>
        <w:t xml:space="preserve"> Prince Edward Island, Chief Public Health Officer, </w:t>
      </w:r>
      <w:r w:rsidRPr="64042840">
        <w:rPr>
          <w:rFonts w:eastAsia="Times New Roman"/>
          <w:i/>
          <w:iCs/>
          <w:sz w:val="24"/>
          <w:szCs w:val="24"/>
        </w:rPr>
        <w:t>Self-Isolation Public Health Order</w:t>
      </w:r>
      <w:r w:rsidRPr="64042840">
        <w:rPr>
          <w:rFonts w:eastAsia="Times New Roman"/>
          <w:sz w:val="24"/>
          <w:szCs w:val="24"/>
        </w:rPr>
        <w:t>, (Public Health Order) (Government of Prince Edward Island: March 22, 2020).</w:t>
      </w:r>
    </w:p>
    <w:p w14:paraId="2BE3381C" w14:textId="40C42453" w:rsidR="1EC3223D" w:rsidRDefault="2C35EF60">
      <w:pPr>
        <w:rPr>
          <w:rFonts w:eastAsia="Times New Roman"/>
          <w:sz w:val="24"/>
          <w:szCs w:val="24"/>
        </w:rPr>
      </w:pPr>
      <w:r w:rsidRPr="64042840">
        <w:rPr>
          <w:rFonts w:eastAsia="Times New Roman"/>
          <w:sz w:val="24"/>
          <w:szCs w:val="24"/>
          <w:vertAlign w:val="superscript"/>
        </w:rPr>
        <w:t>72</w:t>
      </w:r>
      <w:r w:rsidRPr="64042840">
        <w:rPr>
          <w:rFonts w:eastAsia="Times New Roman"/>
          <w:sz w:val="24"/>
          <w:szCs w:val="24"/>
        </w:rPr>
        <w:t xml:space="preserve"> Prince Edward Island, Government of Prince Edward Island, </w:t>
      </w:r>
      <w:r w:rsidRPr="64042840">
        <w:rPr>
          <w:rFonts w:eastAsia="Times New Roman"/>
          <w:i/>
          <w:iCs/>
          <w:sz w:val="24"/>
          <w:szCs w:val="24"/>
        </w:rPr>
        <w:t>Travel Restrictions and Screening</w:t>
      </w:r>
      <w:r w:rsidRPr="64042840">
        <w:rPr>
          <w:rFonts w:eastAsia="Times New Roman"/>
          <w:sz w:val="24"/>
          <w:szCs w:val="24"/>
        </w:rPr>
        <w:t>, (Notification) (Government of Prince Edward Island: May 5, 2020).</w:t>
      </w:r>
    </w:p>
    <w:p w14:paraId="47AEFA86" w14:textId="3B9E9519" w:rsidR="1EC3223D" w:rsidRDefault="2C35EF60">
      <w:pPr>
        <w:rPr>
          <w:rFonts w:eastAsia="Times New Roman"/>
          <w:sz w:val="24"/>
          <w:szCs w:val="24"/>
        </w:rPr>
      </w:pPr>
      <w:r w:rsidRPr="64042840">
        <w:rPr>
          <w:rFonts w:eastAsia="Times New Roman"/>
          <w:sz w:val="24"/>
          <w:szCs w:val="24"/>
          <w:vertAlign w:val="superscript"/>
        </w:rPr>
        <w:t>73</w:t>
      </w:r>
      <w:r w:rsidRPr="64042840">
        <w:rPr>
          <w:rFonts w:eastAsia="Times New Roman"/>
          <w:sz w:val="24"/>
          <w:szCs w:val="24"/>
        </w:rPr>
        <w:t xml:space="preserve"> Quebec, Minister of Health and Social Services, </w:t>
      </w:r>
      <w:r w:rsidRPr="64042840">
        <w:rPr>
          <w:rFonts w:eastAsia="Times New Roman"/>
          <w:i/>
          <w:iCs/>
          <w:sz w:val="24"/>
          <w:szCs w:val="24"/>
        </w:rPr>
        <w:t>Decree 223-2020</w:t>
      </w:r>
      <w:r w:rsidRPr="64042840">
        <w:rPr>
          <w:rFonts w:eastAsia="Times New Roman"/>
          <w:sz w:val="24"/>
          <w:szCs w:val="24"/>
        </w:rPr>
        <w:t>, (Public Health Order) (Minister of Health and Social Services: March 24, 2020).</w:t>
      </w:r>
    </w:p>
    <w:p w14:paraId="15879C98" w14:textId="1A13F327" w:rsidR="1EC3223D" w:rsidRDefault="2C35EF60">
      <w:pPr>
        <w:rPr>
          <w:rFonts w:eastAsia="Times New Roman"/>
          <w:sz w:val="24"/>
          <w:szCs w:val="24"/>
        </w:rPr>
      </w:pPr>
      <w:r w:rsidRPr="64042840">
        <w:rPr>
          <w:rFonts w:eastAsia="Times New Roman"/>
          <w:sz w:val="24"/>
          <w:szCs w:val="24"/>
          <w:vertAlign w:val="superscript"/>
        </w:rPr>
        <w:t>74</w:t>
      </w:r>
      <w:r w:rsidRPr="64042840">
        <w:rPr>
          <w:rFonts w:eastAsia="Times New Roman"/>
          <w:sz w:val="24"/>
          <w:szCs w:val="24"/>
        </w:rPr>
        <w:t xml:space="preserve"> Quebec, Government of Quebec, </w:t>
      </w:r>
      <w:r w:rsidRPr="64042840">
        <w:rPr>
          <w:rFonts w:eastAsia="Times New Roman"/>
          <w:i/>
          <w:iCs/>
          <w:sz w:val="24"/>
          <w:szCs w:val="24"/>
        </w:rPr>
        <w:t>Gradual resumption of activities under the COVID-19-related pause</w:t>
      </w:r>
      <w:r w:rsidRPr="64042840">
        <w:rPr>
          <w:rFonts w:eastAsia="Times New Roman"/>
          <w:sz w:val="24"/>
          <w:szCs w:val="24"/>
        </w:rPr>
        <w:t>, (Information) (Government of Quebec: May 4, 2020).</w:t>
      </w:r>
    </w:p>
    <w:p w14:paraId="7361B7E3" w14:textId="1C2C9A9C" w:rsidR="1EC3223D" w:rsidRDefault="2C35EF60">
      <w:pPr>
        <w:rPr>
          <w:rFonts w:eastAsia="Times New Roman"/>
          <w:sz w:val="24"/>
          <w:szCs w:val="24"/>
        </w:rPr>
      </w:pPr>
      <w:r w:rsidRPr="64042840">
        <w:rPr>
          <w:rFonts w:eastAsia="Times New Roman"/>
          <w:sz w:val="24"/>
          <w:szCs w:val="24"/>
          <w:vertAlign w:val="superscript"/>
        </w:rPr>
        <w:lastRenderedPageBreak/>
        <w:t>75</w:t>
      </w:r>
      <w:r w:rsidRPr="64042840">
        <w:rPr>
          <w:rFonts w:eastAsia="Times New Roman"/>
          <w:sz w:val="24"/>
          <w:szCs w:val="24"/>
        </w:rPr>
        <w:t xml:space="preserve"> Quebec, Minister of Health and Social Services, </w:t>
      </w:r>
      <w:r w:rsidRPr="64042840">
        <w:rPr>
          <w:rFonts w:eastAsia="Times New Roman"/>
          <w:i/>
          <w:iCs/>
          <w:sz w:val="24"/>
          <w:szCs w:val="24"/>
        </w:rPr>
        <w:t>Decree 222-2020</w:t>
      </w:r>
      <w:r w:rsidRPr="64042840">
        <w:rPr>
          <w:rFonts w:eastAsia="Times New Roman"/>
          <w:sz w:val="24"/>
          <w:szCs w:val="24"/>
        </w:rPr>
        <w:t>, (Public Health Order) (Minister of Health and Social Services: March 20, 2020).</w:t>
      </w:r>
    </w:p>
    <w:p w14:paraId="72F6630B" w14:textId="16837587" w:rsidR="1EC3223D" w:rsidRDefault="2C35EF60">
      <w:pPr>
        <w:rPr>
          <w:rFonts w:eastAsia="Times New Roman"/>
          <w:sz w:val="24"/>
          <w:szCs w:val="24"/>
        </w:rPr>
      </w:pPr>
      <w:r w:rsidRPr="64042840">
        <w:rPr>
          <w:rFonts w:eastAsia="Times New Roman"/>
          <w:sz w:val="24"/>
          <w:szCs w:val="24"/>
          <w:vertAlign w:val="superscript"/>
        </w:rPr>
        <w:t>76</w:t>
      </w:r>
      <w:r w:rsidRPr="64042840">
        <w:rPr>
          <w:rFonts w:eastAsia="Times New Roman"/>
          <w:sz w:val="24"/>
          <w:szCs w:val="24"/>
        </w:rPr>
        <w:t xml:space="preserve"> Quebec, Government of Quebec, </w:t>
      </w:r>
      <w:r w:rsidRPr="64042840">
        <w:rPr>
          <w:rFonts w:eastAsia="Times New Roman"/>
          <w:i/>
          <w:iCs/>
          <w:sz w:val="24"/>
          <w:szCs w:val="24"/>
        </w:rPr>
        <w:t>Gatherings during the COVID-19 pandemic</w:t>
      </w:r>
      <w:r w:rsidRPr="64042840">
        <w:rPr>
          <w:rFonts w:eastAsia="Times New Roman"/>
          <w:sz w:val="24"/>
          <w:szCs w:val="24"/>
        </w:rPr>
        <w:t>, (Information) (Government of Quebec: May 22, 2020).</w:t>
      </w:r>
    </w:p>
    <w:p w14:paraId="1DA445E0" w14:textId="419D9E05" w:rsidR="1EC3223D" w:rsidRDefault="2C35EF60">
      <w:pPr>
        <w:rPr>
          <w:rFonts w:eastAsia="Times New Roman"/>
          <w:sz w:val="24"/>
          <w:szCs w:val="24"/>
        </w:rPr>
      </w:pPr>
      <w:r w:rsidRPr="64042840">
        <w:rPr>
          <w:rFonts w:eastAsia="Times New Roman"/>
          <w:sz w:val="24"/>
          <w:szCs w:val="24"/>
          <w:vertAlign w:val="superscript"/>
        </w:rPr>
        <w:t>77</w:t>
      </w:r>
      <w:r w:rsidRPr="64042840">
        <w:rPr>
          <w:rFonts w:eastAsia="Times New Roman"/>
          <w:sz w:val="24"/>
          <w:szCs w:val="24"/>
        </w:rPr>
        <w:t xml:space="preserve"> Quebec, Government of Quebec, </w:t>
      </w:r>
      <w:r w:rsidRPr="64042840">
        <w:rPr>
          <w:rFonts w:eastAsia="Times New Roman"/>
          <w:i/>
          <w:iCs/>
          <w:sz w:val="24"/>
          <w:szCs w:val="24"/>
        </w:rPr>
        <w:t>Instructions for travellers during the COVID-19 pandemic</w:t>
      </w:r>
      <w:r w:rsidRPr="64042840">
        <w:rPr>
          <w:rFonts w:eastAsia="Times New Roman"/>
          <w:sz w:val="24"/>
          <w:szCs w:val="24"/>
        </w:rPr>
        <w:t>, (Information) (Government of Quebec: May 4, 2020).</w:t>
      </w:r>
    </w:p>
    <w:p w14:paraId="355787EB" w14:textId="674EAE3C" w:rsidR="1EC3223D" w:rsidRDefault="2C35EF60">
      <w:pPr>
        <w:rPr>
          <w:rFonts w:eastAsia="Times New Roman"/>
          <w:sz w:val="24"/>
          <w:szCs w:val="24"/>
        </w:rPr>
      </w:pPr>
      <w:r w:rsidRPr="64042840">
        <w:rPr>
          <w:rFonts w:eastAsia="Times New Roman"/>
          <w:sz w:val="24"/>
          <w:szCs w:val="24"/>
          <w:vertAlign w:val="superscript"/>
        </w:rPr>
        <w:t>78</w:t>
      </w:r>
      <w:r w:rsidRPr="64042840">
        <w:rPr>
          <w:rFonts w:eastAsia="Times New Roman"/>
          <w:sz w:val="24"/>
          <w:szCs w:val="24"/>
        </w:rPr>
        <w:t xml:space="preserve"> Quebec, Minister of Health and Social Services, </w:t>
      </w:r>
      <w:r w:rsidRPr="64042840">
        <w:rPr>
          <w:rFonts w:eastAsia="Times New Roman"/>
          <w:i/>
          <w:iCs/>
          <w:sz w:val="24"/>
          <w:szCs w:val="24"/>
        </w:rPr>
        <w:t>Ministerial Order 2020-011</w:t>
      </w:r>
      <w:r w:rsidRPr="64042840">
        <w:rPr>
          <w:rFonts w:eastAsia="Times New Roman"/>
          <w:sz w:val="24"/>
          <w:szCs w:val="24"/>
        </w:rPr>
        <w:t>, (Public Health Order) (Minister of Health and Social Services: March 28, 2020).</w:t>
      </w:r>
    </w:p>
    <w:p w14:paraId="569B47DD" w14:textId="6BF506AA" w:rsidR="1EC3223D" w:rsidRDefault="2C35EF60">
      <w:pPr>
        <w:rPr>
          <w:rFonts w:eastAsia="Times New Roman"/>
          <w:sz w:val="24"/>
          <w:szCs w:val="24"/>
        </w:rPr>
      </w:pPr>
      <w:r w:rsidRPr="64042840">
        <w:rPr>
          <w:rFonts w:eastAsia="Times New Roman"/>
          <w:sz w:val="24"/>
          <w:szCs w:val="24"/>
          <w:vertAlign w:val="superscript"/>
        </w:rPr>
        <w:t>79</w:t>
      </w:r>
      <w:r w:rsidRPr="64042840">
        <w:rPr>
          <w:rFonts w:eastAsia="Times New Roman"/>
          <w:sz w:val="24"/>
          <w:szCs w:val="24"/>
        </w:rPr>
        <w:t xml:space="preserve"> Quebec, Minister of Health and Social Services, </w:t>
      </w:r>
      <w:r w:rsidRPr="64042840">
        <w:rPr>
          <w:rFonts w:eastAsia="Times New Roman"/>
          <w:i/>
          <w:iCs/>
          <w:sz w:val="24"/>
          <w:szCs w:val="24"/>
        </w:rPr>
        <w:t>Ministerial Order 2020-016</w:t>
      </w:r>
      <w:r w:rsidRPr="64042840">
        <w:rPr>
          <w:rFonts w:eastAsia="Times New Roman"/>
          <w:sz w:val="24"/>
          <w:szCs w:val="24"/>
        </w:rPr>
        <w:t>, (Public Health Order) (Minister of Health and Social Services: March 20, 2020).</w:t>
      </w:r>
    </w:p>
    <w:p w14:paraId="2B0BB85A" w14:textId="6BDC84D0" w:rsidR="1EC3223D" w:rsidRDefault="2C35EF60">
      <w:pPr>
        <w:rPr>
          <w:rFonts w:eastAsia="Times New Roman"/>
          <w:sz w:val="24"/>
          <w:szCs w:val="24"/>
        </w:rPr>
      </w:pPr>
      <w:r w:rsidRPr="64042840">
        <w:rPr>
          <w:rFonts w:eastAsia="Times New Roman"/>
          <w:sz w:val="24"/>
          <w:szCs w:val="24"/>
          <w:vertAlign w:val="superscript"/>
        </w:rPr>
        <w:t>80</w:t>
      </w:r>
      <w:r w:rsidRPr="64042840">
        <w:rPr>
          <w:rFonts w:eastAsia="Times New Roman"/>
          <w:sz w:val="24"/>
          <w:szCs w:val="24"/>
        </w:rPr>
        <w:t xml:space="preserve"> </w:t>
      </w:r>
      <w:r w:rsidRPr="64042840">
        <w:rPr>
          <w:rFonts w:eastAsia="Times New Roman"/>
          <w:i/>
          <w:iCs/>
          <w:sz w:val="24"/>
          <w:szCs w:val="24"/>
        </w:rPr>
        <w:t>Supra</w:t>
      </w:r>
      <w:r w:rsidRPr="64042840">
        <w:rPr>
          <w:rFonts w:eastAsia="Times New Roman"/>
          <w:sz w:val="24"/>
          <w:szCs w:val="24"/>
        </w:rPr>
        <w:t xml:space="preserve"> note 74.</w:t>
      </w:r>
    </w:p>
    <w:p w14:paraId="6DD257D2" w14:textId="0A9337BB" w:rsidR="1EC3223D" w:rsidRDefault="2C35EF60">
      <w:pPr>
        <w:rPr>
          <w:rFonts w:eastAsia="Times New Roman"/>
          <w:sz w:val="24"/>
          <w:szCs w:val="24"/>
        </w:rPr>
      </w:pPr>
      <w:r w:rsidRPr="64042840">
        <w:rPr>
          <w:rFonts w:eastAsia="Times New Roman"/>
          <w:sz w:val="24"/>
          <w:szCs w:val="24"/>
          <w:vertAlign w:val="superscript"/>
        </w:rPr>
        <w:t>81</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March 20, 2020).</w:t>
      </w:r>
    </w:p>
    <w:p w14:paraId="27883B7C" w14:textId="26A0AFD9" w:rsidR="1EC3223D" w:rsidRDefault="2C35EF60">
      <w:pPr>
        <w:rPr>
          <w:rFonts w:eastAsia="Times New Roman"/>
          <w:sz w:val="24"/>
          <w:szCs w:val="24"/>
        </w:rPr>
      </w:pPr>
      <w:r w:rsidRPr="64042840">
        <w:rPr>
          <w:rFonts w:eastAsia="Times New Roman"/>
          <w:sz w:val="24"/>
          <w:szCs w:val="24"/>
          <w:vertAlign w:val="superscript"/>
        </w:rPr>
        <w:t>82</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May 3, 2020).</w:t>
      </w:r>
    </w:p>
    <w:p w14:paraId="0ED142F8" w14:textId="6CB6BE37" w:rsidR="1EC3223D" w:rsidRDefault="2C35EF60">
      <w:pPr>
        <w:rPr>
          <w:rFonts w:eastAsia="Times New Roman"/>
          <w:sz w:val="24"/>
          <w:szCs w:val="24"/>
        </w:rPr>
      </w:pPr>
      <w:r w:rsidRPr="64042840">
        <w:rPr>
          <w:rFonts w:eastAsia="Times New Roman"/>
          <w:sz w:val="24"/>
          <w:szCs w:val="24"/>
          <w:vertAlign w:val="superscript"/>
        </w:rPr>
        <w:t>83</w:t>
      </w:r>
      <w:r w:rsidRPr="64042840">
        <w:rPr>
          <w:rFonts w:eastAsia="Times New Roman"/>
          <w:sz w:val="24"/>
          <w:szCs w:val="24"/>
        </w:rPr>
        <w:t xml:space="preserve"> Saskatchewan, Government of Saskatchewan, </w:t>
      </w:r>
      <w:r w:rsidRPr="64042840">
        <w:rPr>
          <w:rFonts w:eastAsia="Times New Roman"/>
          <w:i/>
          <w:iCs/>
          <w:sz w:val="24"/>
          <w:szCs w:val="24"/>
        </w:rPr>
        <w:t>Phases of Reopen Saskatchewan</w:t>
      </w:r>
      <w:r w:rsidRPr="64042840">
        <w:rPr>
          <w:rFonts w:eastAsia="Times New Roman"/>
          <w:sz w:val="24"/>
          <w:szCs w:val="24"/>
        </w:rPr>
        <w:t>, (Information) (Government of Saskatchewan: May 4, 2020).</w:t>
      </w:r>
    </w:p>
    <w:p w14:paraId="7F0BF64A" w14:textId="57A79147" w:rsidR="1EC3223D" w:rsidRDefault="2C35EF60">
      <w:pPr>
        <w:rPr>
          <w:rFonts w:eastAsia="Times New Roman"/>
          <w:sz w:val="24"/>
          <w:szCs w:val="24"/>
        </w:rPr>
      </w:pPr>
      <w:r w:rsidRPr="64042840">
        <w:rPr>
          <w:rFonts w:eastAsia="Times New Roman"/>
          <w:sz w:val="24"/>
          <w:szCs w:val="24"/>
          <w:vertAlign w:val="superscript"/>
        </w:rPr>
        <w:t>84</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March 26, 2020).</w:t>
      </w:r>
    </w:p>
    <w:p w14:paraId="7B479330" w14:textId="09483AFF" w:rsidR="1EC3223D" w:rsidRDefault="2C35EF60">
      <w:pPr>
        <w:rPr>
          <w:rFonts w:eastAsia="Times New Roman"/>
          <w:sz w:val="24"/>
          <w:szCs w:val="24"/>
        </w:rPr>
      </w:pPr>
      <w:r w:rsidRPr="64042840">
        <w:rPr>
          <w:rFonts w:eastAsia="Times New Roman"/>
          <w:sz w:val="24"/>
          <w:szCs w:val="24"/>
          <w:vertAlign w:val="superscript"/>
        </w:rPr>
        <w:t>85</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May 3, 2020).</w:t>
      </w:r>
    </w:p>
    <w:p w14:paraId="605EBA14" w14:textId="345B0E00" w:rsidR="1EC3223D" w:rsidRDefault="2C35EF60">
      <w:pPr>
        <w:rPr>
          <w:rFonts w:eastAsia="Times New Roman"/>
          <w:sz w:val="24"/>
          <w:szCs w:val="24"/>
        </w:rPr>
      </w:pPr>
      <w:r w:rsidRPr="64042840">
        <w:rPr>
          <w:rFonts w:eastAsia="Times New Roman"/>
          <w:sz w:val="24"/>
          <w:szCs w:val="24"/>
          <w:vertAlign w:val="superscript"/>
        </w:rPr>
        <w:t>86</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March 20, 2020).</w:t>
      </w:r>
    </w:p>
    <w:p w14:paraId="791626B6" w14:textId="670805F6" w:rsidR="1EC3223D" w:rsidRDefault="2C35EF60">
      <w:pPr>
        <w:rPr>
          <w:rFonts w:eastAsia="Times New Roman"/>
          <w:sz w:val="24"/>
          <w:szCs w:val="24"/>
        </w:rPr>
      </w:pPr>
      <w:r w:rsidRPr="64042840">
        <w:rPr>
          <w:rFonts w:eastAsia="Times New Roman"/>
          <w:sz w:val="24"/>
          <w:szCs w:val="24"/>
          <w:vertAlign w:val="superscript"/>
        </w:rPr>
        <w:t>87</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April 24, 2020).</w:t>
      </w:r>
    </w:p>
    <w:p w14:paraId="0C06AFC7" w14:textId="12701D78" w:rsidR="1EC3223D" w:rsidRDefault="2C35EF60">
      <w:pPr>
        <w:rPr>
          <w:rFonts w:eastAsia="Times New Roman"/>
          <w:sz w:val="24"/>
          <w:szCs w:val="24"/>
        </w:rPr>
      </w:pPr>
      <w:r w:rsidRPr="64042840">
        <w:rPr>
          <w:rFonts w:eastAsia="Times New Roman"/>
          <w:sz w:val="24"/>
          <w:szCs w:val="24"/>
          <w:vertAlign w:val="superscript"/>
        </w:rPr>
        <w:lastRenderedPageBreak/>
        <w:t>88</w:t>
      </w:r>
      <w:r w:rsidRPr="64042840">
        <w:rPr>
          <w:rFonts w:eastAsia="Times New Roman"/>
          <w:sz w:val="24"/>
          <w:szCs w:val="24"/>
        </w:rPr>
        <w:t xml:space="preserve"> Saskatchewan, Chief Medical Health Officer, </w:t>
      </w:r>
      <w:r w:rsidRPr="64042840">
        <w:rPr>
          <w:rFonts w:eastAsia="Times New Roman"/>
          <w:i/>
          <w:iCs/>
          <w:sz w:val="24"/>
          <w:szCs w:val="24"/>
        </w:rPr>
        <w:t>Public Health Order (Under Section 38 and Subsection 45(2) of the Public Health Act</w:t>
      </w:r>
      <w:r w:rsidRPr="64042840">
        <w:rPr>
          <w:rFonts w:eastAsia="Times New Roman"/>
          <w:sz w:val="24"/>
          <w:szCs w:val="24"/>
        </w:rPr>
        <w:t>, 1994 – Control of Transmission of 2019 Novel Coronavirus (Public Health Order) (Saskatchewan Health: May 19, 2020).</w:t>
      </w:r>
    </w:p>
    <w:p w14:paraId="180C812D" w14:textId="334E5CEC" w:rsidR="1EC3223D" w:rsidRDefault="2C35EF60">
      <w:pPr>
        <w:rPr>
          <w:rFonts w:eastAsia="Times New Roman"/>
          <w:sz w:val="24"/>
          <w:szCs w:val="24"/>
        </w:rPr>
      </w:pPr>
      <w:r w:rsidRPr="64042840">
        <w:rPr>
          <w:rFonts w:eastAsia="Times New Roman"/>
          <w:sz w:val="24"/>
          <w:szCs w:val="24"/>
          <w:vertAlign w:val="superscript"/>
        </w:rPr>
        <w:t>89</w:t>
      </w:r>
      <w:r w:rsidRPr="64042840">
        <w:rPr>
          <w:rFonts w:eastAsia="Times New Roman"/>
          <w:sz w:val="24"/>
          <w:szCs w:val="24"/>
        </w:rPr>
        <w:t xml:space="preserve"> Yukon, Government of Yukon, </w:t>
      </w:r>
      <w:r w:rsidRPr="64042840">
        <w:rPr>
          <w:rFonts w:eastAsia="Times New Roman"/>
          <w:i/>
          <w:iCs/>
          <w:sz w:val="24"/>
          <w:szCs w:val="24"/>
        </w:rPr>
        <w:t>Yukon’s Chief Medical Officer of Health provides update on COVID-19</w:t>
      </w:r>
      <w:r w:rsidRPr="64042840">
        <w:rPr>
          <w:rFonts w:eastAsia="Times New Roman"/>
          <w:sz w:val="24"/>
          <w:szCs w:val="24"/>
        </w:rPr>
        <w:t>, (Notification) (Government of Yukon: March 22, 2020).</w:t>
      </w:r>
    </w:p>
    <w:p w14:paraId="0A31D8F4" w14:textId="52212EDB" w:rsidR="1EC3223D" w:rsidRDefault="2C35EF60">
      <w:pPr>
        <w:rPr>
          <w:rFonts w:eastAsia="Times New Roman"/>
          <w:i/>
          <w:iCs/>
          <w:sz w:val="24"/>
          <w:szCs w:val="24"/>
        </w:rPr>
      </w:pPr>
      <w:r w:rsidRPr="64042840">
        <w:rPr>
          <w:rFonts w:eastAsia="Times New Roman"/>
          <w:sz w:val="24"/>
          <w:szCs w:val="24"/>
          <w:vertAlign w:val="superscript"/>
        </w:rPr>
        <w:t>90</w:t>
      </w:r>
      <w:r w:rsidRPr="64042840">
        <w:rPr>
          <w:rFonts w:eastAsia="Times New Roman"/>
          <w:i/>
          <w:iCs/>
          <w:sz w:val="24"/>
          <w:szCs w:val="24"/>
        </w:rPr>
        <w:t xml:space="preserve"> Ibid.</w:t>
      </w:r>
    </w:p>
    <w:p w14:paraId="1164A47A" w14:textId="25F5881A" w:rsidR="1EC3223D" w:rsidRDefault="2C35EF60">
      <w:pPr>
        <w:rPr>
          <w:rFonts w:eastAsia="Times New Roman"/>
          <w:sz w:val="24"/>
          <w:szCs w:val="24"/>
        </w:rPr>
      </w:pPr>
      <w:r w:rsidRPr="64042840">
        <w:rPr>
          <w:rFonts w:eastAsia="Times New Roman"/>
          <w:sz w:val="24"/>
          <w:szCs w:val="24"/>
          <w:vertAlign w:val="superscript"/>
        </w:rPr>
        <w:t>91</w:t>
      </w:r>
      <w:r w:rsidRPr="64042840">
        <w:rPr>
          <w:rFonts w:eastAsia="Times New Roman"/>
          <w:i/>
          <w:iCs/>
          <w:sz w:val="24"/>
          <w:szCs w:val="24"/>
        </w:rPr>
        <w:t xml:space="preserve"> Ibid</w:t>
      </w:r>
      <w:r w:rsidRPr="64042840">
        <w:rPr>
          <w:rFonts w:eastAsia="Times New Roman"/>
          <w:sz w:val="24"/>
          <w:szCs w:val="24"/>
        </w:rPr>
        <w:t>.</w:t>
      </w:r>
    </w:p>
    <w:p w14:paraId="1A4F7EA2" w14:textId="0CC49A82" w:rsidR="1EC3223D" w:rsidRDefault="2C35EF60">
      <w:pPr>
        <w:rPr>
          <w:rFonts w:eastAsia="Times New Roman"/>
          <w:sz w:val="24"/>
          <w:szCs w:val="24"/>
        </w:rPr>
      </w:pPr>
      <w:r w:rsidRPr="64042840">
        <w:rPr>
          <w:rFonts w:eastAsia="Times New Roman"/>
          <w:sz w:val="24"/>
          <w:szCs w:val="24"/>
          <w:vertAlign w:val="superscript"/>
        </w:rPr>
        <w:t>92</w:t>
      </w:r>
      <w:r w:rsidRPr="64042840">
        <w:rPr>
          <w:rFonts w:eastAsia="Times New Roman"/>
          <w:i/>
          <w:iCs/>
          <w:sz w:val="24"/>
          <w:szCs w:val="24"/>
        </w:rPr>
        <w:t xml:space="preserve"> </w:t>
      </w:r>
      <w:r w:rsidRPr="64042840">
        <w:rPr>
          <w:rFonts w:eastAsia="Times New Roman"/>
          <w:sz w:val="24"/>
          <w:szCs w:val="24"/>
        </w:rPr>
        <w:t xml:space="preserve">Yukon, Government of Yukon, </w:t>
      </w:r>
      <w:r w:rsidRPr="64042840">
        <w:rPr>
          <w:rFonts w:eastAsia="Times New Roman"/>
          <w:i/>
          <w:iCs/>
          <w:sz w:val="24"/>
          <w:szCs w:val="24"/>
        </w:rPr>
        <w:t>Yukon’s Chief Medical Officer of Health provides update on COVID-19</w:t>
      </w:r>
      <w:r w:rsidRPr="64042840">
        <w:rPr>
          <w:rFonts w:eastAsia="Times New Roman"/>
          <w:sz w:val="24"/>
          <w:szCs w:val="24"/>
        </w:rPr>
        <w:t>, (Notification) (Government of Yukon: April 28, 2020).</w:t>
      </w:r>
    </w:p>
    <w:p w14:paraId="678C16F6" w14:textId="15C166AF" w:rsidR="1EC3223D" w:rsidRDefault="2C35EF60">
      <w:pPr>
        <w:rPr>
          <w:rFonts w:eastAsia="Times New Roman"/>
          <w:sz w:val="24"/>
          <w:szCs w:val="24"/>
        </w:rPr>
      </w:pPr>
      <w:r w:rsidRPr="64042840">
        <w:rPr>
          <w:rFonts w:eastAsia="Times New Roman"/>
          <w:sz w:val="24"/>
          <w:szCs w:val="24"/>
          <w:vertAlign w:val="superscript"/>
        </w:rPr>
        <w:t>93</w:t>
      </w:r>
      <w:r w:rsidRPr="64042840">
        <w:rPr>
          <w:rFonts w:eastAsia="Times New Roman"/>
          <w:i/>
          <w:iCs/>
          <w:sz w:val="24"/>
          <w:szCs w:val="24"/>
        </w:rPr>
        <w:t xml:space="preserve"> Supra</w:t>
      </w:r>
      <w:r w:rsidRPr="64042840">
        <w:rPr>
          <w:rFonts w:eastAsia="Times New Roman"/>
          <w:sz w:val="24"/>
          <w:szCs w:val="24"/>
        </w:rPr>
        <w:t xml:space="preserve"> note 89.</w:t>
      </w:r>
    </w:p>
    <w:p w14:paraId="06DAF139" w14:textId="74BC8EB8" w:rsidR="1EC3223D" w:rsidRDefault="2C35EF60">
      <w:pPr>
        <w:rPr>
          <w:rFonts w:eastAsia="Times New Roman"/>
          <w:sz w:val="24"/>
          <w:szCs w:val="24"/>
        </w:rPr>
      </w:pPr>
      <w:r w:rsidRPr="64042840">
        <w:rPr>
          <w:rFonts w:eastAsia="Times New Roman"/>
          <w:sz w:val="24"/>
          <w:szCs w:val="24"/>
          <w:vertAlign w:val="superscript"/>
        </w:rPr>
        <w:t>94</w:t>
      </w:r>
      <w:r w:rsidRPr="64042840">
        <w:rPr>
          <w:rFonts w:eastAsia="Times New Roman"/>
          <w:i/>
          <w:iCs/>
          <w:sz w:val="24"/>
          <w:szCs w:val="24"/>
        </w:rPr>
        <w:t xml:space="preserve"> Supra</w:t>
      </w:r>
      <w:r w:rsidRPr="64042840">
        <w:rPr>
          <w:rFonts w:eastAsia="Times New Roman"/>
          <w:sz w:val="24"/>
          <w:szCs w:val="24"/>
        </w:rPr>
        <w:t xml:space="preserve"> note 92.</w:t>
      </w:r>
    </w:p>
    <w:p w14:paraId="1F17F90A" w14:textId="53593EEE" w:rsidR="1EC3223D" w:rsidRDefault="2C35EF60">
      <w:pPr>
        <w:rPr>
          <w:rFonts w:eastAsia="Times New Roman"/>
          <w:sz w:val="24"/>
          <w:szCs w:val="24"/>
        </w:rPr>
      </w:pPr>
      <w:r w:rsidRPr="64042840">
        <w:rPr>
          <w:rFonts w:eastAsia="Times New Roman"/>
          <w:sz w:val="24"/>
          <w:szCs w:val="24"/>
          <w:vertAlign w:val="superscript"/>
        </w:rPr>
        <w:t>95</w:t>
      </w:r>
      <w:r w:rsidRPr="64042840">
        <w:rPr>
          <w:rFonts w:eastAsia="Times New Roman"/>
          <w:sz w:val="24"/>
          <w:szCs w:val="24"/>
        </w:rPr>
        <w:t xml:space="preserve"> Yukon, Government of Yukon, </w:t>
      </w:r>
      <w:r w:rsidRPr="64042840">
        <w:rPr>
          <w:rFonts w:eastAsia="Times New Roman"/>
          <w:i/>
          <w:iCs/>
          <w:sz w:val="24"/>
          <w:szCs w:val="24"/>
        </w:rPr>
        <w:t>Ministerial Order 2020/14 – Civil Emergency Measures Act</w:t>
      </w:r>
      <w:r w:rsidRPr="64042840">
        <w:rPr>
          <w:rFonts w:eastAsia="Times New Roman"/>
          <w:sz w:val="24"/>
          <w:szCs w:val="24"/>
        </w:rPr>
        <w:t>, (Public Health Order) (Government of Yukon: April 2, 2020).</w:t>
      </w:r>
    </w:p>
    <w:p w14:paraId="7D9AE6C3" w14:textId="79AB8022" w:rsidR="12AC059F" w:rsidRDefault="2C35EF60">
      <w:r w:rsidRPr="64042840">
        <w:rPr>
          <w:rFonts w:eastAsia="Times New Roman"/>
          <w:sz w:val="24"/>
          <w:szCs w:val="24"/>
          <w:vertAlign w:val="superscript"/>
        </w:rPr>
        <w:t>96</w:t>
      </w:r>
      <w:r w:rsidRPr="64042840">
        <w:rPr>
          <w:rFonts w:eastAsia="Times New Roman"/>
          <w:sz w:val="24"/>
          <w:szCs w:val="24"/>
        </w:rPr>
        <w:t xml:space="preserve"> Yukon, Government of Yukon, </w:t>
      </w:r>
      <w:r w:rsidRPr="64042840">
        <w:rPr>
          <w:rFonts w:eastAsia="Times New Roman"/>
          <w:i/>
          <w:iCs/>
          <w:sz w:val="24"/>
          <w:szCs w:val="24"/>
        </w:rPr>
        <w:t>Ministerial Order 2020/19 – Civil Emergency Measures Act</w:t>
      </w:r>
      <w:r w:rsidRPr="64042840">
        <w:rPr>
          <w:rFonts w:eastAsia="Times New Roman"/>
          <w:sz w:val="24"/>
          <w:szCs w:val="24"/>
        </w:rPr>
        <w:t>, (Public Health Order) (Government of Yukon: April 17, 2020).</w:t>
      </w:r>
    </w:p>
    <w:p w14:paraId="52F4E394" w14:textId="6A27113E" w:rsidR="12AC059F" w:rsidRDefault="12AC059F"/>
    <w:p w14:paraId="2A0A59A4" w14:textId="473204B2" w:rsidR="12AC059F" w:rsidRDefault="12AC059F"/>
    <w:p w14:paraId="1885E5BB" w14:textId="177DA688" w:rsidR="12AC059F" w:rsidRDefault="12AC059F"/>
    <w:p w14:paraId="30F0C6C5" w14:textId="0FEA18F2" w:rsidR="12AC059F" w:rsidRDefault="12AC059F"/>
    <w:p w14:paraId="0A3DCDCB" w14:textId="08EDE34F" w:rsidR="12AC059F" w:rsidRDefault="12AC059F"/>
    <w:p w14:paraId="37A27DD8" w14:textId="280C76AC" w:rsidR="12AC059F" w:rsidRDefault="12AC059F"/>
    <w:p w14:paraId="139462FF" w14:textId="3A296E00" w:rsidR="12AC059F" w:rsidRDefault="12AC059F"/>
    <w:p w14:paraId="6D86F856" w14:textId="3DBDB041" w:rsidR="0088272F" w:rsidRPr="00151D76" w:rsidRDefault="0088272F" w:rsidP="12AC059F">
      <w:pPr>
        <w:rPr>
          <w:b/>
          <w:bCs/>
          <w:sz w:val="24"/>
          <w:szCs w:val="24"/>
          <w:rPrChange w:id="2680" w:author="Tashi Alford-Duguid" w:date="2020-06-15T12:17:00Z">
            <w:rPr>
              <w:sz w:val="24"/>
              <w:szCs w:val="24"/>
              <w:lang w:val="en-US"/>
            </w:rPr>
          </w:rPrChange>
        </w:rPr>
      </w:pPr>
    </w:p>
    <w:sectPr w:rsidR="0088272F" w:rsidRPr="00151D76" w:rsidSect="00356AD9">
      <w:footerReference w:type="default" r:id="rId25"/>
      <w:footerReference w:type="first" r:id="rId2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2" w:author="Jhoh@ccla.org" w:date="2020-06-08T16:37:00Z" w:initials="J">
    <w:p w14:paraId="4EC1F21A" w14:textId="2B8AB30B" w:rsidR="00B03562" w:rsidRDefault="00B03562">
      <w:pPr>
        <w:pStyle w:val="CommentText"/>
      </w:pPr>
      <w:r>
        <w:rPr>
          <w:rStyle w:val="CommentReference"/>
        </w:rPr>
        <w:annotationRef/>
      </w:r>
      <w:r>
        <w:t>Fix numbering in table of contents before beautifying</w:t>
      </w:r>
    </w:p>
  </w:comment>
  <w:comment w:id="106" w:author="Michael Bryant" w:date="2020-06-12T08:30:00Z" w:initials="MB">
    <w:p w14:paraId="4E0F8D1B" w14:textId="5FABB346" w:rsidR="0079708E" w:rsidRDefault="0079708E">
      <w:pPr>
        <w:pStyle w:val="CommentText"/>
      </w:pPr>
      <w:r>
        <w:rPr>
          <w:rStyle w:val="CommentReference"/>
        </w:rPr>
        <w:annotationRef/>
      </w:r>
      <w:r w:rsidR="005B77A5">
        <w:t>Thanks for taking a crack at this.</w:t>
      </w:r>
      <w:r w:rsidR="001D6B59">
        <w:t xml:space="preserve"> </w:t>
      </w:r>
      <w:r w:rsidR="002F0097">
        <w:t>Could you share the document so that I could amend the text?</w:t>
      </w:r>
      <w:r w:rsidR="001D6B59">
        <w:t xml:space="preserve"> </w:t>
      </w:r>
      <w:r w:rsidR="0031550D">
        <w:fldChar w:fldCharType="begin"/>
      </w:r>
      <w:r w:rsidR="0031550D">
        <w:instrText xml:space="preserve"> HYPERLINK "mailto:Jhoh@ccla.org" </w:instrText>
      </w:r>
      <w:bookmarkStart w:id="107" w:name="_@_BDFB67940EF8224A9B4857A68B4A4B90Z"/>
      <w:r w:rsidR="0031550D">
        <w:rPr>
          <w:rStyle w:val="Mention"/>
        </w:rPr>
        <w:fldChar w:fldCharType="separate"/>
      </w:r>
      <w:bookmarkEnd w:id="107"/>
      <w:r w:rsidR="0031550D" w:rsidRPr="0031550D">
        <w:rPr>
          <w:rStyle w:val="Mention"/>
          <w:noProof/>
        </w:rPr>
        <w:t>@Jhoh@ccla.org</w:t>
      </w:r>
      <w:r w:rsidR="0031550D">
        <w:fldChar w:fldCharType="end"/>
      </w:r>
    </w:p>
  </w:comment>
  <w:comment w:id="171" w:author="Michael Bryant" w:date="2020-06-09T14:05:00Z" w:initials="MB">
    <w:p w14:paraId="04463620" w14:textId="3606F076" w:rsidR="00165FD0" w:rsidRDefault="00165FD0">
      <w:pPr>
        <w:pStyle w:val="CommentText"/>
      </w:pPr>
      <w:r>
        <w:rPr>
          <w:rStyle w:val="CommentReference"/>
        </w:rPr>
        <w:annotationRef/>
      </w:r>
      <w:r>
        <w:t xml:space="preserve">Why are you separating </w:t>
      </w:r>
      <w:r w:rsidR="00A61166">
        <w:t>3 and 4?</w:t>
      </w:r>
      <w:r w:rsidR="001D6B59">
        <w:t xml:space="preserve"> </w:t>
      </w:r>
      <w:r w:rsidR="00A61166">
        <w:t>Time limited is a component of proportionality.</w:t>
      </w:r>
      <w:r w:rsidR="001D6B59">
        <w:t xml:space="preserve"> </w:t>
      </w:r>
      <w:r w:rsidR="002D0982">
        <w:t>Maybe you have a good reason for keeping them apart.</w:t>
      </w:r>
    </w:p>
  </w:comment>
  <w:comment w:id="172" w:author="Tashi Alford-Duguid" w:date="2020-06-13T17:06:00Z" w:initials="TA">
    <w:p w14:paraId="1253063D" w14:textId="2B709F00" w:rsidR="0010429F" w:rsidRDefault="0010429F">
      <w:pPr>
        <w:pStyle w:val="CommentText"/>
      </w:pPr>
      <w:r>
        <w:rPr>
          <w:rStyle w:val="CommentReference"/>
        </w:rPr>
        <w:annotationRef/>
      </w:r>
      <w:r>
        <w:t xml:space="preserve">You’re right that some of these factors can be folded in to one another. We separated them in this way to streamline the analysis and because time-limitedness often falls to the wayside in these analyses. </w:t>
      </w:r>
    </w:p>
  </w:comment>
  <w:comment w:id="173" w:author="Noa Mendelsohn Aviv" w:date="2020-06-15T22:14:00Z" w:initials="NA">
    <w:p w14:paraId="3253A710" w14:textId="1F670779" w:rsidR="3F6D08B8" w:rsidRDefault="3F6D08B8">
      <w:pPr>
        <w:pStyle w:val="CommentText"/>
      </w:pPr>
      <w:r>
        <w:t>we can't say that the shelters challenge is about omissions - it would be prejudicial to our litigation.</w:t>
      </w:r>
      <w:r>
        <w:rPr>
          <w:rStyle w:val="CommentReference"/>
        </w:rPr>
        <w:annotationRef/>
      </w:r>
    </w:p>
  </w:comment>
  <w:comment w:id="361" w:author="Tashi Alford-Duguid" w:date="2020-06-15T16:57:00Z" w:initials="TA">
    <w:p w14:paraId="6A39CB9B" w14:textId="4F9279B3" w:rsidR="00A4454E" w:rsidRDefault="00A4454E">
      <w:pPr>
        <w:pStyle w:val="CommentText"/>
      </w:pPr>
      <w:r>
        <w:rPr>
          <w:rStyle w:val="CommentReference"/>
        </w:rPr>
        <w:annotationRef/>
      </w:r>
      <w:r>
        <w:t>This seems obscure. Perhaps a cf footnote?</w:t>
      </w:r>
    </w:p>
  </w:comment>
  <w:comment w:id="502" w:author="Brenda McPhail" w:date="2020-06-15T16:52:00Z" w:initials="BM">
    <w:p w14:paraId="01B382B6" w14:textId="4604EC89" w:rsidR="2383D38B" w:rsidRDefault="2383D38B">
      <w:pPr>
        <w:pStyle w:val="CommentText"/>
      </w:pPr>
      <w:r>
        <w:fldChar w:fldCharType="begin"/>
      </w:r>
      <w:r>
        <w:instrText xml:space="preserve"> HYPERLINK "mailto:Jhoh@ccla.org"</w:instrText>
      </w:r>
      <w:bookmarkStart w:id="518" w:name="_@_7A82E376B863416DA96EFA857E760642Z"/>
      <w:r>
        <w:fldChar w:fldCharType="separate"/>
      </w:r>
      <w:bookmarkEnd w:id="518"/>
      <w:r w:rsidRPr="2383D38B">
        <w:rPr>
          <w:rStyle w:val="Mention"/>
          <w:noProof/>
        </w:rPr>
        <w:t>@Jhoh@ccla.org</w:t>
      </w:r>
      <w:r>
        <w:fldChar w:fldCharType="end"/>
      </w:r>
      <w:r>
        <w:t xml:space="preserve"> do we mean constitutional rights differ, or that provincial legislation affects the ways in which constitutional rights are realised, or not, leading to differences in rights across jurisdictions? It gets clear below but here it sounds like we are saying the actual rights are different, not their realisation.</w:t>
      </w:r>
      <w:r>
        <w:rPr>
          <w:rStyle w:val="CommentReference"/>
        </w:rPr>
        <w:annotationRef/>
      </w:r>
    </w:p>
    <w:p w14:paraId="61835293" w14:textId="305BB5E7" w:rsidR="2383D38B" w:rsidRDefault="2383D38B">
      <w:pPr>
        <w:pStyle w:val="CommentText"/>
      </w:pPr>
    </w:p>
  </w:comment>
  <w:comment w:id="728" w:author="Tashi Alford-Duguid" w:date="2020-06-15T17:32:00Z" w:initials="TA">
    <w:p w14:paraId="6F6F3584" w14:textId="2809F21B" w:rsidR="00E27716" w:rsidRDefault="00E27716">
      <w:pPr>
        <w:pStyle w:val="CommentText"/>
      </w:pPr>
      <w:r>
        <w:rPr>
          <w:rStyle w:val="CommentReference"/>
        </w:rPr>
        <w:annotationRef/>
      </w:r>
      <w:r>
        <w:t>I’m not sure I understand this sentence</w:t>
      </w:r>
    </w:p>
  </w:comment>
  <w:comment w:id="780" w:author="Brenda McPhail" w:date="2020-06-10T16:16:00Z" w:initials="BM">
    <w:p w14:paraId="2D1472BD" w14:textId="76B05B6A" w:rsidR="2DC95FDA" w:rsidRDefault="2DC95FDA">
      <w:pPr>
        <w:pStyle w:val="CommentText"/>
      </w:pPr>
      <w:r>
        <w:t xml:space="preserve">It depends on the tone you want to set, so ignore this if you wish, but this is very sweeping across jurisdictions. What about the really strong role and influence of Dr. Bonnie Henry in BC? What about Ontario's oft-mentioned "command table" and other tables--the premier was absolutely the front man and public face but there were structures in plac with arguably many but not all of the right people in advisory roles. We can still argue the management was inherently political, but the steps taken by different provinces to provide formal avenues for public health and other expert input into decision making should be acknowledged, even if we then declare them to have been inadequate or insufficiently transparent to allow us to judge the effects. </w:t>
      </w:r>
      <w:r>
        <w:rPr>
          <w:rStyle w:val="CommentReference"/>
        </w:rPr>
        <w:annotationRef/>
      </w:r>
      <w:r>
        <w:rPr>
          <w:rStyle w:val="CommentReference"/>
        </w:rPr>
        <w:annotationRef/>
      </w:r>
    </w:p>
  </w:comment>
  <w:comment w:id="806" w:author="Abby Deshman" w:date="2020-06-08T21:04:00Z" w:initials="AD">
    <w:p w14:paraId="605CBD26" w14:textId="11C72B2A" w:rsidR="59F7F7E6" w:rsidRDefault="59F7F7E6">
      <w:pPr>
        <w:pStyle w:val="CommentText"/>
      </w:pPr>
      <w:r>
        <w:t>Feel free to disregard. But this categorization seems to be based on the federal structure of the law, when provincial laws are more relevant. And within provincial laws, I would think that the public health laws straddle both quarantine and emergency management? Most quarantines in Canada are processed under public health laws - which have also been used to do many (most?) of the social distancing orders. And closures. Given that legal structure, does this division make sense?</w:t>
      </w:r>
      <w:r>
        <w:rPr>
          <w:rStyle w:val="CommentReference"/>
        </w:rPr>
        <w:annotationRef/>
      </w:r>
      <w:r>
        <w:rPr>
          <w:rStyle w:val="CommentReference"/>
        </w:rPr>
        <w:annotationRef/>
      </w:r>
    </w:p>
  </w:comment>
  <w:comment w:id="807" w:author="Michael Bryant" w:date="2020-06-09T14:07:00Z" w:initials="MB">
    <w:p w14:paraId="2F8C5B28" w14:textId="160F4094" w:rsidR="003A751A" w:rsidRDefault="003A751A">
      <w:pPr>
        <w:pStyle w:val="CommentText"/>
      </w:pPr>
      <w:r>
        <w:rPr>
          <w:rStyle w:val="CommentReference"/>
        </w:rPr>
        <w:annotationRef/>
      </w:r>
      <w:r>
        <w:t>I agree</w:t>
      </w:r>
      <w:r w:rsidR="00C97151">
        <w:t>, although I don’t feel too strongly about it.</w:t>
      </w:r>
      <w:r w:rsidR="001D6B59">
        <w:t xml:space="preserve"> </w:t>
      </w:r>
      <w:r w:rsidR="00C97151">
        <w:t>I think you need to distinguish between isolation and quarantine</w:t>
      </w:r>
      <w:r w:rsidR="007C4E20">
        <w:t>, not that I’m sure there is a difference.</w:t>
      </w:r>
      <w:r w:rsidR="00C97151">
        <w:t xml:space="preserve"> </w:t>
      </w:r>
      <w:r>
        <w:rPr>
          <w:rStyle w:val="CommentReference"/>
        </w:rPr>
        <w:annotationRef/>
      </w:r>
    </w:p>
  </w:comment>
  <w:comment w:id="808" w:author="Jhoh@ccla.org" w:date="2020-06-09T10:35:00Z" w:initials="J">
    <w:p w14:paraId="6D6F252B" w14:textId="3C2D7613" w:rsidR="00070166" w:rsidRDefault="00070166">
      <w:pPr>
        <w:pStyle w:val="CommentText"/>
      </w:pPr>
      <w:r>
        <w:rPr>
          <w:rStyle w:val="CommentReference"/>
        </w:rPr>
        <w:annotationRef/>
      </w:r>
      <w:r>
        <w:t>Reminder to self to fix</w:t>
      </w:r>
    </w:p>
  </w:comment>
  <w:comment w:id="1436" w:author="Cara Zwibel" w:date="2020-06-08T00:09:00Z" w:initials="CZ">
    <w:p w14:paraId="26A6A550" w14:textId="68FBAD44" w:rsidR="32C0CCC3" w:rsidRDefault="32C0CCC3">
      <w:pPr>
        <w:pStyle w:val="CommentText"/>
      </w:pPr>
      <w:r>
        <w:t>Again, just flagging here that I want to run this section by our counsel in NL case</w:t>
      </w:r>
      <w:r>
        <w:rPr>
          <w:rStyle w:val="CommentReference"/>
        </w:rPr>
        <w:annotationRef/>
      </w:r>
    </w:p>
  </w:comment>
  <w:comment w:id="1498" w:author="Brenda McPhail" w:date="2020-06-15T17:52:00Z" w:initials="BM">
    <w:p w14:paraId="45C2C8FD" w14:textId="5103DC1F" w:rsidR="343157EC" w:rsidRDefault="343157EC">
      <w:pPr>
        <w:pStyle w:val="CommentText"/>
      </w:pPr>
      <w:r>
        <w:t>https://www.cbc.ca/news/business/n-b-p-e-i-n-l-territories-border-ban-ccla-court-challenge-1.5600235</w:t>
      </w:r>
      <w:r>
        <w:rPr>
          <w:rStyle w:val="CommentReference"/>
        </w:rPr>
        <w:annotationRef/>
      </w:r>
    </w:p>
  </w:comment>
  <w:comment w:id="1517" w:author="Abby Deshman" w:date="2020-06-08T21:41:00Z" w:initials="AD">
    <w:p w14:paraId="5E65973C" w14:textId="226A1527" w:rsidR="4FB0B23F" w:rsidRDefault="4FB0B23F">
      <w:pPr>
        <w:pStyle w:val="CommentText"/>
      </w:pPr>
      <w:r>
        <w:t>Can you qualify this somehow? I assume we aren't objecting to all travel bans - just those that don't give people the option of self-isolating upon entry?</w:t>
      </w:r>
      <w:r>
        <w:rPr>
          <w:rStyle w:val="CommentReference"/>
        </w:rPr>
        <w:annotationRef/>
      </w:r>
    </w:p>
  </w:comment>
  <w:comment w:id="1518" w:author="Brenda McPhail" w:date="2020-06-10T17:33:00Z" w:initials="BM">
    <w:p w14:paraId="33B444C4" w14:textId="3F381852" w:rsidR="4CF892AE" w:rsidRDefault="4CF892AE">
      <w:pPr>
        <w:pStyle w:val="CommentText"/>
      </w:pPr>
      <w:r>
        <w:t>I think we need to be more careful with language here. Is there any distinction between a border closure and a travel ban--we seem to use the terms interchangably? I'm also not sure whether a</w:t>
      </w:r>
      <w:r w:rsidR="001D6B59">
        <w:t xml:space="preserve"> </w:t>
      </w:r>
      <w:r>
        <w:t>"bans are ok if they have the right conditions" position correspond to other statements we have made (maybe it does, I'm just not sure) although maybe a message like "reasonable conditions for entry like obedience with public health orders of the province" instead of a ban/border closure would be a linguistic tweak that would work.</w:t>
      </w:r>
      <w:r>
        <w:rPr>
          <w:rStyle w:val="CommentReference"/>
        </w:rPr>
        <w:annotationRef/>
      </w:r>
    </w:p>
  </w:comment>
  <w:comment w:id="1519" w:author="Jhoh@ccla.org" w:date="2020-06-11T18:14:00Z" w:initials="J">
    <w:p w14:paraId="283C0FF4" w14:textId="233CCBE0" w:rsidR="008407BE" w:rsidRDefault="008407BE">
      <w:pPr>
        <w:pStyle w:val="CommentText"/>
      </w:pPr>
      <w:r>
        <w:rPr>
          <w:rStyle w:val="CommentReference"/>
        </w:rPr>
        <w:annotationRef/>
      </w:r>
    </w:p>
  </w:comment>
  <w:comment w:id="1536" w:author="Brenda McPhail" w:date="2020-06-11T16:29:00Z" w:initials="BM">
    <w:p w14:paraId="7FA74696" w14:textId="25975A06" w:rsidR="5AB0D2D5" w:rsidRDefault="5AB0D2D5">
      <w:pPr>
        <w:pStyle w:val="CommentText"/>
      </w:pPr>
      <w:r>
        <w:t>I've made some fairly substantive changes to this section. If there are any concerns or clarifications required please let me know.</w:t>
      </w:r>
      <w:r>
        <w:rPr>
          <w:rStyle w:val="CommentReference"/>
        </w:rPr>
        <w:annotationRef/>
      </w:r>
    </w:p>
  </w:comment>
  <w:comment w:id="1606" w:author="Abby Deshman" w:date="2020-06-08T22:02:00Z" w:initials="AD">
    <w:p w14:paraId="04F6839A" w14:textId="7ED5A8E0" w:rsidR="4FB0B23F" w:rsidRDefault="4FB0B23F">
      <w:pPr>
        <w:pStyle w:val="CommentText"/>
      </w:pPr>
      <w:r>
        <w:t>I have a call on Wednesday and will get an updated notice of application. We may launch our litigation soon - this week or early next week. After the call I'll have a go at rewriting this so it matches the arguments in our court challenge.</w:t>
      </w:r>
      <w:r>
        <w:rPr>
          <w:rStyle w:val="CommentReference"/>
        </w:rPr>
        <w:annotationRef/>
      </w:r>
    </w:p>
  </w:comment>
  <w:comment w:id="1622" w:author="Noa Mendelsohn Aviv" w:date="2020-06-10T15:50:00Z" w:initials="NA">
    <w:p w14:paraId="5821D700" w14:textId="58152CB6" w:rsidR="43F59A8C" w:rsidRDefault="43F59A8C">
      <w:pPr>
        <w:pStyle w:val="CommentText"/>
      </w:pPr>
      <w:r>
        <w:t>I think this needs clarification. It could sound like you're suggesting everyone can become detained, or that everyone is equally vulnerable to this kind of treatment (which kind of goes against our equality persepctive). I also wasn't sure what "in this way" referred to.</w:t>
      </w:r>
      <w:r>
        <w:rPr>
          <w:rStyle w:val="CommentReference"/>
        </w:rPr>
        <w:annotationRef/>
      </w:r>
      <w:r>
        <w:rPr>
          <w:rStyle w:val="CommentReference"/>
        </w:rPr>
        <w:annotationRef/>
      </w:r>
    </w:p>
  </w:comment>
  <w:comment w:id="1621" w:author="Noa Mendelsohn Aviv" w:date="2020-06-09T13:48:00Z" w:initials="NA">
    <w:p w14:paraId="48AD02C1" w14:textId="623CBC49" w:rsidR="1B70A71A" w:rsidRDefault="1B70A71A">
      <w:pPr>
        <w:pStyle w:val="CommentText"/>
      </w:pPr>
      <w:r>
        <w:t>The issue is less about their being vulnerable by cirumstances. The issues are:</w:t>
      </w:r>
      <w:r>
        <w:rPr>
          <w:rStyle w:val="CommentReference"/>
        </w:rPr>
        <w:annotationRef/>
      </w:r>
      <w:r>
        <w:rPr>
          <w:rStyle w:val="CommentReference"/>
        </w:rPr>
        <w:annotationRef/>
      </w:r>
    </w:p>
    <w:p w14:paraId="00A038D2" w14:textId="74DC0E11" w:rsidR="1B70A71A" w:rsidRDefault="1B70A71A">
      <w:pPr>
        <w:pStyle w:val="CommentText"/>
      </w:pPr>
      <w:r>
        <w:t>- if they are under state care, the state has a duty to provide basic health and safety measures (they are not able to provide for themselves due to being in custody)</w:t>
      </w:r>
    </w:p>
    <w:p w14:paraId="5713BC3E" w14:textId="3ECA3650" w:rsidR="1B70A71A" w:rsidRDefault="1B70A71A">
      <w:pPr>
        <w:pStyle w:val="CommentText"/>
      </w:pPr>
      <w:r>
        <w:t>- People who are Black, Indigenous, have disabilities, and are otherwise racialized and marginalized face systemic discrimination that disadvantages them.</w:t>
      </w:r>
    </w:p>
    <w:p w14:paraId="4E145333" w14:textId="3D81CEEF" w:rsidR="1B70A71A" w:rsidRDefault="1B70A71A">
      <w:pPr>
        <w:pStyle w:val="CommentText"/>
      </w:pPr>
      <w:r>
        <w:t>- they are further disadvantaged because of systemic discrimination during this crisis whose adverse effects (jobs and financial security, ability to protect themselves from exposure to the virus, etc) have a disproportionate effect on these individuals</w:t>
      </w:r>
    </w:p>
    <w:p w14:paraId="58EFB084" w14:textId="3C4D197E" w:rsidR="1B70A71A" w:rsidRDefault="1B70A71A">
      <w:pPr>
        <w:pStyle w:val="CommentText"/>
      </w:pPr>
      <w:r>
        <w:t>- governments have provided tremendous financial, health, and other kinds of supports to the general population - it is not clear to me if the distribution has been equitable with respect to people who are low income, in custody, or otherwise.</w:t>
      </w:r>
    </w:p>
    <w:p w14:paraId="75F813E6" w14:textId="41C4F980" w:rsidR="1B70A71A" w:rsidRDefault="1B70A71A">
      <w:pPr>
        <w:pStyle w:val="CommentText"/>
      </w:pPr>
    </w:p>
  </w:comment>
  <w:comment w:id="1753" w:author="Abby Deshman" w:date="2020-06-09T21:33:00Z" w:initials="AD">
    <w:p w14:paraId="245ED874" w14:textId="5C4F62B6" w:rsidR="140F0AE2" w:rsidRDefault="140F0AE2">
      <w:pPr>
        <w:pStyle w:val="CommentText"/>
      </w:pPr>
      <w:r>
        <w:t>Do we actually think these actions fall under the Charter? I have not thought about this at all but seems a stretch to me, and the text didn't convince me otherwise... Is there a benefit to framing this in Charter terms, as opposed to just labour rights - which can also be a human rights/civil liberties issue?</w:t>
      </w:r>
      <w:r>
        <w:rPr>
          <w:rStyle w:val="CommentReference"/>
        </w:rPr>
        <w:annotationRef/>
      </w:r>
    </w:p>
  </w:comment>
  <w:comment w:id="1754" w:author="Tashi Alford-Duguid" w:date="2020-06-10T11:49:00Z" w:initials="TA">
    <w:p w14:paraId="729CB0A1" w14:textId="5276A35D" w:rsidR="001809E9" w:rsidRDefault="001809E9">
      <w:pPr>
        <w:pStyle w:val="CommentText"/>
      </w:pPr>
      <w:r>
        <w:rPr>
          <w:rStyle w:val="CommentReference"/>
        </w:rPr>
        <w:annotationRef/>
      </w:r>
      <w:r w:rsidR="00376BDC">
        <w:t>The question of how the Charter applies to emergency orders</w:t>
      </w:r>
      <w:r w:rsidR="00DB6AF5">
        <w:t xml:space="preserve"> and </w:t>
      </w:r>
      <w:r w:rsidR="00795D43">
        <w:t>hospital policies</w:t>
      </w:r>
      <w:r w:rsidR="00376BDC">
        <w:t xml:space="preserve"> is I think </w:t>
      </w:r>
      <w:r w:rsidR="00795D43">
        <w:t>an open one.</w:t>
      </w:r>
      <w:r w:rsidR="00C57CC6">
        <w:t xml:space="preserve"> </w:t>
      </w:r>
      <w:r w:rsidR="00104173">
        <w:t>The</w:t>
      </w:r>
      <w:r w:rsidR="002A6DA8">
        <w:t xml:space="preserve"> language here though avoids </w:t>
      </w:r>
      <w:r w:rsidR="006C1AFC">
        <w:t xml:space="preserve">committing us to </w:t>
      </w:r>
      <w:r w:rsidR="0082291A">
        <w:t>just one</w:t>
      </w:r>
      <w:r w:rsidR="000A1F7B">
        <w:t xml:space="preserve"> </w:t>
      </w:r>
      <w:r w:rsidR="0082291A">
        <w:t>view</w:t>
      </w:r>
      <w:r w:rsidR="000A1F7B">
        <w:t xml:space="preserve">. </w:t>
      </w:r>
      <w:r w:rsidR="00462665">
        <w:t>We fla</w:t>
      </w:r>
      <w:r w:rsidR="0082291A">
        <w:t xml:space="preserve">g how the </w:t>
      </w:r>
      <w:r w:rsidR="00D64121">
        <w:t>CoA</w:t>
      </w:r>
      <w:r w:rsidR="0082291A">
        <w:t xml:space="preserve"> left the door open </w:t>
      </w:r>
      <w:r w:rsidR="00D64121">
        <w:t xml:space="preserve">to future claims </w:t>
      </w:r>
      <w:r w:rsidR="00AB60B3">
        <w:t xml:space="preserve">and how the law is evolving. </w:t>
      </w:r>
      <w:r w:rsidR="00983B4E">
        <w:br/>
      </w:r>
      <w:r w:rsidR="00983B4E">
        <w:br/>
        <w:t>Re: the</w:t>
      </w:r>
      <w:r w:rsidR="00F53F52">
        <w:t xml:space="preserve"> Charter/labour</w:t>
      </w:r>
      <w:r w:rsidR="00983B4E">
        <w:t xml:space="preserve"> framing </w:t>
      </w:r>
      <w:r w:rsidR="009A5D31">
        <w:t>–</w:t>
      </w:r>
      <w:r w:rsidR="00983B4E">
        <w:t xml:space="preserve"> </w:t>
      </w:r>
      <w:r w:rsidR="009A5D31">
        <w:t xml:space="preserve">I thought that the Charter-based approach would </w:t>
      </w:r>
      <w:r w:rsidR="00E14B72">
        <w:t>find more traction</w:t>
      </w:r>
      <w:r w:rsidR="0081502C">
        <w:t xml:space="preserve"> here</w:t>
      </w:r>
      <w:r w:rsidR="00E14B72">
        <w:t xml:space="preserve"> than a labour rights approach </w:t>
      </w:r>
      <w:r w:rsidR="005C2D39">
        <w:t>since the labour framework for hospital workers is more complex</w:t>
      </w:r>
      <w:r w:rsidR="008F1474">
        <w:t>/evolving</w:t>
      </w:r>
      <w:r w:rsidR="005C2D39">
        <w:t xml:space="preserve"> and </w:t>
      </w:r>
      <w:r w:rsidR="0051723C">
        <w:t>I</w:t>
      </w:r>
      <w:r w:rsidR="00E2759A">
        <w:t xml:space="preserve"> didn’t see </w:t>
      </w:r>
      <w:r w:rsidR="008F1474">
        <w:t xml:space="preserve">as much </w:t>
      </w:r>
      <w:r w:rsidR="00316868">
        <w:t>precedent for it in the SARS caselaw</w:t>
      </w:r>
      <w:r w:rsidR="0081502C">
        <w:t xml:space="preserve">. </w:t>
      </w:r>
    </w:p>
  </w:comment>
  <w:comment w:id="1970" w:author="Abby Deshman" w:date="2020-06-09T22:01:00Z" w:initials="AD">
    <w:p w14:paraId="7A2067F4" w14:textId="61FB780C" w:rsidR="140F0AE2" w:rsidRDefault="140F0AE2">
      <w:pPr>
        <w:pStyle w:val="CommentText"/>
      </w:pPr>
      <w:r>
        <w:t>I'm going to have to work on this, it doesn't match what we have asked for in our litigation.</w:t>
      </w:r>
      <w:r>
        <w:rPr>
          <w:rStyle w:val="CommentReference"/>
        </w:rPr>
        <w:annotationRef/>
      </w:r>
    </w:p>
  </w:comment>
  <w:comment w:id="2003" w:author="Tashi Alford-Duguid" w:date="2020-06-10T17:13:00Z" w:initials="TA">
    <w:p w14:paraId="143A87C6" w14:textId="2837A103" w:rsidR="00491309" w:rsidRDefault="00491309">
      <w:pPr>
        <w:pStyle w:val="CommentText"/>
      </w:pPr>
      <w:r>
        <w:rPr>
          <w:rStyle w:val="CommentReference"/>
        </w:rPr>
        <w:annotationRef/>
      </w:r>
      <w:r>
        <w:t xml:space="preserve">Sorry @Abby and @Noa I think I accidentally deleted two comments about this section. The shared document is </w:t>
      </w:r>
      <w:r w:rsidR="008C6A3E">
        <w:t xml:space="preserve">sometimes a bit woolly for me. </w:t>
      </w:r>
      <w:r w:rsidR="008C6A3E">
        <w:br/>
      </w:r>
      <w:r w:rsidR="008C6A3E">
        <w:br/>
      </w:r>
      <w:r w:rsidR="00784780">
        <w:t>Re: narrowing the scope to</w:t>
      </w:r>
      <w:r w:rsidR="003C0E01">
        <w:t xml:space="preserve"> only</w:t>
      </w:r>
      <w:r w:rsidR="00784780">
        <w:t xml:space="preserve"> domestic violence --- </w:t>
      </w:r>
      <w:r w:rsidR="008C6A3E">
        <w:t>I worry about neglecting</w:t>
      </w:r>
      <w:r w:rsidR="003C0E01">
        <w:t xml:space="preserve"> discussions about</w:t>
      </w:r>
      <w:r w:rsidR="008C6A3E">
        <w:t xml:space="preserve"> the right to education. It’s a global issue right now and</w:t>
      </w:r>
      <w:r w:rsidR="00D020DB">
        <w:t xml:space="preserve"> not one I’ve seen much commentary about as a ‘rights’ issue.</w:t>
      </w:r>
      <w:r w:rsidR="008C6A3E">
        <w:t xml:space="preserve"> </w:t>
      </w:r>
      <w:r w:rsidR="00784780">
        <w:t xml:space="preserve">It’s also something that I expect we might want to comment on in the next report, </w:t>
      </w:r>
      <w:r w:rsidR="00944121">
        <w:t>once it’s clearer how schools will try to restart classes and account for lost time.</w:t>
      </w:r>
    </w:p>
  </w:comment>
  <w:comment w:id="2004" w:author="Abby Deshman" w:date="2020-06-15T22:28:00Z" w:initials="AD">
    <w:p w14:paraId="2CD23FF9" w14:textId="5BB00A6E" w:rsidR="64042840" w:rsidRDefault="64042840">
      <w:pPr>
        <w:pStyle w:val="CommentText"/>
      </w:pPr>
      <w:r>
        <w:t>I think the section would make much more sense to me if it were more boradly framed as impacts on women and children. then it could encompass domestic violence, right to education, as well as a mention of the lopsided return to work for women.</w:t>
      </w:r>
      <w:r>
        <w:rPr>
          <w:rStyle w:val="CommentReference"/>
        </w:rPr>
        <w:annotationRef/>
      </w:r>
    </w:p>
  </w:comment>
  <w:comment w:id="2030" w:author="Brenda McPhail" w:date="2020-06-15T18:39:00Z" w:initials="BM">
    <w:p w14:paraId="67EEF691" w14:textId="19B54B3D" w:rsidR="5C55A750" w:rsidRDefault="5C55A750">
      <w:pPr>
        <w:pStyle w:val="CommentText"/>
      </w:pPr>
      <w:r>
        <w:t>This is just a weird statement to make in the context of concern about domestic violence. Highly suggest deletion.</w:t>
      </w:r>
      <w:r>
        <w:rPr>
          <w:rStyle w:val="CommentReference"/>
        </w:rPr>
        <w:annotationRef/>
      </w:r>
      <w:r>
        <w:rPr>
          <w:rStyle w:val="CommentReference"/>
        </w:rPr>
        <w:annotationRef/>
      </w:r>
    </w:p>
  </w:comment>
  <w:comment w:id="2246" w:author="Noa Mendelsohn Aviv" w:date="2020-06-10T17:28:00Z" w:initials="NA">
    <w:p w14:paraId="23F53A49" w14:textId="1F70BA95" w:rsidR="4E4802A1" w:rsidRDefault="4E4802A1">
      <w:pPr>
        <w:pStyle w:val="CommentText"/>
      </w:pPr>
      <w:r>
        <w:t>if we are referring to provinces, territories, municipalities, change to "governments in Canada"</w:t>
      </w:r>
      <w:r>
        <w:rPr>
          <w:rStyle w:val="CommentReference"/>
        </w:rPr>
        <w:annotationRef/>
      </w:r>
    </w:p>
  </w:comment>
  <w:comment w:id="2269" w:author="Brenda McPhail" w:date="2020-06-11T18:11:00Z" w:initials="BM">
    <w:p w14:paraId="65F0A619" w14:textId="5B9AE60D" w:rsidR="21DA5362" w:rsidRDefault="21DA5362">
      <w:pPr>
        <w:pStyle w:val="CommentText"/>
      </w:pPr>
      <w:r>
        <w:t>This phrase just reminded me that one of our ongoing concerns throughout the pandemic, about the knowability of the law amidst the plethora of statements and official advice, only some of which was backed up with orders, isn't really highlighted in the report and it should be I believe. I see it's coming in recommendations but I think mention in the report body would also be good.</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C1F21A" w15:done="0"/>
  <w15:commentEx w15:paraId="4E0F8D1B" w15:done="0"/>
  <w15:commentEx w15:paraId="04463620" w15:done="0"/>
  <w15:commentEx w15:paraId="1253063D" w15:paraIdParent="04463620" w15:done="0"/>
  <w15:commentEx w15:paraId="3253A710" w15:done="0"/>
  <w15:commentEx w15:paraId="6A39CB9B" w15:done="0"/>
  <w15:commentEx w15:paraId="61835293" w15:done="0"/>
  <w15:commentEx w15:paraId="6F6F3584" w15:done="0"/>
  <w15:commentEx w15:paraId="2D1472BD" w15:done="1"/>
  <w15:commentEx w15:paraId="605CBD26" w15:done="1"/>
  <w15:commentEx w15:paraId="2F8C5B28" w15:paraIdParent="605CBD26" w15:done="1"/>
  <w15:commentEx w15:paraId="6D6F252B" w15:done="0"/>
  <w15:commentEx w15:paraId="26A6A550" w15:done="0"/>
  <w15:commentEx w15:paraId="45C2C8FD" w15:done="0"/>
  <w15:commentEx w15:paraId="5E65973C" w15:done="0"/>
  <w15:commentEx w15:paraId="33B444C4" w15:paraIdParent="5E65973C" w15:done="0"/>
  <w15:commentEx w15:paraId="283C0FF4" w15:paraIdParent="5E65973C" w15:done="0"/>
  <w15:commentEx w15:paraId="7FA74696" w15:done="0"/>
  <w15:commentEx w15:paraId="04F6839A" w15:done="0"/>
  <w15:commentEx w15:paraId="5821D700" w15:done="1"/>
  <w15:commentEx w15:paraId="75F813E6" w15:done="1"/>
  <w15:commentEx w15:paraId="245ED874" w15:done="0"/>
  <w15:commentEx w15:paraId="729CB0A1" w15:paraIdParent="245ED874" w15:done="0"/>
  <w15:commentEx w15:paraId="7A2067F4" w15:done="0"/>
  <w15:commentEx w15:paraId="143A87C6" w15:done="0"/>
  <w15:commentEx w15:paraId="2CD23FF9" w15:paraIdParent="143A87C6" w15:done="0"/>
  <w15:commentEx w15:paraId="67EEF691" w15:done="1"/>
  <w15:commentEx w15:paraId="23F53A49" w15:done="0"/>
  <w15:commentEx w15:paraId="65F0A6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A15C5" w16cex:dateUtc="2020-06-09T18:05:00Z"/>
  <w16cex:commentExtensible w16cex:durableId="228F8615" w16cex:dateUtc="2020-06-13T21:06:00Z"/>
  <w16cex:commentExtensible w16cex:durableId="1147C061" w16cex:dateUtc="2020-06-16T02:14:00Z"/>
  <w16cex:commentExtensible w16cex:durableId="229226F4" w16cex:dateUtc="2020-06-15T20:57:00Z"/>
  <w16cex:commentExtensible w16cex:durableId="65B6F8A4" w16cex:dateUtc="2020-06-15T20:52:00Z"/>
  <w16cex:commentExtensible w16cex:durableId="22922F18" w16cex:dateUtc="2020-06-15T21:32:00Z"/>
  <w16cex:commentExtensible w16cex:durableId="7EB7AC8F" w16cex:dateUtc="2020-06-10T20:16:00Z"/>
  <w16cex:commentExtensible w16cex:durableId="02D52D98" w16cex:dateUtc="2020-06-09T01:04:00Z"/>
  <w16cex:commentExtensible w16cex:durableId="228A1634" w16cex:dateUtc="2020-06-09T18:07:00Z"/>
  <w16cex:commentExtensible w16cex:durableId="6C1C6F3D" w16cex:dateUtc="2020-06-08T04:09:00Z"/>
  <w16cex:commentExtensible w16cex:durableId="1947C9AD" w16cex:dateUtc="2020-06-15T21:52:00Z"/>
  <w16cex:commentExtensible w16cex:durableId="37A8BA8A" w16cex:dateUtc="2020-06-09T01:41:00Z"/>
  <w16cex:commentExtensible w16cex:durableId="18740BAC" w16cex:dateUtc="2020-06-10T21:33:00Z"/>
  <w16cex:commentExtensible w16cex:durableId="41E8C732" w16cex:dateUtc="2020-06-11T20:29:00Z"/>
  <w16cex:commentExtensible w16cex:durableId="614F9DF8" w16cex:dateUtc="2020-06-09T02:02:00Z"/>
  <w16cex:commentExtensible w16cex:durableId="5B222498" w16cex:dateUtc="2020-06-10T19:50:00Z"/>
  <w16cex:commentExtensible w16cex:durableId="3AD0EF9A" w16cex:dateUtc="2020-06-09T17:48:00Z"/>
  <w16cex:commentExtensible w16cex:durableId="52F814AC" w16cex:dateUtc="2020-06-10T01:33:00Z"/>
  <w16cex:commentExtensible w16cex:durableId="228B4749" w16cex:dateUtc="2020-06-10T15:49:00Z"/>
  <w16cex:commentExtensible w16cex:durableId="6EBFD1A2" w16cex:dateUtc="2020-06-10T02:01:00Z"/>
  <w16cex:commentExtensible w16cex:durableId="228B9345" w16cex:dateUtc="2020-06-10T21:13:00Z"/>
  <w16cex:commentExtensible w16cex:durableId="40682769" w16cex:dateUtc="2020-06-16T02:28:00Z"/>
  <w16cex:commentExtensible w16cex:durableId="3EB4C322" w16cex:dateUtc="2020-06-15T22:39:00Z"/>
  <w16cex:commentExtensible w16cex:durableId="7619CB19" w16cex:dateUtc="2020-06-10T21:28:00Z"/>
  <w16cex:commentExtensible w16cex:durableId="33A9963F" w16cex:dateUtc="2020-06-11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C1F21A" w16cid:durableId="2288E7DB"/>
  <w16cid:commentId w16cid:paraId="04463620" w16cid:durableId="228A15C5"/>
  <w16cid:commentId w16cid:paraId="1253063D" w16cid:durableId="228F8615"/>
  <w16cid:commentId w16cid:paraId="3253A710" w16cid:durableId="1147C061"/>
  <w16cid:commentId w16cid:paraId="6A39CB9B" w16cid:durableId="229226F4"/>
  <w16cid:commentId w16cid:paraId="61835293" w16cid:durableId="65B6F8A4"/>
  <w16cid:commentId w16cid:paraId="6F6F3584" w16cid:durableId="22922F18"/>
  <w16cid:commentId w16cid:paraId="2D1472BD" w16cid:durableId="7EB7AC8F"/>
  <w16cid:commentId w16cid:paraId="605CBD26" w16cid:durableId="02D52D98"/>
  <w16cid:commentId w16cid:paraId="2F8C5B28" w16cid:durableId="228A1634"/>
  <w16cid:commentId w16cid:paraId="6D6F252B" w16cid:durableId="2289E480"/>
  <w16cid:commentId w16cid:paraId="26A6A550" w16cid:durableId="6C1C6F3D"/>
  <w16cid:commentId w16cid:paraId="45C2C8FD" w16cid:durableId="1947C9AD"/>
  <w16cid:commentId w16cid:paraId="5E65973C" w16cid:durableId="37A8BA8A"/>
  <w16cid:commentId w16cid:paraId="33B444C4" w16cid:durableId="18740BAC"/>
  <w16cid:commentId w16cid:paraId="283C0FF4" w16cid:durableId="228CF31D"/>
  <w16cid:commentId w16cid:paraId="7FA74696" w16cid:durableId="41E8C732"/>
  <w16cid:commentId w16cid:paraId="04F6839A" w16cid:durableId="614F9DF8"/>
  <w16cid:commentId w16cid:paraId="5821D700" w16cid:durableId="5B222498"/>
  <w16cid:commentId w16cid:paraId="75F813E6" w16cid:durableId="3AD0EF9A"/>
  <w16cid:commentId w16cid:paraId="245ED874" w16cid:durableId="52F814AC"/>
  <w16cid:commentId w16cid:paraId="729CB0A1" w16cid:durableId="228B4749"/>
  <w16cid:commentId w16cid:paraId="7A2067F4" w16cid:durableId="6EBFD1A2"/>
  <w16cid:commentId w16cid:paraId="143A87C6" w16cid:durableId="228B9345"/>
  <w16cid:commentId w16cid:paraId="2CD23FF9" w16cid:durableId="40682769"/>
  <w16cid:commentId w16cid:paraId="67EEF691" w16cid:durableId="3EB4C322"/>
  <w16cid:commentId w16cid:paraId="23F53A49" w16cid:durableId="7619CB19"/>
  <w16cid:commentId w16cid:paraId="65F0A619" w16cid:durableId="33A996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B14B1" w14:textId="77777777" w:rsidR="008A0222" w:rsidRDefault="008A0222" w:rsidP="00C56B6F">
      <w:pPr>
        <w:spacing w:after="0" w:line="240" w:lineRule="auto"/>
      </w:pPr>
      <w:r>
        <w:separator/>
      </w:r>
    </w:p>
  </w:endnote>
  <w:endnote w:type="continuationSeparator" w:id="0">
    <w:p w14:paraId="7263DC39" w14:textId="77777777" w:rsidR="008A0222" w:rsidRDefault="008A0222" w:rsidP="00C56B6F">
      <w:pPr>
        <w:spacing w:after="0" w:line="240" w:lineRule="auto"/>
      </w:pPr>
      <w:r>
        <w:continuationSeparator/>
      </w:r>
    </w:p>
  </w:endnote>
  <w:endnote w:type="continuationNotice" w:id="1">
    <w:p w14:paraId="506430A2" w14:textId="77777777" w:rsidR="008A0222" w:rsidRDefault="008A02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New Roman (Headings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9830561"/>
      <w:docPartObj>
        <w:docPartGallery w:val="Page Numbers (Bottom of Page)"/>
        <w:docPartUnique/>
      </w:docPartObj>
    </w:sdtPr>
    <w:sdtEndPr>
      <w:rPr>
        <w:noProof/>
      </w:rPr>
    </w:sdtEndPr>
    <w:sdtContent>
      <w:p w14:paraId="6A04102E" w14:textId="11E36AF3" w:rsidR="00402D89" w:rsidRDefault="00402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1B3A6D" w14:textId="77777777" w:rsidR="00402D89" w:rsidRDefault="00402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08BE0" w14:textId="33251FD5" w:rsidR="007D2D4C" w:rsidRPr="003072C2" w:rsidRDefault="003072C2">
    <w:pPr>
      <w:pStyle w:val="Footer"/>
      <w:rPr>
        <w:lang w:val="en-US"/>
      </w:rPr>
    </w:pPr>
    <w:del w:id="2681" w:author="Tashi Alford-Duguid" w:date="2020-06-15T15:35:00Z">
      <w:r w:rsidRPr="00137132" w:rsidDel="008F34EE">
        <w:rPr>
          <w:lang w:val="en-US"/>
          <w:rPrChange w:id="2682" w:author="Tashi Alford-Duguid" w:date="2020-06-15T15:35:00Z">
            <w:rPr>
              <w:highlight w:val="yellow"/>
              <w:lang w:val="en-US"/>
            </w:rPr>
          </w:rPrChange>
        </w:rPr>
        <w:delText>Maps</w:delText>
      </w:r>
    </w:del>
    <w:ins w:id="2683" w:author="Tashi Alford-Duguid" w:date="2020-06-15T15:35:00Z">
      <w:r w:rsidR="008F34EE">
        <w:rPr>
          <w:lang w:val="en-US"/>
        </w:rPr>
        <w:t>See</w:t>
      </w:r>
    </w:ins>
    <w:r w:rsidRPr="00137132">
      <w:rPr>
        <w:lang w:val="en-US"/>
        <w:rPrChange w:id="2684" w:author="Tashi Alford-Duguid" w:date="2020-06-15T15:35:00Z">
          <w:rPr>
            <w:highlight w:val="yellow"/>
            <w:lang w:val="en-US"/>
          </w:rPr>
        </w:rPrChange>
      </w:rPr>
      <w:t>:</w:t>
    </w:r>
    <w:r>
      <w:rPr>
        <w:lang w:val="en-US"/>
      </w:rPr>
      <w:t xml:space="preserve"> </w:t>
    </w:r>
    <w:ins w:id="2685" w:author="Tashi Alford-Duguid" w:date="2020-06-15T15:32:00Z">
      <w:r w:rsidR="00137132" w:rsidRPr="00137132">
        <w:rPr>
          <w:lang w:val="en-US"/>
        </w:rPr>
        <w:t xml:space="preserve">“Canada Coronavirus Map and Case Count, </w:t>
      </w:r>
      <w:r w:rsidR="00137132" w:rsidRPr="00137132">
        <w:rPr>
          <w:i/>
          <w:lang w:val="en-US"/>
        </w:rPr>
        <w:t>The New York Times</w:t>
      </w:r>
      <w:r w:rsidR="00137132" w:rsidRPr="00137132">
        <w:rPr>
          <w:lang w:val="en-US"/>
        </w:rPr>
        <w:t xml:space="preserve"> (</w:t>
      </w:r>
    </w:ins>
    <w:ins w:id="2686" w:author="Tashi Alford-Duguid" w:date="2020-06-15T15:36:00Z">
      <w:r w:rsidR="008F34EE">
        <w:rPr>
          <w:lang w:val="en-US"/>
        </w:rPr>
        <w:t xml:space="preserve">retrieved </w:t>
      </w:r>
    </w:ins>
    <w:ins w:id="2687" w:author="Tashi Alford-Duguid" w:date="2020-06-15T15:33:00Z">
      <w:r w:rsidR="00137132" w:rsidRPr="00137132">
        <w:rPr>
          <w:lang w:val="en-US"/>
        </w:rPr>
        <w:t xml:space="preserve">13 </w:t>
      </w:r>
    </w:ins>
    <w:ins w:id="2688" w:author="Tashi Alford-Duguid" w:date="2020-06-15T15:32:00Z">
      <w:r w:rsidR="00137132" w:rsidRPr="00137132">
        <w:rPr>
          <w:lang w:val="en-US"/>
        </w:rPr>
        <w:t>J</w:t>
      </w:r>
    </w:ins>
    <w:ins w:id="2689" w:author="Tashi Alford-Duguid" w:date="2020-06-15T15:33:00Z">
      <w:r w:rsidR="00137132" w:rsidRPr="00137132">
        <w:rPr>
          <w:lang w:val="en-US"/>
        </w:rPr>
        <w:t>une 2020), online: &lt;</w:t>
      </w:r>
      <w:r w:rsidR="00137132" w:rsidRPr="009E102D">
        <w:rPr>
          <w:lang w:val="en-US"/>
        </w:rPr>
        <w:fldChar w:fldCharType="begin"/>
      </w:r>
      <w:r w:rsidR="00137132" w:rsidRPr="009E102D">
        <w:rPr>
          <w:lang w:val="en-US"/>
        </w:rPr>
        <w:instrText xml:space="preserve"> HYPERLINK "</w:instrText>
      </w:r>
    </w:ins>
    <w:r w:rsidR="00137132" w:rsidRPr="00137132">
      <w:rPr>
        <w:rPrChange w:id="2690" w:author="Tashi Alford-Duguid" w:date="2020-06-15T15:35:00Z">
          <w:rPr>
            <w:rStyle w:val="Hyperlink"/>
            <w:highlight w:val="yellow"/>
            <w:lang w:val="en-US"/>
          </w:rPr>
        </w:rPrChange>
      </w:rPr>
      <w:instrText>https://www.nytimes.com/interactive/2020/world/canada/canada-coronavirus-cases.html#map</w:instrText>
    </w:r>
    <w:ins w:id="2691" w:author="Tashi Alford-Duguid" w:date="2020-06-15T15:33:00Z">
      <w:r w:rsidR="00137132" w:rsidRPr="009E102D">
        <w:rPr>
          <w:lang w:val="en-US"/>
        </w:rPr>
        <w:instrText xml:space="preserve">" </w:instrText>
      </w:r>
      <w:r w:rsidR="00137132" w:rsidRPr="009E102D">
        <w:rPr>
          <w:lang w:val="en-US"/>
        </w:rPr>
        <w:fldChar w:fldCharType="separate"/>
      </w:r>
    </w:ins>
    <w:r w:rsidR="00137132" w:rsidRPr="009E102D">
      <w:rPr>
        <w:rStyle w:val="Hyperlink"/>
        <w:lang w:val="en-US"/>
      </w:rPr>
      <w:t>https://www.nytimes.com/interactive/2020/world/canada/canada-coronavirus-cases.html#map</w:t>
    </w:r>
    <w:ins w:id="2692" w:author="Tashi Alford-Duguid" w:date="2020-06-15T15:33:00Z">
      <w:r w:rsidR="00137132" w:rsidRPr="009E102D">
        <w:rPr>
          <w:lang w:val="en-US"/>
        </w:rPr>
        <w:fldChar w:fldCharType="end"/>
      </w:r>
      <w:r w:rsidR="00137132" w:rsidRPr="00137132">
        <w:rPr>
          <w:lang w:val="en-US"/>
          <w:rPrChange w:id="2693" w:author="Tashi Alford-Duguid" w:date="2020-06-15T15:35:00Z">
            <w:rPr>
              <w:highlight w:val="yellow"/>
              <w:lang w:val="en-US"/>
            </w:rPr>
          </w:rPrChange>
        </w:rPr>
        <w:t xml:space="preserve">&gt; and </w:t>
      </w:r>
    </w:ins>
    <w:ins w:id="2694" w:author="Tashi Alford-Duguid" w:date="2020-06-15T15:34:00Z">
      <w:r w:rsidR="00137132" w:rsidRPr="00137132">
        <w:rPr>
          <w:lang w:val="en-US"/>
          <w:rPrChange w:id="2695" w:author="Tashi Alford-Duguid" w:date="2020-06-15T15:35:00Z">
            <w:rPr>
              <w:highlight w:val="yellow"/>
              <w:lang w:val="en-US"/>
            </w:rPr>
          </w:rPrChange>
        </w:rPr>
        <w:t>Government of Canada, “Coronavirus disease (COVID-19): Outbrea</w:t>
      </w:r>
    </w:ins>
    <w:ins w:id="2696" w:author="Tashi Alford-Duguid" w:date="2020-06-15T15:35:00Z">
      <w:r w:rsidR="00137132" w:rsidRPr="00137132">
        <w:rPr>
          <w:lang w:val="en-US"/>
          <w:rPrChange w:id="2697" w:author="Tashi Alford-Duguid" w:date="2020-06-15T15:35:00Z">
            <w:rPr>
              <w:highlight w:val="yellow"/>
              <w:lang w:val="en-US"/>
            </w:rPr>
          </w:rPrChange>
        </w:rPr>
        <w:t>k update” (</w:t>
      </w:r>
    </w:ins>
    <w:ins w:id="2698" w:author="Tashi Alford-Duguid" w:date="2020-06-15T15:36:00Z">
      <w:r w:rsidR="008F34EE">
        <w:rPr>
          <w:lang w:val="en-US"/>
        </w:rPr>
        <w:t xml:space="preserve">retrieved </w:t>
      </w:r>
    </w:ins>
    <w:ins w:id="2699" w:author="Tashi Alford-Duguid" w:date="2020-06-15T15:35:00Z">
      <w:r w:rsidR="00137132" w:rsidRPr="00137132">
        <w:rPr>
          <w:lang w:val="en-US"/>
          <w:rPrChange w:id="2700" w:author="Tashi Alford-Duguid" w:date="2020-06-15T15:35:00Z">
            <w:rPr>
              <w:highlight w:val="yellow"/>
              <w:lang w:val="en-US"/>
            </w:rPr>
          </w:rPrChange>
        </w:rPr>
        <w:t>13 June 2020), online:</w:t>
      </w:r>
    </w:ins>
    <w:del w:id="2701" w:author="Tashi Alford-Duguid" w:date="2020-06-15T15:34:00Z">
      <w:r w:rsidRPr="00137132" w:rsidDel="00137132">
        <w:rPr>
          <w:lang w:val="en-US"/>
          <w:rPrChange w:id="2702" w:author="Tashi Alford-Duguid" w:date="2020-06-15T15:35:00Z">
            <w:rPr>
              <w:highlight w:val="yellow"/>
              <w:lang w:val="en-US"/>
            </w:rPr>
          </w:rPrChange>
        </w:rPr>
        <w:delText>;</w:delText>
      </w:r>
    </w:del>
    <w:r w:rsidRPr="00137132">
      <w:rPr>
        <w:lang w:val="en-US"/>
        <w:rPrChange w:id="2703" w:author="Tashi Alford-Duguid" w:date="2020-06-15T15:35:00Z">
          <w:rPr>
            <w:highlight w:val="yellow"/>
            <w:lang w:val="en-US"/>
          </w:rPr>
        </w:rPrChange>
      </w:rPr>
      <w:t xml:space="preserve"> </w:t>
    </w:r>
    <w:ins w:id="2704" w:author="Tashi Alford-Duguid" w:date="2020-06-15T15:35:00Z">
      <w:r w:rsidR="00137132" w:rsidRPr="00137132">
        <w:rPr>
          <w:lang w:val="en-US"/>
          <w:rPrChange w:id="2705" w:author="Tashi Alford-Duguid" w:date="2020-06-15T15:35:00Z">
            <w:rPr>
              <w:highlight w:val="yellow"/>
              <w:lang w:val="en-US"/>
            </w:rPr>
          </w:rPrChange>
        </w:rPr>
        <w:t>&lt;</w:t>
      </w:r>
      <w:r w:rsidR="00137132">
        <w:rPr>
          <w:lang w:val="en-US"/>
        </w:rPr>
        <w:fldChar w:fldCharType="begin"/>
      </w:r>
      <w:r w:rsidR="00137132">
        <w:rPr>
          <w:lang w:val="en-US"/>
        </w:rPr>
        <w:instrText xml:space="preserve"> HYPERLINK "</w:instrText>
      </w:r>
    </w:ins>
    <w:r w:rsidR="00137132" w:rsidRPr="00137132">
      <w:rPr>
        <w:lang w:val="en-US"/>
        <w:rPrChange w:id="2706" w:author="Tashi Alford-Duguid" w:date="2020-06-15T15:35:00Z">
          <w:rPr>
            <w:highlight w:val="yellow"/>
            <w:lang w:val="en-US"/>
          </w:rPr>
        </w:rPrChange>
      </w:rPr>
      <w:instrText>https://www.canada.ca/en/public-health/services/diseases/2019-novel-coronavirus-infection.html?topic=tilelink#a1</w:instrText>
    </w:r>
    <w:ins w:id="2707" w:author="Tashi Alford-Duguid" w:date="2020-06-15T15:35:00Z">
      <w:r w:rsidR="00137132">
        <w:rPr>
          <w:lang w:val="en-US"/>
        </w:rPr>
        <w:instrText xml:space="preserve">" </w:instrText>
      </w:r>
      <w:r w:rsidR="00137132">
        <w:rPr>
          <w:lang w:val="en-US"/>
        </w:rPr>
        <w:fldChar w:fldCharType="separate"/>
      </w:r>
    </w:ins>
    <w:r w:rsidR="00137132" w:rsidRPr="00F50C07">
      <w:rPr>
        <w:rStyle w:val="Hyperlink"/>
        <w:rPrChange w:id="2708" w:author="Tashi Alford-Duguid" w:date="2020-06-15T15:35:00Z">
          <w:rPr>
            <w:highlight w:val="yellow"/>
            <w:lang w:val="en-US"/>
          </w:rPr>
        </w:rPrChange>
      </w:rPr>
      <w:t>https://www.canada.ca/en/public-health/services/diseases/2019-novel-coronavirus-infection.html?topic=tilelink#a1</w:t>
    </w:r>
    <w:ins w:id="2709" w:author="Tashi Alford-Duguid" w:date="2020-06-15T15:35:00Z">
      <w:r w:rsidR="00137132">
        <w:rPr>
          <w:lang w:val="en-US"/>
        </w:rPr>
        <w:fldChar w:fldCharType="end"/>
      </w:r>
      <w:r w:rsidR="00137132" w:rsidRPr="00137132">
        <w:rPr>
          <w:lang w:val="en-US"/>
        </w:rPr>
        <w:t>&gt;</w:t>
      </w:r>
      <w:r w:rsidR="00137132">
        <w:rPr>
          <w:lang w:val="en-US"/>
        </w:rPr>
        <w:t>.</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36A3B" w14:textId="77777777" w:rsidR="008A0222" w:rsidRDefault="008A0222" w:rsidP="00C56B6F">
      <w:pPr>
        <w:spacing w:after="0" w:line="240" w:lineRule="auto"/>
      </w:pPr>
      <w:r>
        <w:separator/>
      </w:r>
    </w:p>
  </w:footnote>
  <w:footnote w:type="continuationSeparator" w:id="0">
    <w:p w14:paraId="6099E18C" w14:textId="77777777" w:rsidR="008A0222" w:rsidRDefault="008A0222" w:rsidP="00C56B6F">
      <w:pPr>
        <w:spacing w:after="0" w:line="240" w:lineRule="auto"/>
      </w:pPr>
      <w:r>
        <w:continuationSeparator/>
      </w:r>
    </w:p>
  </w:footnote>
  <w:footnote w:type="continuationNotice" w:id="1">
    <w:p w14:paraId="52DD6366" w14:textId="77777777" w:rsidR="008A0222" w:rsidRDefault="008A0222">
      <w:pPr>
        <w:spacing w:after="0" w:line="240" w:lineRule="auto"/>
      </w:pPr>
    </w:p>
  </w:footnote>
  <w:footnote w:id="2">
    <w:p w14:paraId="315A4418" w14:textId="5739FE98" w:rsidR="00AE754E" w:rsidRPr="00681638" w:rsidRDefault="00AE754E"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F6680F" w:rsidRPr="00681638">
        <w:rPr>
          <w:rFonts w:ascii="Times New Roman" w:hAnsi="Times New Roman" w:cs="Times New Roman"/>
          <w:sz w:val="18"/>
          <w:szCs w:val="18"/>
        </w:rPr>
        <w:t xml:space="preserve">“Malcolm X Backs House Rights Bill”, </w:t>
      </w:r>
      <w:r w:rsidR="00F6680F" w:rsidRPr="00681638">
        <w:rPr>
          <w:rFonts w:ascii="Times New Roman" w:hAnsi="Times New Roman" w:cs="Times New Roman"/>
          <w:i/>
          <w:iCs/>
          <w:sz w:val="18"/>
          <w:szCs w:val="18"/>
        </w:rPr>
        <w:t xml:space="preserve">The New York Times </w:t>
      </w:r>
      <w:r w:rsidR="00F6680F" w:rsidRPr="00681638">
        <w:rPr>
          <w:rFonts w:ascii="Times New Roman" w:hAnsi="Times New Roman" w:cs="Times New Roman"/>
          <w:sz w:val="18"/>
          <w:szCs w:val="18"/>
        </w:rPr>
        <w:t xml:space="preserve">(27 March 1964) 10. </w:t>
      </w:r>
      <w:r w:rsidR="00796F98" w:rsidRPr="00681638">
        <w:rPr>
          <w:rFonts w:ascii="Times New Roman" w:hAnsi="Times New Roman" w:cs="Times New Roman"/>
          <w:sz w:val="18"/>
          <w:szCs w:val="18"/>
        </w:rPr>
        <w:t>Online: &lt;</w:t>
      </w:r>
      <w:hyperlink r:id="rId1" w:history="1">
        <w:r w:rsidR="00796F98" w:rsidRPr="00681638">
          <w:rPr>
            <w:rStyle w:val="Hyperlink"/>
            <w:rFonts w:ascii="Times New Roman" w:hAnsi="Times New Roman" w:cs="Times New Roman"/>
            <w:sz w:val="18"/>
            <w:szCs w:val="18"/>
          </w:rPr>
          <w:t>https://www.nytimes.com/1964/03/27/archives/malcolm-x-backs-house-rights-bill.html</w:t>
        </w:r>
      </w:hyperlink>
      <w:r w:rsidR="00796F98" w:rsidRPr="00681638">
        <w:rPr>
          <w:rFonts w:ascii="Times New Roman" w:hAnsi="Times New Roman" w:cs="Times New Roman"/>
          <w:sz w:val="18"/>
          <w:szCs w:val="18"/>
        </w:rPr>
        <w:t>&gt;</w:t>
      </w:r>
      <w:r w:rsidR="00E167D4" w:rsidRPr="00681638">
        <w:rPr>
          <w:rFonts w:ascii="Times New Roman" w:hAnsi="Times New Roman" w:cs="Times New Roman"/>
          <w:sz w:val="18"/>
          <w:szCs w:val="18"/>
        </w:rPr>
        <w:t>.</w:t>
      </w:r>
    </w:p>
  </w:footnote>
  <w:footnote w:id="3">
    <w:p w14:paraId="7D7DDFC6" w14:textId="2B413C11" w:rsidR="00F43536" w:rsidRPr="00681638" w:rsidRDefault="00F43536"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796F98" w:rsidRPr="00681638">
        <w:rPr>
          <w:rFonts w:ascii="Times New Roman" w:hAnsi="Times New Roman" w:cs="Times New Roman"/>
          <w:sz w:val="18"/>
          <w:szCs w:val="18"/>
        </w:rPr>
        <w:t>Statistics Canada, “Table 13-10-0394-01 Leading causes of death, total population, by age group” (14 June 2020), online: &lt;</w:t>
      </w:r>
      <w:hyperlink r:id="rId2" w:history="1">
        <w:r w:rsidR="00796F98" w:rsidRPr="00681638">
          <w:rPr>
            <w:rStyle w:val="Hyperlink"/>
            <w:rFonts w:ascii="Times New Roman" w:hAnsi="Times New Roman" w:cs="Times New Roman"/>
            <w:sz w:val="18"/>
            <w:szCs w:val="18"/>
          </w:rPr>
          <w:t>https://www150.statcan.gc.ca/t1/tbl1/en/tv.action?pid=1310039401</w:t>
        </w:r>
      </w:hyperlink>
      <w:r w:rsidR="00796F98" w:rsidRPr="00681638">
        <w:rPr>
          <w:rFonts w:ascii="Times New Roman" w:hAnsi="Times New Roman" w:cs="Times New Roman"/>
          <w:sz w:val="18"/>
          <w:szCs w:val="18"/>
        </w:rPr>
        <w:t>&gt;.</w:t>
      </w:r>
    </w:p>
  </w:footnote>
  <w:footnote w:id="4">
    <w:p w14:paraId="6A257A19" w14:textId="77777777" w:rsidR="00BC4732" w:rsidRPr="00681638" w:rsidRDefault="00BC4732" w:rsidP="00BC473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As of 13 June 2020, of the nearly 100,000 infected in Canada approximately 1/3 are active, 6% of which are serious. 90% of closed cases are recovered. See: &lt;</w:t>
      </w:r>
      <w:hyperlink r:id="rId3" w:history="1">
        <w:r w:rsidRPr="00681638">
          <w:rPr>
            <w:rStyle w:val="Hyperlink"/>
            <w:rFonts w:ascii="Times New Roman" w:hAnsi="Times New Roman" w:cs="Times New Roman"/>
            <w:sz w:val="18"/>
            <w:szCs w:val="18"/>
          </w:rPr>
          <w:t>https://www.worldometers.info/coronavirus/country/canada/</w:t>
        </w:r>
      </w:hyperlink>
      <w:r w:rsidRPr="00681638">
        <w:rPr>
          <w:rFonts w:ascii="Times New Roman" w:hAnsi="Times New Roman" w:cs="Times New Roman"/>
          <w:sz w:val="18"/>
          <w:szCs w:val="18"/>
        </w:rPr>
        <w:t>&gt;.</w:t>
      </w:r>
    </w:p>
  </w:footnote>
  <w:footnote w:id="5">
    <w:p w14:paraId="0AAB6795" w14:textId="0B740444" w:rsidR="00286E36" w:rsidRPr="00681638" w:rsidRDefault="00286E36" w:rsidP="00286E36">
      <w:pPr>
        <w:pStyle w:val="FootnoteText"/>
        <w:rPr>
          <w:rFonts w:ascii="Times New Roman" w:hAnsi="Times New Roman" w:cs="Times New Roman"/>
          <w:b/>
          <w:bCs/>
          <w:sz w:val="18"/>
          <w:szCs w:val="18"/>
          <w:lang w:val="en-CA"/>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681638">
        <w:rPr>
          <w:rFonts w:ascii="Times New Roman" w:hAnsi="Times New Roman" w:cs="Times New Roman"/>
          <w:b/>
          <w:bCs/>
          <w:sz w:val="18"/>
          <w:szCs w:val="18"/>
          <w:lang w:val="en-CA"/>
        </w:rPr>
        <w:t>13 Jurisdictions, 1 Pandemic: How COVID-19 has Impacted Courts Across Canada,”</w:t>
      </w:r>
      <w:r w:rsidR="00C651B4" w:rsidRPr="00681638">
        <w:rPr>
          <w:rFonts w:ascii="Times New Roman" w:hAnsi="Times New Roman" w:cs="Times New Roman"/>
          <w:sz w:val="18"/>
          <w:szCs w:val="18"/>
        </w:rPr>
        <w:t xml:space="preserve"> </w:t>
      </w:r>
      <w:r w:rsidR="00C651B4" w:rsidRPr="00681638">
        <w:rPr>
          <w:rFonts w:ascii="Times New Roman" w:hAnsi="Times New Roman" w:cs="Times New Roman"/>
          <w:b/>
          <w:bCs/>
          <w:sz w:val="18"/>
          <w:szCs w:val="18"/>
          <w:lang w:val="en-CA"/>
        </w:rPr>
        <w:t>https://www.emond.ca/the-lawyers-lounge-episode-archive</w:t>
      </w:r>
    </w:p>
    <w:p w14:paraId="6CB172E7" w14:textId="77777777" w:rsidR="00286E36" w:rsidRPr="00681638" w:rsidRDefault="00286E36" w:rsidP="00286E36">
      <w:pPr>
        <w:pStyle w:val="FootnoteText"/>
        <w:rPr>
          <w:rFonts w:ascii="Times New Roman" w:hAnsi="Times New Roman" w:cs="Times New Roman"/>
          <w:sz w:val="18"/>
          <w:szCs w:val="18"/>
          <w:lang w:val="en-CA"/>
        </w:rPr>
      </w:pPr>
    </w:p>
    <w:p w14:paraId="7ADD39BD" w14:textId="6E91F576" w:rsidR="00286E36" w:rsidRPr="00681638" w:rsidRDefault="00286E36">
      <w:pPr>
        <w:pStyle w:val="FootnoteText"/>
        <w:rPr>
          <w:rFonts w:ascii="Times New Roman" w:hAnsi="Times New Roman" w:cs="Times New Roman"/>
          <w:sz w:val="18"/>
          <w:szCs w:val="18"/>
        </w:rPr>
      </w:pPr>
    </w:p>
  </w:footnote>
  <w:footnote w:id="6">
    <w:p w14:paraId="7CA7F8F5" w14:textId="77777777" w:rsidR="0030677A" w:rsidRPr="00917706" w:rsidRDefault="0030677A" w:rsidP="0030677A">
      <w:pPr>
        <w:pStyle w:val="FootnoteText"/>
        <w:rPr>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I.e., health care, education, municipalities, property, courts, most policing (provinces);  defence, foreign policy, banking, unemployment insurance, criminal laws (federal).  Beaudoin, Gérald A.. "Distribution of Powers".  The Canadian Encyclopedia, 24 April 2020, Historica Canada. https://www.thecanadianencyclopedia.ca/en/article/distribution-of-powers. Accessed 12 June 2020.</w:t>
      </w:r>
      <w:r w:rsidRPr="00681638">
        <w:rPr>
          <w:rFonts w:ascii="Times New Roman" w:hAnsi="Times New Roman" w:cs="Times New Roman"/>
          <w:sz w:val="18"/>
          <w:szCs w:val="18"/>
        </w:rPr>
        <w:t xml:space="preserve">  </w:t>
      </w:r>
    </w:p>
  </w:footnote>
  <w:footnote w:id="7">
    <w:p w14:paraId="579CE16E" w14:textId="0549E95E" w:rsidR="00750BFF" w:rsidRPr="00681638" w:rsidRDefault="00750BFF"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137132" w:rsidRPr="00681638">
        <w:rPr>
          <w:rFonts w:ascii="Times New Roman" w:hAnsi="Times New Roman" w:cs="Times New Roman"/>
          <w:sz w:val="18"/>
          <w:szCs w:val="18"/>
          <w:lang w:val="en-CA"/>
        </w:rPr>
        <w:t xml:space="preserve">Mandy </w:t>
      </w:r>
      <w:r w:rsidR="00E16AB3" w:rsidRPr="00681638">
        <w:rPr>
          <w:rFonts w:ascii="Times New Roman" w:hAnsi="Times New Roman" w:cs="Times New Roman"/>
          <w:sz w:val="18"/>
          <w:szCs w:val="18"/>
          <w:lang w:val="en-CA"/>
        </w:rPr>
        <w:t>Zuo et al</w:t>
      </w:r>
      <w:r w:rsidR="008E1948" w:rsidRPr="00681638">
        <w:rPr>
          <w:rFonts w:ascii="Times New Roman" w:hAnsi="Times New Roman" w:cs="Times New Roman"/>
          <w:sz w:val="18"/>
          <w:szCs w:val="18"/>
          <w:lang w:val="en-CA"/>
        </w:rPr>
        <w:t>,</w:t>
      </w:r>
      <w:r w:rsidR="00E16AB3" w:rsidRPr="00681638">
        <w:rPr>
          <w:rFonts w:ascii="Times New Roman" w:hAnsi="Times New Roman" w:cs="Times New Roman"/>
          <w:sz w:val="18"/>
          <w:szCs w:val="18"/>
          <w:lang w:val="en-CA"/>
        </w:rPr>
        <w:t xml:space="preserve"> “</w:t>
      </w:r>
      <w:r w:rsidR="006969FC" w:rsidRPr="00681638">
        <w:rPr>
          <w:rFonts w:ascii="Times New Roman" w:hAnsi="Times New Roman" w:cs="Times New Roman"/>
          <w:sz w:val="18"/>
          <w:szCs w:val="18"/>
          <w:lang w:val="en-CA"/>
        </w:rPr>
        <w:t>Hong Kong takes emergency measures as mystery ‘pneumonia’ infects dozens in China’s Wuhan city”</w:t>
      </w:r>
      <w:r w:rsidR="008E1948" w:rsidRPr="00681638">
        <w:rPr>
          <w:rFonts w:ascii="Times New Roman" w:hAnsi="Times New Roman" w:cs="Times New Roman"/>
          <w:sz w:val="18"/>
          <w:szCs w:val="18"/>
          <w:lang w:val="en-CA"/>
        </w:rPr>
        <w:t>,</w:t>
      </w:r>
      <w:r w:rsidR="006969FC" w:rsidRPr="00681638">
        <w:rPr>
          <w:rFonts w:ascii="Times New Roman" w:hAnsi="Times New Roman" w:cs="Times New Roman"/>
          <w:sz w:val="18"/>
          <w:szCs w:val="18"/>
          <w:lang w:val="en-CA"/>
        </w:rPr>
        <w:t xml:space="preserve"> </w:t>
      </w:r>
      <w:r w:rsidR="006969FC" w:rsidRPr="00681638">
        <w:rPr>
          <w:rFonts w:ascii="Times New Roman" w:hAnsi="Times New Roman" w:cs="Times New Roman"/>
          <w:i/>
          <w:sz w:val="18"/>
          <w:szCs w:val="18"/>
          <w:lang w:val="en-CA"/>
        </w:rPr>
        <w:t>South China Morning Post</w:t>
      </w:r>
      <w:r w:rsidR="006969FC" w:rsidRPr="00681638">
        <w:rPr>
          <w:rFonts w:ascii="Times New Roman" w:hAnsi="Times New Roman" w:cs="Times New Roman"/>
          <w:sz w:val="18"/>
          <w:szCs w:val="18"/>
          <w:lang w:val="en-CA"/>
        </w:rPr>
        <w:t xml:space="preserve"> (</w:t>
      </w:r>
      <w:r w:rsidR="008E1948" w:rsidRPr="00681638">
        <w:rPr>
          <w:rFonts w:ascii="Times New Roman" w:hAnsi="Times New Roman" w:cs="Times New Roman"/>
          <w:sz w:val="18"/>
          <w:szCs w:val="18"/>
          <w:lang w:val="en-CA"/>
        </w:rPr>
        <w:t xml:space="preserve">31 </w:t>
      </w:r>
      <w:r w:rsidR="006969FC" w:rsidRPr="00681638">
        <w:rPr>
          <w:rFonts w:ascii="Times New Roman" w:hAnsi="Times New Roman" w:cs="Times New Roman"/>
          <w:sz w:val="18"/>
          <w:szCs w:val="18"/>
          <w:lang w:val="en-CA"/>
        </w:rPr>
        <w:t>December 2019)</w:t>
      </w:r>
      <w:r w:rsidR="008E1948" w:rsidRPr="00681638">
        <w:rPr>
          <w:rFonts w:ascii="Times New Roman" w:hAnsi="Times New Roman" w:cs="Times New Roman"/>
          <w:sz w:val="18"/>
          <w:szCs w:val="18"/>
          <w:lang w:val="en-CA"/>
        </w:rPr>
        <w:t>, online:</w:t>
      </w:r>
      <w:r w:rsidR="00E16AB3" w:rsidRPr="00681638">
        <w:rPr>
          <w:rFonts w:ascii="Times New Roman" w:hAnsi="Times New Roman" w:cs="Times New Roman"/>
          <w:sz w:val="18"/>
          <w:szCs w:val="18"/>
          <w:lang w:val="en-CA"/>
        </w:rPr>
        <w:t xml:space="preserve"> </w:t>
      </w:r>
      <w:r w:rsidR="008E1948" w:rsidRPr="00681638">
        <w:rPr>
          <w:rFonts w:ascii="Times New Roman" w:hAnsi="Times New Roman" w:cs="Times New Roman"/>
          <w:sz w:val="18"/>
          <w:szCs w:val="18"/>
          <w:lang w:val="en-CA"/>
        </w:rPr>
        <w:t>&lt;</w:t>
      </w:r>
      <w:hyperlink r:id="rId4" w:history="1">
        <w:r w:rsidR="008E1948" w:rsidRPr="00681638">
          <w:rPr>
            <w:rStyle w:val="Hyperlink"/>
            <w:rFonts w:ascii="Times New Roman" w:hAnsi="Times New Roman" w:cs="Times New Roman"/>
            <w:sz w:val="18"/>
            <w:szCs w:val="18"/>
            <w:lang w:val="en-CA"/>
          </w:rPr>
          <w:t>https://www.scmp.com/news/china/politics/article/3044050/mystery-illness-hits-chinas-wuhan-city-nearly-30-hospitalised</w:t>
        </w:r>
      </w:hyperlink>
      <w:r w:rsidR="008E1948" w:rsidRPr="00681638">
        <w:rPr>
          <w:rFonts w:ascii="Times New Roman" w:hAnsi="Times New Roman" w:cs="Times New Roman"/>
          <w:sz w:val="18"/>
          <w:szCs w:val="18"/>
          <w:lang w:val="en-CA"/>
        </w:rPr>
        <w:t>&gt;</w:t>
      </w:r>
      <w:r w:rsidR="00E16AB3" w:rsidRPr="00681638">
        <w:rPr>
          <w:rFonts w:ascii="Times New Roman" w:hAnsi="Times New Roman" w:cs="Times New Roman"/>
          <w:sz w:val="18"/>
          <w:szCs w:val="18"/>
          <w:lang w:val="en-CA"/>
        </w:rPr>
        <w:t>.</w:t>
      </w:r>
    </w:p>
  </w:footnote>
  <w:footnote w:id="8">
    <w:p w14:paraId="429F0F64" w14:textId="783A79D0"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137132" w:rsidRPr="00681638">
        <w:rPr>
          <w:rFonts w:ascii="Times New Roman" w:hAnsi="Times New Roman" w:cs="Times New Roman"/>
          <w:sz w:val="18"/>
          <w:szCs w:val="18"/>
          <w:lang w:val="en-CA"/>
        </w:rPr>
        <w:t xml:space="preserve">Dawn </w:t>
      </w:r>
      <w:r w:rsidR="00725293" w:rsidRPr="00681638">
        <w:rPr>
          <w:rFonts w:ascii="Times New Roman" w:hAnsi="Times New Roman" w:cs="Times New Roman"/>
          <w:sz w:val="18"/>
          <w:szCs w:val="18"/>
          <w:lang w:val="en-CA"/>
        </w:rPr>
        <w:t>Kopecki et al</w:t>
      </w:r>
      <w:r w:rsidR="00A65BD4" w:rsidRPr="00681638">
        <w:rPr>
          <w:rFonts w:ascii="Times New Roman" w:hAnsi="Times New Roman" w:cs="Times New Roman"/>
          <w:sz w:val="18"/>
          <w:szCs w:val="18"/>
          <w:lang w:val="en-CA"/>
        </w:rPr>
        <w:t>,</w:t>
      </w:r>
      <w:r w:rsidR="00725293" w:rsidRPr="00681638">
        <w:rPr>
          <w:rFonts w:ascii="Times New Roman" w:hAnsi="Times New Roman" w:cs="Times New Roman"/>
          <w:sz w:val="18"/>
          <w:szCs w:val="18"/>
          <w:lang w:val="en-CA"/>
        </w:rPr>
        <w:t xml:space="preserve"> “World Health Organization declares the coronavirus outbreak a global pandemic”</w:t>
      </w:r>
      <w:r w:rsidR="00A65BD4" w:rsidRPr="00681638">
        <w:rPr>
          <w:rFonts w:ascii="Times New Roman" w:hAnsi="Times New Roman" w:cs="Times New Roman"/>
          <w:sz w:val="18"/>
          <w:szCs w:val="18"/>
          <w:lang w:val="en-CA"/>
        </w:rPr>
        <w:t>,</w:t>
      </w:r>
      <w:r w:rsidR="00725293" w:rsidRPr="00681638">
        <w:rPr>
          <w:rFonts w:ascii="Times New Roman" w:hAnsi="Times New Roman" w:cs="Times New Roman"/>
          <w:sz w:val="18"/>
          <w:szCs w:val="18"/>
          <w:lang w:val="en-CA"/>
        </w:rPr>
        <w:t xml:space="preserve"> </w:t>
      </w:r>
      <w:r w:rsidR="00725293" w:rsidRPr="00681638">
        <w:rPr>
          <w:rFonts w:ascii="Times New Roman" w:hAnsi="Times New Roman" w:cs="Times New Roman"/>
          <w:i/>
          <w:sz w:val="18"/>
          <w:szCs w:val="18"/>
          <w:lang w:val="en-CA"/>
        </w:rPr>
        <w:t>CNBC</w:t>
      </w:r>
      <w:r w:rsidR="00725293"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 xml:space="preserve">11 </w:t>
      </w:r>
      <w:r w:rsidR="0053056C" w:rsidRPr="00681638">
        <w:rPr>
          <w:rFonts w:ascii="Times New Roman" w:hAnsi="Times New Roman" w:cs="Times New Roman"/>
          <w:sz w:val="18"/>
          <w:szCs w:val="18"/>
          <w:lang w:val="en-CA"/>
        </w:rPr>
        <w:t>March 2020)</w:t>
      </w:r>
      <w:r w:rsidR="00A65BD4" w:rsidRPr="00681638">
        <w:rPr>
          <w:rFonts w:ascii="Times New Roman" w:hAnsi="Times New Roman" w:cs="Times New Roman"/>
          <w:sz w:val="18"/>
          <w:szCs w:val="18"/>
          <w:lang w:val="en-CA"/>
        </w:rPr>
        <w:t>, online</w:t>
      </w:r>
      <w:r w:rsidR="0053056C"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&lt;</w:t>
      </w:r>
      <w:hyperlink r:id="rId5" w:history="1">
        <w:r w:rsidR="00A65BD4" w:rsidRPr="00681638">
          <w:rPr>
            <w:rStyle w:val="Hyperlink"/>
            <w:rFonts w:ascii="Times New Roman" w:hAnsi="Times New Roman" w:cs="Times New Roman"/>
            <w:sz w:val="18"/>
            <w:szCs w:val="18"/>
            <w:lang w:val="en-CA"/>
          </w:rPr>
          <w:t>https://www.cnbc.com/2020/03/11/who-declares-the-coronavirus-outbreak-a-global-pandemic.html</w:t>
        </w:r>
      </w:hyperlink>
      <w:r w:rsidR="00A65BD4" w:rsidRPr="00681638">
        <w:rPr>
          <w:rFonts w:ascii="Times New Roman" w:hAnsi="Times New Roman" w:cs="Times New Roman"/>
          <w:sz w:val="18"/>
          <w:szCs w:val="18"/>
          <w:lang w:val="en-CA"/>
        </w:rPr>
        <w:t>&gt;</w:t>
      </w:r>
      <w:r w:rsidR="0053056C" w:rsidRPr="00681638">
        <w:rPr>
          <w:rFonts w:ascii="Times New Roman" w:hAnsi="Times New Roman" w:cs="Times New Roman"/>
          <w:sz w:val="18"/>
          <w:szCs w:val="18"/>
          <w:lang w:val="en-CA"/>
        </w:rPr>
        <w:t>.</w:t>
      </w:r>
    </w:p>
  </w:footnote>
  <w:footnote w:id="9">
    <w:p w14:paraId="14707444" w14:textId="2BC99628" w:rsidR="003F6DCB" w:rsidRPr="00681638" w:rsidRDefault="003F6DC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Government of Canada, “</w:t>
      </w:r>
      <w:r w:rsidR="00553A2D" w:rsidRPr="00681638">
        <w:rPr>
          <w:rFonts w:ascii="Times New Roman" w:hAnsi="Times New Roman" w:cs="Times New Roman"/>
          <w:sz w:val="18"/>
          <w:szCs w:val="18"/>
          <w:lang w:val="en-CA"/>
        </w:rPr>
        <w:t>Coronavirus disease (COVID-19): Outbreak update</w:t>
      </w:r>
      <w:r w:rsidR="00A65BD4" w:rsidRPr="00681638">
        <w:rPr>
          <w:rFonts w:ascii="Times New Roman" w:hAnsi="Times New Roman" w:cs="Times New Roman"/>
          <w:sz w:val="18"/>
          <w:szCs w:val="18"/>
          <w:lang w:val="en-CA"/>
        </w:rPr>
        <w:t>”</w:t>
      </w:r>
      <w:r w:rsidR="00553A2D"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 xml:space="preserve">11 </w:t>
      </w:r>
      <w:r w:rsidR="00553A2D" w:rsidRPr="00681638">
        <w:rPr>
          <w:rFonts w:ascii="Times New Roman" w:hAnsi="Times New Roman" w:cs="Times New Roman"/>
          <w:sz w:val="18"/>
          <w:szCs w:val="18"/>
          <w:lang w:val="en-CA"/>
        </w:rPr>
        <w:t>March 2020)</w:t>
      </w:r>
      <w:r w:rsidR="00A65BD4" w:rsidRPr="00681638">
        <w:rPr>
          <w:rFonts w:ascii="Times New Roman" w:hAnsi="Times New Roman" w:cs="Times New Roman"/>
          <w:sz w:val="18"/>
          <w:szCs w:val="18"/>
          <w:lang w:val="en-CA"/>
        </w:rPr>
        <w:t>, online</w:t>
      </w:r>
      <w:r w:rsidR="00553A2D"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&lt;</w:t>
      </w:r>
      <w:hyperlink r:id="rId6" w:history="1">
        <w:r w:rsidR="00A65BD4" w:rsidRPr="00681638">
          <w:rPr>
            <w:rStyle w:val="Hyperlink"/>
            <w:rFonts w:ascii="Times New Roman" w:hAnsi="Times New Roman" w:cs="Times New Roman"/>
            <w:sz w:val="18"/>
            <w:szCs w:val="18"/>
            <w:lang w:val="en-CA"/>
          </w:rPr>
          <w:t>https://www.canada.ca/en/public-health/services/diseases/2019-novel-coronavirus-infection.html?topic=tilelink</w:t>
        </w:r>
      </w:hyperlink>
      <w:r w:rsidR="00A65BD4" w:rsidRPr="00681638">
        <w:rPr>
          <w:rFonts w:ascii="Times New Roman" w:hAnsi="Times New Roman" w:cs="Times New Roman"/>
          <w:sz w:val="18"/>
          <w:szCs w:val="18"/>
          <w:lang w:val="en-CA"/>
        </w:rPr>
        <w:t>&gt;.</w:t>
      </w:r>
    </w:p>
  </w:footnote>
  <w:footnote w:id="10">
    <w:p w14:paraId="7D03A9BB" w14:textId="1FAA2D90"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53A2D" w:rsidRPr="00681638">
        <w:rPr>
          <w:rFonts w:ascii="Times New Roman" w:hAnsi="Times New Roman" w:cs="Times New Roman"/>
          <w:i/>
          <w:sz w:val="18"/>
          <w:szCs w:val="18"/>
          <w:lang w:val="en-CA"/>
        </w:rPr>
        <w:t>Ibid</w:t>
      </w:r>
      <w:r w:rsidR="00553A2D"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 xml:space="preserve">1 </w:t>
      </w:r>
      <w:r w:rsidR="00553A2D" w:rsidRPr="00681638">
        <w:rPr>
          <w:rFonts w:ascii="Times New Roman" w:hAnsi="Times New Roman" w:cs="Times New Roman"/>
          <w:sz w:val="18"/>
          <w:szCs w:val="18"/>
          <w:lang w:val="en-CA"/>
        </w:rPr>
        <w:t xml:space="preserve">June 2020). </w:t>
      </w:r>
    </w:p>
  </w:footnote>
  <w:footnote w:id="11">
    <w:p w14:paraId="1C0701E1" w14:textId="4CF58386"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85496F" w:rsidRPr="00681638">
        <w:rPr>
          <w:rFonts w:ascii="Times New Roman" w:hAnsi="Times New Roman" w:cs="Times New Roman"/>
          <w:sz w:val="18"/>
          <w:szCs w:val="18"/>
          <w:lang w:val="en-CA"/>
        </w:rPr>
        <w:t>BC Centre for Disease Control</w:t>
      </w:r>
      <w:r w:rsidR="00A65BD4" w:rsidRPr="00681638">
        <w:rPr>
          <w:rFonts w:ascii="Times New Roman" w:hAnsi="Times New Roman" w:cs="Times New Roman"/>
          <w:sz w:val="18"/>
          <w:szCs w:val="18"/>
          <w:lang w:val="en-CA"/>
        </w:rPr>
        <w:t>, “How it spreads”</w:t>
      </w:r>
      <w:r w:rsidR="0085496F" w:rsidRPr="00681638">
        <w:rPr>
          <w:rFonts w:ascii="Times New Roman" w:hAnsi="Times New Roman" w:cs="Times New Roman"/>
          <w:sz w:val="18"/>
          <w:szCs w:val="18"/>
          <w:lang w:val="en-CA"/>
        </w:rPr>
        <w:t xml:space="preserve"> (</w:t>
      </w:r>
      <w:r w:rsidR="00E7237E" w:rsidRPr="00681638">
        <w:rPr>
          <w:rFonts w:ascii="Times New Roman" w:hAnsi="Times New Roman" w:cs="Times New Roman"/>
          <w:sz w:val="18"/>
          <w:szCs w:val="18"/>
          <w:lang w:val="en-CA"/>
        </w:rPr>
        <w:t>2020)</w:t>
      </w:r>
      <w:r w:rsidR="00A65BD4" w:rsidRPr="00681638">
        <w:rPr>
          <w:rFonts w:ascii="Times New Roman" w:hAnsi="Times New Roman" w:cs="Times New Roman"/>
          <w:sz w:val="18"/>
          <w:szCs w:val="18"/>
          <w:lang w:val="en-CA"/>
        </w:rPr>
        <w:t>, online:</w:t>
      </w:r>
      <w:r w:rsidR="00E7237E"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&lt;</w:t>
      </w:r>
      <w:hyperlink r:id="rId7" w:history="1">
        <w:r w:rsidR="00145DF7" w:rsidRPr="00681638">
          <w:rPr>
            <w:rStyle w:val="Hyperlink"/>
            <w:rFonts w:ascii="Times New Roman" w:hAnsi="Times New Roman" w:cs="Times New Roman"/>
            <w:sz w:val="18"/>
            <w:szCs w:val="18"/>
            <w:lang w:val="en-CA"/>
          </w:rPr>
          <w:t>www.bccdc.ca/health-info/diseases-conditions/covid-19/about-covid-19/how-it-spreads</w:t>
        </w:r>
      </w:hyperlink>
      <w:r w:rsidR="00A65BD4" w:rsidRPr="00681638">
        <w:rPr>
          <w:rFonts w:ascii="Times New Roman" w:hAnsi="Times New Roman" w:cs="Times New Roman"/>
          <w:sz w:val="18"/>
          <w:szCs w:val="18"/>
          <w:lang w:val="en-CA"/>
        </w:rPr>
        <w:t>&gt;.</w:t>
      </w:r>
    </w:p>
  </w:footnote>
  <w:footnote w:id="12">
    <w:p w14:paraId="15C72B89" w14:textId="1A9B676A"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009D5B4E" w:rsidRPr="00681638">
        <w:rPr>
          <w:rFonts w:ascii="Times New Roman" w:hAnsi="Times New Roman" w:cs="Times New Roman"/>
          <w:sz w:val="18"/>
          <w:szCs w:val="18"/>
          <w:lang w:val="en-CA"/>
        </w:rPr>
        <w:t xml:space="preserve"> David</w:t>
      </w:r>
      <w:r w:rsidR="00A65BD4" w:rsidRPr="00681638">
        <w:rPr>
          <w:rFonts w:ascii="Times New Roman" w:hAnsi="Times New Roman" w:cs="Times New Roman"/>
          <w:sz w:val="18"/>
          <w:szCs w:val="18"/>
          <w:lang w:val="en-CA"/>
        </w:rPr>
        <w:t xml:space="preserve"> Lao,</w:t>
      </w:r>
      <w:r w:rsidR="009D5B4E" w:rsidRPr="00681638">
        <w:rPr>
          <w:rFonts w:ascii="Times New Roman" w:hAnsi="Times New Roman" w:cs="Times New Roman"/>
          <w:sz w:val="18"/>
          <w:szCs w:val="18"/>
          <w:lang w:val="en-CA"/>
        </w:rPr>
        <w:t xml:space="preserve"> “</w:t>
      </w:r>
      <w:r w:rsidR="007F22FD" w:rsidRPr="00681638">
        <w:rPr>
          <w:rFonts w:ascii="Times New Roman" w:hAnsi="Times New Roman" w:cs="Times New Roman"/>
          <w:sz w:val="18"/>
          <w:szCs w:val="18"/>
          <w:lang w:val="en-CA"/>
        </w:rPr>
        <w:t>COVID-19: Remaining Canadians quarantined at CFB Trenton released”</w:t>
      </w:r>
      <w:r w:rsidR="00A65BD4" w:rsidRPr="00681638">
        <w:rPr>
          <w:rFonts w:ascii="Times New Roman" w:hAnsi="Times New Roman" w:cs="Times New Roman"/>
          <w:sz w:val="18"/>
          <w:szCs w:val="18"/>
          <w:lang w:val="en-CA"/>
        </w:rPr>
        <w:t>,</w:t>
      </w:r>
      <w:r w:rsidR="00A60E5D" w:rsidRPr="00681638">
        <w:rPr>
          <w:rFonts w:ascii="Times New Roman" w:hAnsi="Times New Roman" w:cs="Times New Roman"/>
          <w:sz w:val="18"/>
          <w:szCs w:val="18"/>
          <w:lang w:val="en-CA"/>
        </w:rPr>
        <w:t xml:space="preserve"> </w:t>
      </w:r>
      <w:r w:rsidR="00A60E5D" w:rsidRPr="00681638">
        <w:rPr>
          <w:rFonts w:ascii="Times New Roman" w:hAnsi="Times New Roman" w:cs="Times New Roman"/>
          <w:i/>
          <w:sz w:val="18"/>
          <w:szCs w:val="18"/>
          <w:lang w:val="en-CA"/>
        </w:rPr>
        <w:t>Global News</w:t>
      </w:r>
      <w:r w:rsidR="00A60E5D"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 xml:space="preserve">25 </w:t>
      </w:r>
      <w:r w:rsidR="00F43906" w:rsidRPr="00681638">
        <w:rPr>
          <w:rFonts w:ascii="Times New Roman" w:hAnsi="Times New Roman" w:cs="Times New Roman"/>
          <w:sz w:val="18"/>
          <w:szCs w:val="18"/>
          <w:lang w:val="en-CA"/>
        </w:rPr>
        <w:t>Feb</w:t>
      </w:r>
      <w:r w:rsidR="00A65BD4" w:rsidRPr="00681638">
        <w:rPr>
          <w:rFonts w:ascii="Times New Roman" w:hAnsi="Times New Roman" w:cs="Times New Roman"/>
          <w:sz w:val="18"/>
          <w:szCs w:val="18"/>
          <w:lang w:val="en-CA"/>
        </w:rPr>
        <w:t>ruary</w:t>
      </w:r>
      <w:r w:rsidR="00F43906" w:rsidRPr="00681638">
        <w:rPr>
          <w:rFonts w:ascii="Times New Roman" w:hAnsi="Times New Roman" w:cs="Times New Roman"/>
          <w:sz w:val="18"/>
          <w:szCs w:val="18"/>
          <w:lang w:val="en-CA"/>
        </w:rPr>
        <w:t xml:space="preserve"> 2020)</w:t>
      </w:r>
      <w:r w:rsidR="00A65BD4" w:rsidRPr="00681638">
        <w:rPr>
          <w:rFonts w:ascii="Times New Roman" w:hAnsi="Times New Roman" w:cs="Times New Roman"/>
          <w:sz w:val="18"/>
          <w:szCs w:val="18"/>
          <w:lang w:val="en-CA"/>
        </w:rPr>
        <w:t>, online: &lt;</w:t>
      </w:r>
      <w:hyperlink r:id="rId8" w:history="1">
        <w:r w:rsidR="00F43906" w:rsidRPr="00681638">
          <w:rPr>
            <w:rStyle w:val="Hyperlink"/>
            <w:rFonts w:ascii="Times New Roman" w:hAnsi="Times New Roman" w:cs="Times New Roman"/>
            <w:sz w:val="18"/>
            <w:szCs w:val="18"/>
            <w:lang w:val="en-CA"/>
          </w:rPr>
          <w:t>https://globalnews.ca/news/6595646/covid-19-cfb-trenton-canadians/</w:t>
        </w:r>
      </w:hyperlink>
      <w:r w:rsidR="00A65BD4" w:rsidRPr="00681638">
        <w:rPr>
          <w:rFonts w:ascii="Times New Roman" w:hAnsi="Times New Roman" w:cs="Times New Roman"/>
          <w:sz w:val="18"/>
          <w:szCs w:val="18"/>
          <w:lang w:val="en-CA"/>
        </w:rPr>
        <w:t>&gt;.</w:t>
      </w:r>
    </w:p>
  </w:footnote>
  <w:footnote w:id="13">
    <w:p w14:paraId="737A0630" w14:textId="064994DA"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EA6AD7" w:rsidRPr="00681638">
        <w:rPr>
          <w:rFonts w:ascii="Times New Roman" w:hAnsi="Times New Roman" w:cs="Times New Roman"/>
          <w:i/>
          <w:sz w:val="18"/>
          <w:szCs w:val="18"/>
          <w:lang w:val="en-CA"/>
        </w:rPr>
        <w:t>Public Health Act</w:t>
      </w:r>
      <w:r w:rsidR="001B70F6" w:rsidRPr="00681638">
        <w:rPr>
          <w:rFonts w:ascii="Times New Roman" w:hAnsi="Times New Roman" w:cs="Times New Roman"/>
          <w:sz w:val="18"/>
          <w:szCs w:val="18"/>
          <w:lang w:val="en-CA"/>
        </w:rPr>
        <w:t>, RSA 2000, c P-37</w:t>
      </w:r>
      <w:r w:rsidR="003B6FF7" w:rsidRPr="00681638">
        <w:rPr>
          <w:rFonts w:ascii="Times New Roman" w:hAnsi="Times New Roman" w:cs="Times New Roman"/>
          <w:sz w:val="18"/>
          <w:szCs w:val="18"/>
          <w:lang w:val="en-CA"/>
        </w:rPr>
        <w:t>, s. 52.21(2)</w:t>
      </w:r>
      <w:r w:rsidR="00A65BD4" w:rsidRPr="00681638">
        <w:rPr>
          <w:rFonts w:ascii="Times New Roman" w:hAnsi="Times New Roman" w:cs="Times New Roman"/>
          <w:sz w:val="18"/>
          <w:szCs w:val="18"/>
          <w:lang w:val="en-CA"/>
        </w:rPr>
        <w:t>, online: &lt;</w:t>
      </w:r>
      <w:hyperlink r:id="rId9" w:history="1">
        <w:r w:rsidR="00081C8B" w:rsidRPr="00681638">
          <w:rPr>
            <w:rStyle w:val="Hyperlink"/>
            <w:rFonts w:ascii="Times New Roman" w:hAnsi="Times New Roman" w:cs="Times New Roman"/>
            <w:sz w:val="18"/>
            <w:szCs w:val="18"/>
            <w:lang w:val="en-CA"/>
          </w:rPr>
          <w:t>canlii.ca/t/54b46#sec52.21subsec2</w:t>
        </w:r>
      </w:hyperlink>
      <w:r w:rsidR="00A65BD4" w:rsidRPr="00681638">
        <w:rPr>
          <w:rFonts w:ascii="Times New Roman" w:hAnsi="Times New Roman" w:cs="Times New Roman"/>
          <w:sz w:val="18"/>
          <w:szCs w:val="18"/>
          <w:lang w:val="en-CA"/>
        </w:rPr>
        <w:t>&gt;.</w:t>
      </w:r>
    </w:p>
  </w:footnote>
  <w:footnote w:id="14">
    <w:p w14:paraId="22EE9264" w14:textId="0A7B24FD"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E5C19" w:rsidRPr="00681638">
        <w:rPr>
          <w:rFonts w:ascii="Times New Roman" w:hAnsi="Times New Roman" w:cs="Times New Roman"/>
          <w:sz w:val="18"/>
          <w:szCs w:val="18"/>
          <w:lang w:val="en-CA"/>
        </w:rPr>
        <w:t xml:space="preserve">See </w:t>
      </w:r>
      <w:r w:rsidR="00A65BD4" w:rsidRPr="00681638">
        <w:rPr>
          <w:rFonts w:ascii="Times New Roman" w:hAnsi="Times New Roman" w:cs="Times New Roman"/>
          <w:sz w:val="18"/>
          <w:szCs w:val="18"/>
          <w:lang w:val="en-CA"/>
        </w:rPr>
        <w:t xml:space="preserve">Hillary </w:t>
      </w:r>
      <w:r w:rsidR="007E5C19" w:rsidRPr="00681638">
        <w:rPr>
          <w:rFonts w:ascii="Times New Roman" w:hAnsi="Times New Roman" w:cs="Times New Roman"/>
          <w:sz w:val="18"/>
          <w:szCs w:val="18"/>
          <w:lang w:val="en-CA"/>
        </w:rPr>
        <w:t>Johnstone, “</w:t>
      </w:r>
      <w:r w:rsidR="00377D6E" w:rsidRPr="00681638">
        <w:rPr>
          <w:rFonts w:ascii="Times New Roman" w:hAnsi="Times New Roman" w:cs="Times New Roman"/>
          <w:sz w:val="18"/>
          <w:szCs w:val="18"/>
          <w:lang w:val="en-CA"/>
        </w:rPr>
        <w:t>Dozens fined as city moves to enforce pandemic restrictions”</w:t>
      </w:r>
      <w:r w:rsidR="00357816" w:rsidRPr="00681638">
        <w:rPr>
          <w:rFonts w:ascii="Times New Roman" w:hAnsi="Times New Roman" w:cs="Times New Roman"/>
          <w:sz w:val="18"/>
          <w:szCs w:val="18"/>
          <w:lang w:val="en-CA"/>
        </w:rPr>
        <w:t>,</w:t>
      </w:r>
      <w:r w:rsidR="00377D6E" w:rsidRPr="00681638">
        <w:rPr>
          <w:rFonts w:ascii="Times New Roman" w:hAnsi="Times New Roman" w:cs="Times New Roman"/>
          <w:sz w:val="18"/>
          <w:szCs w:val="18"/>
          <w:lang w:val="en-CA"/>
        </w:rPr>
        <w:t xml:space="preserve"> </w:t>
      </w:r>
      <w:r w:rsidR="008965D6" w:rsidRPr="00681638">
        <w:rPr>
          <w:rFonts w:ascii="Times New Roman" w:hAnsi="Times New Roman" w:cs="Times New Roman"/>
          <w:i/>
          <w:sz w:val="18"/>
          <w:szCs w:val="18"/>
          <w:lang w:val="en-CA"/>
        </w:rPr>
        <w:t>CBC News</w:t>
      </w:r>
      <w:r w:rsidR="008965D6"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 xml:space="preserve">6 </w:t>
      </w:r>
      <w:r w:rsidR="008965D6" w:rsidRPr="00681638">
        <w:rPr>
          <w:rFonts w:ascii="Times New Roman" w:hAnsi="Times New Roman" w:cs="Times New Roman"/>
          <w:sz w:val="18"/>
          <w:szCs w:val="18"/>
          <w:lang w:val="en-CA"/>
        </w:rPr>
        <w:t>April 2020)</w:t>
      </w:r>
      <w:r w:rsidR="00A65BD4" w:rsidRPr="00681638">
        <w:rPr>
          <w:rFonts w:ascii="Times New Roman" w:hAnsi="Times New Roman" w:cs="Times New Roman"/>
          <w:sz w:val="18"/>
          <w:szCs w:val="18"/>
          <w:lang w:val="en-CA"/>
        </w:rPr>
        <w:t>, online</w:t>
      </w:r>
      <w:r w:rsidR="008965D6"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&lt;</w:t>
      </w:r>
      <w:hyperlink r:id="rId10" w:history="1">
        <w:r w:rsidR="00A65BD4" w:rsidRPr="00681638">
          <w:rPr>
            <w:rStyle w:val="Hyperlink"/>
            <w:rFonts w:ascii="Times New Roman" w:hAnsi="Times New Roman" w:cs="Times New Roman"/>
            <w:sz w:val="18"/>
            <w:szCs w:val="18"/>
            <w:lang w:val="en-CA"/>
          </w:rPr>
          <w:t>https://www.cbc.ca/news/canada/ottawa/ottawa-bylaw-parks-fines-1.5523154</w:t>
        </w:r>
      </w:hyperlink>
      <w:r w:rsidR="00A65BD4" w:rsidRPr="00681638">
        <w:rPr>
          <w:rFonts w:ascii="Times New Roman" w:hAnsi="Times New Roman" w:cs="Times New Roman"/>
          <w:sz w:val="18"/>
          <w:szCs w:val="18"/>
          <w:lang w:val="en-CA"/>
        </w:rPr>
        <w:t>&gt;.</w:t>
      </w:r>
    </w:p>
  </w:footnote>
  <w:footnote w:id="15">
    <w:p w14:paraId="15D030A3" w14:textId="23130459"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56C4C" w:rsidRPr="00681638">
        <w:rPr>
          <w:rFonts w:ascii="Times New Roman" w:hAnsi="Times New Roman" w:cs="Times New Roman"/>
          <w:sz w:val="18"/>
          <w:szCs w:val="18"/>
          <w:lang w:val="en-CA"/>
        </w:rPr>
        <w:t>Northwest Territories, “</w:t>
      </w:r>
      <w:r w:rsidR="00013916" w:rsidRPr="00681638">
        <w:rPr>
          <w:rFonts w:ascii="Times New Roman" w:hAnsi="Times New Roman" w:cs="Times New Roman"/>
          <w:iCs/>
          <w:sz w:val="18"/>
          <w:szCs w:val="18"/>
          <w:lang w:val="en-CA"/>
        </w:rPr>
        <w:t>Public Health Order – COVID-19 Prohibition of Gatherings and Closures of Certain Business (effective April 11, 2020)</w:t>
      </w:r>
      <w:r w:rsidR="00656C4C" w:rsidRPr="00681638">
        <w:rPr>
          <w:rFonts w:ascii="Times New Roman" w:hAnsi="Times New Roman" w:cs="Times New Roman"/>
          <w:iCs/>
          <w:sz w:val="18"/>
          <w:szCs w:val="18"/>
          <w:lang w:val="en-CA"/>
        </w:rPr>
        <w:t>”</w:t>
      </w:r>
      <w:r w:rsidR="00013916" w:rsidRPr="00681638">
        <w:rPr>
          <w:rFonts w:ascii="Times New Roman" w:hAnsi="Times New Roman" w:cs="Times New Roman"/>
          <w:sz w:val="18"/>
          <w:szCs w:val="18"/>
          <w:lang w:val="en-CA"/>
        </w:rPr>
        <w:t>,</w:t>
      </w:r>
      <w:r w:rsidR="001816E5" w:rsidRPr="00681638">
        <w:rPr>
          <w:rFonts w:ascii="Times New Roman" w:hAnsi="Times New Roman" w:cs="Times New Roman"/>
          <w:sz w:val="18"/>
          <w:szCs w:val="18"/>
          <w:lang w:val="en-CA"/>
        </w:rPr>
        <w:t xml:space="preserve"> s. 1a</w:t>
      </w:r>
      <w:r w:rsidR="00F72EDC" w:rsidRPr="00681638">
        <w:rPr>
          <w:rFonts w:ascii="Times New Roman" w:hAnsi="Times New Roman" w:cs="Times New Roman"/>
          <w:sz w:val="18"/>
          <w:szCs w:val="18"/>
          <w:lang w:val="en-CA"/>
        </w:rPr>
        <w:t>. (</w:t>
      </w:r>
      <w:r w:rsidR="00A65BD4" w:rsidRPr="00681638">
        <w:rPr>
          <w:rFonts w:ascii="Times New Roman" w:hAnsi="Times New Roman" w:cs="Times New Roman"/>
          <w:sz w:val="18"/>
          <w:szCs w:val="18"/>
          <w:lang w:val="en-CA"/>
        </w:rPr>
        <w:t xml:space="preserve">11 </w:t>
      </w:r>
      <w:r w:rsidR="009D0D69" w:rsidRPr="00681638">
        <w:rPr>
          <w:rFonts w:ascii="Times New Roman" w:hAnsi="Times New Roman" w:cs="Times New Roman"/>
          <w:sz w:val="18"/>
          <w:szCs w:val="18"/>
          <w:lang w:val="en-CA"/>
        </w:rPr>
        <w:t>April 2020)</w:t>
      </w:r>
      <w:r w:rsidR="00A65BD4" w:rsidRPr="00681638">
        <w:rPr>
          <w:rFonts w:ascii="Times New Roman" w:hAnsi="Times New Roman" w:cs="Times New Roman"/>
          <w:sz w:val="18"/>
          <w:szCs w:val="18"/>
          <w:lang w:val="en-CA"/>
        </w:rPr>
        <w:t>,</w:t>
      </w:r>
      <w:r w:rsidR="001816E5" w:rsidRPr="00681638">
        <w:rPr>
          <w:rFonts w:ascii="Times New Roman" w:hAnsi="Times New Roman" w:cs="Times New Roman"/>
          <w:sz w:val="18"/>
          <w:szCs w:val="18"/>
          <w:lang w:val="en-CA"/>
        </w:rPr>
        <w:t xml:space="preserve"> </w:t>
      </w:r>
      <w:r w:rsidR="00A65BD4" w:rsidRPr="00681638">
        <w:rPr>
          <w:rFonts w:ascii="Times New Roman" w:hAnsi="Times New Roman" w:cs="Times New Roman"/>
          <w:sz w:val="18"/>
          <w:szCs w:val="18"/>
          <w:lang w:val="en-CA"/>
        </w:rPr>
        <w:t>online</w:t>
      </w:r>
      <w:r w:rsidR="001816E5" w:rsidRPr="00681638">
        <w:rPr>
          <w:rFonts w:ascii="Times New Roman" w:hAnsi="Times New Roman" w:cs="Times New Roman"/>
          <w:sz w:val="18"/>
          <w:szCs w:val="18"/>
          <w:lang w:val="en-CA"/>
        </w:rPr>
        <w:t xml:space="preserve">: </w:t>
      </w:r>
      <w:r w:rsidR="00656C4C" w:rsidRPr="00681638">
        <w:rPr>
          <w:rFonts w:ascii="Times New Roman" w:hAnsi="Times New Roman" w:cs="Times New Roman"/>
          <w:sz w:val="18"/>
          <w:szCs w:val="18"/>
          <w:lang w:val="en-CA"/>
        </w:rPr>
        <w:t>&lt;</w:t>
      </w:r>
      <w:hyperlink r:id="rId11" w:history="1">
        <w:r w:rsidR="00656C4C" w:rsidRPr="00681638">
          <w:rPr>
            <w:rStyle w:val="Hyperlink"/>
            <w:rFonts w:ascii="Times New Roman" w:hAnsi="Times New Roman" w:cs="Times New Roman"/>
            <w:sz w:val="18"/>
            <w:szCs w:val="18"/>
            <w:lang w:val="en-CA"/>
          </w:rPr>
          <w:t>https://www.hss.gov.nt.ca/sites/hss/files/resources/public-health-order-covid-19-prohibition-gatherings-closures-certain-business.pdf</w:t>
        </w:r>
      </w:hyperlink>
      <w:r w:rsidR="00656C4C" w:rsidRPr="00681638">
        <w:rPr>
          <w:rFonts w:ascii="Times New Roman" w:hAnsi="Times New Roman" w:cs="Times New Roman"/>
          <w:sz w:val="18"/>
          <w:szCs w:val="18"/>
          <w:lang w:val="en-CA"/>
        </w:rPr>
        <w:t>&gt;.</w:t>
      </w:r>
    </w:p>
  </w:footnote>
  <w:footnote w:id="16">
    <w:p w14:paraId="7A0DC31C" w14:textId="19390FEF" w:rsidR="00750BFF" w:rsidRPr="00681638" w:rsidRDefault="00750BFF"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56C4C" w:rsidRPr="00681638">
        <w:rPr>
          <w:rFonts w:ascii="Times New Roman" w:hAnsi="Times New Roman" w:cs="Times New Roman"/>
          <w:sz w:val="18"/>
          <w:szCs w:val="18"/>
          <w:lang w:val="en-CA"/>
        </w:rPr>
        <w:t xml:space="preserve">Miriam </w:t>
      </w:r>
      <w:r w:rsidR="00466CA0" w:rsidRPr="00681638">
        <w:rPr>
          <w:rFonts w:ascii="Times New Roman" w:hAnsi="Times New Roman" w:cs="Times New Roman"/>
          <w:sz w:val="18"/>
          <w:szCs w:val="18"/>
          <w:lang w:val="en-CA"/>
        </w:rPr>
        <w:t>Lafontaine</w:t>
      </w:r>
      <w:r w:rsidR="00656C4C" w:rsidRPr="00681638">
        <w:rPr>
          <w:rFonts w:ascii="Times New Roman" w:hAnsi="Times New Roman" w:cs="Times New Roman"/>
          <w:sz w:val="18"/>
          <w:szCs w:val="18"/>
          <w:lang w:val="en-CA"/>
        </w:rPr>
        <w:t>,</w:t>
      </w:r>
      <w:r w:rsidR="00466CA0" w:rsidRPr="00681638">
        <w:rPr>
          <w:rFonts w:ascii="Times New Roman" w:hAnsi="Times New Roman" w:cs="Times New Roman"/>
          <w:sz w:val="18"/>
          <w:szCs w:val="18"/>
          <w:lang w:val="en-CA"/>
        </w:rPr>
        <w:t xml:space="preserve"> “</w:t>
      </w:r>
      <w:r w:rsidR="00BC1073" w:rsidRPr="00681638">
        <w:rPr>
          <w:rFonts w:ascii="Times New Roman" w:hAnsi="Times New Roman" w:cs="Times New Roman"/>
          <w:sz w:val="18"/>
          <w:szCs w:val="18"/>
          <w:lang w:val="en-CA"/>
        </w:rPr>
        <w:t>Advocates for Toronto homeless sue the city over lack of COVID-19 protections in shelters”</w:t>
      </w:r>
      <w:r w:rsidR="00656C4C" w:rsidRPr="00681638">
        <w:rPr>
          <w:rFonts w:ascii="Times New Roman" w:hAnsi="Times New Roman" w:cs="Times New Roman"/>
          <w:sz w:val="18"/>
          <w:szCs w:val="18"/>
          <w:lang w:val="en-CA"/>
        </w:rPr>
        <w:t>,</w:t>
      </w:r>
      <w:r w:rsidR="00BC1073" w:rsidRPr="00681638">
        <w:rPr>
          <w:rFonts w:ascii="Times New Roman" w:hAnsi="Times New Roman" w:cs="Times New Roman"/>
          <w:sz w:val="18"/>
          <w:szCs w:val="18"/>
          <w:lang w:val="en-CA"/>
        </w:rPr>
        <w:t xml:space="preserve"> </w:t>
      </w:r>
      <w:r w:rsidR="00BC1073" w:rsidRPr="00681638">
        <w:rPr>
          <w:rFonts w:ascii="Times New Roman" w:hAnsi="Times New Roman" w:cs="Times New Roman"/>
          <w:i/>
          <w:sz w:val="18"/>
          <w:szCs w:val="18"/>
          <w:lang w:val="en-CA"/>
        </w:rPr>
        <w:t>The</w:t>
      </w:r>
      <w:r w:rsidR="00656C4C" w:rsidRPr="00681638">
        <w:rPr>
          <w:rFonts w:ascii="Times New Roman" w:hAnsi="Times New Roman" w:cs="Times New Roman"/>
          <w:i/>
          <w:sz w:val="18"/>
          <w:szCs w:val="18"/>
          <w:lang w:val="en-CA"/>
        </w:rPr>
        <w:t xml:space="preserve"> Toronto</w:t>
      </w:r>
      <w:r w:rsidR="00BC1073" w:rsidRPr="00681638">
        <w:rPr>
          <w:rFonts w:ascii="Times New Roman" w:hAnsi="Times New Roman" w:cs="Times New Roman"/>
          <w:i/>
          <w:sz w:val="18"/>
          <w:szCs w:val="18"/>
          <w:lang w:val="en-CA"/>
        </w:rPr>
        <w:t xml:space="preserve"> Star</w:t>
      </w:r>
      <w:r w:rsidR="00BC1073" w:rsidRPr="00681638">
        <w:rPr>
          <w:rFonts w:ascii="Times New Roman" w:hAnsi="Times New Roman" w:cs="Times New Roman"/>
          <w:sz w:val="18"/>
          <w:szCs w:val="18"/>
          <w:lang w:val="en-CA"/>
        </w:rPr>
        <w:t xml:space="preserve"> </w:t>
      </w:r>
      <w:r w:rsidR="00046563" w:rsidRPr="00681638">
        <w:rPr>
          <w:rFonts w:ascii="Times New Roman" w:hAnsi="Times New Roman" w:cs="Times New Roman"/>
          <w:sz w:val="18"/>
          <w:szCs w:val="18"/>
          <w:lang w:val="en-CA"/>
        </w:rPr>
        <w:t>(</w:t>
      </w:r>
      <w:r w:rsidR="00656C4C" w:rsidRPr="00681638">
        <w:rPr>
          <w:rFonts w:ascii="Times New Roman" w:hAnsi="Times New Roman" w:cs="Times New Roman"/>
          <w:sz w:val="18"/>
          <w:szCs w:val="18"/>
          <w:lang w:val="en-CA"/>
        </w:rPr>
        <w:t xml:space="preserve">25 </w:t>
      </w:r>
      <w:r w:rsidR="00046563" w:rsidRPr="00681638">
        <w:rPr>
          <w:rFonts w:ascii="Times New Roman" w:hAnsi="Times New Roman" w:cs="Times New Roman"/>
          <w:sz w:val="18"/>
          <w:szCs w:val="18"/>
          <w:lang w:val="en-CA"/>
        </w:rPr>
        <w:t>April 2020)</w:t>
      </w:r>
      <w:r w:rsidR="00656C4C" w:rsidRPr="00681638">
        <w:rPr>
          <w:rFonts w:ascii="Times New Roman" w:hAnsi="Times New Roman" w:cs="Times New Roman"/>
          <w:sz w:val="18"/>
          <w:szCs w:val="18"/>
          <w:lang w:val="en-CA"/>
        </w:rPr>
        <w:t>, online:</w:t>
      </w:r>
      <w:r w:rsidR="00A35DE1" w:rsidRPr="00681638">
        <w:rPr>
          <w:rFonts w:ascii="Times New Roman" w:hAnsi="Times New Roman" w:cs="Times New Roman"/>
          <w:sz w:val="18"/>
          <w:szCs w:val="18"/>
          <w:lang w:val="en-CA"/>
        </w:rPr>
        <w:t xml:space="preserve"> </w:t>
      </w:r>
      <w:r w:rsidR="00656C4C" w:rsidRPr="00681638">
        <w:rPr>
          <w:rFonts w:ascii="Times New Roman" w:hAnsi="Times New Roman" w:cs="Times New Roman"/>
          <w:sz w:val="18"/>
          <w:szCs w:val="18"/>
          <w:lang w:val="en-CA"/>
        </w:rPr>
        <w:t>&lt;</w:t>
      </w:r>
      <w:hyperlink r:id="rId12" w:history="1">
        <w:r w:rsidR="00656C4C" w:rsidRPr="00681638">
          <w:rPr>
            <w:rStyle w:val="Hyperlink"/>
            <w:rFonts w:ascii="Times New Roman" w:hAnsi="Times New Roman" w:cs="Times New Roman"/>
            <w:sz w:val="18"/>
            <w:szCs w:val="18"/>
            <w:lang w:val="en-CA"/>
          </w:rPr>
          <w:t>https://www.thestar.com/news/gta/2020/04/25/advocates-for-toronto-homeless-sue-the-city-over-lack-of-covid-19-protections-in-shelters.html</w:t>
        </w:r>
      </w:hyperlink>
      <w:r w:rsidR="00656C4C" w:rsidRPr="00681638">
        <w:rPr>
          <w:rFonts w:ascii="Times New Roman" w:hAnsi="Times New Roman" w:cs="Times New Roman"/>
          <w:sz w:val="18"/>
          <w:szCs w:val="18"/>
          <w:lang w:val="en-CA"/>
        </w:rPr>
        <w:t>&gt;.</w:t>
      </w:r>
    </w:p>
  </w:footnote>
  <w:footnote w:id="17">
    <w:p w14:paraId="43331BFB" w14:textId="027E8C76" w:rsidR="00750BFF" w:rsidRPr="00681638" w:rsidRDefault="00750BF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DC2165" w:rsidRPr="00681638">
        <w:rPr>
          <w:rFonts w:ascii="Times New Roman" w:hAnsi="Times New Roman" w:cs="Times New Roman"/>
          <w:i/>
          <w:sz w:val="18"/>
          <w:szCs w:val="18"/>
          <w:lang w:val="en-CA"/>
        </w:rPr>
        <w:t>Ibid.</w:t>
      </w:r>
    </w:p>
  </w:footnote>
  <w:footnote w:id="18">
    <w:p w14:paraId="3D52BAA6" w14:textId="3FF1B7CE" w:rsidR="008334D9" w:rsidRPr="00681638" w:rsidRDefault="008334D9"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681638">
        <w:rPr>
          <w:rFonts w:ascii="Times New Roman" w:hAnsi="Times New Roman" w:cs="Times New Roman"/>
          <w:sz w:val="18"/>
          <w:szCs w:val="18"/>
          <w:lang w:val="en-CA"/>
        </w:rPr>
        <w:t xml:space="preserve">Dominique Clément, “An Exercise in Futility? Regionalism, State Funding, and Ideology as Obstacles to the Formation of a National Social Movement Organization in Canada” (2005) </w:t>
      </w:r>
      <w:r w:rsidRPr="00681638">
        <w:rPr>
          <w:rFonts w:ascii="Times New Roman" w:hAnsi="Times New Roman" w:cs="Times New Roman"/>
          <w:i/>
          <w:sz w:val="18"/>
          <w:szCs w:val="18"/>
          <w:lang w:val="en-CA"/>
        </w:rPr>
        <w:t>BC Studies</w:t>
      </w:r>
      <w:r w:rsidRPr="00681638">
        <w:rPr>
          <w:rFonts w:ascii="Times New Roman" w:hAnsi="Times New Roman" w:cs="Times New Roman"/>
          <w:sz w:val="18"/>
          <w:szCs w:val="18"/>
          <w:lang w:val="en-CA"/>
        </w:rPr>
        <w:t xml:space="preserve"> No 146</w:t>
      </w:r>
      <w:r w:rsidR="00656C4C" w:rsidRPr="00681638">
        <w:rPr>
          <w:rFonts w:ascii="Times New Roman" w:hAnsi="Times New Roman" w:cs="Times New Roman"/>
          <w:sz w:val="18"/>
          <w:szCs w:val="18"/>
          <w:lang w:val="en-CA"/>
        </w:rPr>
        <w:t xml:space="preserve"> at</w:t>
      </w:r>
      <w:r w:rsidRPr="00681638">
        <w:rPr>
          <w:rFonts w:ascii="Times New Roman" w:hAnsi="Times New Roman" w:cs="Times New Roman"/>
          <w:sz w:val="18"/>
          <w:szCs w:val="18"/>
          <w:lang w:val="en-CA"/>
        </w:rPr>
        <w:t xml:space="preserve"> 77</w:t>
      </w:r>
      <w:r w:rsidR="00656C4C" w:rsidRPr="00681638">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w:t>
      </w:r>
      <w:r w:rsidR="00656C4C" w:rsidRPr="00681638">
        <w:rPr>
          <w:rFonts w:ascii="Times New Roman" w:hAnsi="Times New Roman" w:cs="Times New Roman"/>
          <w:sz w:val="18"/>
          <w:szCs w:val="18"/>
          <w:lang w:val="en-CA"/>
        </w:rPr>
        <w:t>&lt;</w:t>
      </w:r>
      <w:hyperlink r:id="rId13" w:history="1">
        <w:r w:rsidR="00656C4C" w:rsidRPr="00681638">
          <w:rPr>
            <w:rStyle w:val="Hyperlink"/>
            <w:rFonts w:ascii="Times New Roman" w:hAnsi="Times New Roman" w:cs="Times New Roman"/>
            <w:sz w:val="18"/>
            <w:szCs w:val="18"/>
            <w:lang w:val="en-CA"/>
          </w:rPr>
          <w:t>https://historyofrights.ca/wp-content/uploads/pubs/article_JCS.pdf</w:t>
        </w:r>
      </w:hyperlink>
      <w:r w:rsidR="00656C4C" w:rsidRPr="00681638">
        <w:rPr>
          <w:rFonts w:ascii="Times New Roman" w:hAnsi="Times New Roman" w:cs="Times New Roman"/>
          <w:sz w:val="18"/>
          <w:szCs w:val="18"/>
          <w:lang w:val="en-CA"/>
        </w:rPr>
        <w:t>&gt;.</w:t>
      </w:r>
    </w:p>
  </w:footnote>
  <w:footnote w:id="19">
    <w:p w14:paraId="7F0F40CD" w14:textId="6F620ED0" w:rsidR="00687293" w:rsidRPr="00681638" w:rsidRDefault="00687293"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5F7842" w:rsidRPr="00681638">
        <w:rPr>
          <w:rFonts w:ascii="Times New Roman" w:hAnsi="Times New Roman" w:cs="Times New Roman"/>
          <w:i/>
          <w:sz w:val="18"/>
          <w:szCs w:val="18"/>
        </w:rPr>
        <w:t xml:space="preserve">Ibid </w:t>
      </w:r>
      <w:r w:rsidR="005F7842" w:rsidRPr="00681638">
        <w:rPr>
          <w:rFonts w:ascii="Times New Roman" w:hAnsi="Times New Roman" w:cs="Times New Roman"/>
          <w:sz w:val="18"/>
          <w:szCs w:val="18"/>
        </w:rPr>
        <w:t>at 167.</w:t>
      </w:r>
    </w:p>
  </w:footnote>
  <w:footnote w:id="20">
    <w:p w14:paraId="0877DCE6" w14:textId="2EAF2D17" w:rsidR="00687293" w:rsidRPr="00681638" w:rsidRDefault="00687293"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5F7842" w:rsidRPr="00681638">
        <w:rPr>
          <w:rFonts w:ascii="Times New Roman" w:hAnsi="Times New Roman" w:cs="Times New Roman"/>
          <w:i/>
          <w:sz w:val="18"/>
          <w:szCs w:val="18"/>
        </w:rPr>
        <w:t>Ibid.</w:t>
      </w:r>
    </w:p>
  </w:footnote>
  <w:footnote w:id="21">
    <w:p w14:paraId="234B8A82" w14:textId="1A853E50" w:rsidR="00410ED9" w:rsidRPr="00681638" w:rsidRDefault="00410ED9"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F7842" w:rsidRPr="00681638">
        <w:rPr>
          <w:rFonts w:ascii="Times New Roman" w:hAnsi="Times New Roman" w:cs="Times New Roman"/>
          <w:i/>
          <w:sz w:val="18"/>
          <w:szCs w:val="18"/>
          <w:lang w:val="en-CA"/>
        </w:rPr>
        <w:t>Ibid</w:t>
      </w:r>
      <w:r w:rsidR="005F7842" w:rsidRPr="00681638">
        <w:rPr>
          <w:rFonts w:ascii="Times New Roman" w:hAnsi="Times New Roman" w:cs="Times New Roman"/>
          <w:sz w:val="18"/>
          <w:szCs w:val="18"/>
          <w:lang w:val="en-CA"/>
        </w:rPr>
        <w:t xml:space="preserve"> at </w:t>
      </w:r>
      <w:r w:rsidR="003311F9" w:rsidRPr="00681638">
        <w:rPr>
          <w:rFonts w:ascii="Times New Roman" w:hAnsi="Times New Roman" w:cs="Times New Roman"/>
          <w:sz w:val="18"/>
          <w:szCs w:val="18"/>
          <w:lang w:val="en-CA"/>
        </w:rPr>
        <w:t>174.</w:t>
      </w:r>
    </w:p>
  </w:footnote>
  <w:footnote w:id="22">
    <w:p w14:paraId="345FBC13" w14:textId="377C600A" w:rsidR="00410ED9" w:rsidRPr="00681638" w:rsidRDefault="00410ED9"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C568D" w:rsidRPr="00681638">
        <w:rPr>
          <w:rFonts w:ascii="Times New Roman" w:hAnsi="Times New Roman" w:cs="Times New Roman"/>
          <w:i/>
          <w:sz w:val="18"/>
          <w:szCs w:val="18"/>
          <w:lang w:val="en-CA"/>
        </w:rPr>
        <w:t>Canadian Charter of Rights and Freedoms</w:t>
      </w:r>
      <w:r w:rsidR="003C568D" w:rsidRPr="00681638">
        <w:rPr>
          <w:rFonts w:ascii="Times New Roman" w:hAnsi="Times New Roman" w:cs="Times New Roman"/>
          <w:sz w:val="18"/>
          <w:szCs w:val="18"/>
          <w:lang w:val="en-CA"/>
        </w:rPr>
        <w:t>, s 1, Part 1 of the </w:t>
      </w:r>
      <w:r w:rsidR="003C568D" w:rsidRPr="00681638">
        <w:rPr>
          <w:rFonts w:ascii="Times New Roman" w:hAnsi="Times New Roman" w:cs="Times New Roman"/>
          <w:i/>
          <w:sz w:val="18"/>
          <w:szCs w:val="18"/>
          <w:lang w:val="en-CA"/>
        </w:rPr>
        <w:t>Constitution Act</w:t>
      </w:r>
      <w:r w:rsidR="003C568D" w:rsidRPr="00681638">
        <w:rPr>
          <w:rFonts w:ascii="Times New Roman" w:hAnsi="Times New Roman" w:cs="Times New Roman"/>
          <w:sz w:val="18"/>
          <w:szCs w:val="18"/>
          <w:lang w:val="en-CA"/>
        </w:rPr>
        <w:t>, 1982, being Schedule B to the</w:t>
      </w:r>
      <w:r w:rsidR="003C568D" w:rsidRPr="00681638">
        <w:rPr>
          <w:rFonts w:ascii="Times New Roman" w:hAnsi="Times New Roman" w:cs="Times New Roman"/>
          <w:i/>
          <w:sz w:val="18"/>
          <w:szCs w:val="18"/>
          <w:lang w:val="en-CA"/>
        </w:rPr>
        <w:t> Canada Act 1982</w:t>
      </w:r>
      <w:r w:rsidR="003C568D" w:rsidRPr="00681638">
        <w:rPr>
          <w:rFonts w:ascii="Times New Roman" w:hAnsi="Times New Roman" w:cs="Times New Roman"/>
          <w:sz w:val="18"/>
          <w:szCs w:val="18"/>
          <w:lang w:val="en-CA"/>
        </w:rPr>
        <w:t> (UK), 1982, c 11.</w:t>
      </w:r>
    </w:p>
  </w:footnote>
  <w:footnote w:id="23">
    <w:p w14:paraId="6D96B068" w14:textId="6AA2E0EB" w:rsidR="00E41843" w:rsidRPr="00681638" w:rsidRDefault="00E41843"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14126" w:rsidRPr="00681638">
        <w:rPr>
          <w:rFonts w:ascii="Times New Roman" w:hAnsi="Times New Roman" w:cs="Times New Roman"/>
          <w:i/>
          <w:iCs/>
          <w:sz w:val="18"/>
          <w:szCs w:val="18"/>
          <w:lang w:val="en-CA"/>
        </w:rPr>
        <w:t>R v Oakes</w:t>
      </w:r>
      <w:r w:rsidR="00F14126" w:rsidRPr="00681638">
        <w:rPr>
          <w:rFonts w:ascii="Times New Roman" w:hAnsi="Times New Roman" w:cs="Times New Roman"/>
          <w:sz w:val="18"/>
          <w:szCs w:val="18"/>
          <w:lang w:val="en-CA"/>
        </w:rPr>
        <w:t>, 1986 CanLII 46 (SCC), [1986] 1 SCR 103, online: &lt;</w:t>
      </w:r>
      <w:hyperlink r:id="rId14" w:history="1">
        <w:r w:rsidR="00F14126" w:rsidRPr="00681638">
          <w:rPr>
            <w:rStyle w:val="Hyperlink"/>
            <w:rFonts w:ascii="Times New Roman" w:hAnsi="Times New Roman" w:cs="Times New Roman"/>
            <w:sz w:val="18"/>
            <w:szCs w:val="18"/>
            <w:lang w:val="en-CA"/>
          </w:rPr>
          <w:t>canlii.ca/t/1ftv6</w:t>
        </w:r>
      </w:hyperlink>
      <w:r w:rsidR="00F14126" w:rsidRPr="00681638">
        <w:rPr>
          <w:rFonts w:ascii="Times New Roman" w:hAnsi="Times New Roman" w:cs="Times New Roman"/>
          <w:sz w:val="18"/>
          <w:szCs w:val="18"/>
          <w:lang w:val="en-CA"/>
        </w:rPr>
        <w:t>&gt;.</w:t>
      </w:r>
    </w:p>
  </w:footnote>
  <w:footnote w:id="24">
    <w:p w14:paraId="33043653" w14:textId="5FEDACD6" w:rsidR="00410ED9" w:rsidRPr="00681638" w:rsidRDefault="00410ED9"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8A4176" w:rsidRPr="00681638">
        <w:rPr>
          <w:rFonts w:ascii="Times New Roman" w:hAnsi="Times New Roman" w:cs="Times New Roman"/>
          <w:i/>
          <w:sz w:val="18"/>
          <w:szCs w:val="18"/>
          <w:lang w:val="en-CA"/>
        </w:rPr>
        <w:t>Ibid</w:t>
      </w:r>
      <w:r w:rsidR="008A4176" w:rsidRPr="00681638">
        <w:rPr>
          <w:rFonts w:ascii="Times New Roman" w:hAnsi="Times New Roman" w:cs="Times New Roman"/>
          <w:sz w:val="18"/>
          <w:szCs w:val="18"/>
          <w:lang w:val="en-CA"/>
        </w:rPr>
        <w:t xml:space="preserve"> at</w:t>
      </w:r>
      <w:r w:rsidR="00F14126" w:rsidRPr="00681638">
        <w:rPr>
          <w:rFonts w:ascii="Times New Roman" w:hAnsi="Times New Roman" w:cs="Times New Roman"/>
          <w:sz w:val="18"/>
          <w:szCs w:val="18"/>
          <w:lang w:val="en-CA"/>
        </w:rPr>
        <w:t xml:space="preserve"> paras</w:t>
      </w:r>
      <w:r w:rsidR="008A4176" w:rsidRPr="00681638">
        <w:rPr>
          <w:rFonts w:ascii="Times New Roman" w:hAnsi="Times New Roman" w:cs="Times New Roman"/>
          <w:sz w:val="18"/>
          <w:szCs w:val="18"/>
          <w:lang w:val="en-CA"/>
        </w:rPr>
        <w:t xml:space="preserve"> 69–71.</w:t>
      </w:r>
    </w:p>
  </w:footnote>
  <w:footnote w:id="25">
    <w:p w14:paraId="2894A796" w14:textId="7D60BDA8" w:rsidR="00B534A1" w:rsidRPr="00681638" w:rsidRDefault="00B534A1"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F14126" w:rsidRPr="00681638">
        <w:rPr>
          <w:rFonts w:ascii="Times New Roman" w:hAnsi="Times New Roman" w:cs="Times New Roman"/>
          <w:sz w:val="18"/>
          <w:szCs w:val="18"/>
        </w:rPr>
        <w:t>Infection Prevention and Control Canada, “SARS (Severe Acute Respiratory Syndrome)” accessed 14 June 2020, online: &lt;</w:t>
      </w:r>
      <w:hyperlink r:id="rId15" w:history="1">
        <w:r w:rsidR="00F14126" w:rsidRPr="00681638">
          <w:rPr>
            <w:rStyle w:val="Hyperlink"/>
            <w:rFonts w:ascii="Times New Roman" w:hAnsi="Times New Roman" w:cs="Times New Roman"/>
            <w:sz w:val="18"/>
            <w:szCs w:val="18"/>
          </w:rPr>
          <w:t>https://ipac-canada.org/sars.php</w:t>
        </w:r>
      </w:hyperlink>
      <w:r w:rsidR="00F14126" w:rsidRPr="00681638">
        <w:rPr>
          <w:rFonts w:ascii="Times New Roman" w:hAnsi="Times New Roman" w:cs="Times New Roman"/>
          <w:sz w:val="18"/>
          <w:szCs w:val="18"/>
        </w:rPr>
        <w:t>&gt;.</w:t>
      </w:r>
    </w:p>
  </w:footnote>
  <w:footnote w:id="26">
    <w:p w14:paraId="1F105825" w14:textId="4EB0A18A" w:rsidR="00003D46" w:rsidRPr="00917706" w:rsidRDefault="00003D46"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C54EA1" w:rsidRPr="00917706">
        <w:rPr>
          <w:rFonts w:ascii="Times New Roman" w:hAnsi="Times New Roman" w:cs="Times New Roman"/>
          <w:sz w:val="18"/>
          <w:szCs w:val="18"/>
        </w:rPr>
        <w:t>MJ Bryant, “A Crisis is a Terrible Time to Legislate”</w:t>
      </w:r>
      <w:r w:rsidR="00F14126" w:rsidRPr="00681638">
        <w:rPr>
          <w:rFonts w:ascii="Times New Roman" w:hAnsi="Times New Roman" w:cs="Times New Roman"/>
          <w:sz w:val="18"/>
          <w:szCs w:val="18"/>
        </w:rPr>
        <w:t xml:space="preserve"> (27 May 2020), </w:t>
      </w:r>
      <w:r w:rsidR="00680D8E" w:rsidRPr="00681638">
        <w:rPr>
          <w:rFonts w:ascii="Times New Roman" w:hAnsi="Times New Roman" w:cs="Times New Roman"/>
          <w:i/>
          <w:iCs/>
          <w:sz w:val="18"/>
          <w:szCs w:val="18"/>
        </w:rPr>
        <w:t>CCLA</w:t>
      </w:r>
      <w:r w:rsidR="00680D8E" w:rsidRPr="00681638">
        <w:rPr>
          <w:rFonts w:ascii="Times New Roman" w:hAnsi="Times New Roman" w:cs="Times New Roman"/>
          <w:sz w:val="18"/>
          <w:szCs w:val="18"/>
        </w:rPr>
        <w:t xml:space="preserve"> (blog), </w:t>
      </w:r>
      <w:r w:rsidR="00F14126" w:rsidRPr="00681638">
        <w:rPr>
          <w:rFonts w:ascii="Times New Roman" w:hAnsi="Times New Roman" w:cs="Times New Roman"/>
          <w:sz w:val="18"/>
          <w:szCs w:val="18"/>
        </w:rPr>
        <w:t>online:</w:t>
      </w:r>
      <w:r w:rsidR="00C54EA1" w:rsidRPr="00917706">
        <w:rPr>
          <w:rFonts w:ascii="Times New Roman" w:hAnsi="Times New Roman" w:cs="Times New Roman"/>
          <w:sz w:val="18"/>
          <w:szCs w:val="18"/>
        </w:rPr>
        <w:t xml:space="preserve"> </w:t>
      </w:r>
      <w:r w:rsidR="00F14126" w:rsidRPr="00681638">
        <w:rPr>
          <w:rFonts w:ascii="Times New Roman" w:hAnsi="Times New Roman" w:cs="Times New Roman"/>
          <w:sz w:val="18"/>
          <w:szCs w:val="18"/>
        </w:rPr>
        <w:t>&lt;</w:t>
      </w:r>
      <w:hyperlink r:id="rId16" w:history="1">
        <w:r w:rsidR="00F14126" w:rsidRPr="00917706">
          <w:rPr>
            <w:rStyle w:val="Hyperlink"/>
            <w:rFonts w:ascii="Times New Roman" w:hAnsi="Times New Roman" w:cs="Times New Roman"/>
            <w:sz w:val="18"/>
            <w:szCs w:val="18"/>
          </w:rPr>
          <w:t>https://ccla.org/coronavirus-update-crisis-legislation/</w:t>
        </w:r>
      </w:hyperlink>
      <w:r w:rsidR="00F14126" w:rsidRPr="00681638">
        <w:rPr>
          <w:rFonts w:ascii="Times New Roman" w:hAnsi="Times New Roman" w:cs="Times New Roman"/>
          <w:sz w:val="18"/>
          <w:szCs w:val="18"/>
        </w:rPr>
        <w:t>&gt;.</w:t>
      </w:r>
    </w:p>
  </w:footnote>
  <w:footnote w:id="27">
    <w:p w14:paraId="773BBD13" w14:textId="6B58C5CE" w:rsidR="00650876" w:rsidRPr="00917706" w:rsidRDefault="00650876" w:rsidP="000F5192">
      <w:pPr>
        <w:pStyle w:val="FootnoteText"/>
        <w:rPr>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680D8E" w:rsidRPr="00681638">
        <w:rPr>
          <w:rFonts w:ascii="Times New Roman" w:hAnsi="Times New Roman" w:cs="Times New Roman"/>
          <w:sz w:val="18"/>
          <w:szCs w:val="18"/>
        </w:rPr>
        <w:t xml:space="preserve">Catherine Porter, "The Top Doctor Who Aced the Coronavirus Test”, </w:t>
      </w:r>
      <w:r w:rsidR="00680D8E" w:rsidRPr="00681638">
        <w:rPr>
          <w:rFonts w:ascii="Times New Roman" w:hAnsi="Times New Roman" w:cs="Times New Roman"/>
          <w:i/>
          <w:iCs/>
          <w:sz w:val="18"/>
          <w:szCs w:val="18"/>
        </w:rPr>
        <w:t>The New York Times</w:t>
      </w:r>
      <w:r w:rsidR="00680D8E" w:rsidRPr="00681638">
        <w:rPr>
          <w:rFonts w:ascii="Times New Roman" w:hAnsi="Times New Roman" w:cs="Times New Roman"/>
          <w:sz w:val="18"/>
          <w:szCs w:val="18"/>
        </w:rPr>
        <w:t xml:space="preserve"> (5 June 2020), online: &lt;</w:t>
      </w:r>
      <w:hyperlink r:id="rId17" w:history="1">
        <w:r w:rsidR="00680D8E" w:rsidRPr="00917706">
          <w:rPr>
            <w:rStyle w:val="Hyperlink"/>
            <w:rFonts w:ascii="Times New Roman" w:hAnsi="Times New Roman" w:cs="Times New Roman"/>
            <w:sz w:val="18"/>
            <w:szCs w:val="18"/>
          </w:rPr>
          <w:t>https://www.nytimes.com/2020/06/05/world/canada/bonnie-henry-british-columbia-coronavirus.htm</w:t>
        </w:r>
        <w:r w:rsidR="00680D8E" w:rsidRPr="00681638">
          <w:rPr>
            <w:rStyle w:val="Hyperlink"/>
            <w:rFonts w:ascii="Times New Roman" w:hAnsi="Times New Roman" w:cs="Times New Roman"/>
            <w:sz w:val="18"/>
            <w:szCs w:val="18"/>
          </w:rPr>
          <w:t>l</w:t>
        </w:r>
      </w:hyperlink>
      <w:r w:rsidR="00680D8E" w:rsidRPr="00681638">
        <w:rPr>
          <w:rFonts w:ascii="Times New Roman" w:hAnsi="Times New Roman" w:cs="Times New Roman"/>
          <w:sz w:val="18"/>
          <w:szCs w:val="18"/>
        </w:rPr>
        <w:t>&gt;.</w:t>
      </w:r>
    </w:p>
  </w:footnote>
  <w:footnote w:id="28">
    <w:p w14:paraId="5DCCD36C" w14:textId="5A131C27" w:rsidR="008A4176" w:rsidRPr="00681638" w:rsidRDefault="008A4176"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80D8E" w:rsidRPr="00681638">
        <w:rPr>
          <w:rFonts w:ascii="Times New Roman" w:hAnsi="Times New Roman" w:cs="Times New Roman"/>
          <w:i/>
          <w:iCs/>
          <w:sz w:val="18"/>
          <w:szCs w:val="18"/>
          <w:lang w:val="en-CA"/>
        </w:rPr>
        <w:t>Quarantine Act</w:t>
      </w:r>
      <w:r w:rsidR="00680D8E" w:rsidRPr="00681638">
        <w:rPr>
          <w:rFonts w:ascii="Times New Roman" w:hAnsi="Times New Roman" w:cs="Times New Roman"/>
          <w:sz w:val="18"/>
          <w:szCs w:val="18"/>
          <w:lang w:val="en-CA"/>
        </w:rPr>
        <w:t xml:space="preserve">, </w:t>
      </w:r>
      <w:r w:rsidR="00503BD0" w:rsidRPr="00681638">
        <w:rPr>
          <w:rFonts w:ascii="Times New Roman" w:hAnsi="Times New Roman" w:cs="Times New Roman"/>
          <w:sz w:val="18"/>
          <w:szCs w:val="18"/>
          <w:lang w:val="en-CA"/>
        </w:rPr>
        <w:t>SC</w:t>
      </w:r>
      <w:r w:rsidR="00503BD0" w:rsidRPr="00681638">
        <w:rPr>
          <w:rFonts w:ascii="Times New Roman" w:hAnsi="Times New Roman" w:cs="Times New Roman"/>
          <w:b/>
          <w:sz w:val="18"/>
          <w:szCs w:val="18"/>
          <w:lang w:val="en-CA"/>
        </w:rPr>
        <w:t> </w:t>
      </w:r>
      <w:r w:rsidR="00503BD0" w:rsidRPr="00681638">
        <w:rPr>
          <w:rFonts w:ascii="Times New Roman" w:hAnsi="Times New Roman" w:cs="Times New Roman"/>
          <w:sz w:val="18"/>
          <w:szCs w:val="18"/>
          <w:lang w:val="en-CA"/>
        </w:rPr>
        <w:t>2005, c 20.</w:t>
      </w:r>
    </w:p>
  </w:footnote>
  <w:footnote w:id="29">
    <w:p w14:paraId="400EA504" w14:textId="77777777" w:rsidR="00EC0E4F" w:rsidRPr="00681638" w:rsidRDefault="00EC0E4F" w:rsidP="00EC0E4F">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(UK), 30 &amp; 31 Victoria, c 3.</w:t>
      </w:r>
    </w:p>
  </w:footnote>
  <w:footnote w:id="30">
    <w:p w14:paraId="7832F8A2" w14:textId="77777777" w:rsidR="00EC0E4F" w:rsidRPr="00681638" w:rsidRDefault="00EC0E4F" w:rsidP="00EC0E4F">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RSO 1990, c H7.</w:t>
      </w:r>
    </w:p>
  </w:footnote>
  <w:footnote w:id="31">
    <w:p w14:paraId="3C063D7C" w14:textId="46BBC0B6" w:rsidR="00603560" w:rsidRPr="00681638" w:rsidRDefault="0060356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Minimizing the Risk of Exposure to Ebola Virus Disease in Canada Order (No 4)</w:t>
      </w:r>
      <w:r w:rsidRPr="00681638">
        <w:rPr>
          <w:rFonts w:ascii="Times New Roman" w:hAnsi="Times New Roman" w:cs="Times New Roman"/>
          <w:sz w:val="18"/>
          <w:szCs w:val="18"/>
          <w:lang w:val="en-CA"/>
        </w:rPr>
        <w:t>, PC 2015-1276</w:t>
      </w:r>
      <w:r w:rsidR="00105B27"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 </w:t>
      </w:r>
      <w:r w:rsidR="001676F9" w:rsidRPr="00681638">
        <w:rPr>
          <w:rFonts w:ascii="Times New Roman" w:hAnsi="Times New Roman" w:cs="Times New Roman"/>
          <w:sz w:val="18"/>
          <w:szCs w:val="18"/>
          <w:lang w:val="en-CA"/>
        </w:rPr>
        <w:t xml:space="preserve">(2015) </w:t>
      </w:r>
      <w:r w:rsidRPr="00681638">
        <w:rPr>
          <w:rFonts w:ascii="Times New Roman" w:hAnsi="Times New Roman" w:cs="Times New Roman"/>
          <w:sz w:val="18"/>
          <w:szCs w:val="18"/>
          <w:lang w:val="en-CA"/>
        </w:rPr>
        <w:t>C G</w:t>
      </w:r>
      <w:r w:rsidR="00105B27" w:rsidRPr="00681638">
        <w:rPr>
          <w:rFonts w:ascii="Times New Roman" w:hAnsi="Times New Roman" w:cs="Times New Roman"/>
          <w:sz w:val="18"/>
          <w:szCs w:val="18"/>
          <w:lang w:val="en-CA"/>
        </w:rPr>
        <w:t>az</w:t>
      </w:r>
      <w:r w:rsidRPr="00681638">
        <w:rPr>
          <w:rFonts w:ascii="Times New Roman" w:hAnsi="Times New Roman" w:cs="Times New Roman"/>
          <w:sz w:val="18"/>
          <w:szCs w:val="18"/>
          <w:lang w:val="en-CA"/>
        </w:rPr>
        <w:t xml:space="preserve"> </w:t>
      </w:r>
      <w:r w:rsidR="00105B27" w:rsidRPr="00681638">
        <w:rPr>
          <w:rFonts w:ascii="Times New Roman" w:hAnsi="Times New Roman" w:cs="Times New Roman"/>
          <w:sz w:val="18"/>
          <w:szCs w:val="18"/>
          <w:lang w:val="en-CA"/>
        </w:rPr>
        <w:t>I</w:t>
      </w:r>
      <w:r w:rsidRPr="00681638">
        <w:rPr>
          <w:rFonts w:ascii="Times New Roman" w:hAnsi="Times New Roman" w:cs="Times New Roman"/>
          <w:sz w:val="18"/>
          <w:szCs w:val="18"/>
          <w:lang w:val="en-CA"/>
        </w:rPr>
        <w:t>: Vol 149</w:t>
      </w:r>
      <w:r w:rsidR="00D90251"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 No 51</w:t>
      </w:r>
      <w:r w:rsidR="001676F9" w:rsidRPr="00681638">
        <w:rPr>
          <w:rFonts w:ascii="Times New Roman" w:hAnsi="Times New Roman" w:cs="Times New Roman"/>
          <w:sz w:val="18"/>
          <w:szCs w:val="18"/>
          <w:lang w:val="en-CA"/>
        </w:rPr>
        <w:t>.</w:t>
      </w:r>
      <w:r w:rsidR="00D90251" w:rsidRPr="00681638">
        <w:rPr>
          <w:rFonts w:ascii="Times New Roman" w:hAnsi="Times New Roman" w:cs="Times New Roman"/>
          <w:sz w:val="18"/>
          <w:szCs w:val="18"/>
          <w:lang w:val="en-CA"/>
        </w:rPr>
        <w:t xml:space="preserve"> </w:t>
      </w:r>
      <w:r w:rsidR="001676F9" w:rsidRPr="00681638">
        <w:rPr>
          <w:rFonts w:ascii="Times New Roman" w:hAnsi="Times New Roman" w:cs="Times New Roman"/>
          <w:sz w:val="18"/>
          <w:szCs w:val="18"/>
          <w:lang w:val="en-CA"/>
        </w:rPr>
        <w:t>O</w:t>
      </w:r>
      <w:r w:rsidR="00D90251" w:rsidRPr="00681638">
        <w:rPr>
          <w:rFonts w:ascii="Times New Roman" w:hAnsi="Times New Roman" w:cs="Times New Roman"/>
          <w:sz w:val="18"/>
          <w:szCs w:val="18"/>
          <w:lang w:val="en-CA"/>
        </w:rPr>
        <w:t>nline</w:t>
      </w:r>
      <w:r w:rsidRPr="00681638">
        <w:rPr>
          <w:rFonts w:ascii="Times New Roman" w:hAnsi="Times New Roman" w:cs="Times New Roman"/>
          <w:sz w:val="18"/>
          <w:szCs w:val="18"/>
          <w:lang w:val="en-CA"/>
        </w:rPr>
        <w:t xml:space="preserve">: </w:t>
      </w:r>
      <w:r w:rsidR="00D90251" w:rsidRPr="00681638">
        <w:rPr>
          <w:rFonts w:ascii="Times New Roman" w:hAnsi="Times New Roman" w:cs="Times New Roman"/>
          <w:sz w:val="18"/>
          <w:szCs w:val="18"/>
          <w:lang w:val="en-CA"/>
        </w:rPr>
        <w:t>&lt;</w:t>
      </w:r>
      <w:hyperlink r:id="rId18" w:history="1">
        <w:r w:rsidR="00D90251" w:rsidRPr="00681638">
          <w:rPr>
            <w:rStyle w:val="Hyperlink"/>
            <w:rFonts w:ascii="Times New Roman" w:hAnsi="Times New Roman" w:cs="Times New Roman"/>
            <w:sz w:val="18"/>
            <w:szCs w:val="18"/>
            <w:lang w:val="en-CA"/>
          </w:rPr>
          <w:t>gazette.gc.ca/rp-pr/p1/2015/2015-12-19/html/order-decret-eng.html?pedisable=true</w:t>
        </w:r>
      </w:hyperlink>
      <w:r w:rsidR="00D90251" w:rsidRPr="00681638">
        <w:rPr>
          <w:rFonts w:ascii="Times New Roman" w:hAnsi="Times New Roman" w:cs="Times New Roman"/>
          <w:sz w:val="18"/>
          <w:szCs w:val="18"/>
          <w:lang w:val="en-CA"/>
        </w:rPr>
        <w:t>&gt;.</w:t>
      </w:r>
    </w:p>
  </w:footnote>
  <w:footnote w:id="32">
    <w:p w14:paraId="0A80F054" w14:textId="70058188" w:rsidR="00802BA8" w:rsidRPr="00681638" w:rsidRDefault="00802BA8"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15C09" w:rsidRPr="00681638">
        <w:rPr>
          <w:rFonts w:ascii="Times New Roman" w:hAnsi="Times New Roman" w:cs="Times New Roman"/>
          <w:i/>
          <w:sz w:val="18"/>
          <w:szCs w:val="18"/>
          <w:lang w:val="en-CA"/>
        </w:rPr>
        <w:t>Minimizing the Risk of Exposure to 2019-nCoV Acute Respiratory Disease in Canada Order</w:t>
      </w:r>
      <w:r w:rsidR="00315C09" w:rsidRPr="00681638">
        <w:rPr>
          <w:rFonts w:ascii="Times New Roman" w:hAnsi="Times New Roman" w:cs="Times New Roman"/>
          <w:sz w:val="18"/>
          <w:szCs w:val="18"/>
          <w:lang w:val="en-CA"/>
        </w:rPr>
        <w:t>,</w:t>
      </w:r>
      <w:r w:rsidR="000A6344" w:rsidRPr="00681638">
        <w:rPr>
          <w:rFonts w:ascii="Times New Roman" w:hAnsi="Times New Roman" w:cs="Times New Roman"/>
          <w:sz w:val="18"/>
          <w:szCs w:val="18"/>
          <w:lang w:val="en-CA"/>
        </w:rPr>
        <w:t xml:space="preserve"> PC</w:t>
      </w:r>
      <w:r w:rsidR="00315C09" w:rsidRPr="00681638">
        <w:rPr>
          <w:rFonts w:ascii="Times New Roman" w:hAnsi="Times New Roman" w:cs="Times New Roman"/>
          <w:sz w:val="18"/>
          <w:szCs w:val="18"/>
          <w:lang w:val="en-CA"/>
        </w:rPr>
        <w:t xml:space="preserve"> </w:t>
      </w:r>
      <w:r w:rsidR="000A6344" w:rsidRPr="00681638">
        <w:rPr>
          <w:rFonts w:ascii="Times New Roman" w:hAnsi="Times New Roman" w:cs="Times New Roman"/>
          <w:sz w:val="18"/>
          <w:szCs w:val="18"/>
          <w:lang w:val="en-CA"/>
        </w:rPr>
        <w:t>2020-0059</w:t>
      </w:r>
      <w:r w:rsidR="001676F9" w:rsidRPr="00681638">
        <w:rPr>
          <w:rFonts w:ascii="Times New Roman" w:hAnsi="Times New Roman" w:cs="Times New Roman"/>
          <w:sz w:val="18"/>
          <w:szCs w:val="18"/>
          <w:lang w:val="en-CA"/>
        </w:rPr>
        <w:t>,</w:t>
      </w:r>
      <w:r w:rsidR="00920E47" w:rsidRPr="00681638">
        <w:rPr>
          <w:rFonts w:ascii="Times New Roman" w:hAnsi="Times New Roman" w:cs="Times New Roman"/>
          <w:sz w:val="18"/>
          <w:szCs w:val="18"/>
          <w:lang w:val="en-CA"/>
        </w:rPr>
        <w:t xml:space="preserve"> </w:t>
      </w:r>
      <w:r w:rsidR="001676F9" w:rsidRPr="00681638">
        <w:rPr>
          <w:rFonts w:ascii="Times New Roman" w:hAnsi="Times New Roman" w:cs="Times New Roman"/>
          <w:sz w:val="18"/>
          <w:szCs w:val="18"/>
          <w:lang w:val="en-CA"/>
        </w:rPr>
        <w:t>(</w:t>
      </w:r>
      <w:r w:rsidR="00434E0E" w:rsidRPr="00681638">
        <w:rPr>
          <w:rFonts w:ascii="Times New Roman" w:hAnsi="Times New Roman" w:cs="Times New Roman"/>
          <w:sz w:val="18"/>
          <w:szCs w:val="18"/>
          <w:lang w:val="en-CA"/>
        </w:rPr>
        <w:t>2020)</w:t>
      </w:r>
      <w:r w:rsidR="001676F9" w:rsidRPr="00681638">
        <w:rPr>
          <w:rFonts w:ascii="Times New Roman" w:hAnsi="Times New Roman" w:cs="Times New Roman"/>
          <w:sz w:val="18"/>
          <w:szCs w:val="18"/>
          <w:lang w:val="en-CA"/>
        </w:rPr>
        <w:t xml:space="preserve"> C Gaz I: Vol 154, No 9. O</w:t>
      </w:r>
      <w:r w:rsidR="00D90251" w:rsidRPr="00681638">
        <w:rPr>
          <w:rFonts w:ascii="Times New Roman" w:hAnsi="Times New Roman" w:cs="Times New Roman"/>
          <w:sz w:val="18"/>
          <w:szCs w:val="18"/>
          <w:lang w:val="en-CA"/>
        </w:rPr>
        <w:t>nline</w:t>
      </w:r>
      <w:r w:rsidR="007A2A80" w:rsidRPr="00681638">
        <w:rPr>
          <w:rFonts w:ascii="Times New Roman" w:hAnsi="Times New Roman" w:cs="Times New Roman"/>
          <w:sz w:val="18"/>
          <w:szCs w:val="18"/>
          <w:lang w:val="en-CA"/>
        </w:rPr>
        <w:t>:</w:t>
      </w:r>
      <w:r w:rsidR="00434E0E" w:rsidRPr="00681638">
        <w:rPr>
          <w:rFonts w:ascii="Times New Roman" w:hAnsi="Times New Roman" w:cs="Times New Roman"/>
          <w:sz w:val="18"/>
          <w:szCs w:val="18"/>
          <w:lang w:val="en-CA"/>
        </w:rPr>
        <w:t xml:space="preserve"> </w:t>
      </w:r>
      <w:r w:rsidR="00D90251" w:rsidRPr="00681638">
        <w:rPr>
          <w:rFonts w:ascii="Times New Roman" w:hAnsi="Times New Roman" w:cs="Times New Roman"/>
          <w:sz w:val="18"/>
          <w:szCs w:val="18"/>
          <w:lang w:val="en-CA"/>
        </w:rPr>
        <w:t>&lt;</w:t>
      </w:r>
      <w:hyperlink r:id="rId19" w:history="1">
        <w:r w:rsidR="00D90251" w:rsidRPr="00681638">
          <w:rPr>
            <w:rStyle w:val="Hyperlink"/>
            <w:rFonts w:ascii="Times New Roman" w:hAnsi="Times New Roman" w:cs="Times New Roman"/>
            <w:sz w:val="18"/>
            <w:szCs w:val="18"/>
            <w:lang w:val="en-CA"/>
          </w:rPr>
          <w:t>https://orders-in-council.canada.ca/attachment.php?attach=38812&amp;lang=en</w:t>
        </w:r>
      </w:hyperlink>
      <w:r w:rsidR="00D90251" w:rsidRPr="00681638">
        <w:rPr>
          <w:rFonts w:ascii="Times New Roman" w:hAnsi="Times New Roman" w:cs="Times New Roman"/>
          <w:sz w:val="18"/>
          <w:szCs w:val="18"/>
          <w:lang w:val="en-CA"/>
        </w:rPr>
        <w:t>&gt;.</w:t>
      </w:r>
    </w:p>
  </w:footnote>
  <w:footnote w:id="33">
    <w:p w14:paraId="38153FCF" w14:textId="3E570E8E" w:rsidR="00500202" w:rsidRPr="00681638" w:rsidRDefault="00500202"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D453C" w:rsidRPr="00681638">
        <w:rPr>
          <w:rFonts w:ascii="Times New Roman" w:hAnsi="Times New Roman" w:cs="Times New Roman"/>
          <w:i/>
          <w:sz w:val="18"/>
          <w:szCs w:val="18"/>
          <w:lang w:val="en-CA"/>
        </w:rPr>
        <w:t>Minimizing the Risk of Exposure to COVID-19 Coronavirus Disease in Canada Order (Persons Not on Government Flight)</w:t>
      </w:r>
      <w:r w:rsidR="00CD453C" w:rsidRPr="00681638">
        <w:rPr>
          <w:rFonts w:ascii="Times New Roman" w:hAnsi="Times New Roman" w:cs="Times New Roman"/>
          <w:sz w:val="18"/>
          <w:szCs w:val="18"/>
          <w:lang w:val="en-CA"/>
        </w:rPr>
        <w:t xml:space="preserve">, PC </w:t>
      </w:r>
      <w:r w:rsidR="007257E0" w:rsidRPr="00681638">
        <w:rPr>
          <w:rFonts w:ascii="Times New Roman" w:hAnsi="Times New Roman" w:cs="Times New Roman"/>
          <w:sz w:val="18"/>
          <w:szCs w:val="18"/>
          <w:lang w:val="en-CA"/>
        </w:rPr>
        <w:t>2020-0071</w:t>
      </w:r>
      <w:r w:rsidR="001676F9" w:rsidRPr="00681638">
        <w:rPr>
          <w:rFonts w:ascii="Times New Roman" w:hAnsi="Times New Roman" w:cs="Times New Roman"/>
          <w:sz w:val="18"/>
          <w:szCs w:val="18"/>
          <w:lang w:val="en-CA"/>
        </w:rPr>
        <w:t xml:space="preserve">, </w:t>
      </w:r>
      <w:r w:rsidR="007257E0" w:rsidRPr="00681638">
        <w:rPr>
          <w:rFonts w:ascii="Times New Roman" w:hAnsi="Times New Roman" w:cs="Times New Roman"/>
          <w:sz w:val="18"/>
          <w:szCs w:val="18"/>
          <w:lang w:val="en-CA"/>
        </w:rPr>
        <w:t>(</w:t>
      </w:r>
      <w:r w:rsidR="00D90251" w:rsidRPr="00681638">
        <w:rPr>
          <w:rFonts w:ascii="Times New Roman" w:hAnsi="Times New Roman" w:cs="Times New Roman"/>
          <w:sz w:val="18"/>
          <w:szCs w:val="18"/>
          <w:lang w:val="en-CA"/>
        </w:rPr>
        <w:t xml:space="preserve">19 </w:t>
      </w:r>
      <w:r w:rsidR="007257E0" w:rsidRPr="00681638">
        <w:rPr>
          <w:rFonts w:ascii="Times New Roman" w:hAnsi="Times New Roman" w:cs="Times New Roman"/>
          <w:sz w:val="18"/>
          <w:szCs w:val="18"/>
          <w:lang w:val="en-CA"/>
        </w:rPr>
        <w:t>Februar</w:t>
      </w:r>
      <w:r w:rsidR="00D90251" w:rsidRPr="00681638">
        <w:rPr>
          <w:rFonts w:ascii="Times New Roman" w:hAnsi="Times New Roman" w:cs="Times New Roman"/>
          <w:sz w:val="18"/>
          <w:szCs w:val="18"/>
          <w:lang w:val="en-CA"/>
        </w:rPr>
        <w:t>y</w:t>
      </w:r>
      <w:r w:rsidR="007257E0" w:rsidRPr="00681638">
        <w:rPr>
          <w:rFonts w:ascii="Times New Roman" w:hAnsi="Times New Roman" w:cs="Times New Roman"/>
          <w:sz w:val="18"/>
          <w:szCs w:val="18"/>
          <w:lang w:val="en-CA"/>
        </w:rPr>
        <w:t xml:space="preserve"> 2020)</w:t>
      </w:r>
      <w:r w:rsidR="00D90251" w:rsidRPr="00681638">
        <w:rPr>
          <w:rFonts w:ascii="Times New Roman" w:hAnsi="Times New Roman" w:cs="Times New Roman"/>
          <w:sz w:val="18"/>
          <w:szCs w:val="18"/>
          <w:lang w:val="en-CA"/>
        </w:rPr>
        <w:t>, online:</w:t>
      </w:r>
      <w:r w:rsidR="007257E0" w:rsidRPr="00681638">
        <w:rPr>
          <w:rFonts w:ascii="Times New Roman" w:hAnsi="Times New Roman" w:cs="Times New Roman"/>
          <w:sz w:val="18"/>
          <w:szCs w:val="18"/>
          <w:lang w:val="en-CA"/>
        </w:rPr>
        <w:t xml:space="preserve"> </w:t>
      </w:r>
      <w:r w:rsidR="00D90251" w:rsidRPr="00681638">
        <w:rPr>
          <w:rFonts w:ascii="Times New Roman" w:hAnsi="Times New Roman" w:cs="Times New Roman"/>
          <w:sz w:val="18"/>
          <w:szCs w:val="18"/>
          <w:lang w:val="en-CA"/>
        </w:rPr>
        <w:t>&lt;</w:t>
      </w:r>
      <w:hyperlink r:id="rId20" w:history="1">
        <w:r w:rsidR="00D90251" w:rsidRPr="00681638">
          <w:rPr>
            <w:rStyle w:val="Hyperlink"/>
            <w:rFonts w:ascii="Times New Roman" w:hAnsi="Times New Roman" w:cs="Times New Roman"/>
            <w:sz w:val="18"/>
            <w:szCs w:val="18"/>
            <w:lang w:val="en-CA"/>
          </w:rPr>
          <w:t>https://orders-in-council.canada.ca/attachment.php?attach=38951&amp;lang=en</w:t>
        </w:r>
      </w:hyperlink>
      <w:r w:rsidR="00D90251" w:rsidRPr="00681638">
        <w:rPr>
          <w:rFonts w:ascii="Times New Roman" w:hAnsi="Times New Roman" w:cs="Times New Roman"/>
          <w:sz w:val="18"/>
          <w:szCs w:val="18"/>
          <w:lang w:val="en-CA"/>
        </w:rPr>
        <w:t>&gt;.</w:t>
      </w:r>
    </w:p>
  </w:footnote>
  <w:footnote w:id="34">
    <w:p w14:paraId="2A39B784" w14:textId="614EA00C" w:rsidR="007802E5" w:rsidRPr="00681638" w:rsidRDefault="007802E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D90251" w:rsidRPr="00681638">
        <w:rPr>
          <w:rFonts w:ascii="Times New Roman" w:hAnsi="Times New Roman" w:cs="Times New Roman"/>
          <w:sz w:val="18"/>
          <w:szCs w:val="18"/>
          <w:lang w:val="en-CA"/>
        </w:rPr>
        <w:t xml:space="preserve">Laura </w:t>
      </w:r>
      <w:r w:rsidR="001755B8" w:rsidRPr="00681638">
        <w:rPr>
          <w:rFonts w:ascii="Times New Roman" w:hAnsi="Times New Roman" w:cs="Times New Roman"/>
          <w:sz w:val="18"/>
          <w:szCs w:val="18"/>
          <w:lang w:val="en-CA"/>
        </w:rPr>
        <w:t>Osman, “</w:t>
      </w:r>
      <w:r w:rsidR="00AF01FD" w:rsidRPr="00681638">
        <w:rPr>
          <w:rFonts w:ascii="Times New Roman" w:hAnsi="Times New Roman" w:cs="Times New Roman"/>
          <w:sz w:val="18"/>
          <w:szCs w:val="18"/>
          <w:lang w:val="en-CA"/>
        </w:rPr>
        <w:t>Under quarantine: what life will be like at CFB Trenton for evacuees from Wuhan”</w:t>
      </w:r>
      <w:r w:rsidR="001D6B59" w:rsidRPr="00681638">
        <w:rPr>
          <w:rFonts w:ascii="Times New Roman" w:hAnsi="Times New Roman" w:cs="Times New Roman"/>
          <w:sz w:val="18"/>
          <w:szCs w:val="18"/>
          <w:lang w:val="en-CA"/>
        </w:rPr>
        <w:t>,</w:t>
      </w:r>
      <w:r w:rsidR="00AF01FD" w:rsidRPr="00681638">
        <w:rPr>
          <w:rFonts w:ascii="Times New Roman" w:hAnsi="Times New Roman" w:cs="Times New Roman"/>
          <w:sz w:val="18"/>
          <w:szCs w:val="18"/>
          <w:lang w:val="en-CA"/>
        </w:rPr>
        <w:t xml:space="preserve"> </w:t>
      </w:r>
      <w:r w:rsidR="00706A69" w:rsidRPr="00681638">
        <w:rPr>
          <w:rFonts w:ascii="Times New Roman" w:hAnsi="Times New Roman" w:cs="Times New Roman"/>
          <w:i/>
          <w:sz w:val="18"/>
          <w:szCs w:val="18"/>
          <w:lang w:val="en-CA"/>
        </w:rPr>
        <w:t xml:space="preserve">CTV News </w:t>
      </w:r>
      <w:r w:rsidR="00AF01FD" w:rsidRPr="00681638">
        <w:rPr>
          <w:rFonts w:ascii="Times New Roman" w:hAnsi="Times New Roman" w:cs="Times New Roman"/>
          <w:sz w:val="18"/>
          <w:szCs w:val="18"/>
          <w:lang w:val="en-CA"/>
        </w:rPr>
        <w:t>(</w:t>
      </w:r>
      <w:r w:rsidR="00D90251" w:rsidRPr="00681638">
        <w:rPr>
          <w:rFonts w:ascii="Times New Roman" w:hAnsi="Times New Roman" w:cs="Times New Roman"/>
          <w:sz w:val="18"/>
          <w:szCs w:val="18"/>
          <w:lang w:val="en-CA"/>
        </w:rPr>
        <w:t xml:space="preserve">6 </w:t>
      </w:r>
      <w:r w:rsidR="00AF01FD" w:rsidRPr="00681638">
        <w:rPr>
          <w:rFonts w:ascii="Times New Roman" w:hAnsi="Times New Roman" w:cs="Times New Roman"/>
          <w:sz w:val="18"/>
          <w:szCs w:val="18"/>
          <w:lang w:val="en-CA"/>
        </w:rPr>
        <w:t>February 2020)</w:t>
      </w:r>
      <w:r w:rsidR="00D90251" w:rsidRPr="00681638">
        <w:rPr>
          <w:rFonts w:ascii="Times New Roman" w:hAnsi="Times New Roman" w:cs="Times New Roman"/>
          <w:sz w:val="18"/>
          <w:szCs w:val="18"/>
          <w:lang w:val="en-CA"/>
        </w:rPr>
        <w:t>, online</w:t>
      </w:r>
      <w:r w:rsidR="00AF01FD" w:rsidRPr="00681638">
        <w:rPr>
          <w:rFonts w:ascii="Times New Roman" w:hAnsi="Times New Roman" w:cs="Times New Roman"/>
          <w:sz w:val="18"/>
          <w:szCs w:val="18"/>
          <w:lang w:val="en-CA"/>
        </w:rPr>
        <w:t xml:space="preserve">: </w:t>
      </w:r>
      <w:r w:rsidR="00D90251" w:rsidRPr="00681638">
        <w:rPr>
          <w:rFonts w:ascii="Times New Roman" w:hAnsi="Times New Roman" w:cs="Times New Roman"/>
          <w:sz w:val="18"/>
          <w:szCs w:val="18"/>
          <w:lang w:val="en-CA"/>
        </w:rPr>
        <w:t>&lt;</w:t>
      </w:r>
      <w:hyperlink r:id="rId21" w:history="1">
        <w:r w:rsidR="00D90251" w:rsidRPr="00681638">
          <w:rPr>
            <w:rStyle w:val="Hyperlink"/>
            <w:rFonts w:ascii="Times New Roman" w:hAnsi="Times New Roman" w:cs="Times New Roman"/>
            <w:sz w:val="18"/>
            <w:szCs w:val="18"/>
            <w:lang w:val="en-CA"/>
          </w:rPr>
          <w:t>https://www.ctvnews.ca/canada/under-quarantine-what-life-will-be-like-at-cfb-trenton-for-evacuees-from-wuhan-1.4800778</w:t>
        </w:r>
      </w:hyperlink>
      <w:r w:rsidR="00D90251" w:rsidRPr="00681638">
        <w:rPr>
          <w:rFonts w:ascii="Times New Roman" w:hAnsi="Times New Roman" w:cs="Times New Roman"/>
          <w:sz w:val="18"/>
          <w:szCs w:val="18"/>
          <w:lang w:val="en-CA"/>
        </w:rPr>
        <w:t>&gt;.</w:t>
      </w:r>
    </w:p>
  </w:footnote>
  <w:footnote w:id="35">
    <w:p w14:paraId="010C7DD1" w14:textId="78A1869C" w:rsidR="007802E5" w:rsidRPr="00681638" w:rsidRDefault="007802E5" w:rsidP="000F5192">
      <w:pPr>
        <w:pStyle w:val="FootnoteText"/>
        <w:rPr>
          <w:rFonts w:ascii="Times New Roman" w:hAnsi="Times New Roman" w:cs="Times New Roman"/>
          <w:i/>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2E1B71" w:rsidRPr="00681638">
        <w:rPr>
          <w:rFonts w:ascii="Times New Roman" w:hAnsi="Times New Roman" w:cs="Times New Roman"/>
          <w:i/>
          <w:sz w:val="18"/>
          <w:szCs w:val="18"/>
          <w:lang w:val="en-CA"/>
        </w:rPr>
        <w:t>Ibid.</w:t>
      </w:r>
    </w:p>
  </w:footnote>
  <w:footnote w:id="36">
    <w:p w14:paraId="241CACD4" w14:textId="74AF25C4" w:rsidR="00BD179B" w:rsidRPr="00681638" w:rsidRDefault="00BD179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B51C3" w:rsidRPr="00681638">
        <w:rPr>
          <w:rFonts w:ascii="Times New Roman" w:hAnsi="Times New Roman" w:cs="Times New Roman"/>
          <w:i/>
          <w:sz w:val="18"/>
          <w:szCs w:val="18"/>
          <w:lang w:val="en-CA"/>
        </w:rPr>
        <w:t>Toronto (City, Medical Officer of Health) v Deakin</w:t>
      </w:r>
      <w:r w:rsidR="005B51C3" w:rsidRPr="00681638">
        <w:rPr>
          <w:rFonts w:ascii="Times New Roman" w:hAnsi="Times New Roman" w:cs="Times New Roman"/>
          <w:sz w:val="18"/>
          <w:szCs w:val="18"/>
          <w:lang w:val="en-CA"/>
        </w:rPr>
        <w:t xml:space="preserve"> [2002] OJ No 2777 (Ct J); </w:t>
      </w:r>
      <w:r w:rsidR="00E33A37" w:rsidRPr="00681638">
        <w:rPr>
          <w:rFonts w:ascii="Times New Roman" w:hAnsi="Times New Roman" w:cs="Times New Roman"/>
          <w:i/>
          <w:sz w:val="18"/>
          <w:szCs w:val="18"/>
          <w:lang w:val="en-CA"/>
        </w:rPr>
        <w:t>Re George Bowack</w:t>
      </w:r>
      <w:r w:rsidR="00E33A37" w:rsidRPr="00681638">
        <w:rPr>
          <w:rFonts w:ascii="Times New Roman" w:hAnsi="Times New Roman" w:cs="Times New Roman"/>
          <w:sz w:val="18"/>
          <w:szCs w:val="18"/>
          <w:lang w:val="en-CA"/>
        </w:rPr>
        <w:t xml:space="preserve">, [1892] 2 BCR 216 (SC), and </w:t>
      </w:r>
      <w:r w:rsidR="005D6DE2" w:rsidRPr="00681638">
        <w:rPr>
          <w:rFonts w:ascii="Times New Roman" w:hAnsi="Times New Roman" w:cs="Times New Roman"/>
          <w:i/>
          <w:sz w:val="18"/>
          <w:szCs w:val="18"/>
          <w:lang w:val="en-CA"/>
        </w:rPr>
        <w:t>Canadian AIDS Society v Ontario </w:t>
      </w:r>
      <w:r w:rsidR="005D6DE2" w:rsidRPr="00681638">
        <w:rPr>
          <w:rFonts w:ascii="Times New Roman" w:hAnsi="Times New Roman" w:cs="Times New Roman"/>
          <w:sz w:val="18"/>
          <w:szCs w:val="18"/>
          <w:lang w:val="en-CA"/>
        </w:rPr>
        <w:t>(1995) 25 OR (3d) 388 (Gen Div).</w:t>
      </w:r>
    </w:p>
  </w:footnote>
  <w:footnote w:id="37">
    <w:p w14:paraId="73ECFC46" w14:textId="7D54DFF1" w:rsidR="00935DC3" w:rsidRPr="00681638" w:rsidRDefault="00935DC3"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F612E" w:rsidRPr="00681638">
        <w:rPr>
          <w:rFonts w:ascii="Times New Roman" w:hAnsi="Times New Roman" w:cs="Times New Roman"/>
          <w:i/>
          <w:sz w:val="18"/>
          <w:szCs w:val="18"/>
          <w:lang w:val="en-CA"/>
        </w:rPr>
        <w:t>O Reg 82/20: ORDER UNDER SUBSECTION 7.0.2 (4) - CLOSURE OF PLACES OF NON-ESSENTIAL BUSINESSES</w:t>
      </w:r>
      <w:r w:rsidR="00FF612E" w:rsidRPr="00681638">
        <w:rPr>
          <w:rFonts w:ascii="Times New Roman" w:hAnsi="Times New Roman" w:cs="Times New Roman"/>
          <w:sz w:val="18"/>
          <w:szCs w:val="18"/>
          <w:lang w:val="en-CA"/>
        </w:rPr>
        <w:t xml:space="preserve"> (</w:t>
      </w:r>
      <w:r w:rsidR="00145DF7" w:rsidRPr="00681638">
        <w:rPr>
          <w:rFonts w:ascii="Times New Roman" w:hAnsi="Times New Roman" w:cs="Times New Roman"/>
          <w:sz w:val="18"/>
          <w:szCs w:val="18"/>
          <w:lang w:val="en-CA"/>
        </w:rPr>
        <w:t xml:space="preserve">24 </w:t>
      </w:r>
      <w:r w:rsidR="009841BE" w:rsidRPr="00681638">
        <w:rPr>
          <w:rFonts w:ascii="Times New Roman" w:hAnsi="Times New Roman" w:cs="Times New Roman"/>
          <w:sz w:val="18"/>
          <w:szCs w:val="18"/>
          <w:lang w:val="en-CA"/>
        </w:rPr>
        <w:t>March 2020)</w:t>
      </w:r>
      <w:r w:rsidR="00145DF7" w:rsidRPr="00681638">
        <w:rPr>
          <w:rFonts w:ascii="Times New Roman" w:hAnsi="Times New Roman" w:cs="Times New Roman"/>
          <w:sz w:val="18"/>
          <w:szCs w:val="18"/>
          <w:lang w:val="en-CA"/>
        </w:rPr>
        <w:t>, online</w:t>
      </w:r>
      <w:r w:rsidR="009841BE" w:rsidRPr="00681638">
        <w:rPr>
          <w:rFonts w:ascii="Times New Roman" w:hAnsi="Times New Roman" w:cs="Times New Roman"/>
          <w:sz w:val="18"/>
          <w:szCs w:val="18"/>
          <w:lang w:val="en-CA"/>
        </w:rPr>
        <w:t xml:space="preserve">: </w:t>
      </w:r>
      <w:r w:rsidR="00145DF7" w:rsidRPr="00681638">
        <w:rPr>
          <w:rFonts w:ascii="Times New Roman" w:hAnsi="Times New Roman" w:cs="Times New Roman"/>
          <w:sz w:val="18"/>
          <w:szCs w:val="18"/>
          <w:lang w:val="en-CA"/>
        </w:rPr>
        <w:t>&lt;</w:t>
      </w:r>
      <w:hyperlink r:id="rId22" w:history="1">
        <w:r w:rsidR="00145DF7" w:rsidRPr="00681638">
          <w:rPr>
            <w:rStyle w:val="Hyperlink"/>
            <w:rFonts w:ascii="Times New Roman" w:hAnsi="Times New Roman" w:cs="Times New Roman"/>
            <w:sz w:val="18"/>
            <w:szCs w:val="18"/>
            <w:lang w:val="en-CA"/>
          </w:rPr>
          <w:t>https://www.ontario.ca/laws/regulation/200082/v1?search=emergency+management</w:t>
        </w:r>
      </w:hyperlink>
      <w:r w:rsidR="00145DF7" w:rsidRPr="00681638">
        <w:rPr>
          <w:rFonts w:ascii="Times New Roman" w:hAnsi="Times New Roman" w:cs="Times New Roman"/>
          <w:sz w:val="18"/>
          <w:szCs w:val="18"/>
          <w:lang w:val="en-CA"/>
        </w:rPr>
        <w:t>&gt;.</w:t>
      </w:r>
    </w:p>
  </w:footnote>
  <w:footnote w:id="38">
    <w:p w14:paraId="69374471" w14:textId="5319831C" w:rsidR="00710264" w:rsidRPr="00917706" w:rsidRDefault="00710264"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681638">
        <w:rPr>
          <w:rFonts w:ascii="Times New Roman" w:hAnsi="Times New Roman" w:cs="Times New Roman"/>
          <w:i/>
          <w:sz w:val="18"/>
          <w:szCs w:val="18"/>
        </w:rPr>
        <w:t>Ibid</w:t>
      </w:r>
      <w:r w:rsidRPr="00681638">
        <w:rPr>
          <w:rFonts w:ascii="Times New Roman" w:hAnsi="Times New Roman" w:cs="Times New Roman"/>
          <w:sz w:val="18"/>
          <w:szCs w:val="18"/>
        </w:rPr>
        <w:t xml:space="preserve"> s. </w:t>
      </w:r>
      <w:r w:rsidR="00E9470A" w:rsidRPr="00681638">
        <w:rPr>
          <w:rFonts w:ascii="Times New Roman" w:hAnsi="Times New Roman" w:cs="Times New Roman"/>
          <w:sz w:val="18"/>
          <w:szCs w:val="18"/>
        </w:rPr>
        <w:t>7.0.2(3).</w:t>
      </w:r>
    </w:p>
  </w:footnote>
  <w:footnote w:id="39">
    <w:p w14:paraId="3A708DEF" w14:textId="612DEE02" w:rsidR="00E1035F" w:rsidRPr="00681638" w:rsidRDefault="00E1035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SA 2020 c 5.</w:t>
      </w:r>
    </w:p>
  </w:footnote>
  <w:footnote w:id="40">
    <w:p w14:paraId="04E2179E" w14:textId="430075CB" w:rsidR="00D84DFE" w:rsidRPr="00681638" w:rsidRDefault="00D84DF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F52B4" w:rsidRPr="00681638">
        <w:rPr>
          <w:rFonts w:ascii="Times New Roman" w:hAnsi="Times New Roman" w:cs="Times New Roman"/>
          <w:i/>
          <w:sz w:val="18"/>
          <w:szCs w:val="18"/>
          <w:lang w:val="en-CA"/>
        </w:rPr>
        <w:t>Public Health Act</w:t>
      </w:r>
      <w:r w:rsidR="004F52B4" w:rsidRPr="00681638">
        <w:rPr>
          <w:rFonts w:ascii="Times New Roman" w:hAnsi="Times New Roman" w:cs="Times New Roman"/>
          <w:sz w:val="18"/>
          <w:szCs w:val="18"/>
          <w:lang w:val="en-CA"/>
        </w:rPr>
        <w:t xml:space="preserve">, s. </w:t>
      </w:r>
      <w:r w:rsidR="004F52B4" w:rsidRPr="00681638">
        <w:rPr>
          <w:rFonts w:ascii="Times New Roman" w:hAnsi="Times New Roman" w:cs="Times New Roman"/>
          <w:color w:val="383838"/>
          <w:sz w:val="18"/>
          <w:szCs w:val="18"/>
          <w:shd w:val="clear" w:color="auto" w:fill="FFFFFF"/>
          <w:lang w:val="en-CA"/>
        </w:rPr>
        <w:t>52.1(2)(b).</w:t>
      </w:r>
    </w:p>
  </w:footnote>
  <w:footnote w:id="41">
    <w:p w14:paraId="4FE58CC3" w14:textId="51E77E15" w:rsidR="00D84DFE" w:rsidRPr="00681638" w:rsidRDefault="00D84DF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E5205" w:rsidRPr="00681638">
        <w:rPr>
          <w:rFonts w:ascii="Times New Roman" w:hAnsi="Times New Roman" w:cs="Times New Roman"/>
          <w:i/>
          <w:sz w:val="18"/>
          <w:szCs w:val="18"/>
          <w:lang w:val="en-CA"/>
        </w:rPr>
        <w:t xml:space="preserve">Ibid </w:t>
      </w:r>
      <w:r w:rsidR="007E5205" w:rsidRPr="00681638">
        <w:rPr>
          <w:rFonts w:ascii="Times New Roman" w:hAnsi="Times New Roman" w:cs="Times New Roman"/>
          <w:sz w:val="18"/>
          <w:szCs w:val="18"/>
          <w:lang w:val="en-CA"/>
        </w:rPr>
        <w:t>s. 52.1(2.2).</w:t>
      </w:r>
    </w:p>
  </w:footnote>
  <w:footnote w:id="42">
    <w:p w14:paraId="7B5FC66F" w14:textId="6D58DE3A" w:rsidR="00D84DFE" w:rsidRPr="00681638" w:rsidRDefault="00D84DF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015CAF" w:rsidRPr="00681638">
        <w:rPr>
          <w:rFonts w:ascii="Times New Roman" w:hAnsi="Times New Roman" w:cs="Times New Roman"/>
          <w:i/>
          <w:sz w:val="18"/>
          <w:szCs w:val="18"/>
          <w:lang w:val="en-CA"/>
        </w:rPr>
        <w:t>Ibid</w:t>
      </w:r>
      <w:r w:rsidR="00015CAF" w:rsidRPr="00681638">
        <w:rPr>
          <w:rFonts w:ascii="Times New Roman" w:hAnsi="Times New Roman" w:cs="Times New Roman"/>
          <w:sz w:val="18"/>
          <w:szCs w:val="18"/>
          <w:lang w:val="en-CA"/>
        </w:rPr>
        <w:t xml:space="preserve"> s. 52.811(3).</w:t>
      </w:r>
    </w:p>
  </w:footnote>
  <w:footnote w:id="43">
    <w:p w14:paraId="042EF4F6" w14:textId="05983FC4" w:rsidR="00D84DFE" w:rsidRPr="00681638" w:rsidRDefault="00D84DF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A01E1A" w:rsidRPr="00681638">
        <w:rPr>
          <w:rFonts w:ascii="Times New Roman" w:hAnsi="Times New Roman" w:cs="Times New Roman"/>
          <w:i/>
          <w:sz w:val="18"/>
          <w:szCs w:val="18"/>
          <w:lang w:val="en-CA"/>
        </w:rPr>
        <w:t>Ibid</w:t>
      </w:r>
      <w:r w:rsidR="00A01E1A" w:rsidRPr="00681638">
        <w:rPr>
          <w:rFonts w:ascii="Times New Roman" w:hAnsi="Times New Roman" w:cs="Times New Roman"/>
          <w:sz w:val="18"/>
          <w:szCs w:val="18"/>
          <w:lang w:val="en-CA"/>
        </w:rPr>
        <w:t xml:space="preserve"> s. 52.1(2.3).</w:t>
      </w:r>
    </w:p>
  </w:footnote>
  <w:footnote w:id="44">
    <w:p w14:paraId="04B22500" w14:textId="66EAF39B" w:rsidR="00D84DFE" w:rsidRPr="00681638" w:rsidRDefault="00D84DF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A7282" w:rsidRPr="00681638">
        <w:rPr>
          <w:rFonts w:ascii="Times New Roman" w:hAnsi="Times New Roman" w:cs="Times New Roman"/>
          <w:i/>
          <w:sz w:val="18"/>
          <w:szCs w:val="18"/>
          <w:lang w:val="en-CA"/>
        </w:rPr>
        <w:t>MO 613/2020</w:t>
      </w:r>
      <w:r w:rsidR="003E6C20" w:rsidRPr="00681638">
        <w:rPr>
          <w:rFonts w:ascii="Times New Roman" w:hAnsi="Times New Roman" w:cs="Times New Roman"/>
          <w:i/>
          <w:sz w:val="18"/>
          <w:szCs w:val="18"/>
          <w:lang w:val="en-CA"/>
        </w:rPr>
        <w:t xml:space="preserve"> </w:t>
      </w:r>
      <w:r w:rsidR="003E6C20" w:rsidRPr="00681638">
        <w:rPr>
          <w:rFonts w:ascii="Times New Roman" w:hAnsi="Times New Roman" w:cs="Times New Roman"/>
          <w:sz w:val="18"/>
          <w:szCs w:val="18"/>
          <w:lang w:val="en-CA"/>
        </w:rPr>
        <w:t>(</w:t>
      </w:r>
      <w:r w:rsidR="00145DF7" w:rsidRPr="00681638">
        <w:rPr>
          <w:rFonts w:ascii="Times New Roman" w:hAnsi="Times New Roman" w:cs="Times New Roman"/>
          <w:sz w:val="18"/>
          <w:szCs w:val="18"/>
          <w:lang w:val="en-CA"/>
        </w:rPr>
        <w:t xml:space="preserve">26 </w:t>
      </w:r>
      <w:r w:rsidR="00C831C0" w:rsidRPr="00681638">
        <w:rPr>
          <w:rFonts w:ascii="Times New Roman" w:hAnsi="Times New Roman" w:cs="Times New Roman"/>
          <w:sz w:val="18"/>
          <w:szCs w:val="18"/>
          <w:lang w:val="en-CA"/>
        </w:rPr>
        <w:t>March 2020)</w:t>
      </w:r>
      <w:r w:rsidR="00145DF7" w:rsidRPr="00681638">
        <w:rPr>
          <w:rFonts w:ascii="Times New Roman" w:hAnsi="Times New Roman" w:cs="Times New Roman"/>
          <w:sz w:val="18"/>
          <w:szCs w:val="18"/>
          <w:lang w:val="en-CA"/>
        </w:rPr>
        <w:t>, online:</w:t>
      </w:r>
      <w:r w:rsidR="00FA7282" w:rsidRPr="00681638">
        <w:rPr>
          <w:rFonts w:ascii="Times New Roman" w:hAnsi="Times New Roman" w:cs="Times New Roman"/>
          <w:i/>
          <w:sz w:val="18"/>
          <w:szCs w:val="18"/>
          <w:lang w:val="en-CA"/>
        </w:rPr>
        <w:t xml:space="preserve"> </w:t>
      </w:r>
      <w:r w:rsidR="00145DF7" w:rsidRPr="00681638">
        <w:rPr>
          <w:rFonts w:ascii="Times New Roman" w:hAnsi="Times New Roman" w:cs="Times New Roman"/>
          <w:i/>
          <w:sz w:val="18"/>
          <w:szCs w:val="18"/>
          <w:lang w:val="en-CA"/>
        </w:rPr>
        <w:t>&lt;</w:t>
      </w:r>
      <w:hyperlink r:id="rId23" w:history="1">
        <w:r w:rsidR="00145DF7" w:rsidRPr="00681638">
          <w:rPr>
            <w:rStyle w:val="Hyperlink"/>
            <w:rFonts w:ascii="Times New Roman" w:hAnsi="Times New Roman" w:cs="Times New Roman"/>
            <w:sz w:val="18"/>
            <w:szCs w:val="18"/>
            <w:lang w:val="en-CA"/>
          </w:rPr>
          <w:t>https://open.alberta.ca/dataset/60862f8f-7842-4702-85a5-a9f9577c0222/resource/87fa34d1-e1b8-426b-b34d-4691016d5987/download/health-mo-613-2020.pdf</w:t>
        </w:r>
      </w:hyperlink>
      <w:r w:rsidR="00145DF7" w:rsidRPr="00681638">
        <w:rPr>
          <w:rFonts w:ascii="Times New Roman" w:hAnsi="Times New Roman" w:cs="Times New Roman"/>
          <w:sz w:val="18"/>
          <w:szCs w:val="18"/>
          <w:lang w:val="en-CA"/>
        </w:rPr>
        <w:t>&gt;</w:t>
      </w:r>
      <w:r w:rsidR="00C831C0" w:rsidRPr="00681638">
        <w:rPr>
          <w:rFonts w:ascii="Times New Roman" w:hAnsi="Times New Roman" w:cs="Times New Roman"/>
          <w:sz w:val="18"/>
          <w:szCs w:val="18"/>
          <w:lang w:val="en-CA"/>
        </w:rPr>
        <w:t>.</w:t>
      </w:r>
    </w:p>
  </w:footnote>
  <w:footnote w:id="45">
    <w:p w14:paraId="5898C1A9" w14:textId="191A6140" w:rsidR="00B677EF" w:rsidRPr="00681638" w:rsidRDefault="00B677EF">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416560" w:rsidRPr="00681638">
        <w:rPr>
          <w:rFonts w:ascii="Times New Roman" w:hAnsi="Times New Roman" w:cs="Times New Roman"/>
          <w:i/>
          <w:iCs/>
          <w:sz w:val="18"/>
          <w:szCs w:val="18"/>
          <w:lang w:val="en-CA"/>
        </w:rPr>
        <w:t>MO 27/2020</w:t>
      </w:r>
      <w:r w:rsidR="00416560" w:rsidRPr="00681638">
        <w:rPr>
          <w:rFonts w:ascii="Times New Roman" w:hAnsi="Times New Roman" w:cs="Times New Roman"/>
          <w:sz w:val="18"/>
          <w:szCs w:val="18"/>
          <w:lang w:val="en-CA"/>
        </w:rPr>
        <w:t xml:space="preserve"> (</w:t>
      </w:r>
      <w:r w:rsidR="00681638" w:rsidRPr="00681638">
        <w:rPr>
          <w:rFonts w:ascii="Times New Roman" w:hAnsi="Times New Roman" w:cs="Times New Roman"/>
          <w:sz w:val="18"/>
          <w:szCs w:val="18"/>
          <w:lang w:val="en-CA"/>
        </w:rPr>
        <w:t>30 March 2020), online: &lt;</w:t>
      </w:r>
      <w:r w:rsidR="00681638" w:rsidRPr="00681638">
        <w:rPr>
          <w:rFonts w:ascii="Times New Roman" w:hAnsi="Times New Roman" w:cs="Times New Roman"/>
          <w:sz w:val="18"/>
          <w:szCs w:val="18"/>
        </w:rPr>
        <w:t xml:space="preserve"> </w:t>
      </w:r>
      <w:hyperlink r:id="rId24" w:history="1">
        <w:r w:rsidR="00681638" w:rsidRPr="00681638">
          <w:rPr>
            <w:rStyle w:val="Hyperlink"/>
            <w:rFonts w:ascii="Times New Roman" w:hAnsi="Times New Roman" w:cs="Times New Roman"/>
            <w:sz w:val="18"/>
            <w:szCs w:val="18"/>
          </w:rPr>
          <w:t>https://open.alberta.ca/publications/ministerial-order-27-2020-justice-and-solicitor-general</w:t>
        </w:r>
      </w:hyperlink>
      <w:r w:rsidR="00681638" w:rsidRPr="00681638">
        <w:rPr>
          <w:rFonts w:ascii="Times New Roman" w:hAnsi="Times New Roman" w:cs="Times New Roman"/>
          <w:sz w:val="18"/>
          <w:szCs w:val="18"/>
        </w:rPr>
        <w:t>&gt;</w:t>
      </w:r>
      <w:r w:rsidR="00681638">
        <w:rPr>
          <w:rFonts w:ascii="Times New Roman" w:hAnsi="Times New Roman" w:cs="Times New Roman"/>
          <w:sz w:val="18"/>
          <w:szCs w:val="18"/>
        </w:rPr>
        <w:t>.</w:t>
      </w:r>
    </w:p>
  </w:footnote>
  <w:footnote w:id="46">
    <w:p w14:paraId="6F9AF1CE" w14:textId="00D610F0" w:rsidR="007770A6" w:rsidRPr="00681638" w:rsidRDefault="007770A6"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73936" w:rsidRPr="00681638">
        <w:rPr>
          <w:rFonts w:ascii="Times New Roman" w:hAnsi="Times New Roman" w:cs="Times New Roman"/>
          <w:sz w:val="18"/>
          <w:szCs w:val="18"/>
          <w:lang w:val="en-CA"/>
        </w:rPr>
        <w:t>The Honourable Michael H. Tulloch, “Report of the Independent Street Checks Review”</w:t>
      </w:r>
      <w:r w:rsidR="00825470" w:rsidRPr="00681638">
        <w:rPr>
          <w:rFonts w:ascii="Times New Roman" w:hAnsi="Times New Roman" w:cs="Times New Roman"/>
          <w:sz w:val="18"/>
          <w:szCs w:val="18"/>
          <w:lang w:val="en-CA"/>
        </w:rPr>
        <w:t>,</w:t>
      </w:r>
      <w:r w:rsidR="009012EA" w:rsidRPr="00681638">
        <w:rPr>
          <w:rFonts w:ascii="Times New Roman" w:hAnsi="Times New Roman" w:cs="Times New Roman"/>
          <w:sz w:val="18"/>
          <w:szCs w:val="18"/>
          <w:lang w:val="en-CA"/>
        </w:rPr>
        <w:t xml:space="preserve"> </w:t>
      </w:r>
      <w:r w:rsidR="00825470" w:rsidRPr="00681638">
        <w:rPr>
          <w:rFonts w:ascii="Times New Roman" w:hAnsi="Times New Roman" w:cs="Times New Roman"/>
          <w:color w:val="333333"/>
          <w:sz w:val="18"/>
          <w:szCs w:val="18"/>
          <w:shd w:val="clear" w:color="auto" w:fill="FFFFFF"/>
          <w:lang w:val="en-CA"/>
        </w:rPr>
        <w:t>Queen’s Printer for Ontario</w:t>
      </w:r>
      <w:r w:rsidR="00FD1939" w:rsidRPr="00681638">
        <w:rPr>
          <w:rFonts w:ascii="Times New Roman" w:hAnsi="Times New Roman" w:cs="Times New Roman"/>
          <w:color w:val="333333"/>
          <w:sz w:val="18"/>
          <w:szCs w:val="18"/>
          <w:shd w:val="clear" w:color="auto" w:fill="FFFFFF"/>
          <w:lang w:val="en-CA"/>
        </w:rPr>
        <w:t xml:space="preserve"> (</w:t>
      </w:r>
      <w:r w:rsidR="00825470" w:rsidRPr="00681638">
        <w:rPr>
          <w:rFonts w:ascii="Times New Roman" w:hAnsi="Times New Roman" w:cs="Times New Roman"/>
          <w:color w:val="333333"/>
          <w:sz w:val="18"/>
          <w:szCs w:val="18"/>
          <w:shd w:val="clear" w:color="auto" w:fill="FFFFFF"/>
          <w:lang w:val="en-CA"/>
        </w:rPr>
        <w:t>2018</w:t>
      </w:r>
      <w:r w:rsidR="00FD1939" w:rsidRPr="00681638">
        <w:rPr>
          <w:rFonts w:ascii="Times New Roman" w:hAnsi="Times New Roman" w:cs="Times New Roman"/>
          <w:color w:val="333333"/>
          <w:sz w:val="18"/>
          <w:szCs w:val="18"/>
          <w:shd w:val="clear" w:color="auto" w:fill="FFFFFF"/>
          <w:lang w:val="en-CA"/>
        </w:rPr>
        <w:t>), online</w:t>
      </w:r>
      <w:r w:rsidR="00825470" w:rsidRPr="00681638">
        <w:rPr>
          <w:rFonts w:ascii="Times New Roman" w:hAnsi="Times New Roman" w:cs="Times New Roman"/>
          <w:color w:val="333333"/>
          <w:sz w:val="18"/>
          <w:szCs w:val="18"/>
          <w:shd w:val="clear" w:color="auto" w:fill="FFFFFF"/>
          <w:lang w:val="en-CA"/>
        </w:rPr>
        <w:t xml:space="preserve">: </w:t>
      </w:r>
      <w:r w:rsidR="00FD1939" w:rsidRPr="00681638">
        <w:rPr>
          <w:rFonts w:ascii="Times New Roman" w:hAnsi="Times New Roman" w:cs="Times New Roman"/>
          <w:color w:val="333333"/>
          <w:sz w:val="18"/>
          <w:szCs w:val="18"/>
          <w:shd w:val="clear" w:color="auto" w:fill="FFFFFF"/>
          <w:lang w:val="en-CA"/>
        </w:rPr>
        <w:t>&lt;</w:t>
      </w:r>
      <w:hyperlink r:id="rId25" w:history="1">
        <w:r w:rsidR="00FD1939" w:rsidRPr="00681638">
          <w:rPr>
            <w:rStyle w:val="Hyperlink"/>
            <w:rFonts w:ascii="Times New Roman" w:hAnsi="Times New Roman" w:cs="Times New Roman"/>
            <w:sz w:val="18"/>
            <w:szCs w:val="18"/>
            <w:lang w:val="en-CA"/>
          </w:rPr>
          <w:t>https://www.mcscs.jus.gov.on.ca/sites/default/files/content/mcscs/docs/StreetChecks.pdf</w:t>
        </w:r>
      </w:hyperlink>
      <w:r w:rsidR="00FD1939" w:rsidRPr="00681638">
        <w:rPr>
          <w:rFonts w:ascii="Times New Roman" w:hAnsi="Times New Roman" w:cs="Times New Roman"/>
          <w:sz w:val="18"/>
          <w:szCs w:val="18"/>
          <w:lang w:val="en-CA"/>
        </w:rPr>
        <w:t>&gt;.</w:t>
      </w:r>
    </w:p>
  </w:footnote>
  <w:footnote w:id="47">
    <w:p w14:paraId="56CA20B3" w14:textId="3146B86E" w:rsidR="00313D71" w:rsidRPr="00681638" w:rsidRDefault="00313D71"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D1939" w:rsidRPr="00681638">
        <w:rPr>
          <w:rFonts w:ascii="Times New Roman" w:hAnsi="Times New Roman" w:cs="Times New Roman"/>
          <w:sz w:val="18"/>
          <w:szCs w:val="18"/>
          <w:lang w:val="en-CA"/>
        </w:rPr>
        <w:t>E.g. Sara F</w:t>
      </w:r>
      <w:r w:rsidR="00741AB0" w:rsidRPr="00681638">
        <w:rPr>
          <w:rFonts w:ascii="Times New Roman" w:hAnsi="Times New Roman" w:cs="Times New Roman"/>
          <w:sz w:val="18"/>
          <w:szCs w:val="18"/>
          <w:lang w:val="en-CA"/>
        </w:rPr>
        <w:t>raser</w:t>
      </w:r>
      <w:r w:rsidR="00FD1939" w:rsidRPr="00681638">
        <w:rPr>
          <w:rFonts w:ascii="Times New Roman" w:hAnsi="Times New Roman" w:cs="Times New Roman"/>
          <w:sz w:val="18"/>
          <w:szCs w:val="18"/>
          <w:lang w:val="en-CA"/>
        </w:rPr>
        <w:t>,</w:t>
      </w:r>
      <w:r w:rsidR="00741AB0" w:rsidRPr="00681638">
        <w:rPr>
          <w:rFonts w:ascii="Times New Roman" w:hAnsi="Times New Roman" w:cs="Times New Roman"/>
          <w:sz w:val="18"/>
          <w:szCs w:val="18"/>
          <w:lang w:val="en-CA"/>
        </w:rPr>
        <w:t xml:space="preserve"> “</w:t>
      </w:r>
      <w:r w:rsidR="001837E2" w:rsidRPr="00681638">
        <w:rPr>
          <w:rFonts w:ascii="Times New Roman" w:hAnsi="Times New Roman" w:cs="Times New Roman"/>
          <w:sz w:val="18"/>
          <w:szCs w:val="18"/>
          <w:lang w:val="en-CA"/>
        </w:rPr>
        <w:t>P.E.I. snowbird 'devastated' to be turned away at bridge”</w:t>
      </w:r>
      <w:r w:rsidR="00357816" w:rsidRPr="00681638">
        <w:rPr>
          <w:rFonts w:ascii="Times New Roman" w:hAnsi="Times New Roman" w:cs="Times New Roman"/>
          <w:sz w:val="18"/>
          <w:szCs w:val="18"/>
          <w:lang w:val="en-CA"/>
        </w:rPr>
        <w:t>,</w:t>
      </w:r>
      <w:r w:rsidR="001837E2" w:rsidRPr="00681638">
        <w:rPr>
          <w:rFonts w:ascii="Times New Roman" w:hAnsi="Times New Roman" w:cs="Times New Roman"/>
          <w:sz w:val="18"/>
          <w:szCs w:val="18"/>
          <w:lang w:val="en-CA"/>
        </w:rPr>
        <w:t xml:space="preserve"> </w:t>
      </w:r>
      <w:r w:rsidR="001837E2" w:rsidRPr="00681638">
        <w:rPr>
          <w:rFonts w:ascii="Times New Roman" w:hAnsi="Times New Roman" w:cs="Times New Roman"/>
          <w:i/>
          <w:sz w:val="18"/>
          <w:szCs w:val="18"/>
          <w:lang w:val="en-CA"/>
        </w:rPr>
        <w:t>CBC News</w:t>
      </w:r>
      <w:r w:rsidR="00FD1939" w:rsidRPr="00681638">
        <w:rPr>
          <w:rFonts w:ascii="Times New Roman" w:hAnsi="Times New Roman" w:cs="Times New Roman"/>
          <w:i/>
          <w:sz w:val="18"/>
          <w:szCs w:val="18"/>
          <w:lang w:val="en-CA"/>
        </w:rPr>
        <w:t xml:space="preserve"> </w:t>
      </w:r>
      <w:r w:rsidR="001837E2" w:rsidRPr="00681638">
        <w:rPr>
          <w:rFonts w:ascii="Times New Roman" w:hAnsi="Times New Roman" w:cs="Times New Roman"/>
          <w:sz w:val="18"/>
          <w:szCs w:val="18"/>
          <w:lang w:val="en-CA"/>
        </w:rPr>
        <w:t>(</w:t>
      </w:r>
      <w:r w:rsidR="00FD1939" w:rsidRPr="00681638">
        <w:rPr>
          <w:rFonts w:ascii="Times New Roman" w:hAnsi="Times New Roman" w:cs="Times New Roman"/>
          <w:sz w:val="18"/>
          <w:szCs w:val="18"/>
          <w:lang w:val="en-CA"/>
        </w:rPr>
        <w:t xml:space="preserve">5 </w:t>
      </w:r>
      <w:r w:rsidR="001837E2" w:rsidRPr="00681638">
        <w:rPr>
          <w:rFonts w:ascii="Times New Roman" w:hAnsi="Times New Roman" w:cs="Times New Roman"/>
          <w:sz w:val="18"/>
          <w:szCs w:val="18"/>
          <w:lang w:val="en-CA"/>
        </w:rPr>
        <w:t>June 2020)</w:t>
      </w:r>
      <w:r w:rsidR="00FD1939" w:rsidRPr="00681638">
        <w:rPr>
          <w:rFonts w:ascii="Times New Roman" w:hAnsi="Times New Roman" w:cs="Times New Roman"/>
          <w:sz w:val="18"/>
          <w:szCs w:val="18"/>
          <w:lang w:val="en-CA"/>
        </w:rPr>
        <w:t>, online:</w:t>
      </w:r>
      <w:r w:rsidR="001837E2" w:rsidRPr="00681638">
        <w:rPr>
          <w:rFonts w:ascii="Times New Roman" w:hAnsi="Times New Roman" w:cs="Times New Roman"/>
          <w:sz w:val="18"/>
          <w:szCs w:val="18"/>
          <w:lang w:val="en-CA"/>
        </w:rPr>
        <w:t xml:space="preserve"> </w:t>
      </w:r>
      <w:r w:rsidR="00FD1939" w:rsidRPr="00681638">
        <w:rPr>
          <w:rFonts w:ascii="Times New Roman" w:hAnsi="Times New Roman" w:cs="Times New Roman"/>
          <w:sz w:val="18"/>
          <w:szCs w:val="18"/>
          <w:lang w:val="en-CA"/>
        </w:rPr>
        <w:t>&lt;</w:t>
      </w:r>
      <w:hyperlink r:id="rId26" w:history="1">
        <w:r w:rsidR="00FD1939" w:rsidRPr="00681638">
          <w:rPr>
            <w:rStyle w:val="Hyperlink"/>
            <w:rFonts w:ascii="Times New Roman" w:hAnsi="Times New Roman" w:cs="Times New Roman"/>
            <w:sz w:val="18"/>
            <w:szCs w:val="18"/>
            <w:lang w:val="en-CA"/>
          </w:rPr>
          <w:t>https://www.cbc.ca/news/canada/prince-edward-island/pei-snowbird-turned-away-confederation-bridge-1.5533060</w:t>
        </w:r>
      </w:hyperlink>
      <w:r w:rsidR="00FD1939" w:rsidRPr="00681638">
        <w:rPr>
          <w:rFonts w:ascii="Times New Roman" w:hAnsi="Times New Roman" w:cs="Times New Roman"/>
          <w:sz w:val="18"/>
          <w:szCs w:val="18"/>
          <w:lang w:val="en-CA"/>
        </w:rPr>
        <w:t>&gt;.</w:t>
      </w:r>
    </w:p>
  </w:footnote>
  <w:footnote w:id="48">
    <w:p w14:paraId="5853FFBE" w14:textId="242B5FD4" w:rsidR="004A7773" w:rsidRPr="00681638" w:rsidRDefault="004A7773" w:rsidP="000F5192">
      <w:pPr>
        <w:pStyle w:val="FootnoteText"/>
        <w:rPr>
          <w:rFonts w:ascii="Times New Roman" w:hAnsi="Times New Roman" w:cs="Times New Roman"/>
          <w:b/>
          <w:sz w:val="18"/>
          <w:szCs w:val="18"/>
          <w:lang w:eastAsia="zh-CN"/>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8F5ABE" w:rsidRPr="00681638">
        <w:rPr>
          <w:rFonts w:ascii="Times New Roman" w:hAnsi="Times New Roman" w:cs="Times New Roman"/>
          <w:i/>
          <w:sz w:val="18"/>
          <w:szCs w:val="18"/>
          <w:lang w:val="en-CA"/>
        </w:rPr>
        <w:t>O Reg 120/20</w:t>
      </w:r>
      <w:r w:rsidR="008F5ABE" w:rsidRPr="00681638">
        <w:rPr>
          <w:rFonts w:ascii="Times New Roman" w:hAnsi="Times New Roman" w:cs="Times New Roman"/>
          <w:sz w:val="18"/>
          <w:szCs w:val="18"/>
          <w:lang w:val="en-CA" w:eastAsia="zh-CN"/>
        </w:rPr>
        <w:t xml:space="preserve"> (</w:t>
      </w:r>
      <w:r w:rsidR="00FD1939" w:rsidRPr="00681638">
        <w:rPr>
          <w:rFonts w:ascii="Times New Roman" w:hAnsi="Times New Roman" w:cs="Times New Roman"/>
          <w:sz w:val="18"/>
          <w:szCs w:val="18"/>
          <w:lang w:val="en-CA" w:eastAsia="zh-CN"/>
        </w:rPr>
        <w:t xml:space="preserve">3 </w:t>
      </w:r>
      <w:r w:rsidR="008F5ABE" w:rsidRPr="00681638">
        <w:rPr>
          <w:rFonts w:ascii="Times New Roman" w:hAnsi="Times New Roman" w:cs="Times New Roman"/>
          <w:sz w:val="18"/>
          <w:szCs w:val="18"/>
          <w:lang w:val="en-CA" w:eastAsia="zh-CN"/>
        </w:rPr>
        <w:t>April 2020)</w:t>
      </w:r>
      <w:r w:rsidR="00FD1939" w:rsidRPr="00681638">
        <w:rPr>
          <w:rFonts w:ascii="Times New Roman" w:hAnsi="Times New Roman" w:cs="Times New Roman"/>
          <w:sz w:val="18"/>
          <w:szCs w:val="18"/>
          <w:lang w:val="en-CA" w:eastAsia="zh-CN"/>
        </w:rPr>
        <w:t>, online</w:t>
      </w:r>
      <w:r w:rsidR="008F5ABE" w:rsidRPr="00681638">
        <w:rPr>
          <w:rFonts w:ascii="Times New Roman" w:hAnsi="Times New Roman" w:cs="Times New Roman"/>
          <w:sz w:val="18"/>
          <w:szCs w:val="18"/>
          <w:lang w:val="en-CA" w:eastAsia="zh-CN"/>
        </w:rPr>
        <w:t xml:space="preserve">: </w:t>
      </w:r>
      <w:r w:rsidR="00FD1939" w:rsidRPr="00681638">
        <w:rPr>
          <w:rFonts w:ascii="Times New Roman" w:hAnsi="Times New Roman" w:cs="Times New Roman"/>
          <w:sz w:val="18"/>
          <w:szCs w:val="18"/>
          <w:lang w:val="en-CA" w:eastAsia="zh-CN"/>
        </w:rPr>
        <w:t>&lt;</w:t>
      </w:r>
      <w:hyperlink r:id="rId27" w:history="1">
        <w:r w:rsidR="00FD1939" w:rsidRPr="00681638">
          <w:rPr>
            <w:rStyle w:val="Hyperlink"/>
            <w:rFonts w:ascii="Times New Roman" w:hAnsi="Times New Roman" w:cs="Times New Roman"/>
            <w:sz w:val="18"/>
            <w:szCs w:val="18"/>
            <w:lang w:val="en-CA"/>
          </w:rPr>
          <w:t>https://www.ontario.ca/laws/regulation/200120?search=emergency+management</w:t>
        </w:r>
      </w:hyperlink>
      <w:r w:rsidR="00FD1939" w:rsidRPr="00681638">
        <w:rPr>
          <w:rFonts w:ascii="Times New Roman" w:hAnsi="Times New Roman" w:cs="Times New Roman"/>
          <w:sz w:val="18"/>
          <w:szCs w:val="18"/>
          <w:lang w:val="en-CA"/>
        </w:rPr>
        <w:t>&gt;.</w:t>
      </w:r>
    </w:p>
  </w:footnote>
  <w:footnote w:id="49">
    <w:p w14:paraId="62E7FB8A" w14:textId="515D066A" w:rsidR="001B7DF7" w:rsidRPr="00681638" w:rsidRDefault="001B7DF7"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8F5ABE" w:rsidRPr="00681638">
        <w:rPr>
          <w:rFonts w:ascii="Times New Roman" w:hAnsi="Times New Roman" w:cs="Times New Roman"/>
          <w:i/>
          <w:sz w:val="18"/>
          <w:szCs w:val="18"/>
          <w:lang w:val="en-GB"/>
        </w:rPr>
        <w:t>Ministerial Order 632/2020 [Health]</w:t>
      </w:r>
      <w:r w:rsidR="008F5ABE" w:rsidRPr="00681638">
        <w:rPr>
          <w:rFonts w:ascii="Times New Roman" w:hAnsi="Times New Roman" w:cs="Times New Roman"/>
          <w:sz w:val="18"/>
          <w:szCs w:val="18"/>
          <w:lang w:val="en-CA"/>
        </w:rPr>
        <w:t xml:space="preserve"> (</w:t>
      </w:r>
      <w:r w:rsidR="00FD1939" w:rsidRPr="00681638">
        <w:rPr>
          <w:rFonts w:ascii="Times New Roman" w:hAnsi="Times New Roman" w:cs="Times New Roman"/>
          <w:sz w:val="18"/>
          <w:szCs w:val="18"/>
          <w:lang w:val="en-CA"/>
        </w:rPr>
        <w:t xml:space="preserve">4 </w:t>
      </w:r>
      <w:r w:rsidR="008F5ABE" w:rsidRPr="00681638">
        <w:rPr>
          <w:rFonts w:ascii="Times New Roman" w:hAnsi="Times New Roman" w:cs="Times New Roman"/>
          <w:sz w:val="18"/>
          <w:szCs w:val="18"/>
          <w:lang w:val="en-CA"/>
        </w:rPr>
        <w:t>May 2020)</w:t>
      </w:r>
      <w:r w:rsidR="00FD1939" w:rsidRPr="00681638">
        <w:rPr>
          <w:rFonts w:ascii="Times New Roman" w:hAnsi="Times New Roman" w:cs="Times New Roman"/>
          <w:sz w:val="18"/>
          <w:szCs w:val="18"/>
          <w:lang w:val="en-CA"/>
        </w:rPr>
        <w:t>, online:</w:t>
      </w:r>
      <w:r w:rsidR="008F5ABE" w:rsidRPr="00681638">
        <w:rPr>
          <w:rFonts w:ascii="Times New Roman" w:hAnsi="Times New Roman" w:cs="Times New Roman"/>
          <w:sz w:val="18"/>
          <w:szCs w:val="18"/>
          <w:lang w:val="en-CA"/>
        </w:rPr>
        <w:t xml:space="preserve"> </w:t>
      </w:r>
      <w:r w:rsidR="00FD1939" w:rsidRPr="00681638">
        <w:rPr>
          <w:rFonts w:ascii="Times New Roman" w:hAnsi="Times New Roman" w:cs="Times New Roman"/>
          <w:sz w:val="18"/>
          <w:szCs w:val="18"/>
          <w:lang w:val="en-CA"/>
        </w:rPr>
        <w:t>&lt;</w:t>
      </w:r>
      <w:hyperlink r:id="rId28" w:history="1">
        <w:r w:rsidR="00FD1939" w:rsidRPr="00681638">
          <w:rPr>
            <w:rStyle w:val="Hyperlink"/>
            <w:rFonts w:ascii="Times New Roman" w:hAnsi="Times New Roman" w:cs="Times New Roman"/>
            <w:sz w:val="18"/>
            <w:szCs w:val="18"/>
            <w:lang w:val="en-CA"/>
          </w:rPr>
          <w:t>https://open.alberta.ca/publications/ministerial-order-632-2020-health</w:t>
        </w:r>
      </w:hyperlink>
      <w:r w:rsidR="00FD1939" w:rsidRPr="00681638">
        <w:rPr>
          <w:rFonts w:ascii="Times New Roman" w:hAnsi="Times New Roman" w:cs="Times New Roman"/>
          <w:sz w:val="18"/>
          <w:szCs w:val="18"/>
          <w:lang w:val="en-CA"/>
        </w:rPr>
        <w:t>&gt;</w:t>
      </w:r>
      <w:r w:rsidR="008F5ABE" w:rsidRPr="00681638">
        <w:rPr>
          <w:rFonts w:ascii="Times New Roman" w:hAnsi="Times New Roman" w:cs="Times New Roman"/>
          <w:sz w:val="18"/>
          <w:szCs w:val="18"/>
          <w:lang w:val="en-CA"/>
        </w:rPr>
        <w:t>.</w:t>
      </w:r>
    </w:p>
  </w:footnote>
  <w:footnote w:id="50">
    <w:p w14:paraId="48AA0CAD" w14:textId="3DC5760B" w:rsidR="0092260F" w:rsidRPr="00917706" w:rsidRDefault="0092260F">
      <w:pPr>
        <w:pStyle w:val="FootnoteText"/>
        <w:rPr>
          <w:rFonts w:ascii="Times New Roman" w:hAnsi="Times New Roman" w:cs="Times New Roman"/>
          <w:sz w:val="18"/>
          <w:szCs w:val="18"/>
          <w:lang w:val="en-GB"/>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685813" w:rsidRPr="00917706">
        <w:rPr>
          <w:rFonts w:ascii="Times New Roman" w:hAnsi="Times New Roman" w:cs="Times New Roman"/>
          <w:sz w:val="18"/>
          <w:szCs w:val="18"/>
        </w:rPr>
        <w:t>S</w:t>
      </w:r>
      <w:r w:rsidR="00685813" w:rsidRPr="00681638">
        <w:rPr>
          <w:rFonts w:ascii="Times New Roman" w:hAnsi="Times New Roman" w:cs="Times New Roman"/>
          <w:sz w:val="18"/>
          <w:szCs w:val="18"/>
        </w:rPr>
        <w:t>ee</w:t>
      </w:r>
      <w:r w:rsidR="00685813" w:rsidRPr="00917706">
        <w:rPr>
          <w:rFonts w:ascii="Times New Roman" w:hAnsi="Times New Roman" w:cs="Times New Roman"/>
          <w:sz w:val="18"/>
          <w:szCs w:val="18"/>
        </w:rPr>
        <w:t xml:space="preserve"> </w:t>
      </w:r>
      <w:r w:rsidR="006E1008" w:rsidRPr="00917706">
        <w:rPr>
          <w:rFonts w:ascii="Times New Roman" w:hAnsi="Times New Roman" w:cs="Times New Roman"/>
          <w:sz w:val="18"/>
          <w:szCs w:val="18"/>
        </w:rPr>
        <w:t>Manisha Krishnan, “</w:t>
      </w:r>
      <w:r w:rsidR="00B30B22" w:rsidRPr="00917706">
        <w:rPr>
          <w:rFonts w:ascii="Times New Roman" w:hAnsi="Times New Roman" w:cs="Times New Roman"/>
          <w:sz w:val="18"/>
          <w:szCs w:val="18"/>
          <w:lang w:val="en-GB"/>
        </w:rPr>
        <w:t>Mom Says She Was Fined $880 For 'Standing Too Long' in a Park With Baby</w:t>
      </w:r>
      <w:r w:rsidR="00B30B22" w:rsidRPr="00917706">
        <w:rPr>
          <w:rFonts w:ascii="Times New Roman" w:hAnsi="Times New Roman" w:cs="Times New Roman"/>
          <w:b/>
          <w:bCs/>
          <w:sz w:val="18"/>
          <w:szCs w:val="18"/>
          <w:lang w:val="en-GB"/>
        </w:rPr>
        <w:t xml:space="preserve">” </w:t>
      </w:r>
      <w:r w:rsidR="00B30B22" w:rsidRPr="00917706">
        <w:rPr>
          <w:rFonts w:ascii="Times New Roman" w:hAnsi="Times New Roman" w:cs="Times New Roman"/>
          <w:i/>
          <w:iCs/>
          <w:sz w:val="18"/>
          <w:szCs w:val="18"/>
          <w:lang w:val="en-GB"/>
        </w:rPr>
        <w:t>Vice News</w:t>
      </w:r>
      <w:r w:rsidR="00B30B22" w:rsidRPr="00917706">
        <w:rPr>
          <w:rFonts w:ascii="Times New Roman" w:hAnsi="Times New Roman" w:cs="Times New Roman"/>
          <w:sz w:val="18"/>
          <w:szCs w:val="18"/>
          <w:lang w:val="en-GB"/>
        </w:rPr>
        <w:t xml:space="preserve"> (April 27, 2020), online: &lt;</w:t>
      </w:r>
      <w:hyperlink r:id="rId29" w:history="1">
        <w:r w:rsidR="00FF17A2" w:rsidRPr="00917706">
          <w:rPr>
            <w:rStyle w:val="Hyperlink"/>
            <w:rFonts w:ascii="Times New Roman" w:hAnsi="Times New Roman" w:cs="Times New Roman"/>
            <w:sz w:val="18"/>
            <w:szCs w:val="18"/>
            <w:lang w:val="en-CA"/>
          </w:rPr>
          <w:t>https://www.vice.c</w:t>
        </w:r>
        <w:bookmarkStart w:id="1208" w:name="_Hlt43205488"/>
        <w:bookmarkStart w:id="1209" w:name="_Hlt43205489"/>
        <w:r w:rsidR="00FF17A2" w:rsidRPr="00917706">
          <w:rPr>
            <w:rStyle w:val="Hyperlink"/>
            <w:rFonts w:ascii="Times New Roman" w:hAnsi="Times New Roman" w:cs="Times New Roman"/>
            <w:sz w:val="18"/>
            <w:szCs w:val="18"/>
            <w:lang w:val="en-CA"/>
          </w:rPr>
          <w:t>o</w:t>
        </w:r>
        <w:bookmarkEnd w:id="1208"/>
        <w:bookmarkEnd w:id="1209"/>
        <w:r w:rsidR="00FF17A2" w:rsidRPr="00917706">
          <w:rPr>
            <w:rStyle w:val="Hyperlink"/>
            <w:rFonts w:ascii="Times New Roman" w:hAnsi="Times New Roman" w:cs="Times New Roman"/>
            <w:sz w:val="18"/>
            <w:szCs w:val="18"/>
            <w:lang w:val="en-CA"/>
          </w:rPr>
          <w:t>m/en_ca/article/pkejjv/aurora-mom-says-she-was-fined-dollar880-for-standing-too-long-in-a-park-with-baby</w:t>
        </w:r>
      </w:hyperlink>
      <w:r w:rsidR="00FF17A2" w:rsidRPr="00917706">
        <w:rPr>
          <w:rFonts w:ascii="Times New Roman" w:hAnsi="Times New Roman" w:cs="Times New Roman"/>
          <w:sz w:val="18"/>
          <w:szCs w:val="18"/>
          <w:lang w:val="en-GB"/>
        </w:rPr>
        <w:t>&gt;</w:t>
      </w:r>
      <w:r w:rsidR="00FA7F80" w:rsidRPr="00681638">
        <w:rPr>
          <w:rFonts w:ascii="Times New Roman" w:hAnsi="Times New Roman" w:cs="Times New Roman"/>
          <w:sz w:val="18"/>
          <w:szCs w:val="18"/>
          <w:lang w:val="en-GB"/>
        </w:rPr>
        <w:t>.</w:t>
      </w:r>
    </w:p>
  </w:footnote>
  <w:footnote w:id="51">
    <w:p w14:paraId="37F2EF4A" w14:textId="45E858B0" w:rsidR="00F02098" w:rsidRPr="00681638" w:rsidRDefault="00F02098"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D85592" w:rsidRPr="00681638">
        <w:rPr>
          <w:rFonts w:ascii="Times New Roman" w:hAnsi="Times New Roman" w:cs="Times New Roman"/>
          <w:sz w:val="18"/>
          <w:szCs w:val="18"/>
        </w:rPr>
        <w:t>Public Health Ontario</w:t>
      </w:r>
      <w:r w:rsidR="0096164F" w:rsidRPr="00681638">
        <w:rPr>
          <w:rFonts w:ascii="Times New Roman" w:hAnsi="Times New Roman" w:cs="Times New Roman"/>
          <w:sz w:val="18"/>
          <w:szCs w:val="18"/>
        </w:rPr>
        <w:t>, “</w:t>
      </w:r>
      <w:r w:rsidR="00D85592" w:rsidRPr="00681638">
        <w:rPr>
          <w:rFonts w:ascii="Times New Roman" w:hAnsi="Times New Roman" w:cs="Times New Roman"/>
          <w:sz w:val="18"/>
          <w:szCs w:val="18"/>
        </w:rPr>
        <w:t xml:space="preserve">Epidemiological Summary </w:t>
      </w:r>
      <w:r w:rsidR="0096164F" w:rsidRPr="00681638">
        <w:rPr>
          <w:rFonts w:ascii="Times New Roman" w:hAnsi="Times New Roman" w:cs="Times New Roman"/>
          <w:sz w:val="18"/>
          <w:szCs w:val="18"/>
        </w:rPr>
        <w:t xml:space="preserve">– </w:t>
      </w:r>
      <w:r w:rsidR="005B5453" w:rsidRPr="00681638">
        <w:rPr>
          <w:rFonts w:ascii="Times New Roman" w:hAnsi="Times New Roman" w:cs="Times New Roman"/>
          <w:sz w:val="18"/>
          <w:szCs w:val="18"/>
        </w:rPr>
        <w:t>COVID-19 in Ontario: January 15, 2020 to April 6, 2020</w:t>
      </w:r>
      <w:r w:rsidR="0096164F" w:rsidRPr="00681638">
        <w:rPr>
          <w:rFonts w:ascii="Times New Roman" w:hAnsi="Times New Roman" w:cs="Times New Roman"/>
          <w:sz w:val="18"/>
          <w:szCs w:val="18"/>
        </w:rPr>
        <w:t>”</w:t>
      </w:r>
      <w:r w:rsidR="005B5453" w:rsidRPr="00681638">
        <w:rPr>
          <w:rFonts w:ascii="Times New Roman" w:hAnsi="Times New Roman" w:cs="Times New Roman"/>
          <w:sz w:val="18"/>
          <w:szCs w:val="18"/>
        </w:rPr>
        <w:t xml:space="preserve">, at </w:t>
      </w:r>
      <w:r w:rsidR="00F9795D" w:rsidRPr="00681638">
        <w:rPr>
          <w:rFonts w:ascii="Times New Roman" w:hAnsi="Times New Roman" w:cs="Times New Roman"/>
          <w:sz w:val="18"/>
          <w:szCs w:val="18"/>
        </w:rPr>
        <w:t>6.</w:t>
      </w:r>
      <w:r w:rsidR="0096164F" w:rsidRPr="00681638">
        <w:rPr>
          <w:rFonts w:ascii="Times New Roman" w:hAnsi="Times New Roman" w:cs="Times New Roman"/>
          <w:sz w:val="18"/>
          <w:szCs w:val="18"/>
        </w:rPr>
        <w:t xml:space="preserve"> Online:</w:t>
      </w:r>
      <w:r w:rsidR="00F9795D" w:rsidRPr="00681638">
        <w:rPr>
          <w:rFonts w:ascii="Times New Roman" w:hAnsi="Times New Roman" w:cs="Times New Roman"/>
          <w:sz w:val="18"/>
          <w:szCs w:val="18"/>
        </w:rPr>
        <w:t xml:space="preserve"> </w:t>
      </w:r>
      <w:r w:rsidR="0096164F" w:rsidRPr="00681638">
        <w:rPr>
          <w:rFonts w:ascii="Times New Roman" w:hAnsi="Times New Roman" w:cs="Times New Roman"/>
          <w:sz w:val="18"/>
          <w:szCs w:val="18"/>
        </w:rPr>
        <w:t>&lt;</w:t>
      </w:r>
      <w:hyperlink r:id="rId30" w:history="1">
        <w:r w:rsidR="0096164F" w:rsidRPr="00681638">
          <w:rPr>
            <w:rStyle w:val="Hyperlink"/>
            <w:rFonts w:ascii="Times New Roman" w:hAnsi="Times New Roman" w:cs="Times New Roman"/>
            <w:sz w:val="18"/>
            <w:szCs w:val="18"/>
          </w:rPr>
          <w:t>https://files.ontario.ca/moh-covid-19-report-en-2020-04-06.pdf</w:t>
        </w:r>
      </w:hyperlink>
      <w:r w:rsidR="0096164F" w:rsidRPr="00681638">
        <w:rPr>
          <w:rFonts w:ascii="Times New Roman" w:hAnsi="Times New Roman" w:cs="Times New Roman"/>
          <w:sz w:val="18"/>
          <w:szCs w:val="18"/>
        </w:rPr>
        <w:t>&gt;.</w:t>
      </w:r>
    </w:p>
  </w:footnote>
  <w:footnote w:id="52">
    <w:p w14:paraId="2D2B6075" w14:textId="6105E2FD" w:rsidR="00F059C6" w:rsidRPr="00681638" w:rsidRDefault="00F059C6"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917706">
        <w:rPr>
          <w:rFonts w:ascii="Times New Roman" w:hAnsi="Times New Roman" w:cs="Times New Roman"/>
          <w:sz w:val="18"/>
          <w:szCs w:val="18"/>
          <w:lang w:val="en-CA"/>
        </w:rPr>
        <w:t>Marathon, by-law No 1979, </w:t>
      </w:r>
      <w:r w:rsidR="004D4338" w:rsidRPr="00917706">
        <w:rPr>
          <w:rFonts w:ascii="Times New Roman" w:hAnsi="Times New Roman" w:cs="Times New Roman"/>
          <w:i/>
          <w:sz w:val="18"/>
          <w:szCs w:val="18"/>
          <w:lang w:val="en-CA"/>
        </w:rPr>
        <w:t>A</w:t>
      </w:r>
      <w:r w:rsidRPr="00917706">
        <w:rPr>
          <w:rFonts w:ascii="Times New Roman" w:hAnsi="Times New Roman" w:cs="Times New Roman"/>
          <w:i/>
          <w:sz w:val="18"/>
          <w:szCs w:val="18"/>
          <w:lang w:val="en-CA"/>
        </w:rPr>
        <w:t xml:space="preserve"> by-law to promote and regulate physical distancing doing the COVID-19 Emergency within the Town of Marathon</w:t>
      </w:r>
      <w:r w:rsidR="00E066B2" w:rsidRPr="00917706">
        <w:rPr>
          <w:rFonts w:ascii="Times New Roman" w:hAnsi="Times New Roman" w:cs="Times New Roman"/>
          <w:sz w:val="18"/>
          <w:szCs w:val="18"/>
          <w:lang w:val="en-CA"/>
        </w:rPr>
        <w:t>,</w:t>
      </w:r>
      <w:r w:rsidRPr="00917706">
        <w:rPr>
          <w:rFonts w:ascii="Times New Roman" w:hAnsi="Times New Roman" w:cs="Times New Roman"/>
          <w:sz w:val="18"/>
          <w:szCs w:val="18"/>
          <w:lang w:val="en-CA"/>
        </w:rPr>
        <w:t> (6/8 April 2020),</w:t>
      </w:r>
      <w:r w:rsidR="004D4338" w:rsidRPr="00917706">
        <w:rPr>
          <w:rFonts w:ascii="Times New Roman" w:hAnsi="Times New Roman" w:cs="Times New Roman"/>
          <w:sz w:val="18"/>
          <w:szCs w:val="18"/>
          <w:lang w:val="en-CA"/>
        </w:rPr>
        <w:t xml:space="preserve"> at</w:t>
      </w:r>
      <w:r w:rsidRPr="00917706">
        <w:rPr>
          <w:rFonts w:ascii="Times New Roman" w:hAnsi="Times New Roman" w:cs="Times New Roman"/>
          <w:sz w:val="18"/>
          <w:szCs w:val="18"/>
          <w:lang w:val="en-CA"/>
        </w:rPr>
        <w:t xml:space="preserve"> </w:t>
      </w:r>
      <w:r w:rsidR="001F6A24" w:rsidRPr="00681638">
        <w:rPr>
          <w:rFonts w:ascii="Times New Roman" w:hAnsi="Times New Roman" w:cs="Times New Roman"/>
          <w:sz w:val="18"/>
          <w:szCs w:val="18"/>
          <w:lang w:val="en-CA"/>
        </w:rPr>
        <w:t xml:space="preserve">s. </w:t>
      </w:r>
      <w:r w:rsidRPr="00917706">
        <w:rPr>
          <w:rFonts w:ascii="Times New Roman" w:hAnsi="Times New Roman" w:cs="Times New Roman"/>
          <w:sz w:val="18"/>
          <w:szCs w:val="18"/>
          <w:lang w:val="en-CA"/>
        </w:rPr>
        <w:t>6.</w:t>
      </w:r>
    </w:p>
  </w:footnote>
  <w:footnote w:id="53">
    <w:p w14:paraId="73CA9DAD" w14:textId="072E900B" w:rsidR="006416C5" w:rsidRPr="00681638" w:rsidRDefault="006416C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6164F" w:rsidRPr="00681638">
        <w:rPr>
          <w:rFonts w:ascii="Times New Roman" w:hAnsi="Times New Roman" w:cs="Times New Roman"/>
          <w:sz w:val="18"/>
          <w:szCs w:val="18"/>
          <w:lang w:val="en-CA"/>
        </w:rPr>
        <w:t xml:space="preserve">British Columbia Ministry of Health, </w:t>
      </w:r>
      <w:r w:rsidR="000636BA" w:rsidRPr="00681638">
        <w:rPr>
          <w:rFonts w:ascii="Times New Roman" w:hAnsi="Times New Roman" w:cs="Times New Roman"/>
          <w:i/>
          <w:sz w:val="18"/>
          <w:szCs w:val="18"/>
          <w:lang w:val="en-CA"/>
        </w:rPr>
        <w:t>ORDER OF THE PROVINCIAL HEALTH OFFICER - Mass Gathering Event</w:t>
      </w:r>
      <w:r w:rsidR="00967BF6" w:rsidRPr="00681638">
        <w:rPr>
          <w:rFonts w:ascii="Times New Roman" w:hAnsi="Times New Roman" w:cs="Times New Roman"/>
          <w:i/>
          <w:sz w:val="18"/>
          <w:szCs w:val="18"/>
          <w:lang w:val="en-CA"/>
        </w:rPr>
        <w:t xml:space="preserve">s </w:t>
      </w:r>
      <w:r w:rsidR="009F0D4A" w:rsidRPr="00681638">
        <w:rPr>
          <w:rFonts w:ascii="Times New Roman" w:hAnsi="Times New Roman" w:cs="Times New Roman"/>
          <w:sz w:val="18"/>
          <w:szCs w:val="18"/>
          <w:lang w:val="en-CA"/>
        </w:rPr>
        <w:t>(</w:t>
      </w:r>
      <w:r w:rsidR="0096164F" w:rsidRPr="00681638">
        <w:rPr>
          <w:rFonts w:ascii="Times New Roman" w:hAnsi="Times New Roman" w:cs="Times New Roman"/>
          <w:sz w:val="18"/>
          <w:szCs w:val="18"/>
          <w:lang w:val="en-CA"/>
        </w:rPr>
        <w:t xml:space="preserve">22 </w:t>
      </w:r>
      <w:r w:rsidR="00AD2C21" w:rsidRPr="00681638">
        <w:rPr>
          <w:rFonts w:ascii="Times New Roman" w:hAnsi="Times New Roman" w:cs="Times New Roman"/>
          <w:sz w:val="18"/>
          <w:szCs w:val="18"/>
          <w:lang w:val="en-CA"/>
        </w:rPr>
        <w:t>May 2020)</w:t>
      </w:r>
      <w:r w:rsidR="0096164F" w:rsidRPr="00681638">
        <w:rPr>
          <w:rFonts w:ascii="Times New Roman" w:hAnsi="Times New Roman" w:cs="Times New Roman"/>
          <w:sz w:val="18"/>
          <w:szCs w:val="18"/>
          <w:lang w:val="en-CA"/>
        </w:rPr>
        <w:t>, online</w:t>
      </w:r>
      <w:r w:rsidR="00AD2C21" w:rsidRPr="00681638">
        <w:rPr>
          <w:rFonts w:ascii="Times New Roman" w:hAnsi="Times New Roman" w:cs="Times New Roman"/>
          <w:sz w:val="18"/>
          <w:szCs w:val="18"/>
          <w:lang w:val="en-CA"/>
        </w:rPr>
        <w:t xml:space="preserve">: </w:t>
      </w:r>
      <w:r w:rsidR="0096164F" w:rsidRPr="00681638">
        <w:rPr>
          <w:rFonts w:ascii="Times New Roman" w:hAnsi="Times New Roman" w:cs="Times New Roman"/>
          <w:sz w:val="18"/>
          <w:szCs w:val="18"/>
          <w:lang w:val="en-CA"/>
        </w:rPr>
        <w:t>&lt;</w:t>
      </w:r>
      <w:hyperlink r:id="rId31" w:history="1">
        <w:r w:rsidR="0096164F" w:rsidRPr="00681638">
          <w:rPr>
            <w:rStyle w:val="Hyperlink"/>
            <w:rFonts w:ascii="Times New Roman" w:hAnsi="Times New Roman" w:cs="Times New Roman"/>
            <w:sz w:val="18"/>
            <w:szCs w:val="18"/>
            <w:lang w:val="en-CA"/>
          </w:rPr>
          <w:t>https://www2.gov.bc.ca/assets/gov/health/about-bc-s-health-care-system/office-of-the-provincial-health-officer/reports-publications/covid-19-pho-class-order-mass-gatherings.pdf</w:t>
        </w:r>
      </w:hyperlink>
      <w:r w:rsidR="0096164F" w:rsidRPr="00681638">
        <w:rPr>
          <w:rFonts w:ascii="Times New Roman" w:hAnsi="Times New Roman" w:cs="Times New Roman"/>
          <w:sz w:val="18"/>
          <w:szCs w:val="18"/>
          <w:lang w:val="en-CA"/>
        </w:rPr>
        <w:t>&gt;.</w:t>
      </w:r>
    </w:p>
  </w:footnote>
  <w:footnote w:id="54">
    <w:p w14:paraId="4B7F120C" w14:textId="2D98740B" w:rsidR="006416C5" w:rsidRPr="00681638" w:rsidRDefault="006416C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30D41" w:rsidRPr="00681638">
        <w:rPr>
          <w:rFonts w:ascii="Times New Roman" w:hAnsi="Times New Roman" w:cs="Times New Roman"/>
          <w:i/>
          <w:sz w:val="18"/>
          <w:szCs w:val="18"/>
          <w:lang w:val="en-CA"/>
        </w:rPr>
        <w:t xml:space="preserve">Record of decision – CMOH Order 07-2020 </w:t>
      </w:r>
      <w:r w:rsidR="00F65C5E" w:rsidRPr="00681638">
        <w:rPr>
          <w:rFonts w:ascii="Times New Roman" w:hAnsi="Times New Roman" w:cs="Times New Roman"/>
          <w:sz w:val="18"/>
          <w:szCs w:val="18"/>
          <w:lang w:val="en-CA"/>
        </w:rPr>
        <w:t>(</w:t>
      </w:r>
      <w:r w:rsidR="000C759D" w:rsidRPr="00681638">
        <w:rPr>
          <w:rFonts w:ascii="Times New Roman" w:hAnsi="Times New Roman" w:cs="Times New Roman"/>
          <w:sz w:val="18"/>
          <w:szCs w:val="18"/>
          <w:lang w:val="en-CA"/>
        </w:rPr>
        <w:t xml:space="preserve">27 </w:t>
      </w:r>
      <w:r w:rsidR="00F65C5E" w:rsidRPr="00681638">
        <w:rPr>
          <w:rFonts w:ascii="Times New Roman" w:hAnsi="Times New Roman" w:cs="Times New Roman"/>
          <w:sz w:val="18"/>
          <w:szCs w:val="18"/>
          <w:lang w:val="en-CA"/>
        </w:rPr>
        <w:t>March 2020)</w:t>
      </w:r>
      <w:r w:rsidR="000C759D" w:rsidRPr="00681638">
        <w:rPr>
          <w:rFonts w:ascii="Times New Roman" w:hAnsi="Times New Roman" w:cs="Times New Roman"/>
          <w:sz w:val="18"/>
          <w:szCs w:val="18"/>
          <w:lang w:val="en-CA"/>
        </w:rPr>
        <w:t>, online</w:t>
      </w:r>
      <w:r w:rsidR="00F65C5E"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2" w:history="1">
        <w:r w:rsidR="000C759D" w:rsidRPr="00681638">
          <w:rPr>
            <w:rStyle w:val="Hyperlink"/>
            <w:rFonts w:ascii="Times New Roman" w:hAnsi="Times New Roman" w:cs="Times New Roman"/>
            <w:sz w:val="18"/>
            <w:szCs w:val="18"/>
            <w:lang w:val="en-CA"/>
          </w:rPr>
          <w:t>https://open.alberta.ca/publications/cmoh-order-07-2020-2020-covid-19-response</w:t>
        </w:r>
      </w:hyperlink>
      <w:r w:rsidR="000C759D" w:rsidRPr="00681638">
        <w:rPr>
          <w:rFonts w:ascii="Times New Roman" w:hAnsi="Times New Roman" w:cs="Times New Roman"/>
          <w:sz w:val="18"/>
          <w:szCs w:val="18"/>
          <w:lang w:val="en-CA"/>
        </w:rPr>
        <w:t>&gt;.</w:t>
      </w:r>
    </w:p>
  </w:footnote>
  <w:footnote w:id="55">
    <w:p w14:paraId="5C603202" w14:textId="5806412B" w:rsidR="0045164B" w:rsidRPr="00681638" w:rsidRDefault="0045164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1C6D62" w:rsidRPr="00681638">
        <w:rPr>
          <w:rFonts w:ascii="Times New Roman" w:hAnsi="Times New Roman" w:cs="Times New Roman"/>
          <w:i/>
          <w:sz w:val="18"/>
          <w:szCs w:val="18"/>
          <w:lang w:val="en-CA"/>
        </w:rPr>
        <w:t xml:space="preserve">Order – the Public Health Act (Section 67) </w:t>
      </w:r>
      <w:r w:rsidR="001C6D62" w:rsidRPr="00681638">
        <w:rPr>
          <w:rFonts w:ascii="Times New Roman" w:hAnsi="Times New Roman" w:cs="Times New Roman"/>
          <w:sz w:val="18"/>
          <w:szCs w:val="18"/>
          <w:lang w:val="en-CA"/>
        </w:rPr>
        <w:t>(</w:t>
      </w:r>
      <w:r w:rsidR="000C759D" w:rsidRPr="00681638">
        <w:rPr>
          <w:rFonts w:ascii="Times New Roman" w:hAnsi="Times New Roman" w:cs="Times New Roman"/>
          <w:sz w:val="18"/>
          <w:szCs w:val="18"/>
          <w:lang w:val="en-CA"/>
        </w:rPr>
        <w:t xml:space="preserve">30 </w:t>
      </w:r>
      <w:r w:rsidR="0054179C" w:rsidRPr="00681638">
        <w:rPr>
          <w:rFonts w:ascii="Times New Roman" w:hAnsi="Times New Roman" w:cs="Times New Roman"/>
          <w:sz w:val="18"/>
          <w:szCs w:val="18"/>
          <w:lang w:val="en-CA"/>
        </w:rPr>
        <w:t>March 2020)</w:t>
      </w:r>
      <w:r w:rsidR="000C759D" w:rsidRPr="00681638">
        <w:rPr>
          <w:rFonts w:ascii="Times New Roman" w:hAnsi="Times New Roman" w:cs="Times New Roman"/>
          <w:sz w:val="18"/>
          <w:szCs w:val="18"/>
          <w:lang w:val="en-CA"/>
        </w:rPr>
        <w:t>, online:</w:t>
      </w:r>
      <w:r w:rsidR="0054179C"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3" w:history="1">
        <w:r w:rsidR="000C759D" w:rsidRPr="00681638">
          <w:rPr>
            <w:rStyle w:val="Hyperlink"/>
            <w:rFonts w:ascii="Times New Roman" w:hAnsi="Times New Roman" w:cs="Times New Roman"/>
            <w:sz w:val="18"/>
            <w:szCs w:val="18"/>
            <w:lang w:val="en-CA"/>
          </w:rPr>
          <w:t>https://www.gov.mb.ca/asset_library/en/proactive/2019_2020/orders-soe-03302020.pdf</w:t>
        </w:r>
      </w:hyperlink>
      <w:r w:rsidR="000C759D" w:rsidRPr="00681638">
        <w:rPr>
          <w:rFonts w:ascii="Times New Roman" w:hAnsi="Times New Roman" w:cs="Times New Roman"/>
          <w:sz w:val="18"/>
          <w:szCs w:val="18"/>
          <w:lang w:val="en-CA"/>
        </w:rPr>
        <w:t>&gt;.</w:t>
      </w:r>
    </w:p>
  </w:footnote>
  <w:footnote w:id="56">
    <w:p w14:paraId="0D0F74FF" w14:textId="2B00D37D" w:rsidR="0045164B" w:rsidRPr="00681638" w:rsidRDefault="0045164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083B21" w:rsidRPr="00681638">
        <w:rPr>
          <w:rFonts w:ascii="Times New Roman" w:hAnsi="Times New Roman" w:cs="Times New Roman"/>
          <w:i/>
          <w:sz w:val="18"/>
          <w:szCs w:val="18"/>
          <w:lang w:val="en-CA"/>
        </w:rPr>
        <w:t>Renewed and revised Mandatory Order COVID-19</w:t>
      </w:r>
      <w:r w:rsidR="00D90BD1"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 xml:space="preserve">29 </w:t>
      </w:r>
      <w:r w:rsidR="00D90BD1" w:rsidRPr="00681638">
        <w:rPr>
          <w:rFonts w:ascii="Times New Roman" w:hAnsi="Times New Roman" w:cs="Times New Roman"/>
          <w:sz w:val="18"/>
          <w:szCs w:val="18"/>
          <w:lang w:val="en-CA"/>
        </w:rPr>
        <w:t>March 2020)</w:t>
      </w:r>
      <w:r w:rsidR="000C759D" w:rsidRPr="00681638">
        <w:rPr>
          <w:rFonts w:ascii="Times New Roman" w:hAnsi="Times New Roman" w:cs="Times New Roman"/>
          <w:sz w:val="18"/>
          <w:szCs w:val="18"/>
          <w:lang w:val="en-CA"/>
        </w:rPr>
        <w:t>, online: &lt;</w:t>
      </w:r>
      <w:hyperlink r:id="rId34" w:history="1">
        <w:r w:rsidR="00D90BD1" w:rsidRPr="00681638">
          <w:rPr>
            <w:rStyle w:val="Hyperlink"/>
            <w:rFonts w:ascii="Times New Roman" w:hAnsi="Times New Roman" w:cs="Times New Roman"/>
            <w:sz w:val="18"/>
            <w:szCs w:val="18"/>
            <w:lang w:val="en-CA"/>
          </w:rPr>
          <w:t>https://www2.gnb.ca/content/dam/gnb/Corporate/pdf/EmergencyUrgence19.pdf</w:t>
        </w:r>
      </w:hyperlink>
      <w:r w:rsidR="000C759D" w:rsidRPr="00681638">
        <w:rPr>
          <w:rFonts w:ascii="Times New Roman" w:hAnsi="Times New Roman" w:cs="Times New Roman"/>
          <w:sz w:val="18"/>
          <w:szCs w:val="18"/>
          <w:lang w:val="en-CA"/>
        </w:rPr>
        <w:t>&gt;.</w:t>
      </w:r>
    </w:p>
  </w:footnote>
  <w:footnote w:id="57">
    <w:p w14:paraId="6935BA6C" w14:textId="2A893ED3" w:rsidR="0045164B" w:rsidRPr="00681638" w:rsidRDefault="0045164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90BE8" w:rsidRPr="00681638">
        <w:rPr>
          <w:rFonts w:ascii="Times New Roman" w:hAnsi="Times New Roman" w:cs="Times New Roman"/>
          <w:i/>
          <w:sz w:val="18"/>
          <w:szCs w:val="18"/>
          <w:lang w:val="en-CA"/>
        </w:rPr>
        <w:t>PUBLIC HEALTH ORDER April 4, 2020 (Under Section 38 and Subsection 45(2) of The Public Health Act, 1994) Control of Transmission of 2019 Novel Coronavirus</w:t>
      </w:r>
      <w:r w:rsidR="00590BE8"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 xml:space="preserve">4 </w:t>
      </w:r>
      <w:r w:rsidR="001C24B4" w:rsidRPr="00681638">
        <w:rPr>
          <w:rFonts w:ascii="Times New Roman" w:hAnsi="Times New Roman" w:cs="Times New Roman"/>
          <w:sz w:val="18"/>
          <w:szCs w:val="18"/>
          <w:lang w:val="en-CA"/>
        </w:rPr>
        <w:t>April 2020</w:t>
      </w:r>
      <w:r w:rsidR="000C759D" w:rsidRPr="00681638">
        <w:rPr>
          <w:rFonts w:ascii="Times New Roman" w:hAnsi="Times New Roman" w:cs="Times New Roman"/>
          <w:sz w:val="18"/>
          <w:szCs w:val="18"/>
          <w:lang w:val="en-CA"/>
        </w:rPr>
        <w:t>), online:</w:t>
      </w:r>
      <w:r w:rsidR="001C24B4"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5" w:history="1">
        <w:r w:rsidR="000253A9" w:rsidRPr="00681638">
          <w:rPr>
            <w:rStyle w:val="Hyperlink"/>
            <w:rFonts w:ascii="Times New Roman" w:hAnsi="Times New Roman" w:cs="Times New Roman"/>
            <w:sz w:val="18"/>
            <w:szCs w:val="18"/>
            <w:lang w:val="en-CA"/>
          </w:rPr>
          <w:t>https://www.saskatchewan.ca/-/media/files/coronavirus/public-health-measures/public-health-orders/public-health-order-april-4-2020.pdf</w:t>
        </w:r>
      </w:hyperlink>
      <w:r w:rsidR="000C759D" w:rsidRPr="00681638">
        <w:rPr>
          <w:rFonts w:ascii="Times New Roman" w:hAnsi="Times New Roman" w:cs="Times New Roman"/>
          <w:sz w:val="18"/>
          <w:szCs w:val="18"/>
          <w:lang w:val="en-CA"/>
        </w:rPr>
        <w:t>&gt;.</w:t>
      </w:r>
    </w:p>
  </w:footnote>
  <w:footnote w:id="58">
    <w:p w14:paraId="629FACE3" w14:textId="3BF73CD4" w:rsidR="0045164B" w:rsidRPr="00681638" w:rsidRDefault="0045164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D769F1" w:rsidRPr="00681638">
        <w:rPr>
          <w:rFonts w:ascii="Times New Roman" w:hAnsi="Times New Roman" w:cs="Times New Roman"/>
          <w:i/>
          <w:sz w:val="18"/>
          <w:szCs w:val="18"/>
          <w:lang w:val="en-CA"/>
        </w:rPr>
        <w:t>Ministerial Order 2020/14</w:t>
      </w:r>
      <w:r w:rsidR="00D769F1" w:rsidRPr="00681638">
        <w:rPr>
          <w:rFonts w:ascii="Times New Roman" w:hAnsi="Times New Roman" w:cs="Times New Roman"/>
          <w:sz w:val="18"/>
          <w:szCs w:val="18"/>
          <w:lang w:val="en-CA"/>
        </w:rPr>
        <w:t xml:space="preserve"> – Civil Emergency Measures Act (</w:t>
      </w:r>
      <w:r w:rsidR="000C759D" w:rsidRPr="00681638">
        <w:rPr>
          <w:rFonts w:ascii="Times New Roman" w:hAnsi="Times New Roman" w:cs="Times New Roman"/>
          <w:sz w:val="18"/>
          <w:szCs w:val="18"/>
          <w:lang w:val="en-CA"/>
        </w:rPr>
        <w:t xml:space="preserve">2 </w:t>
      </w:r>
      <w:r w:rsidR="00F3340C" w:rsidRPr="00681638">
        <w:rPr>
          <w:rFonts w:ascii="Times New Roman" w:hAnsi="Times New Roman" w:cs="Times New Roman"/>
          <w:sz w:val="18"/>
          <w:szCs w:val="18"/>
          <w:lang w:val="en-CA"/>
        </w:rPr>
        <w:t>April 2020)</w:t>
      </w:r>
      <w:r w:rsidR="000C759D" w:rsidRPr="00681638">
        <w:rPr>
          <w:rFonts w:ascii="Times New Roman" w:hAnsi="Times New Roman" w:cs="Times New Roman"/>
          <w:sz w:val="18"/>
          <w:szCs w:val="18"/>
          <w:lang w:val="en-CA"/>
        </w:rPr>
        <w:t>,</w:t>
      </w:r>
      <w:r w:rsidR="00F3340C"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online</w:t>
      </w:r>
      <w:r w:rsidR="00F3340C"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6" w:history="1">
        <w:r w:rsidR="000C759D" w:rsidRPr="00681638">
          <w:rPr>
            <w:rStyle w:val="Hyperlink"/>
            <w:rFonts w:ascii="Times New Roman" w:hAnsi="Times New Roman" w:cs="Times New Roman"/>
            <w:sz w:val="18"/>
            <w:szCs w:val="18"/>
            <w:lang w:val="en-CA"/>
          </w:rPr>
          <w:t>www.gov.yk.ca/legislation/regs/mo2020_014.pdf</w:t>
        </w:r>
      </w:hyperlink>
      <w:r w:rsidR="000C759D" w:rsidRPr="00681638">
        <w:rPr>
          <w:rFonts w:ascii="Times New Roman" w:hAnsi="Times New Roman" w:cs="Times New Roman"/>
          <w:sz w:val="18"/>
          <w:szCs w:val="18"/>
          <w:lang w:val="en-CA"/>
        </w:rPr>
        <w:t>&gt;.</w:t>
      </w:r>
    </w:p>
  </w:footnote>
  <w:footnote w:id="59">
    <w:p w14:paraId="1E203415" w14:textId="52B3435C" w:rsidR="006416C5" w:rsidRPr="00681638" w:rsidRDefault="006416C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9474A" w:rsidRPr="00681638">
        <w:rPr>
          <w:rFonts w:ascii="Times New Roman" w:hAnsi="Times New Roman" w:cs="Times New Roman"/>
          <w:i/>
          <w:sz w:val="18"/>
          <w:szCs w:val="18"/>
          <w:lang w:val="en-CA"/>
        </w:rPr>
        <w:t>O Reg 52/20: ORDER UNDER SUBSECTION 7.0.2 (4) OF THE ACT - ORGANIZED PUBLIC EVENTS, CERTAIN GATHERINGS</w:t>
      </w:r>
      <w:r w:rsidR="00B9474A"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 xml:space="preserve">16 </w:t>
      </w:r>
      <w:r w:rsidR="001E20A6" w:rsidRPr="00681638">
        <w:rPr>
          <w:rFonts w:ascii="Times New Roman" w:hAnsi="Times New Roman" w:cs="Times New Roman"/>
          <w:sz w:val="18"/>
          <w:szCs w:val="18"/>
          <w:lang w:val="en-CA"/>
        </w:rPr>
        <w:t>May 2020)</w:t>
      </w:r>
      <w:r w:rsidR="000C759D" w:rsidRPr="00681638">
        <w:rPr>
          <w:rFonts w:ascii="Times New Roman" w:hAnsi="Times New Roman" w:cs="Times New Roman"/>
          <w:sz w:val="18"/>
          <w:szCs w:val="18"/>
          <w:lang w:val="en-CA"/>
        </w:rPr>
        <w:t>, online</w:t>
      </w:r>
      <w:r w:rsidR="001E20A6"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7" w:history="1">
        <w:r w:rsidR="000C759D" w:rsidRPr="00681638">
          <w:rPr>
            <w:rStyle w:val="Hyperlink"/>
            <w:rFonts w:ascii="Times New Roman" w:hAnsi="Times New Roman" w:cs="Times New Roman"/>
            <w:sz w:val="18"/>
            <w:szCs w:val="18"/>
            <w:lang w:val="en-CA"/>
          </w:rPr>
          <w:t>https://www.ontario.ca/laws/regulation/200052</w:t>
        </w:r>
      </w:hyperlink>
      <w:r w:rsidR="000C759D" w:rsidRPr="00681638">
        <w:rPr>
          <w:rFonts w:ascii="Times New Roman" w:hAnsi="Times New Roman" w:cs="Times New Roman"/>
          <w:sz w:val="18"/>
          <w:szCs w:val="18"/>
          <w:lang w:val="en-CA"/>
        </w:rPr>
        <w:t>&gt;.</w:t>
      </w:r>
    </w:p>
  </w:footnote>
  <w:footnote w:id="60">
    <w:p w14:paraId="1AFCDD85" w14:textId="63BFEC7D" w:rsidR="006416C5" w:rsidRPr="00681638" w:rsidRDefault="006416C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D7047" w:rsidRPr="00681638">
        <w:rPr>
          <w:rFonts w:ascii="Times New Roman" w:hAnsi="Times New Roman" w:cs="Times New Roman"/>
          <w:i/>
          <w:sz w:val="18"/>
          <w:szCs w:val="18"/>
          <w:lang w:val="en-CA"/>
        </w:rPr>
        <w:t>Order respecting social distancing and gatherings</w:t>
      </w:r>
      <w:r w:rsidR="007D7047" w:rsidRPr="00681638">
        <w:rPr>
          <w:rFonts w:ascii="Times New Roman" w:hAnsi="Times New Roman" w:cs="Times New Roman"/>
          <w:sz w:val="18"/>
          <w:szCs w:val="18"/>
          <w:lang w:val="en-CA"/>
        </w:rPr>
        <w:t xml:space="preserve"> </w:t>
      </w:r>
      <w:r w:rsidR="0063367E" w:rsidRPr="00681638">
        <w:rPr>
          <w:rFonts w:ascii="Times New Roman" w:hAnsi="Times New Roman" w:cs="Times New Roman"/>
          <w:sz w:val="18"/>
          <w:szCs w:val="18"/>
          <w:lang w:val="en-CA"/>
        </w:rPr>
        <w:t>(</w:t>
      </w:r>
      <w:r w:rsidR="000C759D" w:rsidRPr="00681638">
        <w:rPr>
          <w:rFonts w:ascii="Times New Roman" w:hAnsi="Times New Roman" w:cs="Times New Roman"/>
          <w:sz w:val="18"/>
          <w:szCs w:val="18"/>
          <w:lang w:val="en-CA"/>
        </w:rPr>
        <w:t xml:space="preserve">24 </w:t>
      </w:r>
      <w:r w:rsidR="0063367E" w:rsidRPr="00681638">
        <w:rPr>
          <w:rFonts w:ascii="Times New Roman" w:hAnsi="Times New Roman" w:cs="Times New Roman"/>
          <w:sz w:val="18"/>
          <w:szCs w:val="18"/>
          <w:lang w:val="en-CA"/>
        </w:rPr>
        <w:t>April 2020)</w:t>
      </w:r>
      <w:r w:rsidR="000C759D" w:rsidRPr="00681638">
        <w:rPr>
          <w:rFonts w:ascii="Times New Roman" w:hAnsi="Times New Roman" w:cs="Times New Roman"/>
          <w:sz w:val="18"/>
          <w:szCs w:val="18"/>
          <w:lang w:val="en-CA"/>
        </w:rPr>
        <w:t>, online: &lt;</w:t>
      </w:r>
      <w:hyperlink r:id="rId38" w:history="1">
        <w:r w:rsidR="00471C40" w:rsidRPr="00681638">
          <w:rPr>
            <w:rStyle w:val="Hyperlink"/>
            <w:rFonts w:ascii="Times New Roman" w:hAnsi="Times New Roman" w:cs="Times New Roman"/>
            <w:sz w:val="18"/>
            <w:szCs w:val="18"/>
            <w:lang w:val="en-CA"/>
          </w:rPr>
          <w:t>https://gov.nu.ca/sites/default/files/order_re_social_distancing_and_gatherings_signed_200424_v3.pdf</w:t>
        </w:r>
      </w:hyperlink>
      <w:r w:rsidR="000C759D" w:rsidRPr="00681638">
        <w:rPr>
          <w:rFonts w:ascii="Times New Roman" w:hAnsi="Times New Roman" w:cs="Times New Roman"/>
          <w:sz w:val="18"/>
          <w:szCs w:val="18"/>
          <w:lang w:val="en-CA"/>
        </w:rPr>
        <w:t>&gt;.</w:t>
      </w:r>
    </w:p>
  </w:footnote>
  <w:footnote w:id="61">
    <w:p w14:paraId="2EF34DF4" w14:textId="1C38EE78" w:rsidR="0073323A" w:rsidRPr="00681638" w:rsidRDefault="0073323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296C0C" w:rsidRPr="00681638">
        <w:rPr>
          <w:rFonts w:ascii="Times New Roman" w:hAnsi="Times New Roman" w:cs="Times New Roman"/>
          <w:i/>
          <w:sz w:val="18"/>
          <w:szCs w:val="18"/>
          <w:lang w:val="en-CA"/>
        </w:rPr>
        <w:t>CONCERNING renewal of the public health emergency under section 119 of Public Health Act and certain measures to protect the health of the population</w:t>
      </w:r>
      <w:r w:rsidR="00296C0C" w:rsidRPr="00681638">
        <w:rPr>
          <w:rFonts w:ascii="Times New Roman" w:hAnsi="Times New Roman" w:cs="Times New Roman"/>
          <w:sz w:val="18"/>
          <w:szCs w:val="18"/>
          <w:lang w:val="en-CA"/>
        </w:rPr>
        <w:t xml:space="preserve"> (</w:t>
      </w:r>
      <w:r w:rsidR="00624FB3" w:rsidRPr="00681638">
        <w:rPr>
          <w:rFonts w:ascii="Times New Roman" w:hAnsi="Times New Roman" w:cs="Times New Roman"/>
          <w:sz w:val="18"/>
          <w:szCs w:val="18"/>
          <w:lang w:val="en-CA"/>
        </w:rPr>
        <w:t>20 March 2020</w:t>
      </w:r>
      <w:r w:rsidR="000C759D" w:rsidRPr="00681638">
        <w:rPr>
          <w:rFonts w:ascii="Times New Roman" w:hAnsi="Times New Roman" w:cs="Times New Roman"/>
          <w:sz w:val="18"/>
          <w:szCs w:val="18"/>
          <w:lang w:val="en-CA"/>
        </w:rPr>
        <w:t>), online</w:t>
      </w:r>
      <w:r w:rsidR="00624FB3" w:rsidRPr="00681638">
        <w:rPr>
          <w:rFonts w:ascii="Times New Roman" w:hAnsi="Times New Roman" w:cs="Times New Roman"/>
          <w:sz w:val="18"/>
          <w:szCs w:val="18"/>
          <w:lang w:val="en-CA"/>
        </w:rPr>
        <w:t xml:space="preserve">: </w:t>
      </w:r>
      <w:r w:rsidR="000C759D" w:rsidRPr="00681638">
        <w:rPr>
          <w:rFonts w:ascii="Times New Roman" w:hAnsi="Times New Roman" w:cs="Times New Roman"/>
          <w:sz w:val="18"/>
          <w:szCs w:val="18"/>
          <w:lang w:val="en-CA"/>
        </w:rPr>
        <w:t>&lt;</w:t>
      </w:r>
      <w:hyperlink r:id="rId39" w:history="1">
        <w:r w:rsidR="000C759D" w:rsidRPr="00681638">
          <w:rPr>
            <w:rStyle w:val="Hyperlink"/>
            <w:rFonts w:ascii="Times New Roman" w:hAnsi="Times New Roman" w:cs="Times New Roman"/>
            <w:sz w:val="18"/>
            <w:szCs w:val="18"/>
            <w:lang w:val="en-CA"/>
          </w:rPr>
          <w:t>https://cdn-contenu.quebec.ca/cdn-contenu/adm/min/sante-services-sociaux/publications-adm/lois-reglements/decret-222-2020-anglais.pdf?1584827459</w:t>
        </w:r>
      </w:hyperlink>
      <w:r w:rsidR="000C759D" w:rsidRPr="00681638">
        <w:rPr>
          <w:rFonts w:ascii="Times New Roman" w:hAnsi="Times New Roman" w:cs="Times New Roman"/>
          <w:sz w:val="18"/>
          <w:szCs w:val="18"/>
          <w:lang w:val="en-CA"/>
        </w:rPr>
        <w:t>&gt;.</w:t>
      </w:r>
    </w:p>
  </w:footnote>
  <w:footnote w:id="62">
    <w:p w14:paraId="394DCC36" w14:textId="49D931CA" w:rsidR="0073323A" w:rsidRPr="00681638" w:rsidRDefault="0073323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24FB3" w:rsidRPr="00681638">
        <w:rPr>
          <w:rFonts w:ascii="Times New Roman" w:hAnsi="Times New Roman" w:cs="Times New Roman"/>
          <w:i/>
          <w:sz w:val="18"/>
          <w:szCs w:val="18"/>
          <w:lang w:val="en-CA"/>
        </w:rPr>
        <w:t>Public Health Order – COVID-19 Prohibition of Gatherings and Closures of Certain Business (effective April 11, 2020)</w:t>
      </w:r>
      <w:r w:rsidR="00624FB3" w:rsidRPr="00681638">
        <w:rPr>
          <w:rFonts w:ascii="Times New Roman" w:hAnsi="Times New Roman" w:cs="Times New Roman"/>
          <w:sz w:val="18"/>
          <w:szCs w:val="18"/>
          <w:lang w:val="en-CA"/>
        </w:rPr>
        <w:t>, s. 1a. (</w:t>
      </w:r>
      <w:r w:rsidR="003522BB" w:rsidRPr="00681638">
        <w:rPr>
          <w:rFonts w:ascii="Times New Roman" w:hAnsi="Times New Roman" w:cs="Times New Roman"/>
          <w:sz w:val="18"/>
          <w:szCs w:val="18"/>
          <w:lang w:val="en-CA"/>
        </w:rPr>
        <w:t xml:space="preserve">11 </w:t>
      </w:r>
      <w:r w:rsidR="00624FB3" w:rsidRPr="00681638">
        <w:rPr>
          <w:rFonts w:ascii="Times New Roman" w:hAnsi="Times New Roman" w:cs="Times New Roman"/>
          <w:sz w:val="18"/>
          <w:szCs w:val="18"/>
          <w:lang w:val="en-CA"/>
        </w:rPr>
        <w:t>April 2020</w:t>
      </w:r>
      <w:r w:rsidR="003522BB" w:rsidRPr="00681638">
        <w:rPr>
          <w:rFonts w:ascii="Times New Roman" w:hAnsi="Times New Roman" w:cs="Times New Roman"/>
          <w:sz w:val="18"/>
          <w:szCs w:val="18"/>
          <w:lang w:val="en-CA"/>
        </w:rPr>
        <w:t>), online</w:t>
      </w:r>
      <w:r w:rsidR="00624FB3"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0" w:history="1">
        <w:r w:rsidR="003522BB" w:rsidRPr="00681638">
          <w:rPr>
            <w:rStyle w:val="Hyperlink"/>
            <w:rFonts w:ascii="Times New Roman" w:hAnsi="Times New Roman" w:cs="Times New Roman"/>
            <w:sz w:val="18"/>
            <w:szCs w:val="18"/>
            <w:lang w:val="en-CA"/>
          </w:rPr>
          <w:t>https://www.hss.gov.nt.ca/sites/hss/files/resources/public-health-order-covid-19-prohibition-gatherings-closures-certain-business.pdf</w:t>
        </w:r>
      </w:hyperlink>
      <w:r w:rsidR="003522BB" w:rsidRPr="00681638">
        <w:rPr>
          <w:rFonts w:ascii="Times New Roman" w:hAnsi="Times New Roman" w:cs="Times New Roman"/>
          <w:sz w:val="18"/>
          <w:szCs w:val="18"/>
          <w:lang w:val="en-CA"/>
        </w:rPr>
        <w:t>&gt;.</w:t>
      </w:r>
    </w:p>
  </w:footnote>
  <w:footnote w:id="63">
    <w:p w14:paraId="50BF2CBF" w14:textId="3AB910A7" w:rsidR="009C2BAB" w:rsidRPr="00681638" w:rsidRDefault="009C2BA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O Reg 104/20</w:t>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Emergency Order under Subsection 7.0.2 (4) of the</w:t>
      </w:r>
      <w:r w:rsidRPr="00681638">
        <w:rPr>
          <w:rFonts w:ascii="Times New Roman" w:hAnsi="Times New Roman" w:cs="Times New Roman"/>
          <w:sz w:val="18"/>
          <w:szCs w:val="18"/>
          <w:lang w:val="en-CA"/>
        </w:rPr>
        <w:t xml:space="preserve"> Emergency Management and Civil Protection Act – </w:t>
      </w:r>
      <w:r w:rsidRPr="00681638">
        <w:rPr>
          <w:rFonts w:ascii="Times New Roman" w:hAnsi="Times New Roman" w:cs="Times New Roman"/>
          <w:i/>
          <w:sz w:val="18"/>
          <w:szCs w:val="18"/>
          <w:lang w:val="en-CA"/>
        </w:rPr>
        <w:t>Closure of Outdoor Recreational Facilities</w:t>
      </w:r>
      <w:r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30 </w:t>
      </w:r>
      <w:r w:rsidRPr="00681638">
        <w:rPr>
          <w:rFonts w:ascii="Times New Roman" w:hAnsi="Times New Roman" w:cs="Times New Roman"/>
          <w:sz w:val="18"/>
          <w:szCs w:val="18"/>
          <w:lang w:val="en-CA"/>
        </w:rPr>
        <w:t>March 2020)</w:t>
      </w:r>
      <w:r w:rsidR="003522BB" w:rsidRPr="00681638">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1" w:history="1">
        <w:r w:rsidRPr="00681638">
          <w:rPr>
            <w:rStyle w:val="Hyperlink"/>
            <w:rFonts w:ascii="Times New Roman" w:hAnsi="Times New Roman" w:cs="Times New Roman"/>
            <w:sz w:val="18"/>
            <w:szCs w:val="18"/>
            <w:lang w:val="en-CA"/>
          </w:rPr>
          <w:t>https://www.ontario.ca/laws/regulation/200104/v1</w:t>
        </w:r>
      </w:hyperlink>
      <w:r w:rsidR="003522BB" w:rsidRPr="00681638">
        <w:rPr>
          <w:rFonts w:ascii="Times New Roman" w:hAnsi="Times New Roman" w:cs="Times New Roman"/>
          <w:sz w:val="18"/>
          <w:szCs w:val="18"/>
          <w:lang w:val="en-CA"/>
        </w:rPr>
        <w:t>&gt;</w:t>
      </w:r>
      <w:r w:rsidRPr="00681638">
        <w:rPr>
          <w:rFonts w:ascii="Times New Roman" w:hAnsi="Times New Roman" w:cs="Times New Roman"/>
          <w:sz w:val="18"/>
          <w:szCs w:val="18"/>
          <w:lang w:val="en-CA"/>
        </w:rPr>
        <w:t>.</w:t>
      </w:r>
    </w:p>
  </w:footnote>
  <w:footnote w:id="64">
    <w:p w14:paraId="2D97626D" w14:textId="39E1DDE6" w:rsidR="006416C5" w:rsidRPr="00681638" w:rsidRDefault="006416C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2648B" w:rsidRPr="00917706">
        <w:rPr>
          <w:rFonts w:ascii="Times New Roman" w:hAnsi="Times New Roman" w:cs="Times New Roman"/>
          <w:iCs/>
          <w:sz w:val="18"/>
          <w:szCs w:val="18"/>
          <w:lang w:val="en-CA"/>
        </w:rPr>
        <w:t>City of Toronto</w:t>
      </w:r>
      <w:r w:rsidR="003667CD" w:rsidRPr="00681638">
        <w:rPr>
          <w:rFonts w:ascii="Times New Roman" w:hAnsi="Times New Roman" w:cs="Times New Roman"/>
          <w:iCs/>
          <w:sz w:val="18"/>
          <w:szCs w:val="18"/>
          <w:lang w:val="en-CA"/>
        </w:rPr>
        <w:t>,</w:t>
      </w:r>
      <w:r w:rsidR="0052648B" w:rsidRPr="00917706">
        <w:rPr>
          <w:rFonts w:ascii="Times New Roman" w:hAnsi="Times New Roman" w:cs="Times New Roman"/>
          <w:iCs/>
          <w:sz w:val="18"/>
          <w:szCs w:val="18"/>
          <w:lang w:val="en-CA"/>
        </w:rPr>
        <w:t xml:space="preserve"> by-law 322-2020</w:t>
      </w:r>
      <w:r w:rsidR="003667CD" w:rsidRPr="00681638">
        <w:rPr>
          <w:rFonts w:ascii="Times New Roman" w:hAnsi="Times New Roman" w:cs="Times New Roman"/>
          <w:iCs/>
          <w:sz w:val="18"/>
          <w:szCs w:val="18"/>
          <w:lang w:val="en-CA"/>
        </w:rPr>
        <w:t>,</w:t>
      </w:r>
      <w:r w:rsidR="00532FD6" w:rsidRPr="00917706">
        <w:rPr>
          <w:rFonts w:ascii="Times New Roman" w:hAnsi="Times New Roman" w:cs="Times New Roman"/>
          <w:iCs/>
          <w:sz w:val="18"/>
          <w:szCs w:val="18"/>
          <w:lang w:val="en-CA"/>
        </w:rPr>
        <w:t xml:space="preserve"> </w:t>
      </w:r>
      <w:r w:rsidR="00532FD6" w:rsidRPr="00681638">
        <w:rPr>
          <w:rFonts w:ascii="Times New Roman" w:hAnsi="Times New Roman" w:cs="Times New Roman"/>
          <w:i/>
          <w:sz w:val="18"/>
          <w:szCs w:val="18"/>
          <w:lang w:val="en-CA"/>
        </w:rPr>
        <w:t>To amend Municipal Code Chapters 608 and 636 to impose emergency physical distancing regulations with respect to Parks, and Public Squares</w:t>
      </w:r>
      <w:r w:rsidR="0052648B"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2 </w:t>
      </w:r>
      <w:r w:rsidR="00771198" w:rsidRPr="00681638">
        <w:rPr>
          <w:rFonts w:ascii="Times New Roman" w:hAnsi="Times New Roman" w:cs="Times New Roman"/>
          <w:sz w:val="18"/>
          <w:szCs w:val="18"/>
          <w:lang w:val="en-CA"/>
        </w:rPr>
        <w:t>April 2020)</w:t>
      </w:r>
      <w:r w:rsidR="003522BB" w:rsidRPr="00681638">
        <w:rPr>
          <w:rFonts w:ascii="Times New Roman" w:hAnsi="Times New Roman" w:cs="Times New Roman"/>
          <w:sz w:val="18"/>
          <w:szCs w:val="18"/>
          <w:lang w:val="en-CA"/>
        </w:rPr>
        <w:t>, online</w:t>
      </w:r>
      <w:r w:rsidR="00771198" w:rsidRPr="00681638">
        <w:rPr>
          <w:rFonts w:ascii="Times New Roman" w:hAnsi="Times New Roman" w:cs="Times New Roman"/>
          <w:sz w:val="18"/>
          <w:szCs w:val="18"/>
          <w:lang w:val="en-CA"/>
        </w:rPr>
        <w:t>:</w:t>
      </w:r>
      <w:r w:rsidR="003522BB" w:rsidRPr="00681638">
        <w:rPr>
          <w:rFonts w:ascii="Times New Roman" w:hAnsi="Times New Roman" w:cs="Times New Roman"/>
          <w:sz w:val="18"/>
          <w:szCs w:val="18"/>
          <w:lang w:val="en-CA"/>
        </w:rPr>
        <w:t xml:space="preserve"> &lt;</w:t>
      </w:r>
      <w:hyperlink r:id="rId42" w:history="1">
        <w:r w:rsidR="003522BB" w:rsidRPr="00681638">
          <w:rPr>
            <w:rStyle w:val="Hyperlink"/>
            <w:rFonts w:ascii="Times New Roman" w:hAnsi="Times New Roman" w:cs="Times New Roman"/>
            <w:sz w:val="18"/>
            <w:szCs w:val="18"/>
            <w:lang w:val="en-CA"/>
          </w:rPr>
          <w:t>https://www.toronto.ca/legdocs/bylaws/2020/law0322.pdf</w:t>
        </w:r>
      </w:hyperlink>
      <w:r w:rsidR="003522BB" w:rsidRPr="00681638">
        <w:rPr>
          <w:rFonts w:ascii="Times New Roman" w:hAnsi="Times New Roman" w:cs="Times New Roman"/>
          <w:sz w:val="18"/>
          <w:szCs w:val="18"/>
          <w:lang w:val="en-CA"/>
        </w:rPr>
        <w:t>&gt;.</w:t>
      </w:r>
    </w:p>
  </w:footnote>
  <w:footnote w:id="65">
    <w:p w14:paraId="58A9A7F6" w14:textId="4B645BCA" w:rsidR="0010767A" w:rsidRPr="00681638" w:rsidRDefault="0010767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E.g</w:t>
      </w:r>
      <w:r w:rsidRPr="00681638">
        <w:rPr>
          <w:rFonts w:ascii="Times New Roman" w:hAnsi="Times New Roman" w:cs="Times New Roman"/>
          <w:sz w:val="18"/>
          <w:szCs w:val="18"/>
          <w:lang w:val="en-CA"/>
        </w:rPr>
        <w:t xml:space="preserve">. </w:t>
      </w:r>
      <w:r w:rsidR="00DF6238" w:rsidRPr="00681638">
        <w:rPr>
          <w:rFonts w:ascii="Times New Roman" w:hAnsi="Times New Roman" w:cs="Times New Roman"/>
          <w:i/>
          <w:sz w:val="18"/>
          <w:szCs w:val="18"/>
          <w:lang w:val="en-CA"/>
        </w:rPr>
        <w:t>O Reg 82/20: ORDER UNDER SUBSECTION 7.0.2 (4) - CLOSURE OF PLACES OF NON-ESSENTIAL BUSINESSES</w:t>
      </w:r>
      <w:r w:rsidR="00DF6238"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24 </w:t>
      </w:r>
      <w:r w:rsidR="005B17E1" w:rsidRPr="00681638">
        <w:rPr>
          <w:rFonts w:ascii="Times New Roman" w:hAnsi="Times New Roman" w:cs="Times New Roman"/>
          <w:sz w:val="18"/>
          <w:szCs w:val="18"/>
          <w:lang w:val="en-CA"/>
        </w:rPr>
        <w:t>Ma</w:t>
      </w:r>
      <w:r w:rsidR="00775DCC" w:rsidRPr="00681638">
        <w:rPr>
          <w:rFonts w:ascii="Times New Roman" w:hAnsi="Times New Roman" w:cs="Times New Roman"/>
          <w:sz w:val="18"/>
          <w:szCs w:val="18"/>
          <w:lang w:val="en-CA"/>
        </w:rPr>
        <w:t>rch 2020)</w:t>
      </w:r>
      <w:r w:rsidR="003522BB" w:rsidRPr="00681638">
        <w:rPr>
          <w:rFonts w:ascii="Times New Roman" w:hAnsi="Times New Roman" w:cs="Times New Roman"/>
          <w:sz w:val="18"/>
          <w:szCs w:val="18"/>
          <w:lang w:val="en-CA"/>
        </w:rPr>
        <w:t>, online:</w:t>
      </w:r>
      <w:r w:rsidR="00775DCC"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3" w:history="1">
        <w:r w:rsidR="003522BB" w:rsidRPr="00681638">
          <w:rPr>
            <w:rStyle w:val="Hyperlink"/>
            <w:rFonts w:ascii="Times New Roman" w:hAnsi="Times New Roman" w:cs="Times New Roman"/>
            <w:sz w:val="18"/>
            <w:szCs w:val="18"/>
            <w:lang w:val="en-CA"/>
          </w:rPr>
          <w:t>https://www.ontario.ca/laws/regulation/200082/v1</w:t>
        </w:r>
      </w:hyperlink>
      <w:r w:rsidR="003522BB" w:rsidRPr="00681638">
        <w:rPr>
          <w:rFonts w:ascii="Times New Roman" w:hAnsi="Times New Roman" w:cs="Times New Roman"/>
          <w:sz w:val="18"/>
          <w:szCs w:val="18"/>
          <w:lang w:val="en-CA"/>
        </w:rPr>
        <w:t>&gt;</w:t>
      </w:r>
      <w:r w:rsidR="00F35BC4" w:rsidRPr="00681638">
        <w:rPr>
          <w:rFonts w:ascii="Times New Roman" w:hAnsi="Times New Roman" w:cs="Times New Roman"/>
          <w:sz w:val="18"/>
          <w:szCs w:val="18"/>
          <w:lang w:val="en-CA"/>
        </w:rPr>
        <w:t>.</w:t>
      </w:r>
    </w:p>
  </w:footnote>
  <w:footnote w:id="66">
    <w:p w14:paraId="6B17F29A" w14:textId="3B73E22F" w:rsidR="0010767A" w:rsidRPr="00681638" w:rsidRDefault="0010767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Lisa </w:t>
      </w:r>
      <w:r w:rsidR="000A0FB0" w:rsidRPr="00681638">
        <w:rPr>
          <w:rFonts w:ascii="Times New Roman" w:hAnsi="Times New Roman" w:cs="Times New Roman"/>
          <w:sz w:val="18"/>
          <w:szCs w:val="18"/>
          <w:lang w:val="en-CA"/>
        </w:rPr>
        <w:t>Steacy</w:t>
      </w:r>
      <w:r w:rsidR="003522BB" w:rsidRPr="00681638">
        <w:rPr>
          <w:rFonts w:ascii="Times New Roman" w:hAnsi="Times New Roman" w:cs="Times New Roman"/>
          <w:sz w:val="18"/>
          <w:szCs w:val="18"/>
          <w:lang w:val="en-CA"/>
        </w:rPr>
        <w:t xml:space="preserve"> &amp;</w:t>
      </w:r>
      <w:r w:rsidR="000A0FB0"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Charmaine </w:t>
      </w:r>
      <w:r w:rsidR="000A0FB0" w:rsidRPr="00681638">
        <w:rPr>
          <w:rFonts w:ascii="Times New Roman" w:hAnsi="Times New Roman" w:cs="Times New Roman"/>
          <w:sz w:val="18"/>
          <w:szCs w:val="18"/>
          <w:lang w:val="en-CA"/>
        </w:rPr>
        <w:t>de Silva</w:t>
      </w:r>
      <w:r w:rsidR="003522BB" w:rsidRPr="00681638">
        <w:rPr>
          <w:rFonts w:ascii="Times New Roman" w:hAnsi="Times New Roman" w:cs="Times New Roman"/>
          <w:sz w:val="18"/>
          <w:szCs w:val="18"/>
          <w:lang w:val="en-CA"/>
        </w:rPr>
        <w:t>,</w:t>
      </w:r>
      <w:r w:rsidR="004A2AD5" w:rsidRPr="00681638">
        <w:rPr>
          <w:rFonts w:ascii="Times New Roman" w:hAnsi="Times New Roman" w:cs="Times New Roman"/>
          <w:sz w:val="18"/>
          <w:szCs w:val="18"/>
          <w:lang w:val="en-CA"/>
        </w:rPr>
        <w:t xml:space="preserve"> “</w:t>
      </w:r>
      <w:r w:rsidR="00DF4947" w:rsidRPr="00681638">
        <w:rPr>
          <w:rFonts w:ascii="Times New Roman" w:hAnsi="Times New Roman" w:cs="Times New Roman"/>
          <w:sz w:val="18"/>
          <w:szCs w:val="18"/>
          <w:lang w:val="en-CA"/>
        </w:rPr>
        <w:t xml:space="preserve">Vancouver set to fine businesses violating orders to shut down up to $50,000” </w:t>
      </w:r>
      <w:r w:rsidR="000560C9" w:rsidRPr="00681638">
        <w:rPr>
          <w:rFonts w:ascii="Times New Roman" w:hAnsi="Times New Roman" w:cs="Times New Roman"/>
          <w:i/>
          <w:sz w:val="18"/>
          <w:szCs w:val="18"/>
          <w:lang w:val="en-CA"/>
        </w:rPr>
        <w:t xml:space="preserve">CityNews </w:t>
      </w:r>
      <w:r w:rsidR="000560C9" w:rsidRPr="00681638">
        <w:rPr>
          <w:rFonts w:ascii="Times New Roman" w:hAnsi="Times New Roman" w:cs="Times New Roman"/>
          <w:sz w:val="18"/>
          <w:szCs w:val="18"/>
          <w:lang w:val="en-CA"/>
        </w:rPr>
        <w:t>(</w:t>
      </w:r>
      <w:r w:rsidR="003522BB" w:rsidRPr="00681638">
        <w:rPr>
          <w:rFonts w:ascii="Times New Roman" w:hAnsi="Times New Roman" w:cs="Times New Roman"/>
          <w:sz w:val="18"/>
          <w:szCs w:val="18"/>
          <w:lang w:val="en-CA"/>
        </w:rPr>
        <w:t xml:space="preserve">22 </w:t>
      </w:r>
      <w:r w:rsidR="00A31172" w:rsidRPr="00681638">
        <w:rPr>
          <w:rFonts w:ascii="Times New Roman" w:hAnsi="Times New Roman" w:cs="Times New Roman"/>
          <w:sz w:val="18"/>
          <w:szCs w:val="18"/>
          <w:lang w:val="en-CA"/>
        </w:rPr>
        <w:t>Mar</w:t>
      </w:r>
      <w:r w:rsidR="003522BB" w:rsidRPr="00681638">
        <w:rPr>
          <w:rFonts w:ascii="Times New Roman" w:hAnsi="Times New Roman" w:cs="Times New Roman"/>
          <w:sz w:val="18"/>
          <w:szCs w:val="18"/>
          <w:lang w:val="en-CA"/>
        </w:rPr>
        <w:t>ch</w:t>
      </w:r>
      <w:r w:rsidR="00A31172" w:rsidRPr="00681638">
        <w:rPr>
          <w:rFonts w:ascii="Times New Roman" w:hAnsi="Times New Roman" w:cs="Times New Roman"/>
          <w:sz w:val="18"/>
          <w:szCs w:val="18"/>
          <w:lang w:val="en-CA"/>
        </w:rPr>
        <w:t xml:space="preserve"> 2020)</w:t>
      </w:r>
      <w:r w:rsidR="003522BB" w:rsidRPr="00681638">
        <w:rPr>
          <w:rFonts w:ascii="Times New Roman" w:hAnsi="Times New Roman" w:cs="Times New Roman"/>
          <w:sz w:val="18"/>
          <w:szCs w:val="18"/>
          <w:lang w:val="en-CA"/>
        </w:rPr>
        <w:t>, online</w:t>
      </w:r>
      <w:r w:rsidR="00A31172"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4" w:history="1">
        <w:r w:rsidR="003522BB" w:rsidRPr="00681638">
          <w:rPr>
            <w:rStyle w:val="Hyperlink"/>
            <w:rFonts w:ascii="Times New Roman" w:hAnsi="Times New Roman" w:cs="Times New Roman"/>
            <w:sz w:val="18"/>
            <w:szCs w:val="18"/>
            <w:lang w:val="en-CA"/>
          </w:rPr>
          <w:t>https://www.citynews1130.com/2020/03/22/vancouver-set-to-seek-power-to-order-non-essential-workers-to-stay-put-enforce-orders-on-social-distancing/</w:t>
        </w:r>
      </w:hyperlink>
      <w:r w:rsidR="003522BB" w:rsidRPr="00681638">
        <w:rPr>
          <w:rFonts w:ascii="Times New Roman" w:hAnsi="Times New Roman" w:cs="Times New Roman"/>
          <w:sz w:val="18"/>
          <w:szCs w:val="18"/>
          <w:lang w:val="en-CA"/>
        </w:rPr>
        <w:t>&gt;.</w:t>
      </w:r>
    </w:p>
  </w:footnote>
  <w:footnote w:id="67">
    <w:p w14:paraId="430699AE" w14:textId="11404037" w:rsidR="0010767A" w:rsidRPr="00681638" w:rsidRDefault="0010767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E.g.</w:t>
      </w:r>
      <w:r w:rsidR="00911F95" w:rsidRPr="00681638">
        <w:rPr>
          <w:rFonts w:ascii="Times New Roman" w:hAnsi="Times New Roman" w:cs="Times New Roman"/>
          <w:sz w:val="18"/>
          <w:szCs w:val="18"/>
          <w:lang w:val="en-CA"/>
        </w:rPr>
        <w:t xml:space="preserve"> </w:t>
      </w:r>
      <w:r w:rsidR="00CA7D81" w:rsidRPr="00681638">
        <w:rPr>
          <w:rFonts w:ascii="Times New Roman" w:hAnsi="Times New Roman" w:cs="Times New Roman"/>
          <w:sz w:val="18"/>
          <w:szCs w:val="18"/>
          <w:lang w:val="en-CA"/>
        </w:rPr>
        <w:t xml:space="preserve">“All BC Parks Closing”, </w:t>
      </w:r>
      <w:r w:rsidR="00400423" w:rsidRPr="00681638">
        <w:rPr>
          <w:rFonts w:ascii="Times New Roman" w:hAnsi="Times New Roman" w:cs="Times New Roman"/>
          <w:i/>
          <w:sz w:val="18"/>
          <w:szCs w:val="18"/>
          <w:lang w:val="en-CA"/>
        </w:rPr>
        <w:t>BC Gov News</w:t>
      </w:r>
      <w:r w:rsidR="00400423"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8 </w:t>
      </w:r>
      <w:r w:rsidR="00FF1264" w:rsidRPr="00681638">
        <w:rPr>
          <w:rFonts w:ascii="Times New Roman" w:hAnsi="Times New Roman" w:cs="Times New Roman"/>
          <w:sz w:val="18"/>
          <w:szCs w:val="18"/>
          <w:lang w:val="en-CA"/>
        </w:rPr>
        <w:t>April 2020)</w:t>
      </w:r>
      <w:r w:rsidR="003522BB" w:rsidRPr="00681638">
        <w:rPr>
          <w:rFonts w:ascii="Times New Roman" w:hAnsi="Times New Roman" w:cs="Times New Roman"/>
          <w:sz w:val="18"/>
          <w:szCs w:val="18"/>
          <w:lang w:val="en-CA"/>
        </w:rPr>
        <w:t>, online</w:t>
      </w:r>
      <w:r w:rsidR="00FF1264"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5" w:history="1">
        <w:r w:rsidR="003522BB" w:rsidRPr="00681638">
          <w:rPr>
            <w:rStyle w:val="Hyperlink"/>
            <w:rFonts w:ascii="Times New Roman" w:hAnsi="Times New Roman" w:cs="Times New Roman"/>
            <w:sz w:val="18"/>
            <w:szCs w:val="18"/>
            <w:lang w:val="en-CA"/>
          </w:rPr>
          <w:t>https://news.gov.bc.ca/releases/2020ENV0019-000645</w:t>
        </w:r>
      </w:hyperlink>
      <w:r w:rsidR="003522BB" w:rsidRPr="00681638">
        <w:rPr>
          <w:rFonts w:ascii="Times New Roman" w:hAnsi="Times New Roman" w:cs="Times New Roman"/>
          <w:sz w:val="18"/>
          <w:szCs w:val="18"/>
          <w:lang w:val="en-CA"/>
        </w:rPr>
        <w:t>&gt;</w:t>
      </w:r>
      <w:r w:rsidR="00FF1264" w:rsidRPr="00681638">
        <w:rPr>
          <w:rFonts w:ascii="Times New Roman" w:hAnsi="Times New Roman" w:cs="Times New Roman"/>
          <w:sz w:val="18"/>
          <w:szCs w:val="18"/>
          <w:lang w:val="en-CA"/>
        </w:rPr>
        <w:t>.</w:t>
      </w:r>
    </w:p>
  </w:footnote>
  <w:footnote w:id="68">
    <w:p w14:paraId="0A0EF644" w14:textId="0180F8EB" w:rsidR="00DA0E50" w:rsidRPr="00681638" w:rsidRDefault="00DA0E5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C617B" w:rsidRPr="00681638">
        <w:rPr>
          <w:rFonts w:ascii="Times New Roman" w:hAnsi="Times New Roman" w:cs="Times New Roman"/>
          <w:i/>
          <w:sz w:val="18"/>
          <w:szCs w:val="18"/>
          <w:lang w:val="en-CA"/>
        </w:rPr>
        <w:t xml:space="preserve">MO 613/2020 </w:t>
      </w:r>
      <w:r w:rsidR="00BC617B" w:rsidRPr="00681638">
        <w:rPr>
          <w:rFonts w:ascii="Times New Roman" w:hAnsi="Times New Roman" w:cs="Times New Roman"/>
          <w:sz w:val="18"/>
          <w:szCs w:val="18"/>
          <w:lang w:val="en-CA"/>
        </w:rPr>
        <w:t>(</w:t>
      </w:r>
      <w:r w:rsidR="003522BB" w:rsidRPr="00681638">
        <w:rPr>
          <w:rFonts w:ascii="Times New Roman" w:hAnsi="Times New Roman" w:cs="Times New Roman"/>
          <w:sz w:val="18"/>
          <w:szCs w:val="18"/>
          <w:lang w:val="en-CA"/>
        </w:rPr>
        <w:t xml:space="preserve">26 </w:t>
      </w:r>
      <w:r w:rsidR="00BC617B" w:rsidRPr="00681638">
        <w:rPr>
          <w:rFonts w:ascii="Times New Roman" w:hAnsi="Times New Roman" w:cs="Times New Roman"/>
          <w:sz w:val="18"/>
          <w:szCs w:val="18"/>
          <w:lang w:val="en-CA"/>
        </w:rPr>
        <w:t>March 2020)</w:t>
      </w:r>
      <w:r w:rsidR="003522BB" w:rsidRPr="00681638">
        <w:rPr>
          <w:rFonts w:ascii="Times New Roman" w:hAnsi="Times New Roman" w:cs="Times New Roman"/>
          <w:sz w:val="18"/>
          <w:szCs w:val="18"/>
          <w:lang w:val="en-CA"/>
        </w:rPr>
        <w:t>, online</w:t>
      </w:r>
      <w:r w:rsidR="00BC617B" w:rsidRPr="00681638">
        <w:rPr>
          <w:rFonts w:ascii="Times New Roman" w:hAnsi="Times New Roman" w:cs="Times New Roman"/>
          <w:sz w:val="18"/>
          <w:szCs w:val="18"/>
          <w:lang w:val="en-CA"/>
        </w:rPr>
        <w:t>:</w:t>
      </w:r>
      <w:r w:rsidR="00BC617B" w:rsidRPr="00681638">
        <w:rPr>
          <w:rFonts w:ascii="Times New Roman" w:hAnsi="Times New Roman" w:cs="Times New Roman"/>
          <w:i/>
          <w:sz w:val="18"/>
          <w:szCs w:val="18"/>
          <w:lang w:val="en-CA"/>
        </w:rPr>
        <w:t xml:space="preserve"> </w:t>
      </w:r>
      <w:r w:rsidR="003522BB" w:rsidRPr="00681638">
        <w:rPr>
          <w:rFonts w:ascii="Times New Roman" w:hAnsi="Times New Roman" w:cs="Times New Roman"/>
          <w:i/>
          <w:sz w:val="18"/>
          <w:szCs w:val="18"/>
          <w:lang w:val="en-CA"/>
        </w:rPr>
        <w:t>&lt;</w:t>
      </w:r>
      <w:hyperlink r:id="rId46" w:history="1">
        <w:r w:rsidR="003522BB" w:rsidRPr="00681638">
          <w:rPr>
            <w:rStyle w:val="Hyperlink"/>
            <w:rFonts w:ascii="Times New Roman" w:hAnsi="Times New Roman" w:cs="Times New Roman"/>
            <w:sz w:val="18"/>
            <w:szCs w:val="18"/>
            <w:lang w:val="en-CA"/>
          </w:rPr>
          <w:t>https://open.alberta.ca/dataset/60862f8f-7842-4702-85a5-a9f9577c0222/resource/87fa34d1-e1b8-426b-b34d-4691016d5987/download/health-mo-613-2020.pdf</w:t>
        </w:r>
      </w:hyperlink>
      <w:r w:rsidR="003522BB" w:rsidRPr="00681638">
        <w:rPr>
          <w:rFonts w:ascii="Times New Roman" w:hAnsi="Times New Roman" w:cs="Times New Roman"/>
          <w:sz w:val="18"/>
          <w:szCs w:val="18"/>
          <w:lang w:val="en-CA"/>
        </w:rPr>
        <w:t>&gt;</w:t>
      </w:r>
      <w:r w:rsidR="00BC617B" w:rsidRPr="00681638">
        <w:rPr>
          <w:rFonts w:ascii="Times New Roman" w:hAnsi="Times New Roman" w:cs="Times New Roman"/>
          <w:sz w:val="18"/>
          <w:szCs w:val="18"/>
          <w:lang w:val="en-CA"/>
        </w:rPr>
        <w:t>.</w:t>
      </w:r>
    </w:p>
  </w:footnote>
  <w:footnote w:id="69">
    <w:p w14:paraId="17492DC4" w14:textId="77D1C7C9" w:rsidR="00651CA9" w:rsidRPr="00681638" w:rsidRDefault="00651CA9"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130DE5" w:rsidRPr="00681638">
        <w:rPr>
          <w:rFonts w:ascii="Times New Roman" w:hAnsi="Times New Roman" w:cs="Times New Roman"/>
          <w:i/>
          <w:sz w:val="18"/>
          <w:szCs w:val="18"/>
          <w:lang w:val="en-CA"/>
        </w:rPr>
        <w:t>Order Restricting Mass Gatherings</w:t>
      </w:r>
      <w:r w:rsidR="00130DE5" w:rsidRPr="00681638">
        <w:rPr>
          <w:rFonts w:ascii="Times New Roman" w:hAnsi="Times New Roman" w:cs="Times New Roman"/>
          <w:sz w:val="18"/>
          <w:szCs w:val="18"/>
          <w:lang w:val="en-CA"/>
        </w:rPr>
        <w:t xml:space="preserve"> </w:t>
      </w:r>
      <w:r w:rsidR="00F75ACB" w:rsidRPr="00681638">
        <w:rPr>
          <w:rFonts w:ascii="Times New Roman" w:hAnsi="Times New Roman" w:cs="Times New Roman"/>
          <w:sz w:val="18"/>
          <w:szCs w:val="18"/>
          <w:lang w:val="en-CA"/>
        </w:rPr>
        <w:t>(</w:t>
      </w:r>
      <w:r w:rsidR="003522BB" w:rsidRPr="00681638">
        <w:rPr>
          <w:rFonts w:ascii="Times New Roman" w:hAnsi="Times New Roman" w:cs="Times New Roman"/>
          <w:sz w:val="18"/>
          <w:szCs w:val="18"/>
          <w:lang w:val="en-CA"/>
        </w:rPr>
        <w:t xml:space="preserve">20 </w:t>
      </w:r>
      <w:r w:rsidR="00F75ACB" w:rsidRPr="00681638">
        <w:rPr>
          <w:rFonts w:ascii="Times New Roman" w:hAnsi="Times New Roman" w:cs="Times New Roman"/>
          <w:sz w:val="18"/>
          <w:szCs w:val="18"/>
          <w:lang w:val="en-CA"/>
        </w:rPr>
        <w:t>March 2020)</w:t>
      </w:r>
      <w:r w:rsidR="002B3F3D" w:rsidRPr="00681638">
        <w:rPr>
          <w:rFonts w:ascii="Times New Roman" w:hAnsi="Times New Roman" w:cs="Times New Roman"/>
          <w:sz w:val="18"/>
          <w:szCs w:val="18"/>
          <w:lang w:val="en-CA"/>
        </w:rPr>
        <w:t xml:space="preserve">, </w:t>
      </w:r>
      <w:r w:rsidR="00BF7C5E" w:rsidRPr="00681638">
        <w:rPr>
          <w:rFonts w:ascii="Times New Roman" w:hAnsi="Times New Roman" w:cs="Times New Roman"/>
          <w:sz w:val="18"/>
          <w:szCs w:val="18"/>
          <w:lang w:val="en-CA"/>
        </w:rPr>
        <w:t>s. 1(a)</w:t>
      </w:r>
      <w:r w:rsidR="003522BB" w:rsidRPr="00681638">
        <w:rPr>
          <w:rFonts w:ascii="Times New Roman" w:hAnsi="Times New Roman" w:cs="Times New Roman"/>
          <w:sz w:val="18"/>
          <w:szCs w:val="18"/>
          <w:lang w:val="en-CA"/>
        </w:rPr>
        <w:t>, online</w:t>
      </w:r>
      <w:r w:rsidR="00F75ACB"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7" w:history="1">
        <w:r w:rsidR="003522BB" w:rsidRPr="00681638">
          <w:rPr>
            <w:rStyle w:val="Hyperlink"/>
            <w:rFonts w:ascii="Times New Roman" w:hAnsi="Times New Roman" w:cs="Times New Roman"/>
            <w:sz w:val="18"/>
            <w:szCs w:val="18"/>
            <w:lang w:val="en-CA"/>
          </w:rPr>
          <w:t>https://ccla.org/cclanewsite/wp-content/uploads/2020/04/order_re_mass_gatherings_final_v</w:t>
        </w:r>
        <w:bookmarkStart w:id="1229" w:name="_Hlt42092317"/>
        <w:bookmarkStart w:id="1230" w:name="_Hlt42092318"/>
        <w:r w:rsidR="003522BB" w:rsidRPr="00681638">
          <w:rPr>
            <w:rStyle w:val="Hyperlink"/>
            <w:rFonts w:ascii="Times New Roman" w:hAnsi="Times New Roman" w:cs="Times New Roman"/>
            <w:sz w:val="18"/>
            <w:szCs w:val="18"/>
            <w:lang w:val="en-CA"/>
          </w:rPr>
          <w:t>2</w:t>
        </w:r>
        <w:bookmarkEnd w:id="1229"/>
        <w:bookmarkEnd w:id="1230"/>
        <w:r w:rsidR="003522BB" w:rsidRPr="00681638">
          <w:rPr>
            <w:rStyle w:val="Hyperlink"/>
            <w:rFonts w:ascii="Times New Roman" w:hAnsi="Times New Roman" w:cs="Times New Roman"/>
            <w:sz w:val="18"/>
            <w:szCs w:val="18"/>
            <w:lang w:val="en-CA"/>
          </w:rPr>
          <w:t>signed.pdf</w:t>
        </w:r>
      </w:hyperlink>
      <w:r w:rsidR="003522BB" w:rsidRPr="00681638">
        <w:rPr>
          <w:rFonts w:ascii="Times New Roman" w:hAnsi="Times New Roman" w:cs="Times New Roman"/>
          <w:sz w:val="18"/>
          <w:szCs w:val="18"/>
          <w:lang w:val="en-CA"/>
        </w:rPr>
        <w:t>&gt;</w:t>
      </w:r>
      <w:r w:rsidR="002B3F3D" w:rsidRPr="00681638">
        <w:rPr>
          <w:rFonts w:ascii="Times New Roman" w:hAnsi="Times New Roman" w:cs="Times New Roman"/>
          <w:sz w:val="18"/>
          <w:szCs w:val="18"/>
          <w:lang w:val="en-CA"/>
        </w:rPr>
        <w:t>.</w:t>
      </w:r>
    </w:p>
  </w:footnote>
  <w:footnote w:id="70">
    <w:p w14:paraId="7BA6ED8B" w14:textId="34CB1D07" w:rsidR="008E6D06" w:rsidRPr="00681638" w:rsidRDefault="008E6D06"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243AA" w:rsidRPr="00681638">
        <w:rPr>
          <w:rFonts w:ascii="Times New Roman" w:hAnsi="Times New Roman" w:cs="Times New Roman"/>
          <w:sz w:val="18"/>
          <w:szCs w:val="18"/>
          <w:lang w:val="en-CA"/>
        </w:rPr>
        <w:t>Canadian Civil Liberties Association</w:t>
      </w:r>
      <w:r w:rsidR="003522BB" w:rsidRPr="00681638">
        <w:rPr>
          <w:rFonts w:ascii="Times New Roman" w:hAnsi="Times New Roman" w:cs="Times New Roman"/>
          <w:sz w:val="18"/>
          <w:szCs w:val="18"/>
          <w:lang w:val="en-CA"/>
        </w:rPr>
        <w:t>,</w:t>
      </w:r>
      <w:r w:rsidR="006747DB" w:rsidRPr="00681638">
        <w:rPr>
          <w:rFonts w:ascii="Times New Roman" w:hAnsi="Times New Roman" w:cs="Times New Roman"/>
          <w:sz w:val="18"/>
          <w:szCs w:val="18"/>
          <w:lang w:val="en-CA"/>
        </w:rPr>
        <w:t xml:space="preserve"> “Re: March 20, 2020 Order Restricting Mass Gatherings”</w:t>
      </w:r>
      <w:r w:rsidR="004243AA"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8 </w:t>
      </w:r>
      <w:r w:rsidR="004243AA" w:rsidRPr="00681638">
        <w:rPr>
          <w:rFonts w:ascii="Times New Roman" w:hAnsi="Times New Roman" w:cs="Times New Roman"/>
          <w:sz w:val="18"/>
          <w:szCs w:val="18"/>
          <w:lang w:val="en-CA"/>
        </w:rPr>
        <w:t>April 2020)</w:t>
      </w:r>
      <w:r w:rsidR="003522BB" w:rsidRPr="00681638">
        <w:rPr>
          <w:rFonts w:ascii="Times New Roman" w:hAnsi="Times New Roman" w:cs="Times New Roman"/>
          <w:sz w:val="18"/>
          <w:szCs w:val="18"/>
          <w:lang w:val="en-CA"/>
        </w:rPr>
        <w:t>, online</w:t>
      </w:r>
      <w:r w:rsidR="004243AA"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8" w:history="1">
        <w:r w:rsidR="003522BB" w:rsidRPr="00681638">
          <w:rPr>
            <w:rStyle w:val="Hyperlink"/>
            <w:rFonts w:ascii="Times New Roman" w:hAnsi="Times New Roman" w:cs="Times New Roman"/>
            <w:sz w:val="18"/>
            <w:szCs w:val="18"/>
            <w:lang w:val="en-CA"/>
          </w:rPr>
          <w:t>https://ccla.org/coronavirus-update-letter-to-nunavut/</w:t>
        </w:r>
      </w:hyperlink>
      <w:r w:rsidR="003522BB" w:rsidRPr="00681638">
        <w:rPr>
          <w:rFonts w:ascii="Times New Roman" w:hAnsi="Times New Roman" w:cs="Times New Roman"/>
          <w:sz w:val="18"/>
          <w:szCs w:val="18"/>
        </w:rPr>
        <w:t>&gt;.</w:t>
      </w:r>
    </w:p>
  </w:footnote>
  <w:footnote w:id="71">
    <w:p w14:paraId="703AE1DB" w14:textId="31C87796" w:rsidR="00F8145C" w:rsidRPr="00681638" w:rsidRDefault="00F8145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7632B" w:rsidRPr="00681638">
        <w:rPr>
          <w:rFonts w:ascii="Times New Roman" w:hAnsi="Times New Roman" w:cs="Times New Roman"/>
          <w:i/>
          <w:sz w:val="18"/>
          <w:szCs w:val="18"/>
          <w:lang w:val="en-CA"/>
        </w:rPr>
        <w:t>Nunavut Order Restricting Mass Gatherings</w:t>
      </w:r>
      <w:r w:rsidR="0057632B" w:rsidRPr="00681638">
        <w:rPr>
          <w:rFonts w:ascii="Times New Roman" w:hAnsi="Times New Roman" w:cs="Times New Roman"/>
          <w:sz w:val="18"/>
          <w:szCs w:val="18"/>
          <w:lang w:val="en-CA"/>
        </w:rPr>
        <w:t xml:space="preserve">, s. </w:t>
      </w:r>
      <w:r w:rsidR="00B459CB" w:rsidRPr="00681638">
        <w:rPr>
          <w:rFonts w:ascii="Times New Roman" w:hAnsi="Times New Roman" w:cs="Times New Roman"/>
          <w:sz w:val="18"/>
          <w:szCs w:val="18"/>
          <w:lang w:val="en-CA"/>
        </w:rPr>
        <w:t>1(c).</w:t>
      </w:r>
    </w:p>
  </w:footnote>
  <w:footnote w:id="72">
    <w:p w14:paraId="5BC5C40E" w14:textId="575B732B" w:rsidR="00F8145C" w:rsidRPr="00681638" w:rsidRDefault="00F8145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459CB" w:rsidRPr="00681638">
        <w:rPr>
          <w:rFonts w:ascii="Times New Roman" w:hAnsi="Times New Roman" w:cs="Times New Roman"/>
          <w:i/>
          <w:sz w:val="18"/>
          <w:szCs w:val="18"/>
          <w:lang w:val="en-CA"/>
        </w:rPr>
        <w:t>Ibid</w:t>
      </w:r>
      <w:r w:rsidR="00B459CB" w:rsidRPr="00681638">
        <w:rPr>
          <w:rFonts w:ascii="Times New Roman" w:hAnsi="Times New Roman" w:cs="Times New Roman"/>
          <w:sz w:val="18"/>
          <w:szCs w:val="18"/>
          <w:lang w:val="en-CA"/>
        </w:rPr>
        <w:t xml:space="preserve"> s. </w:t>
      </w:r>
      <w:r w:rsidR="007E45BB" w:rsidRPr="00681638">
        <w:rPr>
          <w:rFonts w:ascii="Times New Roman" w:hAnsi="Times New Roman" w:cs="Times New Roman"/>
          <w:sz w:val="18"/>
          <w:szCs w:val="18"/>
          <w:lang w:val="en-CA"/>
        </w:rPr>
        <w:t>4(b).</w:t>
      </w:r>
    </w:p>
  </w:footnote>
  <w:footnote w:id="73">
    <w:p w14:paraId="21E67202" w14:textId="795B9C87" w:rsidR="00EF0853" w:rsidRPr="00681638" w:rsidRDefault="00EF0853"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84A5B" w:rsidRPr="00681638">
        <w:rPr>
          <w:rFonts w:ascii="Times New Roman" w:hAnsi="Times New Roman" w:cs="Times New Roman"/>
          <w:i/>
          <w:sz w:val="18"/>
          <w:szCs w:val="18"/>
          <w:lang w:val="en-CA"/>
        </w:rPr>
        <w:t>O</w:t>
      </w:r>
      <w:r w:rsidR="00686CF5" w:rsidRPr="00681638">
        <w:rPr>
          <w:rFonts w:ascii="Times New Roman" w:hAnsi="Times New Roman" w:cs="Times New Roman"/>
          <w:i/>
          <w:sz w:val="18"/>
          <w:szCs w:val="18"/>
          <w:lang w:val="en-CA"/>
        </w:rPr>
        <w:t>rder respecting social distancing and gatherings</w:t>
      </w:r>
      <w:r w:rsidR="00584A5B"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 xml:space="preserve">24 </w:t>
      </w:r>
      <w:r w:rsidR="00F208F4" w:rsidRPr="00681638">
        <w:rPr>
          <w:rFonts w:ascii="Times New Roman" w:hAnsi="Times New Roman" w:cs="Times New Roman"/>
          <w:sz w:val="18"/>
          <w:szCs w:val="18"/>
          <w:lang w:val="en-CA"/>
        </w:rPr>
        <w:t>April</w:t>
      </w:r>
      <w:r w:rsidR="003522BB" w:rsidRPr="00681638">
        <w:rPr>
          <w:rFonts w:ascii="Times New Roman" w:hAnsi="Times New Roman" w:cs="Times New Roman"/>
          <w:sz w:val="18"/>
          <w:szCs w:val="18"/>
          <w:lang w:val="en-CA"/>
        </w:rPr>
        <w:t xml:space="preserve"> </w:t>
      </w:r>
      <w:r w:rsidR="00EF7030" w:rsidRPr="00681638">
        <w:rPr>
          <w:rFonts w:ascii="Times New Roman" w:hAnsi="Times New Roman" w:cs="Times New Roman"/>
          <w:sz w:val="18"/>
          <w:szCs w:val="18"/>
          <w:lang w:val="en-CA"/>
        </w:rPr>
        <w:t>2020)</w:t>
      </w:r>
      <w:r w:rsidR="003522BB" w:rsidRPr="00681638">
        <w:rPr>
          <w:rFonts w:ascii="Times New Roman" w:hAnsi="Times New Roman" w:cs="Times New Roman"/>
          <w:sz w:val="18"/>
          <w:szCs w:val="18"/>
          <w:lang w:val="en-CA"/>
        </w:rPr>
        <w:t>, online</w:t>
      </w:r>
      <w:r w:rsidR="0029503B" w:rsidRPr="00681638">
        <w:rPr>
          <w:rFonts w:ascii="Times New Roman" w:hAnsi="Times New Roman" w:cs="Times New Roman"/>
          <w:sz w:val="18"/>
          <w:szCs w:val="18"/>
          <w:lang w:val="en-CA"/>
        </w:rPr>
        <w:t xml:space="preserve">: </w:t>
      </w:r>
      <w:r w:rsidR="003522BB" w:rsidRPr="00681638">
        <w:rPr>
          <w:rFonts w:ascii="Times New Roman" w:hAnsi="Times New Roman" w:cs="Times New Roman"/>
          <w:sz w:val="18"/>
          <w:szCs w:val="18"/>
          <w:lang w:val="en-CA"/>
        </w:rPr>
        <w:t>&lt;</w:t>
      </w:r>
      <w:hyperlink r:id="rId49" w:history="1">
        <w:r w:rsidR="003522BB" w:rsidRPr="00681638">
          <w:rPr>
            <w:rStyle w:val="Hyperlink"/>
            <w:rFonts w:ascii="Times New Roman" w:hAnsi="Times New Roman" w:cs="Times New Roman"/>
            <w:sz w:val="18"/>
            <w:szCs w:val="18"/>
            <w:lang w:val="en-CA"/>
          </w:rPr>
          <w:t>https://gov.nu.ca/sites/default/files/updated_apr_28_social_distancing_and_gathering_order_eng_signed.pdf</w:t>
        </w:r>
      </w:hyperlink>
      <w:r w:rsidR="003522BB" w:rsidRPr="00681638">
        <w:rPr>
          <w:rFonts w:ascii="Times New Roman" w:hAnsi="Times New Roman" w:cs="Times New Roman"/>
          <w:sz w:val="18"/>
          <w:szCs w:val="18"/>
          <w:lang w:val="en-CA"/>
        </w:rPr>
        <w:t>&gt;.</w:t>
      </w:r>
    </w:p>
  </w:footnote>
  <w:footnote w:id="74">
    <w:p w14:paraId="1D80585D" w14:textId="313BD65E" w:rsidR="0029503B" w:rsidRPr="00681638" w:rsidRDefault="0029503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 xml:space="preserve">Ibid </w:t>
      </w:r>
      <w:r w:rsidRPr="00681638">
        <w:rPr>
          <w:rFonts w:ascii="Times New Roman" w:hAnsi="Times New Roman" w:cs="Times New Roman"/>
          <w:sz w:val="18"/>
          <w:szCs w:val="18"/>
          <w:lang w:val="en-CA"/>
        </w:rPr>
        <w:t xml:space="preserve">s. </w:t>
      </w:r>
      <w:r w:rsidR="004F6878" w:rsidRPr="00681638">
        <w:rPr>
          <w:rFonts w:ascii="Times New Roman" w:hAnsi="Times New Roman" w:cs="Times New Roman"/>
          <w:sz w:val="18"/>
          <w:szCs w:val="18"/>
          <w:lang w:val="en-CA"/>
        </w:rPr>
        <w:t xml:space="preserve">2(c). </w:t>
      </w:r>
    </w:p>
  </w:footnote>
  <w:footnote w:id="75">
    <w:p w14:paraId="721D3063" w14:textId="4721F1F5" w:rsidR="0029503B" w:rsidRPr="00681638" w:rsidRDefault="0029503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1A7036" w:rsidRPr="00681638">
        <w:rPr>
          <w:rFonts w:ascii="Times New Roman" w:hAnsi="Times New Roman" w:cs="Times New Roman"/>
          <w:i/>
          <w:sz w:val="18"/>
          <w:szCs w:val="18"/>
          <w:lang w:val="en-CA"/>
        </w:rPr>
        <w:t>Ibid</w:t>
      </w:r>
      <w:r w:rsidR="004F6878" w:rsidRPr="00681638">
        <w:rPr>
          <w:rFonts w:ascii="Times New Roman" w:hAnsi="Times New Roman" w:cs="Times New Roman"/>
          <w:sz w:val="18"/>
          <w:szCs w:val="18"/>
          <w:lang w:val="en-CA"/>
        </w:rPr>
        <w:t xml:space="preserve"> s. </w:t>
      </w:r>
      <w:r w:rsidR="00214B10" w:rsidRPr="00681638">
        <w:rPr>
          <w:rFonts w:ascii="Times New Roman" w:hAnsi="Times New Roman" w:cs="Times New Roman"/>
          <w:sz w:val="18"/>
          <w:szCs w:val="18"/>
          <w:lang w:val="en-CA"/>
        </w:rPr>
        <w:t>2e(iv).</w:t>
      </w:r>
    </w:p>
  </w:footnote>
  <w:footnote w:id="76">
    <w:p w14:paraId="31EABEDD" w14:textId="6A8C4E27" w:rsidR="00216452" w:rsidRPr="00681638" w:rsidRDefault="00216452"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Ibid</w:t>
      </w:r>
      <w:r w:rsidRPr="00681638">
        <w:rPr>
          <w:rFonts w:ascii="Times New Roman" w:hAnsi="Times New Roman" w:cs="Times New Roman"/>
          <w:sz w:val="18"/>
          <w:szCs w:val="18"/>
          <w:lang w:val="en-CA"/>
        </w:rPr>
        <w:t xml:space="preserve"> s. </w:t>
      </w:r>
      <w:r w:rsidR="00300645" w:rsidRPr="00681638">
        <w:rPr>
          <w:rFonts w:ascii="Times New Roman" w:hAnsi="Times New Roman" w:cs="Times New Roman"/>
          <w:sz w:val="18"/>
          <w:szCs w:val="18"/>
          <w:lang w:val="en-CA"/>
        </w:rPr>
        <w:t>15.</w:t>
      </w:r>
    </w:p>
  </w:footnote>
  <w:footnote w:id="77">
    <w:p w14:paraId="1BC8F4A8" w14:textId="7D03CC53" w:rsidR="00757A90" w:rsidRPr="00681638" w:rsidRDefault="00757A9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8D1D72" w:rsidRPr="00681638">
        <w:rPr>
          <w:rFonts w:ascii="Times New Roman" w:hAnsi="Times New Roman" w:cs="Times New Roman"/>
          <w:sz w:val="18"/>
          <w:szCs w:val="18"/>
          <w:lang w:val="en-CA"/>
        </w:rPr>
        <w:t>“She was denied entry for her mother's funeral. Now she's taking the N.L. government to court”</w:t>
      </w:r>
      <w:r w:rsidR="00357816" w:rsidRPr="00681638">
        <w:rPr>
          <w:rFonts w:ascii="Times New Roman" w:hAnsi="Times New Roman" w:cs="Times New Roman"/>
          <w:sz w:val="18"/>
          <w:szCs w:val="18"/>
          <w:lang w:val="en-CA"/>
        </w:rPr>
        <w:t>,</w:t>
      </w:r>
      <w:r w:rsidR="006E7DD9" w:rsidRPr="00681638">
        <w:rPr>
          <w:rFonts w:ascii="Times New Roman" w:hAnsi="Times New Roman" w:cs="Times New Roman"/>
          <w:sz w:val="18"/>
          <w:szCs w:val="18"/>
          <w:lang w:val="en-CA"/>
        </w:rPr>
        <w:t xml:space="preserve"> </w:t>
      </w:r>
      <w:r w:rsidR="006E7DD9" w:rsidRPr="00681638">
        <w:rPr>
          <w:rFonts w:ascii="Times New Roman" w:hAnsi="Times New Roman" w:cs="Times New Roman"/>
          <w:i/>
          <w:sz w:val="18"/>
          <w:szCs w:val="18"/>
          <w:lang w:val="en-CA"/>
        </w:rPr>
        <w:t>CBC News</w:t>
      </w:r>
      <w:r w:rsidR="008D1D72"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 xml:space="preserve">15 </w:t>
      </w:r>
      <w:r w:rsidR="008D1D72" w:rsidRPr="00681638">
        <w:rPr>
          <w:rFonts w:ascii="Times New Roman" w:hAnsi="Times New Roman" w:cs="Times New Roman"/>
          <w:sz w:val="18"/>
          <w:szCs w:val="18"/>
          <w:lang w:val="en-CA"/>
        </w:rPr>
        <w:t>May 2020</w:t>
      </w:r>
      <w:r w:rsidR="006E7DD9" w:rsidRPr="00681638">
        <w:rPr>
          <w:rFonts w:ascii="Times New Roman" w:hAnsi="Times New Roman" w:cs="Times New Roman"/>
          <w:sz w:val="18"/>
          <w:szCs w:val="18"/>
          <w:lang w:val="en-CA"/>
        </w:rPr>
        <w:t>), online:</w:t>
      </w:r>
      <w:r w:rsidR="008D1D72"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0" w:history="1">
        <w:r w:rsidR="006E7DD9" w:rsidRPr="00681638">
          <w:rPr>
            <w:rStyle w:val="Hyperlink"/>
            <w:rFonts w:ascii="Times New Roman" w:hAnsi="Times New Roman" w:cs="Times New Roman"/>
            <w:sz w:val="18"/>
            <w:szCs w:val="18"/>
            <w:lang w:val="en-CA"/>
          </w:rPr>
          <w:t>https://www.cbc.ca/news/canada/newfoundland-labrador/kim-taylor-constitutional-challenge-1.5571322</w:t>
        </w:r>
      </w:hyperlink>
      <w:r w:rsidR="006E7DD9" w:rsidRPr="00681638">
        <w:rPr>
          <w:rFonts w:ascii="Times New Roman" w:hAnsi="Times New Roman" w:cs="Times New Roman"/>
          <w:sz w:val="18"/>
          <w:szCs w:val="18"/>
          <w:lang w:val="en-CA"/>
        </w:rPr>
        <w:t>&gt;.</w:t>
      </w:r>
    </w:p>
  </w:footnote>
  <w:footnote w:id="78">
    <w:p w14:paraId="262F3117" w14:textId="011E287C" w:rsidR="00426D0A" w:rsidRPr="00681638" w:rsidRDefault="00426D0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 xml:space="preserve">Sara </w:t>
      </w:r>
      <w:r w:rsidR="00041F85" w:rsidRPr="00681638">
        <w:rPr>
          <w:rFonts w:ascii="Times New Roman" w:hAnsi="Times New Roman" w:cs="Times New Roman"/>
          <w:sz w:val="18"/>
          <w:szCs w:val="18"/>
          <w:lang w:val="en-CA"/>
        </w:rPr>
        <w:t>Fraser, “</w:t>
      </w:r>
      <w:r w:rsidR="00554FD2" w:rsidRPr="00681638">
        <w:rPr>
          <w:rFonts w:ascii="Times New Roman" w:hAnsi="Times New Roman" w:cs="Times New Roman"/>
          <w:sz w:val="18"/>
          <w:szCs w:val="18"/>
          <w:lang w:val="en-CA"/>
        </w:rPr>
        <w:t>P.E.I. snowbird 'devastated' to be turned away at bridge”</w:t>
      </w:r>
      <w:r w:rsidR="00357816" w:rsidRPr="00681638">
        <w:rPr>
          <w:rFonts w:ascii="Times New Roman" w:hAnsi="Times New Roman" w:cs="Times New Roman"/>
          <w:sz w:val="18"/>
          <w:szCs w:val="18"/>
          <w:lang w:val="en-CA"/>
        </w:rPr>
        <w:t>,</w:t>
      </w:r>
      <w:r w:rsidR="00554FD2" w:rsidRPr="00681638">
        <w:rPr>
          <w:rFonts w:ascii="Times New Roman" w:hAnsi="Times New Roman" w:cs="Times New Roman"/>
          <w:sz w:val="18"/>
          <w:szCs w:val="18"/>
          <w:lang w:val="en-CA"/>
        </w:rPr>
        <w:t xml:space="preserve"> </w:t>
      </w:r>
      <w:r w:rsidR="00554FD2" w:rsidRPr="00681638">
        <w:rPr>
          <w:rFonts w:ascii="Times New Roman" w:hAnsi="Times New Roman" w:cs="Times New Roman"/>
          <w:i/>
          <w:sz w:val="18"/>
          <w:szCs w:val="18"/>
          <w:lang w:val="en-CA"/>
        </w:rPr>
        <w:t>CBC News</w:t>
      </w:r>
      <w:r w:rsidR="007112FA"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(15 April 2020), online</w:t>
      </w:r>
      <w:r w:rsidR="007112FA"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1" w:history="1">
        <w:r w:rsidR="006E7DD9" w:rsidRPr="00681638">
          <w:rPr>
            <w:rStyle w:val="Hyperlink"/>
            <w:rFonts w:ascii="Times New Roman" w:hAnsi="Times New Roman" w:cs="Times New Roman"/>
            <w:sz w:val="18"/>
            <w:szCs w:val="18"/>
            <w:lang w:val="en-CA"/>
          </w:rPr>
          <w:t>https://www.cbc.ca/news/canada/prince-edward-island/pei-snowbird-turned-away-confederation-bridge-1.5533060</w:t>
        </w:r>
      </w:hyperlink>
      <w:r w:rsidR="006E7DD9" w:rsidRPr="00681638">
        <w:rPr>
          <w:rFonts w:ascii="Times New Roman" w:hAnsi="Times New Roman" w:cs="Times New Roman"/>
          <w:sz w:val="18"/>
          <w:szCs w:val="18"/>
          <w:lang w:val="en-CA"/>
        </w:rPr>
        <w:t>&gt;.</w:t>
      </w:r>
    </w:p>
  </w:footnote>
  <w:footnote w:id="79">
    <w:p w14:paraId="3B9A4E9A" w14:textId="01F7304F" w:rsidR="00557CAC" w:rsidRPr="00917706" w:rsidRDefault="00557CAC" w:rsidP="000F5192">
      <w:pPr>
        <w:pStyle w:val="FootnoteText"/>
        <w:rPr>
          <w:rFonts w:ascii="Times New Roman" w:hAnsi="Times New Roman" w:cs="Times New Roman"/>
          <w:sz w:val="18"/>
          <w:szCs w:val="18"/>
          <w:lang w:val="en-GB"/>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 xml:space="preserve">Rachel </w:t>
      </w:r>
      <w:r w:rsidR="00AA4D02" w:rsidRPr="00681638">
        <w:rPr>
          <w:rFonts w:ascii="Times New Roman" w:hAnsi="Times New Roman" w:cs="Times New Roman"/>
          <w:sz w:val="18"/>
          <w:szCs w:val="18"/>
          <w:lang w:val="en-CA"/>
        </w:rPr>
        <w:t>Aiello,</w:t>
      </w:r>
      <w:r w:rsidR="00D7752B" w:rsidRPr="00681638">
        <w:rPr>
          <w:rFonts w:ascii="Times New Roman" w:hAnsi="Times New Roman" w:cs="Times New Roman"/>
          <w:sz w:val="18"/>
          <w:szCs w:val="18"/>
          <w:lang w:val="en-CA"/>
        </w:rPr>
        <w:t xml:space="preserve"> “</w:t>
      </w:r>
      <w:r w:rsidR="00941E5D" w:rsidRPr="00681638">
        <w:rPr>
          <w:rFonts w:ascii="Times New Roman" w:hAnsi="Times New Roman" w:cs="Times New Roman"/>
          <w:sz w:val="18"/>
          <w:szCs w:val="18"/>
          <w:lang w:val="en-GB"/>
        </w:rPr>
        <w:t xml:space="preserve">Cross-border </w:t>
      </w:r>
      <w:r w:rsidR="00AA4D02" w:rsidRPr="00681638">
        <w:rPr>
          <w:rFonts w:ascii="Times New Roman" w:hAnsi="Times New Roman" w:cs="Times New Roman"/>
          <w:sz w:val="18"/>
          <w:szCs w:val="18"/>
          <w:lang w:val="en-GB"/>
        </w:rPr>
        <w:t>families can now reunite under new exemption</w:t>
      </w:r>
      <w:r w:rsidR="00941E5D" w:rsidRPr="00681638">
        <w:rPr>
          <w:rFonts w:ascii="Times New Roman" w:hAnsi="Times New Roman" w:cs="Times New Roman"/>
          <w:sz w:val="18"/>
          <w:szCs w:val="18"/>
          <w:lang w:val="en-CA"/>
        </w:rPr>
        <w:t>”</w:t>
      </w:r>
      <w:r w:rsidR="00357816" w:rsidRPr="00681638">
        <w:rPr>
          <w:rFonts w:ascii="Times New Roman" w:hAnsi="Times New Roman" w:cs="Times New Roman"/>
          <w:sz w:val="18"/>
          <w:szCs w:val="18"/>
          <w:lang w:val="en-CA"/>
        </w:rPr>
        <w:t>,</w:t>
      </w:r>
      <w:r w:rsidR="00941E5D" w:rsidRPr="00681638">
        <w:rPr>
          <w:rFonts w:ascii="Times New Roman" w:hAnsi="Times New Roman" w:cs="Times New Roman"/>
          <w:sz w:val="18"/>
          <w:szCs w:val="18"/>
          <w:lang w:val="en-CA"/>
        </w:rPr>
        <w:t xml:space="preserve"> </w:t>
      </w:r>
      <w:r w:rsidR="00AA4D02" w:rsidRPr="00681638">
        <w:rPr>
          <w:rFonts w:ascii="Times New Roman" w:hAnsi="Times New Roman" w:cs="Times New Roman"/>
          <w:i/>
          <w:sz w:val="18"/>
          <w:szCs w:val="18"/>
          <w:lang w:val="en-CA"/>
        </w:rPr>
        <w:t xml:space="preserve">CTV </w:t>
      </w:r>
      <w:r w:rsidR="00EA66FF" w:rsidRPr="00681638">
        <w:rPr>
          <w:rFonts w:ascii="Times New Roman" w:hAnsi="Times New Roman" w:cs="Times New Roman"/>
          <w:i/>
          <w:sz w:val="18"/>
          <w:szCs w:val="18"/>
          <w:lang w:val="en-CA"/>
        </w:rPr>
        <w:t>New</w:t>
      </w:r>
      <w:r w:rsidR="006E7DD9" w:rsidRPr="00681638">
        <w:rPr>
          <w:rFonts w:ascii="Times New Roman" w:hAnsi="Times New Roman" w:cs="Times New Roman"/>
          <w:i/>
          <w:sz w:val="18"/>
          <w:szCs w:val="18"/>
          <w:lang w:val="en-CA"/>
        </w:rPr>
        <w:t>s</w:t>
      </w:r>
      <w:r w:rsidR="00EA66FF" w:rsidRPr="00681638">
        <w:rPr>
          <w:rFonts w:ascii="Times New Roman" w:hAnsi="Times New Roman" w:cs="Times New Roman"/>
          <w:sz w:val="18"/>
          <w:szCs w:val="18"/>
          <w:lang w:val="en-CA"/>
        </w:rPr>
        <w:t xml:space="preserve"> </w:t>
      </w:r>
      <w:r w:rsidR="00AA4D02" w:rsidRPr="00681638">
        <w:rPr>
          <w:rFonts w:ascii="Times New Roman" w:hAnsi="Times New Roman" w:cs="Times New Roman"/>
          <w:sz w:val="18"/>
          <w:szCs w:val="18"/>
          <w:lang w:val="en-CA"/>
        </w:rPr>
        <w:t>(</w:t>
      </w:r>
      <w:r w:rsidR="006E7DD9" w:rsidRPr="00681638">
        <w:rPr>
          <w:rFonts w:ascii="Times New Roman" w:hAnsi="Times New Roman" w:cs="Times New Roman"/>
          <w:sz w:val="18"/>
          <w:szCs w:val="18"/>
          <w:lang w:val="en-CA"/>
        </w:rPr>
        <w:t xml:space="preserve">8 </w:t>
      </w:r>
      <w:r w:rsidR="00AA4D02" w:rsidRPr="00681638">
        <w:rPr>
          <w:rFonts w:ascii="Times New Roman" w:hAnsi="Times New Roman" w:cs="Times New Roman"/>
          <w:sz w:val="18"/>
          <w:szCs w:val="18"/>
          <w:lang w:val="en-CA"/>
        </w:rPr>
        <w:t>June 2020)</w:t>
      </w:r>
      <w:r w:rsidR="006E7DD9" w:rsidRPr="00681638">
        <w:rPr>
          <w:rFonts w:ascii="Times New Roman" w:hAnsi="Times New Roman" w:cs="Times New Roman"/>
          <w:sz w:val="18"/>
          <w:szCs w:val="18"/>
          <w:lang w:val="en-CA"/>
        </w:rPr>
        <w:t>, online:</w:t>
      </w:r>
      <w:r w:rsidR="00EA66FF"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r w:rsidR="00AA4D02" w:rsidRPr="00681638">
        <w:rPr>
          <w:rFonts w:ascii="Times New Roman" w:hAnsi="Times New Roman" w:cs="Times New Roman"/>
          <w:sz w:val="18"/>
          <w:szCs w:val="18"/>
          <w:lang w:val="en-CA"/>
        </w:rPr>
        <w:fldChar w:fldCharType="begin"/>
      </w:r>
      <w:ins w:id="1328" w:author="Jhoh@ccla.org" w:date="2020-06-09T12:38:00Z">
        <w:r w:rsidR="00AA4D02" w:rsidRPr="00681638">
          <w:rPr>
            <w:rFonts w:ascii="Times New Roman" w:hAnsi="Times New Roman" w:cs="Times New Roman"/>
            <w:sz w:val="18"/>
            <w:szCs w:val="18"/>
            <w:lang w:val="en-CA"/>
          </w:rPr>
          <w:instrText xml:space="preserve"> HYPERLINK "https://www.ctvnews.ca/health/coronavirus/cross-border-families-can-now-reunite-under-new-exemption-1.4974140" </w:instrText>
        </w:r>
      </w:ins>
      <w:r w:rsidR="00AA4D02" w:rsidRPr="00681638">
        <w:rPr>
          <w:rFonts w:ascii="Times New Roman" w:hAnsi="Times New Roman" w:cs="Times New Roman"/>
          <w:sz w:val="18"/>
          <w:szCs w:val="18"/>
          <w:lang w:val="en-CA"/>
        </w:rPr>
        <w:fldChar w:fldCharType="separate"/>
      </w:r>
      <w:r w:rsidR="00AA4D02" w:rsidRPr="00681638">
        <w:rPr>
          <w:rStyle w:val="Hyperlink"/>
          <w:rFonts w:ascii="Times New Roman" w:hAnsi="Times New Roman" w:cs="Times New Roman"/>
          <w:sz w:val="18"/>
          <w:szCs w:val="18"/>
          <w:lang w:val="en-CA"/>
        </w:rPr>
        <w:t>https://www.ctvnews.ca/health/coronavirus/cross-border-families-can-now-reunite-under-new-exemption-1.4974140</w:t>
      </w:r>
      <w:r w:rsidR="00AA4D02" w:rsidRPr="00681638">
        <w:rPr>
          <w:rFonts w:ascii="Times New Roman" w:hAnsi="Times New Roman" w:cs="Times New Roman"/>
          <w:sz w:val="18"/>
          <w:szCs w:val="18"/>
          <w:lang w:val="en-CA"/>
        </w:rPr>
        <w:fldChar w:fldCharType="end"/>
      </w:r>
      <w:r w:rsidR="006E7DD9" w:rsidRPr="00681638">
        <w:rPr>
          <w:rFonts w:ascii="Times New Roman" w:hAnsi="Times New Roman" w:cs="Times New Roman"/>
          <w:sz w:val="18"/>
          <w:szCs w:val="18"/>
          <w:lang w:val="en-CA"/>
        </w:rPr>
        <w:t>&gt;.</w:t>
      </w:r>
    </w:p>
  </w:footnote>
  <w:footnote w:id="80">
    <w:p w14:paraId="46308098" w14:textId="3DC97716" w:rsidR="000E18FD" w:rsidRPr="00681638" w:rsidRDefault="000E18FD" w:rsidP="000F5192">
      <w:pPr>
        <w:pStyle w:val="FootnoteText"/>
        <w:rPr>
          <w:rFonts w:ascii="Times New Roman" w:hAnsi="Times New Roman" w:cs="Times New Roman"/>
          <w:sz w:val="18"/>
          <w:szCs w:val="18"/>
          <w:lang w:val="en-CA"/>
        </w:rPr>
      </w:pPr>
      <w:r w:rsidRPr="0067228E">
        <w:rPr>
          <w:rStyle w:val="FootnoteReference"/>
          <w:rFonts w:ascii="Times New Roman" w:hAnsi="Times New Roman" w:cs="Times New Roman"/>
          <w:sz w:val="18"/>
          <w:szCs w:val="18"/>
          <w:lang w:val="en-CA"/>
        </w:rPr>
        <w:footnoteRef/>
      </w:r>
      <w:r w:rsidR="00A82BEB" w:rsidRPr="0067228E">
        <w:rPr>
          <w:rFonts w:ascii="Times New Roman" w:hAnsi="Times New Roman" w:cs="Times New Roman"/>
          <w:sz w:val="18"/>
          <w:szCs w:val="18"/>
          <w:lang w:val="en-CA"/>
        </w:rPr>
        <w:t xml:space="preserve"> </w:t>
      </w:r>
      <w:r w:rsidR="00996A8C" w:rsidRPr="0067228E">
        <w:rPr>
          <w:rFonts w:ascii="Times New Roman" w:hAnsi="Times New Roman" w:cs="Times New Roman"/>
          <w:i/>
          <w:sz w:val="18"/>
          <w:szCs w:val="18"/>
        </w:rPr>
        <w:t>Interim Order to Prevent Certain Persons from Boarding Flights to Canada due to COVID-19</w:t>
      </w:r>
      <w:r w:rsidR="001F19CA" w:rsidRPr="0067228E">
        <w:rPr>
          <w:rFonts w:ascii="Times New Roman" w:hAnsi="Times New Roman" w:cs="Times New Roman"/>
          <w:sz w:val="18"/>
          <w:szCs w:val="18"/>
          <w:lang w:val="en-CA"/>
        </w:rPr>
        <w:t>,</w:t>
      </w:r>
      <w:r w:rsidR="00996A8C" w:rsidRPr="0067228E">
        <w:rPr>
          <w:rFonts w:ascii="Times New Roman" w:hAnsi="Times New Roman" w:cs="Times New Roman"/>
          <w:sz w:val="18"/>
          <w:szCs w:val="18"/>
        </w:rPr>
        <w:t xml:space="preserve"> </w:t>
      </w:r>
      <w:r w:rsidR="00694607" w:rsidRPr="0067228E">
        <w:rPr>
          <w:rFonts w:ascii="Times New Roman" w:hAnsi="Times New Roman" w:cs="Times New Roman"/>
          <w:sz w:val="18"/>
          <w:szCs w:val="18"/>
          <w:lang w:val="en-CA"/>
        </w:rPr>
        <w:t>PC 2020-0162 (2020</w:t>
      </w:r>
      <w:r w:rsidR="001F19CA" w:rsidRPr="0067228E">
        <w:rPr>
          <w:rFonts w:ascii="Times New Roman" w:hAnsi="Times New Roman" w:cs="Times New Roman"/>
          <w:sz w:val="18"/>
          <w:szCs w:val="18"/>
          <w:lang w:val="en-CA"/>
        </w:rPr>
        <w:t>)</w:t>
      </w:r>
      <w:r w:rsidR="00AD46AF" w:rsidRPr="0067228E">
        <w:rPr>
          <w:rFonts w:ascii="Times New Roman" w:hAnsi="Times New Roman" w:cs="Times New Roman"/>
          <w:sz w:val="18"/>
          <w:szCs w:val="18"/>
          <w:lang w:val="en-CA"/>
        </w:rPr>
        <w:t xml:space="preserve">, C Gaz I, </w:t>
      </w:r>
      <w:r w:rsidR="00AA3F25" w:rsidRPr="0067228E">
        <w:rPr>
          <w:rFonts w:ascii="Times New Roman" w:hAnsi="Times New Roman" w:cs="Times New Roman"/>
          <w:sz w:val="18"/>
          <w:szCs w:val="18"/>
          <w:lang w:val="en-GB"/>
        </w:rPr>
        <w:t>Part I, Volume 154, Number 14</w:t>
      </w:r>
      <w:r w:rsidR="00AA3F25" w:rsidRPr="0067228E">
        <w:rPr>
          <w:rFonts w:ascii="Times New Roman" w:hAnsi="Times New Roman" w:cs="Times New Roman"/>
          <w:b/>
          <w:sz w:val="18"/>
          <w:szCs w:val="18"/>
          <w:lang w:val="en-GB"/>
        </w:rPr>
        <w:t>.</w:t>
      </w:r>
    </w:p>
  </w:footnote>
  <w:footnote w:id="81">
    <w:p w14:paraId="0105BD75" w14:textId="52F964FB" w:rsidR="00D94F6E" w:rsidRPr="00681638" w:rsidRDefault="00D94F6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B0A40" w:rsidRPr="00681638">
        <w:rPr>
          <w:rFonts w:ascii="Times New Roman" w:hAnsi="Times New Roman" w:cs="Times New Roman"/>
          <w:i/>
          <w:sz w:val="18"/>
          <w:szCs w:val="18"/>
          <w:lang w:val="en-CA"/>
        </w:rPr>
        <w:t xml:space="preserve">Ibid </w:t>
      </w:r>
      <w:r w:rsidR="007F0C98" w:rsidRPr="00681638">
        <w:rPr>
          <w:rFonts w:ascii="Times New Roman" w:hAnsi="Times New Roman" w:cs="Times New Roman"/>
          <w:sz w:val="18"/>
          <w:szCs w:val="18"/>
          <w:lang w:val="en-CA"/>
        </w:rPr>
        <w:t>s. 9.</w:t>
      </w:r>
    </w:p>
  </w:footnote>
  <w:footnote w:id="82">
    <w:p w14:paraId="68F6E755" w14:textId="364932FA" w:rsidR="00D94F6E" w:rsidRPr="00681638" w:rsidRDefault="00D94F6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592201" w:rsidRPr="00681638">
        <w:rPr>
          <w:rFonts w:ascii="Times New Roman" w:hAnsi="Times New Roman" w:cs="Times New Roman"/>
          <w:i/>
          <w:sz w:val="18"/>
          <w:szCs w:val="18"/>
          <w:lang w:val="en-CA"/>
        </w:rPr>
        <w:t>Statement from the Office of the Prime Minister on COVID-19; U.S.-Canada joint initiative: Temporary restriction of travellers crossing the U.S.-Canada border for non-essential purposes</w:t>
      </w:r>
      <w:r w:rsidR="005E1001" w:rsidRPr="00681638">
        <w:rPr>
          <w:rFonts w:ascii="Times New Roman" w:hAnsi="Times New Roman" w:cs="Times New Roman"/>
          <w:sz w:val="18"/>
          <w:szCs w:val="18"/>
          <w:lang w:val="en-CA"/>
        </w:rPr>
        <w:t xml:space="preserve"> (20</w:t>
      </w:r>
      <w:r w:rsidR="00357816" w:rsidRPr="00681638">
        <w:rPr>
          <w:rFonts w:ascii="Times New Roman" w:hAnsi="Times New Roman" w:cs="Times New Roman"/>
          <w:sz w:val="18"/>
          <w:szCs w:val="18"/>
          <w:lang w:val="en-CA"/>
        </w:rPr>
        <w:t xml:space="preserve"> </w:t>
      </w:r>
      <w:r w:rsidR="005E1001" w:rsidRPr="00681638">
        <w:rPr>
          <w:rFonts w:ascii="Times New Roman" w:hAnsi="Times New Roman" w:cs="Times New Roman"/>
          <w:sz w:val="18"/>
          <w:szCs w:val="18"/>
          <w:lang w:val="en-CA"/>
        </w:rPr>
        <w:t>March 2020)</w:t>
      </w:r>
      <w:r w:rsidR="006E7DD9" w:rsidRPr="00681638">
        <w:rPr>
          <w:rFonts w:ascii="Times New Roman" w:hAnsi="Times New Roman" w:cs="Times New Roman"/>
          <w:sz w:val="18"/>
          <w:szCs w:val="18"/>
          <w:lang w:val="en-CA"/>
        </w:rPr>
        <w:t>, online</w:t>
      </w:r>
      <w:r w:rsidR="005E1001"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2" w:history="1">
        <w:r w:rsidR="006E7DD9" w:rsidRPr="00681638">
          <w:rPr>
            <w:rStyle w:val="Hyperlink"/>
            <w:rFonts w:ascii="Times New Roman" w:hAnsi="Times New Roman" w:cs="Times New Roman"/>
            <w:sz w:val="18"/>
            <w:szCs w:val="18"/>
            <w:lang w:val="en-CA"/>
          </w:rPr>
          <w:t>https://www.cbsa-asfc.gc.ca/agency-agence/pm-covid19-eng.html</w:t>
        </w:r>
      </w:hyperlink>
      <w:r w:rsidR="006E7DD9" w:rsidRPr="00681638">
        <w:rPr>
          <w:rFonts w:ascii="Times New Roman" w:hAnsi="Times New Roman" w:cs="Times New Roman"/>
          <w:sz w:val="18"/>
          <w:szCs w:val="18"/>
          <w:lang w:val="en-CA"/>
        </w:rPr>
        <w:t>&gt;</w:t>
      </w:r>
      <w:r w:rsidR="005E1001" w:rsidRPr="00681638">
        <w:rPr>
          <w:rFonts w:ascii="Times New Roman" w:hAnsi="Times New Roman" w:cs="Times New Roman"/>
          <w:sz w:val="18"/>
          <w:szCs w:val="18"/>
          <w:lang w:val="en-CA"/>
        </w:rPr>
        <w:t>.</w:t>
      </w:r>
    </w:p>
  </w:footnote>
  <w:footnote w:id="83">
    <w:p w14:paraId="50C6A64C" w14:textId="3D61988C" w:rsidR="00D94F6E" w:rsidRPr="00681638" w:rsidRDefault="00D94F6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087F20" w:rsidRPr="00681638">
        <w:rPr>
          <w:rFonts w:ascii="Times New Roman" w:hAnsi="Times New Roman" w:cs="Times New Roman"/>
          <w:i/>
          <w:sz w:val="18"/>
          <w:szCs w:val="18"/>
          <w:lang w:val="en-CA"/>
        </w:rPr>
        <w:t>Ibid.</w:t>
      </w:r>
    </w:p>
  </w:footnote>
  <w:footnote w:id="84">
    <w:p w14:paraId="07B1CE83" w14:textId="0A511CC7" w:rsidR="00D94F6E" w:rsidRPr="00681638" w:rsidRDefault="00D94F6E"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 xml:space="preserve">Jackie </w:t>
      </w:r>
      <w:r w:rsidR="00412E2A" w:rsidRPr="00681638">
        <w:rPr>
          <w:rFonts w:ascii="Times New Roman" w:hAnsi="Times New Roman" w:cs="Times New Roman"/>
          <w:sz w:val="18"/>
          <w:szCs w:val="18"/>
          <w:lang w:val="en-CA"/>
        </w:rPr>
        <w:t>Dunham, “'It's devastating': Cross-border couples separated for months due to travel restrictions”</w:t>
      </w:r>
      <w:r w:rsidR="00733D67" w:rsidRPr="00681638">
        <w:rPr>
          <w:rFonts w:ascii="Times New Roman" w:hAnsi="Times New Roman" w:cs="Times New Roman"/>
          <w:sz w:val="18"/>
          <w:szCs w:val="18"/>
          <w:lang w:val="en-CA"/>
        </w:rPr>
        <w:t>,</w:t>
      </w:r>
      <w:r w:rsidR="00412E2A" w:rsidRPr="00681638">
        <w:rPr>
          <w:rFonts w:ascii="Times New Roman" w:hAnsi="Times New Roman" w:cs="Times New Roman"/>
          <w:sz w:val="18"/>
          <w:szCs w:val="18"/>
          <w:lang w:val="en-CA"/>
        </w:rPr>
        <w:t xml:space="preserve"> </w:t>
      </w:r>
      <w:r w:rsidR="00412E2A" w:rsidRPr="00681638">
        <w:rPr>
          <w:rFonts w:ascii="Times New Roman" w:hAnsi="Times New Roman" w:cs="Times New Roman"/>
          <w:i/>
          <w:sz w:val="18"/>
          <w:szCs w:val="18"/>
          <w:lang w:val="en-CA"/>
        </w:rPr>
        <w:t>CTV News</w:t>
      </w:r>
      <w:r w:rsidR="006E7DD9" w:rsidRPr="00681638">
        <w:rPr>
          <w:rFonts w:ascii="Times New Roman" w:hAnsi="Times New Roman" w:cs="Times New Roman"/>
          <w:i/>
          <w:sz w:val="18"/>
          <w:szCs w:val="18"/>
          <w:lang w:val="en-CA"/>
        </w:rPr>
        <w:t xml:space="preserve"> </w:t>
      </w:r>
      <w:r w:rsidR="006E7DD9" w:rsidRPr="00681638">
        <w:rPr>
          <w:rFonts w:ascii="Times New Roman" w:hAnsi="Times New Roman" w:cs="Times New Roman"/>
          <w:sz w:val="18"/>
          <w:szCs w:val="18"/>
          <w:lang w:val="en-CA"/>
        </w:rPr>
        <w:t>(14 May 2020), online</w:t>
      </w:r>
      <w:r w:rsidR="006E618E"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3" w:history="1">
        <w:r w:rsidR="006E7DD9" w:rsidRPr="00681638">
          <w:rPr>
            <w:rStyle w:val="Hyperlink"/>
            <w:rFonts w:ascii="Times New Roman" w:hAnsi="Times New Roman" w:cs="Times New Roman"/>
            <w:sz w:val="18"/>
            <w:szCs w:val="18"/>
            <w:lang w:val="en-CA"/>
          </w:rPr>
          <w:t>https://www.ctvnews.ca/health/coronavirus/it-s-devastating-cross-border-couples-separated-for-months-due-to-travel-restrictions-1.4938963</w:t>
        </w:r>
      </w:hyperlink>
      <w:r w:rsidR="006E7DD9" w:rsidRPr="00681638">
        <w:rPr>
          <w:rFonts w:ascii="Times New Roman" w:hAnsi="Times New Roman" w:cs="Times New Roman"/>
          <w:sz w:val="18"/>
          <w:szCs w:val="18"/>
          <w:lang w:val="en-CA"/>
        </w:rPr>
        <w:t>&gt;.</w:t>
      </w:r>
    </w:p>
  </w:footnote>
  <w:footnote w:id="85">
    <w:p w14:paraId="1CFE4D51" w14:textId="55629C60" w:rsidR="00470BDE" w:rsidRPr="00681638" w:rsidRDefault="00470BDE">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917706">
        <w:rPr>
          <w:rFonts w:ascii="Times New Roman" w:hAnsi="Times New Roman" w:cs="Times New Roman"/>
          <w:i/>
          <w:iCs/>
          <w:sz w:val="18"/>
          <w:szCs w:val="18"/>
        </w:rPr>
        <w:t>Supra</w:t>
      </w:r>
      <w:r w:rsidRPr="00917706">
        <w:rPr>
          <w:rFonts w:ascii="Times New Roman" w:hAnsi="Times New Roman" w:cs="Times New Roman"/>
          <w:sz w:val="18"/>
          <w:szCs w:val="18"/>
        </w:rPr>
        <w:t xml:space="preserve"> note 91.</w:t>
      </w:r>
    </w:p>
  </w:footnote>
  <w:footnote w:id="86">
    <w:p w14:paraId="1220BEAD" w14:textId="30015F3D" w:rsidR="00095170" w:rsidRPr="00917706" w:rsidRDefault="00095170">
      <w:pPr>
        <w:pStyle w:val="FootnoteText"/>
        <w:rPr>
          <w:rFonts w:ascii="Times New Roman" w:hAnsi="Times New Roman" w:cs="Times New Roman"/>
          <w:b/>
          <w:bCs/>
          <w:sz w:val="18"/>
          <w:szCs w:val="18"/>
          <w:lang w:val="en-GB"/>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2B1B96" w:rsidRPr="00917706">
        <w:rPr>
          <w:rFonts w:ascii="Times New Roman" w:hAnsi="Times New Roman" w:cs="Times New Roman"/>
          <w:sz w:val="18"/>
          <w:szCs w:val="18"/>
        </w:rPr>
        <w:t xml:space="preserve">Canada, Government of Canada, </w:t>
      </w:r>
      <w:r w:rsidR="002B1B96" w:rsidRPr="00917706">
        <w:rPr>
          <w:rFonts w:ascii="Times New Roman" w:hAnsi="Times New Roman" w:cs="Times New Roman"/>
          <w:i/>
          <w:iCs/>
          <w:sz w:val="18"/>
          <w:szCs w:val="18"/>
          <w:lang w:val="en-GB"/>
        </w:rPr>
        <w:t>Travel restriction measures: COVID-19 program delivery</w:t>
      </w:r>
      <w:r w:rsidR="002B1B96" w:rsidRPr="00681638">
        <w:rPr>
          <w:rFonts w:ascii="Times New Roman" w:hAnsi="Times New Roman" w:cs="Times New Roman"/>
          <w:sz w:val="18"/>
          <w:szCs w:val="18"/>
          <w:lang w:val="en-GB"/>
        </w:rPr>
        <w:t xml:space="preserve"> (Program Delivery Instructions) (Government of Canada: </w:t>
      </w:r>
      <w:r w:rsidR="00470BDE" w:rsidRPr="00681638">
        <w:rPr>
          <w:rFonts w:ascii="Times New Roman" w:hAnsi="Times New Roman" w:cs="Times New Roman"/>
          <w:sz w:val="18"/>
          <w:szCs w:val="18"/>
          <w:lang w:val="en-GB"/>
        </w:rPr>
        <w:t>6 June 2020), online: &lt;</w:t>
      </w:r>
      <w:hyperlink r:id="rId54" w:anchor="family-members" w:history="1">
        <w:r w:rsidR="00470BDE" w:rsidRPr="00681638">
          <w:rPr>
            <w:rStyle w:val="Hyperlink"/>
            <w:rFonts w:ascii="Times New Roman" w:hAnsi="Times New Roman" w:cs="Times New Roman"/>
            <w:sz w:val="18"/>
            <w:szCs w:val="18"/>
            <w:lang w:val="en-CA"/>
          </w:rPr>
          <w:t>https://www.canada.ca/en/immigration-refugees-citizenship/corporate/publications-manuals/operational-bulletins-manuals/service-delivery/coronavirus/travel-restrictions.html#family-members</w:t>
        </w:r>
      </w:hyperlink>
      <w:r w:rsidR="00470BDE" w:rsidRPr="00681638">
        <w:rPr>
          <w:rFonts w:ascii="Times New Roman" w:hAnsi="Times New Roman" w:cs="Times New Roman"/>
          <w:sz w:val="18"/>
          <w:szCs w:val="18"/>
          <w:lang w:val="en-GB"/>
        </w:rPr>
        <w:t>&gt;.</w:t>
      </w:r>
    </w:p>
  </w:footnote>
  <w:footnote w:id="87">
    <w:p w14:paraId="6CD7B70A" w14:textId="427B45F6" w:rsidR="00956F0E" w:rsidRPr="00917706" w:rsidRDefault="00956F0E" w:rsidP="000F5192">
      <w:pPr>
        <w:pStyle w:val="FootnoteText"/>
        <w:rPr>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6E7DD9" w:rsidRPr="00681638">
        <w:rPr>
          <w:rFonts w:ascii="Times New Roman" w:hAnsi="Times New Roman" w:cs="Times New Roman"/>
          <w:sz w:val="18"/>
          <w:szCs w:val="18"/>
        </w:rPr>
        <w:t xml:space="preserve">Tonda </w:t>
      </w:r>
      <w:r w:rsidRPr="00681638">
        <w:rPr>
          <w:rFonts w:ascii="Times New Roman" w:hAnsi="Times New Roman" w:cs="Times New Roman"/>
          <w:sz w:val="18"/>
          <w:szCs w:val="18"/>
        </w:rPr>
        <w:t>MacCharles, “</w:t>
      </w:r>
      <w:r w:rsidRPr="00681638">
        <w:rPr>
          <w:rFonts w:ascii="Times New Roman" w:hAnsi="Times New Roman" w:cs="Times New Roman"/>
          <w:sz w:val="18"/>
          <w:szCs w:val="18"/>
          <w:lang w:val="en-GB"/>
        </w:rPr>
        <w:t>After Trump targets Europe, Canadian officials say closing the border won’t stop COVID-19”</w:t>
      </w:r>
      <w:r w:rsidR="006E7DD9" w:rsidRPr="00681638">
        <w:rPr>
          <w:rFonts w:ascii="Times New Roman" w:hAnsi="Times New Roman" w:cs="Times New Roman"/>
          <w:sz w:val="18"/>
          <w:szCs w:val="18"/>
          <w:lang w:val="en-GB"/>
        </w:rPr>
        <w:t xml:space="preserve">, </w:t>
      </w:r>
      <w:r w:rsidR="006E7DD9" w:rsidRPr="00681638">
        <w:rPr>
          <w:rFonts w:ascii="Times New Roman" w:hAnsi="Times New Roman" w:cs="Times New Roman"/>
          <w:i/>
          <w:iCs/>
          <w:sz w:val="18"/>
          <w:szCs w:val="18"/>
          <w:lang w:val="en-GB"/>
        </w:rPr>
        <w:t>The</w:t>
      </w:r>
      <w:r w:rsidRPr="00681638">
        <w:rPr>
          <w:rFonts w:ascii="Times New Roman" w:hAnsi="Times New Roman" w:cs="Times New Roman"/>
          <w:sz w:val="18"/>
          <w:szCs w:val="18"/>
          <w:lang w:val="en-GB"/>
        </w:rPr>
        <w:t xml:space="preserve"> </w:t>
      </w:r>
      <w:r w:rsidRPr="00681638">
        <w:rPr>
          <w:rFonts w:ascii="Times New Roman" w:hAnsi="Times New Roman" w:cs="Times New Roman"/>
          <w:i/>
          <w:sz w:val="18"/>
          <w:szCs w:val="18"/>
          <w:lang w:val="en-GB"/>
        </w:rPr>
        <w:t>Toronto Star</w:t>
      </w:r>
      <w:r w:rsidRPr="00681638">
        <w:rPr>
          <w:rFonts w:ascii="Times New Roman" w:hAnsi="Times New Roman" w:cs="Times New Roman"/>
          <w:sz w:val="18"/>
          <w:szCs w:val="18"/>
          <w:lang w:val="en-GB"/>
        </w:rPr>
        <w:t xml:space="preserve"> (</w:t>
      </w:r>
      <w:r w:rsidR="006E7DD9" w:rsidRPr="00681638">
        <w:rPr>
          <w:rFonts w:ascii="Times New Roman" w:hAnsi="Times New Roman" w:cs="Times New Roman"/>
          <w:sz w:val="18"/>
          <w:szCs w:val="18"/>
          <w:lang w:val="en-GB"/>
        </w:rPr>
        <w:t xml:space="preserve">12 </w:t>
      </w:r>
      <w:r w:rsidRPr="00681638">
        <w:rPr>
          <w:rFonts w:ascii="Times New Roman" w:hAnsi="Times New Roman" w:cs="Times New Roman"/>
          <w:sz w:val="18"/>
          <w:szCs w:val="18"/>
          <w:lang w:val="en-GB"/>
        </w:rPr>
        <w:t>March 2020)</w:t>
      </w:r>
      <w:r w:rsidR="006E7DD9" w:rsidRPr="00681638">
        <w:rPr>
          <w:rFonts w:ascii="Times New Roman" w:hAnsi="Times New Roman" w:cs="Times New Roman"/>
          <w:sz w:val="18"/>
          <w:szCs w:val="18"/>
          <w:lang w:val="en-GB"/>
        </w:rPr>
        <w:t>, online</w:t>
      </w:r>
      <w:r w:rsidRPr="00681638">
        <w:rPr>
          <w:rFonts w:ascii="Times New Roman" w:hAnsi="Times New Roman" w:cs="Times New Roman"/>
          <w:sz w:val="18"/>
          <w:szCs w:val="18"/>
          <w:lang w:val="en-GB"/>
        </w:rPr>
        <w:t xml:space="preserve">: </w:t>
      </w:r>
      <w:r w:rsidR="006E7DD9" w:rsidRPr="00681638">
        <w:rPr>
          <w:rFonts w:ascii="Times New Roman" w:hAnsi="Times New Roman" w:cs="Times New Roman"/>
          <w:sz w:val="18"/>
          <w:szCs w:val="18"/>
          <w:lang w:val="en-GB"/>
        </w:rPr>
        <w:t>&lt;</w:t>
      </w:r>
      <w:hyperlink r:id="rId55" w:history="1">
        <w:r w:rsidR="006E7DD9" w:rsidRPr="00917706">
          <w:rPr>
            <w:rStyle w:val="Hyperlink"/>
            <w:rFonts w:ascii="Times New Roman" w:hAnsi="Times New Roman" w:cs="Times New Roman"/>
            <w:sz w:val="18"/>
            <w:szCs w:val="18"/>
          </w:rPr>
          <w:t>https://www.th</w:t>
        </w:r>
        <w:bookmarkStart w:id="1403" w:name="_Hlt43205695"/>
        <w:bookmarkStart w:id="1404" w:name="_Hlt43205696"/>
        <w:r w:rsidR="006E7DD9" w:rsidRPr="00917706">
          <w:rPr>
            <w:rStyle w:val="Hyperlink"/>
            <w:rFonts w:ascii="Times New Roman" w:hAnsi="Times New Roman" w:cs="Times New Roman"/>
            <w:sz w:val="18"/>
            <w:szCs w:val="18"/>
          </w:rPr>
          <w:t>e</w:t>
        </w:r>
        <w:bookmarkEnd w:id="1403"/>
        <w:bookmarkEnd w:id="1404"/>
        <w:r w:rsidR="006E7DD9" w:rsidRPr="00917706">
          <w:rPr>
            <w:rStyle w:val="Hyperlink"/>
            <w:rFonts w:ascii="Times New Roman" w:hAnsi="Times New Roman" w:cs="Times New Roman"/>
            <w:sz w:val="18"/>
            <w:szCs w:val="18"/>
          </w:rPr>
          <w:t>star.com/politics/federal/2020/03/12/after-trump-targets-europe-canadian-officials-say-closing-the-border-w</w:t>
        </w:r>
        <w:bookmarkStart w:id="1405" w:name="_Hlt43207014"/>
        <w:bookmarkStart w:id="1406" w:name="_Hlt43207015"/>
        <w:r w:rsidR="006E7DD9" w:rsidRPr="00917706">
          <w:rPr>
            <w:rStyle w:val="Hyperlink"/>
            <w:rFonts w:ascii="Times New Roman" w:hAnsi="Times New Roman" w:cs="Times New Roman"/>
            <w:sz w:val="18"/>
            <w:szCs w:val="18"/>
          </w:rPr>
          <w:t>o</w:t>
        </w:r>
        <w:bookmarkEnd w:id="1405"/>
        <w:bookmarkEnd w:id="1406"/>
        <w:r w:rsidR="006E7DD9" w:rsidRPr="00917706">
          <w:rPr>
            <w:rStyle w:val="Hyperlink"/>
            <w:rFonts w:ascii="Times New Roman" w:hAnsi="Times New Roman" w:cs="Times New Roman"/>
            <w:sz w:val="18"/>
            <w:szCs w:val="18"/>
          </w:rPr>
          <w:t>nt-stop-covid-19.html</w:t>
        </w:r>
      </w:hyperlink>
      <w:r w:rsidR="006E7DD9" w:rsidRPr="00681638">
        <w:rPr>
          <w:rFonts w:ascii="Times New Roman" w:hAnsi="Times New Roman" w:cs="Times New Roman"/>
          <w:sz w:val="18"/>
          <w:szCs w:val="18"/>
        </w:rPr>
        <w:t>&gt;.</w:t>
      </w:r>
    </w:p>
  </w:footnote>
  <w:footnote w:id="88">
    <w:p w14:paraId="03A95A38" w14:textId="3900944E" w:rsidR="0028170C" w:rsidRPr="00917706" w:rsidRDefault="0028170C" w:rsidP="000F5192">
      <w:pPr>
        <w:pStyle w:val="FootnoteText"/>
        <w:rPr>
          <w:rFonts w:ascii="Times New Roman" w:hAnsi="Times New Roman" w:cs="Times New Roman"/>
          <w:sz w:val="18"/>
          <w:szCs w:val="18"/>
          <w:lang w:val="en-GB"/>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EF700B" w:rsidRPr="00681638">
        <w:rPr>
          <w:rFonts w:ascii="Times New Roman" w:hAnsi="Times New Roman" w:cs="Times New Roman"/>
          <w:sz w:val="18"/>
          <w:szCs w:val="18"/>
        </w:rPr>
        <w:t>Tonda MacCharles</w:t>
      </w:r>
      <w:r w:rsidR="006E7DD9" w:rsidRPr="00681638">
        <w:rPr>
          <w:rFonts w:ascii="Times New Roman" w:hAnsi="Times New Roman" w:cs="Times New Roman"/>
          <w:sz w:val="18"/>
          <w:szCs w:val="18"/>
        </w:rPr>
        <w:t>,</w:t>
      </w:r>
      <w:r w:rsidR="00BB446B" w:rsidRPr="00681638">
        <w:rPr>
          <w:rFonts w:ascii="Times New Roman" w:hAnsi="Times New Roman" w:cs="Times New Roman"/>
          <w:sz w:val="18"/>
          <w:szCs w:val="18"/>
        </w:rPr>
        <w:t xml:space="preserve"> “</w:t>
      </w:r>
      <w:r w:rsidR="007E3506" w:rsidRPr="00681638">
        <w:rPr>
          <w:rFonts w:ascii="Times New Roman" w:hAnsi="Times New Roman" w:cs="Times New Roman"/>
          <w:sz w:val="18"/>
          <w:szCs w:val="18"/>
          <w:lang w:val="en-GB"/>
        </w:rPr>
        <w:t>'Was it perfect? No': Theresa Tam discusses Canada's early pandemic response</w:t>
      </w:r>
      <w:r w:rsidR="00BB446B" w:rsidRPr="00681638">
        <w:rPr>
          <w:rFonts w:ascii="Times New Roman" w:hAnsi="Times New Roman" w:cs="Times New Roman"/>
          <w:sz w:val="18"/>
          <w:szCs w:val="18"/>
          <w:lang w:val="en-GB"/>
        </w:rPr>
        <w:t>”</w:t>
      </w:r>
      <w:r w:rsidR="006E7DD9" w:rsidRPr="00681638">
        <w:rPr>
          <w:rFonts w:ascii="Times New Roman" w:hAnsi="Times New Roman" w:cs="Times New Roman"/>
          <w:sz w:val="18"/>
          <w:szCs w:val="18"/>
          <w:lang w:val="en-GB"/>
        </w:rPr>
        <w:t>,</w:t>
      </w:r>
      <w:r w:rsidR="00BB446B" w:rsidRPr="00681638">
        <w:rPr>
          <w:rFonts w:ascii="Times New Roman" w:hAnsi="Times New Roman" w:cs="Times New Roman"/>
          <w:sz w:val="18"/>
          <w:szCs w:val="18"/>
          <w:lang w:val="en-GB"/>
        </w:rPr>
        <w:t xml:space="preserve"> </w:t>
      </w:r>
      <w:r w:rsidR="007E3506" w:rsidRPr="00681638">
        <w:rPr>
          <w:rFonts w:ascii="Times New Roman" w:hAnsi="Times New Roman" w:cs="Times New Roman"/>
          <w:i/>
          <w:sz w:val="18"/>
          <w:szCs w:val="18"/>
          <w:lang w:val="en-GB"/>
        </w:rPr>
        <w:t>CBC News</w:t>
      </w:r>
      <w:r w:rsidR="00BB446B" w:rsidRPr="00681638">
        <w:rPr>
          <w:rFonts w:ascii="Times New Roman" w:hAnsi="Times New Roman" w:cs="Times New Roman"/>
          <w:sz w:val="18"/>
          <w:szCs w:val="18"/>
          <w:lang w:val="en-GB"/>
        </w:rPr>
        <w:t xml:space="preserve"> (</w:t>
      </w:r>
      <w:r w:rsidR="006E7DD9" w:rsidRPr="00681638">
        <w:rPr>
          <w:rFonts w:ascii="Times New Roman" w:hAnsi="Times New Roman" w:cs="Times New Roman"/>
          <w:sz w:val="18"/>
          <w:szCs w:val="18"/>
          <w:lang w:val="en-GB"/>
        </w:rPr>
        <w:t xml:space="preserve">12 </w:t>
      </w:r>
      <w:r w:rsidR="00485C7B" w:rsidRPr="00681638">
        <w:rPr>
          <w:rFonts w:ascii="Times New Roman" w:hAnsi="Times New Roman" w:cs="Times New Roman"/>
          <w:sz w:val="18"/>
          <w:szCs w:val="18"/>
          <w:lang w:val="en-GB"/>
        </w:rPr>
        <w:t>March 2020)</w:t>
      </w:r>
      <w:r w:rsidR="006E7DD9" w:rsidRPr="00681638">
        <w:rPr>
          <w:rFonts w:ascii="Times New Roman" w:hAnsi="Times New Roman" w:cs="Times New Roman"/>
          <w:sz w:val="18"/>
          <w:szCs w:val="18"/>
          <w:lang w:val="en-GB"/>
        </w:rPr>
        <w:t>, online</w:t>
      </w:r>
      <w:r w:rsidR="00485C7B" w:rsidRPr="00681638">
        <w:rPr>
          <w:rFonts w:ascii="Times New Roman" w:hAnsi="Times New Roman" w:cs="Times New Roman"/>
          <w:sz w:val="18"/>
          <w:szCs w:val="18"/>
          <w:lang w:val="en-GB"/>
        </w:rPr>
        <w:t xml:space="preserve">: </w:t>
      </w:r>
      <w:r w:rsidR="006E7DD9" w:rsidRPr="00681638">
        <w:rPr>
          <w:rFonts w:ascii="Times New Roman" w:hAnsi="Times New Roman" w:cs="Times New Roman"/>
          <w:sz w:val="18"/>
          <w:szCs w:val="18"/>
          <w:lang w:val="en-GB"/>
        </w:rPr>
        <w:t>&lt;</w:t>
      </w:r>
      <w:hyperlink r:id="rId56" w:history="1">
        <w:r w:rsidR="006E7DD9" w:rsidRPr="00917706">
          <w:rPr>
            <w:rStyle w:val="Hyperlink"/>
            <w:rFonts w:ascii="Times New Roman" w:hAnsi="Times New Roman" w:cs="Times New Roman"/>
            <w:sz w:val="18"/>
            <w:szCs w:val="18"/>
          </w:rPr>
          <w:t>https://www.thestar.c</w:t>
        </w:r>
        <w:bookmarkStart w:id="1407" w:name="_Hlt43205623"/>
        <w:bookmarkStart w:id="1408" w:name="_Hlt43205624"/>
        <w:r w:rsidR="006E7DD9" w:rsidRPr="00917706">
          <w:rPr>
            <w:rStyle w:val="Hyperlink"/>
            <w:rFonts w:ascii="Times New Roman" w:hAnsi="Times New Roman" w:cs="Times New Roman"/>
            <w:sz w:val="18"/>
            <w:szCs w:val="18"/>
          </w:rPr>
          <w:t>o</w:t>
        </w:r>
        <w:bookmarkEnd w:id="1407"/>
        <w:bookmarkEnd w:id="1408"/>
        <w:r w:rsidR="006E7DD9" w:rsidRPr="00917706">
          <w:rPr>
            <w:rStyle w:val="Hyperlink"/>
            <w:rFonts w:ascii="Times New Roman" w:hAnsi="Times New Roman" w:cs="Times New Roman"/>
            <w:sz w:val="18"/>
            <w:szCs w:val="18"/>
          </w:rPr>
          <w:t>m/politics/federal/2020/03/12/after-trump-targets-europe-canadian-officials-say-closing-the-border-wont-stop-covid-19.html</w:t>
        </w:r>
      </w:hyperlink>
      <w:r w:rsidR="006E7DD9" w:rsidRPr="00681638">
        <w:rPr>
          <w:rFonts w:ascii="Times New Roman" w:hAnsi="Times New Roman" w:cs="Times New Roman"/>
          <w:sz w:val="18"/>
          <w:szCs w:val="18"/>
        </w:rPr>
        <w:t>&gt;.</w:t>
      </w:r>
    </w:p>
  </w:footnote>
  <w:footnote w:id="89">
    <w:p w14:paraId="202672D2" w14:textId="40D552E6"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269EF" w:rsidRPr="00681638">
        <w:rPr>
          <w:rFonts w:ascii="Times New Roman" w:hAnsi="Times New Roman" w:cs="Times New Roman"/>
          <w:sz w:val="18"/>
          <w:szCs w:val="18"/>
          <w:lang w:val="en-CA"/>
        </w:rPr>
        <w:t xml:space="preserve">Northwest Territories, Chief Public Health Officer, </w:t>
      </w:r>
      <w:r w:rsidR="00FE4727" w:rsidRPr="00681638">
        <w:rPr>
          <w:rFonts w:ascii="Times New Roman" w:hAnsi="Times New Roman" w:cs="Times New Roman"/>
          <w:i/>
          <w:sz w:val="18"/>
          <w:szCs w:val="18"/>
          <w:lang w:val="en-CA"/>
        </w:rPr>
        <w:t xml:space="preserve">Public Health Order – COVID-19 Travel Restrictions and Self-Isolation Protocol </w:t>
      </w:r>
      <w:r w:rsidR="00FE4727" w:rsidRPr="00681638">
        <w:rPr>
          <w:rFonts w:ascii="Times New Roman" w:hAnsi="Times New Roman" w:cs="Times New Roman"/>
          <w:sz w:val="18"/>
          <w:szCs w:val="18"/>
          <w:lang w:val="en-CA"/>
        </w:rPr>
        <w:t>(</w:t>
      </w:r>
      <w:r w:rsidR="00B269EF" w:rsidRPr="00681638">
        <w:rPr>
          <w:rFonts w:ascii="Times New Roman" w:hAnsi="Times New Roman" w:cs="Times New Roman"/>
          <w:sz w:val="18"/>
          <w:szCs w:val="18"/>
          <w:lang w:val="en-CA"/>
        </w:rPr>
        <w:t xml:space="preserve">Northwest Territories Health: </w:t>
      </w:r>
      <w:r w:rsidR="006E7DD9" w:rsidRPr="00681638">
        <w:rPr>
          <w:rFonts w:ascii="Times New Roman" w:hAnsi="Times New Roman" w:cs="Times New Roman"/>
          <w:sz w:val="18"/>
          <w:szCs w:val="18"/>
          <w:lang w:val="en-CA"/>
        </w:rPr>
        <w:t xml:space="preserve">21 </w:t>
      </w:r>
      <w:r w:rsidR="00403621" w:rsidRPr="00681638">
        <w:rPr>
          <w:rFonts w:ascii="Times New Roman" w:hAnsi="Times New Roman" w:cs="Times New Roman"/>
          <w:sz w:val="18"/>
          <w:szCs w:val="18"/>
          <w:lang w:val="en-CA"/>
        </w:rPr>
        <w:t>March 2020)</w:t>
      </w:r>
      <w:r w:rsidR="006E7DD9" w:rsidRPr="00681638">
        <w:rPr>
          <w:rFonts w:ascii="Times New Roman" w:hAnsi="Times New Roman" w:cs="Times New Roman"/>
          <w:sz w:val="18"/>
          <w:szCs w:val="18"/>
          <w:lang w:val="en-CA"/>
        </w:rPr>
        <w:t>, online</w:t>
      </w:r>
      <w:r w:rsidR="00403621"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7" w:history="1">
        <w:r w:rsidR="006E7DD9" w:rsidRPr="00681638">
          <w:rPr>
            <w:rStyle w:val="Hyperlink"/>
            <w:rFonts w:ascii="Times New Roman" w:hAnsi="Times New Roman" w:cs="Times New Roman"/>
            <w:sz w:val="18"/>
            <w:szCs w:val="18"/>
            <w:lang w:val="en-CA"/>
          </w:rPr>
          <w:t>https://hayriver.com/wp-content/uploads/2020/03/Covid-19-Public-Health-Order-Travel-Restrictions-Self-Isolation-Protocols.pdf</w:t>
        </w:r>
      </w:hyperlink>
      <w:r w:rsidR="006E7DD9" w:rsidRPr="00681638">
        <w:rPr>
          <w:rFonts w:ascii="Times New Roman" w:hAnsi="Times New Roman" w:cs="Times New Roman"/>
          <w:sz w:val="18"/>
          <w:szCs w:val="18"/>
          <w:lang w:val="en-CA"/>
        </w:rPr>
        <w:t>&gt;.</w:t>
      </w:r>
    </w:p>
  </w:footnote>
  <w:footnote w:id="90">
    <w:p w14:paraId="6B1354E3" w14:textId="76B50F5C"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269EF" w:rsidRPr="00681638">
        <w:rPr>
          <w:rFonts w:ascii="Times New Roman" w:hAnsi="Times New Roman" w:cs="Times New Roman"/>
          <w:sz w:val="18"/>
          <w:szCs w:val="18"/>
          <w:lang w:val="en-CA"/>
        </w:rPr>
        <w:t xml:space="preserve">New Brunswick, Minister of Public Safety, </w:t>
      </w:r>
      <w:r w:rsidR="00973DF3" w:rsidRPr="00681638">
        <w:rPr>
          <w:rFonts w:ascii="Times New Roman" w:hAnsi="Times New Roman" w:cs="Times New Roman"/>
          <w:i/>
          <w:sz w:val="18"/>
          <w:szCs w:val="18"/>
          <w:lang w:val="en-CA"/>
        </w:rPr>
        <w:t>Renewed and Revised Mandatory Order COVID-19</w:t>
      </w:r>
      <w:r w:rsidR="00973DF3" w:rsidRPr="00681638">
        <w:rPr>
          <w:rFonts w:ascii="Times New Roman" w:hAnsi="Times New Roman" w:cs="Times New Roman"/>
          <w:sz w:val="18"/>
          <w:szCs w:val="18"/>
          <w:lang w:val="en-CA"/>
        </w:rPr>
        <w:t xml:space="preserve"> (</w:t>
      </w:r>
      <w:r w:rsidR="00B269EF" w:rsidRPr="00681638">
        <w:rPr>
          <w:rFonts w:ascii="Times New Roman" w:hAnsi="Times New Roman" w:cs="Times New Roman"/>
          <w:sz w:val="18"/>
          <w:szCs w:val="18"/>
          <w:lang w:val="en-CA"/>
        </w:rPr>
        <w:t xml:space="preserve">New Brunswick Public Safety: </w:t>
      </w:r>
      <w:r w:rsidR="006E7DD9" w:rsidRPr="00681638">
        <w:rPr>
          <w:rFonts w:ascii="Times New Roman" w:hAnsi="Times New Roman" w:cs="Times New Roman"/>
          <w:sz w:val="18"/>
          <w:szCs w:val="18"/>
          <w:lang w:val="en-CA"/>
        </w:rPr>
        <w:t xml:space="preserve">29 </w:t>
      </w:r>
      <w:r w:rsidR="004E408B" w:rsidRPr="00681638">
        <w:rPr>
          <w:rFonts w:ascii="Times New Roman" w:hAnsi="Times New Roman" w:cs="Times New Roman"/>
          <w:sz w:val="18"/>
          <w:szCs w:val="18"/>
          <w:lang w:val="en-CA"/>
        </w:rPr>
        <w:t>Ma</w:t>
      </w:r>
      <w:r w:rsidR="00306F84" w:rsidRPr="00681638">
        <w:rPr>
          <w:rFonts w:ascii="Times New Roman" w:hAnsi="Times New Roman" w:cs="Times New Roman"/>
          <w:sz w:val="18"/>
          <w:szCs w:val="18"/>
          <w:lang w:val="en-CA"/>
        </w:rPr>
        <w:t>y 2020)</w:t>
      </w:r>
      <w:r w:rsidR="006E7DD9" w:rsidRPr="00681638">
        <w:rPr>
          <w:rFonts w:ascii="Times New Roman" w:hAnsi="Times New Roman" w:cs="Times New Roman"/>
          <w:sz w:val="18"/>
          <w:szCs w:val="18"/>
          <w:lang w:val="en-CA"/>
        </w:rPr>
        <w:t>, online</w:t>
      </w:r>
      <w:r w:rsidR="00306F84" w:rsidRPr="00681638">
        <w:rPr>
          <w:rFonts w:ascii="Times New Roman" w:hAnsi="Times New Roman" w:cs="Times New Roman"/>
          <w:sz w:val="18"/>
          <w:szCs w:val="18"/>
          <w:lang w:val="en-CA"/>
        </w:rPr>
        <w:t xml:space="preserve">: </w:t>
      </w:r>
      <w:r w:rsidR="006E7DD9" w:rsidRPr="00681638">
        <w:rPr>
          <w:rFonts w:ascii="Times New Roman" w:hAnsi="Times New Roman" w:cs="Times New Roman"/>
          <w:sz w:val="18"/>
          <w:szCs w:val="18"/>
          <w:lang w:val="en-CA"/>
        </w:rPr>
        <w:t>&lt;</w:t>
      </w:r>
      <w:hyperlink r:id="rId58" w:history="1">
        <w:r w:rsidR="00545B01" w:rsidRPr="00681638">
          <w:rPr>
            <w:rStyle w:val="Hyperlink"/>
            <w:rFonts w:ascii="Times New Roman" w:hAnsi="Times New Roman" w:cs="Times New Roman"/>
            <w:sz w:val="18"/>
            <w:szCs w:val="18"/>
            <w:lang w:val="en-CA"/>
          </w:rPr>
          <w:t>https://www2.gnb.ca/content/dam/gnb/Corporate/pdf/EmergencyUrgence19.pdf</w:t>
        </w:r>
      </w:hyperlink>
      <w:r w:rsidR="006E7DD9" w:rsidRPr="00681638">
        <w:rPr>
          <w:rFonts w:ascii="Times New Roman" w:hAnsi="Times New Roman" w:cs="Times New Roman"/>
          <w:sz w:val="18"/>
          <w:szCs w:val="18"/>
          <w:lang w:val="en-CA"/>
        </w:rPr>
        <w:t>&gt;.</w:t>
      </w:r>
    </w:p>
  </w:footnote>
  <w:footnote w:id="91">
    <w:p w14:paraId="54BDDD70" w14:textId="7CD5746E"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23486" w:rsidRPr="00681638">
        <w:rPr>
          <w:rFonts w:ascii="Times New Roman" w:hAnsi="Times New Roman" w:cs="Times New Roman"/>
          <w:sz w:val="18"/>
          <w:szCs w:val="18"/>
          <w:lang w:val="en-CA"/>
        </w:rPr>
        <w:t xml:space="preserve">Newfoundland and Labrador, Chief Medical Officer of Health, </w:t>
      </w:r>
      <w:r w:rsidR="00112E09" w:rsidRPr="00681638">
        <w:rPr>
          <w:rFonts w:ascii="Times New Roman" w:hAnsi="Times New Roman" w:cs="Times New Roman"/>
          <w:i/>
          <w:sz w:val="18"/>
          <w:szCs w:val="18"/>
          <w:lang w:val="en-CA"/>
        </w:rPr>
        <w:t>Special Measures Order (Travel) Made pursuant to Section 28 of the</w:t>
      </w:r>
      <w:r w:rsidR="00112E09" w:rsidRPr="00681638">
        <w:rPr>
          <w:rFonts w:ascii="Times New Roman" w:hAnsi="Times New Roman" w:cs="Times New Roman"/>
          <w:sz w:val="18"/>
          <w:szCs w:val="18"/>
          <w:lang w:val="en-CA"/>
        </w:rPr>
        <w:t xml:space="preserve"> Public Health Protection and Promotion Act (</w:t>
      </w:r>
      <w:r w:rsidR="00923486" w:rsidRPr="00681638">
        <w:rPr>
          <w:rFonts w:ascii="Times New Roman" w:hAnsi="Times New Roman" w:cs="Times New Roman"/>
          <w:sz w:val="18"/>
          <w:szCs w:val="18"/>
          <w:lang w:val="en-CA"/>
        </w:rPr>
        <w:t xml:space="preserve">Newfoundland and Labrador Health: </w:t>
      </w:r>
      <w:r w:rsidR="00545B01" w:rsidRPr="00681638">
        <w:rPr>
          <w:rFonts w:ascii="Times New Roman" w:hAnsi="Times New Roman" w:cs="Times New Roman"/>
          <w:sz w:val="18"/>
          <w:szCs w:val="18"/>
          <w:lang w:val="en-CA"/>
        </w:rPr>
        <w:t xml:space="preserve">15 </w:t>
      </w:r>
      <w:r w:rsidR="00112E09" w:rsidRPr="00681638">
        <w:rPr>
          <w:rFonts w:ascii="Times New Roman" w:hAnsi="Times New Roman" w:cs="Times New Roman"/>
          <w:sz w:val="18"/>
          <w:szCs w:val="18"/>
          <w:lang w:val="en-CA"/>
        </w:rPr>
        <w:t>May 2020)</w:t>
      </w:r>
      <w:r w:rsidR="00545B01" w:rsidRPr="00681638">
        <w:rPr>
          <w:rFonts w:ascii="Times New Roman" w:hAnsi="Times New Roman" w:cs="Times New Roman"/>
          <w:sz w:val="18"/>
          <w:szCs w:val="18"/>
          <w:lang w:val="en-CA"/>
        </w:rPr>
        <w:t>, online: &lt;</w:t>
      </w:r>
      <w:hyperlink r:id="rId59" w:history="1">
        <w:r w:rsidR="00112E09" w:rsidRPr="00681638">
          <w:rPr>
            <w:rStyle w:val="Hyperlink"/>
            <w:rFonts w:ascii="Times New Roman" w:hAnsi="Times New Roman" w:cs="Times New Roman"/>
            <w:sz w:val="18"/>
            <w:szCs w:val="18"/>
            <w:lang w:val="en-CA"/>
          </w:rPr>
          <w:t>https://www.gov.nl.ca/covid-19/files/Special-Measures-Order-Travel-May-15-2020.pdf</w:t>
        </w:r>
      </w:hyperlink>
      <w:r w:rsidR="00112E09" w:rsidRPr="00681638">
        <w:rPr>
          <w:rFonts w:ascii="Times New Roman" w:hAnsi="Times New Roman" w:cs="Times New Roman"/>
          <w:sz w:val="18"/>
          <w:szCs w:val="18"/>
          <w:lang w:val="en-CA"/>
        </w:rPr>
        <w:t>.</w:t>
      </w:r>
      <w:r w:rsidR="00545B01" w:rsidRPr="00681638">
        <w:rPr>
          <w:rFonts w:ascii="Times New Roman" w:hAnsi="Times New Roman" w:cs="Times New Roman"/>
          <w:sz w:val="18"/>
          <w:szCs w:val="18"/>
          <w:lang w:val="en-CA"/>
        </w:rPr>
        <w:t>&gt;</w:t>
      </w:r>
    </w:p>
  </w:footnote>
  <w:footnote w:id="92">
    <w:p w14:paraId="690AAB52" w14:textId="74EA4B53"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2A6475" w:rsidRPr="00917706">
        <w:rPr>
          <w:rFonts w:ascii="Times New Roman" w:hAnsi="Times New Roman" w:cs="Times New Roman"/>
          <w:sz w:val="18"/>
          <w:szCs w:val="18"/>
          <w:lang w:val="en-CA"/>
        </w:rPr>
        <w:t xml:space="preserve">Nunavut, Chief Public Health Officer, </w:t>
      </w:r>
      <w:r w:rsidR="00545B01" w:rsidRPr="00681638">
        <w:rPr>
          <w:rFonts w:ascii="Times New Roman" w:hAnsi="Times New Roman" w:cs="Times New Roman"/>
          <w:i/>
          <w:iCs/>
          <w:sz w:val="18"/>
          <w:szCs w:val="18"/>
          <w:lang w:val="en-CA"/>
        </w:rPr>
        <w:t>Public Health Act</w:t>
      </w:r>
      <w:r w:rsidR="00526F1D" w:rsidRPr="00681638">
        <w:rPr>
          <w:rFonts w:ascii="Times New Roman" w:hAnsi="Times New Roman" w:cs="Times New Roman"/>
          <w:i/>
          <w:iCs/>
          <w:sz w:val="18"/>
          <w:szCs w:val="18"/>
          <w:lang w:val="en-CA"/>
        </w:rPr>
        <w:t xml:space="preserve">, </w:t>
      </w:r>
      <w:r w:rsidR="00526F1D" w:rsidRPr="00681638">
        <w:rPr>
          <w:rFonts w:ascii="Times New Roman" w:hAnsi="Times New Roman" w:cs="Times New Roman"/>
          <w:i/>
          <w:sz w:val="18"/>
          <w:szCs w:val="18"/>
          <w:lang w:val="en-CA"/>
        </w:rPr>
        <w:t>S. Nu. 2016, c. 13</w:t>
      </w:r>
      <w:r w:rsidR="0010659A" w:rsidRPr="00681638">
        <w:rPr>
          <w:rFonts w:ascii="Times New Roman" w:hAnsi="Times New Roman" w:cs="Times New Roman"/>
          <w:i/>
          <w:sz w:val="18"/>
          <w:szCs w:val="18"/>
          <w:lang w:val="en-CA"/>
        </w:rPr>
        <w:t xml:space="preserve"> </w:t>
      </w:r>
      <w:r w:rsidR="00545B01" w:rsidRPr="00681638">
        <w:rPr>
          <w:rFonts w:ascii="Times New Roman" w:hAnsi="Times New Roman" w:cs="Times New Roman"/>
          <w:i/>
          <w:sz w:val="18"/>
          <w:szCs w:val="18"/>
          <w:lang w:val="en-CA"/>
        </w:rPr>
        <w:t>–</w:t>
      </w:r>
      <w:r w:rsidR="00526F1D" w:rsidRPr="00681638">
        <w:rPr>
          <w:rFonts w:ascii="Times New Roman" w:hAnsi="Times New Roman" w:cs="Times New Roman"/>
          <w:i/>
          <w:sz w:val="18"/>
          <w:szCs w:val="18"/>
          <w:lang w:val="en-CA"/>
        </w:rPr>
        <w:t xml:space="preserve"> </w:t>
      </w:r>
      <w:r w:rsidR="00B560A1" w:rsidRPr="00681638">
        <w:rPr>
          <w:rFonts w:ascii="Times New Roman" w:hAnsi="Times New Roman" w:cs="Times New Roman"/>
          <w:i/>
          <w:sz w:val="18"/>
          <w:szCs w:val="18"/>
          <w:lang w:val="en-CA"/>
        </w:rPr>
        <w:t>Travel Restriction Order</w:t>
      </w:r>
      <w:r w:rsidR="00526F1D" w:rsidRPr="00681638">
        <w:rPr>
          <w:rFonts w:ascii="Times New Roman" w:hAnsi="Times New Roman" w:cs="Times New Roman"/>
          <w:i/>
          <w:sz w:val="18"/>
          <w:szCs w:val="18"/>
          <w:lang w:val="en-CA"/>
        </w:rPr>
        <w:t xml:space="preserve"> </w:t>
      </w:r>
      <w:r w:rsidR="00526F1D" w:rsidRPr="00681638">
        <w:rPr>
          <w:rFonts w:ascii="Times New Roman" w:hAnsi="Times New Roman" w:cs="Times New Roman"/>
          <w:sz w:val="18"/>
          <w:szCs w:val="18"/>
          <w:lang w:val="en-CA"/>
        </w:rPr>
        <w:t>(</w:t>
      </w:r>
      <w:r w:rsidR="0022481F" w:rsidRPr="00917706">
        <w:rPr>
          <w:rFonts w:ascii="Times New Roman" w:hAnsi="Times New Roman" w:cs="Times New Roman"/>
          <w:sz w:val="18"/>
          <w:szCs w:val="18"/>
          <w:lang w:val="en-CA"/>
        </w:rPr>
        <w:t xml:space="preserve">Nunavut Health: </w:t>
      </w:r>
      <w:r w:rsidR="00545B01" w:rsidRPr="00681638">
        <w:rPr>
          <w:rFonts w:ascii="Times New Roman" w:hAnsi="Times New Roman" w:cs="Times New Roman"/>
          <w:sz w:val="18"/>
          <w:szCs w:val="18"/>
          <w:lang w:val="en-CA"/>
        </w:rPr>
        <w:t xml:space="preserve">20 </w:t>
      </w:r>
      <w:r w:rsidR="0010659A" w:rsidRPr="00681638">
        <w:rPr>
          <w:rFonts w:ascii="Times New Roman" w:hAnsi="Times New Roman" w:cs="Times New Roman"/>
          <w:sz w:val="18"/>
          <w:szCs w:val="18"/>
          <w:lang w:val="en-CA"/>
        </w:rPr>
        <w:t>March 2020)</w:t>
      </w:r>
      <w:r w:rsidR="00545B01" w:rsidRPr="00681638">
        <w:rPr>
          <w:rFonts w:ascii="Times New Roman" w:hAnsi="Times New Roman" w:cs="Times New Roman"/>
          <w:sz w:val="18"/>
          <w:szCs w:val="18"/>
          <w:lang w:val="en-CA"/>
        </w:rPr>
        <w:t>, online</w:t>
      </w:r>
      <w:r w:rsidR="0010659A"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&lt;</w:t>
      </w:r>
      <w:hyperlink r:id="rId60" w:history="1">
        <w:r w:rsidR="00545B01" w:rsidRPr="00681638">
          <w:rPr>
            <w:rStyle w:val="Hyperlink"/>
            <w:rFonts w:ascii="Times New Roman" w:hAnsi="Times New Roman" w:cs="Times New Roman"/>
            <w:sz w:val="18"/>
            <w:szCs w:val="18"/>
            <w:lang w:val="en-CA"/>
          </w:rPr>
          <w:t>https://www.gov.nu.ca/sites/default/files/order_re_travel_to_nunavut_final_v5signed.pdf</w:t>
        </w:r>
      </w:hyperlink>
      <w:r w:rsidR="00545B01" w:rsidRPr="00681638">
        <w:rPr>
          <w:rFonts w:ascii="Times New Roman" w:hAnsi="Times New Roman" w:cs="Times New Roman"/>
          <w:sz w:val="18"/>
          <w:szCs w:val="18"/>
          <w:lang w:val="en-CA"/>
        </w:rPr>
        <w:t>&gt;.</w:t>
      </w:r>
    </w:p>
  </w:footnote>
  <w:footnote w:id="93">
    <w:p w14:paraId="5996F878" w14:textId="143587E6"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C57E1" w:rsidRPr="00917706">
        <w:rPr>
          <w:rFonts w:ascii="Times New Roman" w:hAnsi="Times New Roman" w:cs="Times New Roman"/>
          <w:sz w:val="18"/>
          <w:szCs w:val="18"/>
          <w:lang w:val="en-CA"/>
        </w:rPr>
        <w:t xml:space="preserve">Nova Scotia, </w:t>
      </w:r>
      <w:r w:rsidR="003D1BE3" w:rsidRPr="00917706">
        <w:rPr>
          <w:rFonts w:ascii="Times New Roman" w:hAnsi="Times New Roman" w:cs="Times New Roman"/>
          <w:sz w:val="18"/>
          <w:szCs w:val="18"/>
          <w:lang w:val="en-CA"/>
        </w:rPr>
        <w:t>Minister of Municipal Affairs and Housing</w:t>
      </w:r>
      <w:r w:rsidR="00BC57E1" w:rsidRPr="00917706">
        <w:rPr>
          <w:rFonts w:ascii="Times New Roman" w:hAnsi="Times New Roman" w:cs="Times New Roman"/>
          <w:sz w:val="18"/>
          <w:szCs w:val="18"/>
          <w:lang w:val="en-CA"/>
        </w:rPr>
        <w:t>,</w:t>
      </w:r>
      <w:r w:rsidR="00BC57E1" w:rsidRPr="00681638">
        <w:rPr>
          <w:rFonts w:ascii="Times New Roman" w:hAnsi="Times New Roman" w:cs="Times New Roman"/>
          <w:sz w:val="18"/>
          <w:szCs w:val="18"/>
          <w:lang w:val="en-CA"/>
        </w:rPr>
        <w:t xml:space="preserve"> </w:t>
      </w:r>
      <w:r w:rsidR="005C4EE4" w:rsidRPr="00681638">
        <w:rPr>
          <w:rFonts w:ascii="Times New Roman" w:hAnsi="Times New Roman" w:cs="Times New Roman"/>
          <w:i/>
          <w:sz w:val="18"/>
          <w:szCs w:val="18"/>
          <w:lang w:val="en-CA"/>
        </w:rPr>
        <w:t xml:space="preserve">Direction of the Minister under a Declared State of Emergency </w:t>
      </w:r>
      <w:r w:rsidR="005C4EE4" w:rsidRPr="00681638">
        <w:rPr>
          <w:rFonts w:ascii="Times New Roman" w:hAnsi="Times New Roman" w:cs="Times New Roman"/>
          <w:sz w:val="18"/>
          <w:szCs w:val="18"/>
          <w:lang w:val="en-CA"/>
        </w:rPr>
        <w:t>(</w:t>
      </w:r>
      <w:r w:rsidR="00545B01" w:rsidRPr="00681638">
        <w:rPr>
          <w:rFonts w:ascii="Times New Roman" w:hAnsi="Times New Roman" w:cs="Times New Roman"/>
          <w:sz w:val="18"/>
          <w:szCs w:val="18"/>
          <w:lang w:val="en-CA"/>
        </w:rPr>
        <w:t xml:space="preserve">27 </w:t>
      </w:r>
      <w:r w:rsidR="00065938" w:rsidRPr="00681638">
        <w:rPr>
          <w:rFonts w:ascii="Times New Roman" w:hAnsi="Times New Roman" w:cs="Times New Roman"/>
          <w:sz w:val="18"/>
          <w:szCs w:val="18"/>
          <w:lang w:val="en-CA"/>
        </w:rPr>
        <w:t>March 2020)</w:t>
      </w:r>
      <w:r w:rsidR="00545B01" w:rsidRPr="00681638">
        <w:rPr>
          <w:rFonts w:ascii="Times New Roman" w:hAnsi="Times New Roman" w:cs="Times New Roman"/>
          <w:sz w:val="18"/>
          <w:szCs w:val="18"/>
          <w:lang w:val="en-CA"/>
        </w:rPr>
        <w:t>,</w:t>
      </w:r>
      <w:r w:rsidR="00065938"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online</w:t>
      </w:r>
      <w:r w:rsidR="00065938"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&lt;</w:t>
      </w:r>
      <w:hyperlink r:id="rId61" w:history="1">
        <w:r w:rsidR="00545B01" w:rsidRPr="00681638">
          <w:rPr>
            <w:rStyle w:val="Hyperlink"/>
            <w:rFonts w:ascii="Times New Roman" w:hAnsi="Times New Roman" w:cs="Times New Roman"/>
            <w:sz w:val="18"/>
            <w:szCs w:val="18"/>
            <w:lang w:val="en-CA"/>
          </w:rPr>
          <w:t>https://novascotia.ca/coronavirus/docs/Direction-of-Minister-under-a-Declared-State-of-Emergency.pdf</w:t>
        </w:r>
      </w:hyperlink>
      <w:r w:rsidR="00545B01" w:rsidRPr="00681638">
        <w:rPr>
          <w:rFonts w:ascii="Times New Roman" w:hAnsi="Times New Roman" w:cs="Times New Roman"/>
          <w:sz w:val="18"/>
          <w:szCs w:val="18"/>
          <w:lang w:val="en-CA"/>
        </w:rPr>
        <w:t>&gt;.</w:t>
      </w:r>
    </w:p>
  </w:footnote>
  <w:footnote w:id="94">
    <w:p w14:paraId="3FA65B9E" w14:textId="7D78D1CC" w:rsidR="00D60545" w:rsidRPr="00917706" w:rsidRDefault="00D60545" w:rsidP="000F5192">
      <w:pPr>
        <w:pStyle w:val="FootnoteText"/>
        <w:rPr>
          <w:rFonts w:ascii="Times New Roman" w:hAnsi="Times New Roman" w:cs="Times New Roman"/>
          <w:sz w:val="18"/>
          <w:szCs w:val="18"/>
          <w:highlight w:val="yellow"/>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EB0FA7" w:rsidRPr="00917706">
        <w:rPr>
          <w:rFonts w:ascii="Times New Roman" w:hAnsi="Times New Roman" w:cs="Times New Roman"/>
          <w:sz w:val="18"/>
          <w:szCs w:val="18"/>
          <w:lang w:val="en-CA"/>
        </w:rPr>
        <w:t xml:space="preserve">Prince Edward Island, </w:t>
      </w:r>
      <w:r w:rsidR="00F15659" w:rsidRPr="00917706">
        <w:rPr>
          <w:rFonts w:ascii="Times New Roman" w:hAnsi="Times New Roman" w:cs="Times New Roman"/>
          <w:sz w:val="18"/>
          <w:szCs w:val="18"/>
          <w:lang w:val="en-CA"/>
        </w:rPr>
        <w:t>Minister of Justice and Public Safety,</w:t>
      </w:r>
      <w:r w:rsidR="00F15659" w:rsidRPr="00681638">
        <w:rPr>
          <w:rFonts w:ascii="Times New Roman" w:hAnsi="Times New Roman" w:cs="Times New Roman"/>
          <w:sz w:val="18"/>
          <w:szCs w:val="18"/>
          <w:lang w:val="en-CA"/>
        </w:rPr>
        <w:t xml:space="preserve"> </w:t>
      </w:r>
      <w:r w:rsidR="00E74290" w:rsidRPr="00681638">
        <w:rPr>
          <w:rFonts w:ascii="Times New Roman" w:hAnsi="Times New Roman" w:cs="Times New Roman"/>
          <w:i/>
          <w:sz w:val="18"/>
          <w:szCs w:val="18"/>
          <w:lang w:val="en-CA"/>
        </w:rPr>
        <w:t>MINISTERIAL ORDER</w:t>
      </w:r>
      <w:r w:rsidR="00E74290" w:rsidRPr="00681638">
        <w:rPr>
          <w:rFonts w:ascii="Times New Roman" w:hAnsi="Times New Roman" w:cs="Times New Roman"/>
          <w:sz w:val="18"/>
          <w:szCs w:val="18"/>
          <w:lang w:val="en-CA"/>
        </w:rPr>
        <w:t xml:space="preserve"> </w:t>
      </w:r>
      <w:r w:rsidR="00E74290" w:rsidRPr="00681638">
        <w:rPr>
          <w:rFonts w:ascii="Times New Roman" w:hAnsi="Times New Roman" w:cs="Times New Roman"/>
          <w:i/>
          <w:sz w:val="18"/>
          <w:szCs w:val="18"/>
          <w:lang w:val="en-CA"/>
        </w:rPr>
        <w:t xml:space="preserve">in the matter of the </w:t>
      </w:r>
      <w:r w:rsidR="00E74290" w:rsidRPr="00681638">
        <w:rPr>
          <w:rFonts w:ascii="Times New Roman" w:hAnsi="Times New Roman" w:cs="Times New Roman"/>
          <w:sz w:val="18"/>
          <w:szCs w:val="18"/>
          <w:lang w:val="en-CA"/>
        </w:rPr>
        <w:t xml:space="preserve">Emergency Measures Act </w:t>
      </w:r>
      <w:r w:rsidR="00E74290" w:rsidRPr="00681638">
        <w:rPr>
          <w:rFonts w:ascii="Times New Roman" w:hAnsi="Times New Roman" w:cs="Times New Roman"/>
          <w:i/>
          <w:sz w:val="18"/>
          <w:szCs w:val="18"/>
          <w:lang w:val="en-CA"/>
        </w:rPr>
        <w:t>and in the matter of a declaration of a Provincial State of Emergency</w:t>
      </w:r>
      <w:r w:rsidR="00065E78" w:rsidRPr="00681638">
        <w:rPr>
          <w:rFonts w:ascii="Times New Roman" w:hAnsi="Times New Roman" w:cs="Times New Roman"/>
          <w:sz w:val="18"/>
          <w:szCs w:val="18"/>
          <w:lang w:val="en-CA" w:eastAsia="zh-CN"/>
        </w:rPr>
        <w:t xml:space="preserve"> (</w:t>
      </w:r>
      <w:r w:rsidR="00F15659" w:rsidRPr="00917706">
        <w:rPr>
          <w:rFonts w:ascii="Times New Roman" w:hAnsi="Times New Roman" w:cs="Times New Roman"/>
          <w:sz w:val="18"/>
          <w:szCs w:val="18"/>
          <w:lang w:val="en-CA" w:eastAsia="zh-CN"/>
        </w:rPr>
        <w:t xml:space="preserve">Government of Prince Edward Island: </w:t>
      </w:r>
      <w:r w:rsidR="00545B01" w:rsidRPr="00681638">
        <w:rPr>
          <w:rFonts w:ascii="Times New Roman" w:hAnsi="Times New Roman" w:cs="Times New Roman"/>
          <w:sz w:val="18"/>
          <w:szCs w:val="18"/>
          <w:lang w:val="en-CA" w:eastAsia="zh-CN"/>
        </w:rPr>
        <w:t xml:space="preserve">30 </w:t>
      </w:r>
      <w:r w:rsidR="00065E78" w:rsidRPr="00681638">
        <w:rPr>
          <w:rFonts w:ascii="Times New Roman" w:hAnsi="Times New Roman" w:cs="Times New Roman"/>
          <w:sz w:val="18"/>
          <w:szCs w:val="18"/>
          <w:lang w:val="en-CA" w:eastAsia="zh-CN"/>
        </w:rPr>
        <w:t>April 2020)</w:t>
      </w:r>
      <w:r w:rsidR="00545B01" w:rsidRPr="00681638">
        <w:rPr>
          <w:rFonts w:ascii="Times New Roman" w:hAnsi="Times New Roman" w:cs="Times New Roman"/>
          <w:sz w:val="18"/>
          <w:szCs w:val="18"/>
          <w:lang w:val="en-CA" w:eastAsia="zh-CN"/>
        </w:rPr>
        <w:t>, online:</w:t>
      </w:r>
      <w:r w:rsidR="00065E78" w:rsidRPr="00681638">
        <w:rPr>
          <w:rFonts w:ascii="Times New Roman" w:hAnsi="Times New Roman" w:cs="Times New Roman"/>
          <w:sz w:val="18"/>
          <w:szCs w:val="18"/>
          <w:lang w:val="en-CA" w:eastAsia="zh-CN"/>
        </w:rPr>
        <w:t xml:space="preserve"> </w:t>
      </w:r>
      <w:r w:rsidR="00545B01" w:rsidRPr="00681638">
        <w:rPr>
          <w:rFonts w:ascii="Times New Roman" w:hAnsi="Times New Roman" w:cs="Times New Roman"/>
          <w:sz w:val="18"/>
          <w:szCs w:val="18"/>
          <w:lang w:val="en-CA" w:eastAsia="zh-CN"/>
        </w:rPr>
        <w:t>&lt;</w:t>
      </w:r>
      <w:hyperlink r:id="rId62" w:history="1">
        <w:r w:rsidR="00545B01" w:rsidRPr="00681638">
          <w:rPr>
            <w:rStyle w:val="Hyperlink"/>
            <w:rFonts w:ascii="Times New Roman" w:hAnsi="Times New Roman" w:cs="Times New Roman"/>
            <w:sz w:val="18"/>
            <w:szCs w:val="18"/>
            <w:lang w:val="en-CA"/>
          </w:rPr>
          <w:t>https://www.princeedwardisland.ca/sites/default/files/publications/jpsminorderapril30.pdf</w:t>
        </w:r>
      </w:hyperlink>
      <w:r w:rsidR="00545B01" w:rsidRPr="00681638">
        <w:rPr>
          <w:rFonts w:ascii="Times New Roman" w:hAnsi="Times New Roman" w:cs="Times New Roman"/>
          <w:sz w:val="18"/>
          <w:szCs w:val="18"/>
          <w:lang w:val="en-CA"/>
        </w:rPr>
        <w:t>&gt;.</w:t>
      </w:r>
    </w:p>
  </w:footnote>
  <w:footnote w:id="95">
    <w:p w14:paraId="66ABA19C" w14:textId="5EE7E445"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E6D47" w:rsidRPr="00917706">
        <w:rPr>
          <w:rFonts w:ascii="Times New Roman" w:hAnsi="Times New Roman" w:cs="Times New Roman"/>
          <w:sz w:val="18"/>
          <w:szCs w:val="18"/>
          <w:lang w:val="en-CA"/>
        </w:rPr>
        <w:t xml:space="preserve">Quebec, </w:t>
      </w:r>
      <w:r w:rsidR="009A7C67" w:rsidRPr="00917706">
        <w:rPr>
          <w:rFonts w:ascii="Times New Roman" w:hAnsi="Times New Roman" w:cs="Times New Roman"/>
          <w:sz w:val="18"/>
          <w:szCs w:val="18"/>
          <w:lang w:val="en-CA"/>
        </w:rPr>
        <w:t>Minister of Health and Social Services,</w:t>
      </w:r>
      <w:r w:rsidR="009A7C67" w:rsidRPr="00681638">
        <w:rPr>
          <w:rFonts w:ascii="Times New Roman" w:hAnsi="Times New Roman" w:cs="Times New Roman"/>
          <w:sz w:val="18"/>
          <w:szCs w:val="18"/>
          <w:lang w:val="en-CA"/>
        </w:rPr>
        <w:t xml:space="preserve"> </w:t>
      </w:r>
      <w:r w:rsidR="00CB044B" w:rsidRPr="00681638">
        <w:rPr>
          <w:rFonts w:ascii="Times New Roman" w:hAnsi="Times New Roman" w:cs="Times New Roman"/>
          <w:i/>
          <w:sz w:val="18"/>
          <w:szCs w:val="18"/>
          <w:lang w:val="en-CA"/>
        </w:rPr>
        <w:t xml:space="preserve">Ministerial Order 2020-011 of the Minister of Health and Social Services dated 28 March 2020 </w:t>
      </w:r>
      <w:r w:rsidR="00CB044B" w:rsidRPr="00681638">
        <w:rPr>
          <w:rFonts w:ascii="Times New Roman" w:hAnsi="Times New Roman" w:cs="Times New Roman"/>
          <w:sz w:val="18"/>
          <w:szCs w:val="18"/>
          <w:lang w:val="en-CA"/>
        </w:rPr>
        <w:t>(</w:t>
      </w:r>
      <w:r w:rsidR="009A7C67" w:rsidRPr="00917706">
        <w:rPr>
          <w:rFonts w:ascii="Times New Roman" w:hAnsi="Times New Roman" w:cs="Times New Roman"/>
          <w:sz w:val="18"/>
          <w:szCs w:val="18"/>
          <w:lang w:val="en-CA"/>
        </w:rPr>
        <w:t xml:space="preserve">Quebec Health: </w:t>
      </w:r>
      <w:r w:rsidR="00545B01" w:rsidRPr="00681638">
        <w:rPr>
          <w:rFonts w:ascii="Times New Roman" w:hAnsi="Times New Roman" w:cs="Times New Roman"/>
          <w:sz w:val="18"/>
          <w:szCs w:val="18"/>
          <w:lang w:val="en-CA"/>
        </w:rPr>
        <w:t xml:space="preserve">28 </w:t>
      </w:r>
      <w:r w:rsidR="00CB044B" w:rsidRPr="00681638">
        <w:rPr>
          <w:rFonts w:ascii="Times New Roman" w:hAnsi="Times New Roman" w:cs="Times New Roman"/>
          <w:sz w:val="18"/>
          <w:szCs w:val="18"/>
          <w:lang w:val="en-CA"/>
        </w:rPr>
        <w:t>March</w:t>
      </w:r>
      <w:r w:rsidR="00545B01" w:rsidRPr="00681638">
        <w:rPr>
          <w:rFonts w:ascii="Times New Roman" w:hAnsi="Times New Roman" w:cs="Times New Roman"/>
          <w:sz w:val="18"/>
          <w:szCs w:val="18"/>
          <w:lang w:val="en-CA"/>
        </w:rPr>
        <w:t xml:space="preserve"> </w:t>
      </w:r>
      <w:r w:rsidR="00CB044B" w:rsidRPr="00681638">
        <w:rPr>
          <w:rFonts w:ascii="Times New Roman" w:hAnsi="Times New Roman" w:cs="Times New Roman"/>
          <w:sz w:val="18"/>
          <w:szCs w:val="18"/>
          <w:lang w:val="en-CA"/>
        </w:rPr>
        <w:t>2020)</w:t>
      </w:r>
      <w:r w:rsidR="00545B01" w:rsidRPr="00681638">
        <w:rPr>
          <w:rFonts w:ascii="Times New Roman" w:hAnsi="Times New Roman" w:cs="Times New Roman"/>
          <w:sz w:val="18"/>
          <w:szCs w:val="18"/>
          <w:lang w:val="en-CA"/>
        </w:rPr>
        <w:t>,</w:t>
      </w:r>
      <w:r w:rsidR="00CB044B"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online</w:t>
      </w:r>
      <w:r w:rsidR="00CB044B"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&lt;</w:t>
      </w:r>
      <w:hyperlink r:id="rId63" w:history="1">
        <w:r w:rsidR="00545B01" w:rsidRPr="00681638">
          <w:rPr>
            <w:rStyle w:val="Hyperlink"/>
            <w:rFonts w:ascii="Times New Roman" w:hAnsi="Times New Roman" w:cs="Times New Roman"/>
            <w:sz w:val="18"/>
            <w:szCs w:val="18"/>
            <w:lang w:val="en-CA"/>
          </w:rPr>
          <w:t>https://cdn-contenu.quebec.ca/cdn-contenu/adm/min/sante-services-sociaux/publications-adm/lois-reglements/AM_numero_2020-011_anglais.pdf?1585448894</w:t>
        </w:r>
      </w:hyperlink>
      <w:r w:rsidR="00545B01" w:rsidRPr="00681638">
        <w:rPr>
          <w:rFonts w:ascii="Times New Roman" w:hAnsi="Times New Roman" w:cs="Times New Roman"/>
          <w:sz w:val="18"/>
          <w:szCs w:val="18"/>
          <w:lang w:val="en-CA"/>
        </w:rPr>
        <w:t>&gt;.</w:t>
      </w:r>
    </w:p>
  </w:footnote>
  <w:footnote w:id="96">
    <w:p w14:paraId="41FD7BDA" w14:textId="536B7D70"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A7C67" w:rsidRPr="00917706">
        <w:rPr>
          <w:rFonts w:ascii="Times New Roman" w:hAnsi="Times New Roman" w:cs="Times New Roman"/>
          <w:sz w:val="18"/>
          <w:szCs w:val="18"/>
          <w:lang w:val="en-CA"/>
        </w:rPr>
        <w:t xml:space="preserve">Yukon, </w:t>
      </w:r>
      <w:r w:rsidR="00A855A2" w:rsidRPr="00917706">
        <w:rPr>
          <w:rFonts w:ascii="Times New Roman" w:hAnsi="Times New Roman" w:cs="Times New Roman"/>
          <w:sz w:val="18"/>
          <w:szCs w:val="18"/>
          <w:lang w:val="en-CA"/>
        </w:rPr>
        <w:t xml:space="preserve">Minister of Community Services, </w:t>
      </w:r>
      <w:r w:rsidR="00A855A2" w:rsidRPr="00917706">
        <w:rPr>
          <w:rFonts w:ascii="Times New Roman" w:hAnsi="Times New Roman" w:cs="Times New Roman"/>
          <w:i/>
          <w:iCs/>
          <w:sz w:val="18"/>
          <w:szCs w:val="18"/>
          <w:lang w:val="en-CA"/>
        </w:rPr>
        <w:t xml:space="preserve">Ministerial Order 2020/19 </w:t>
      </w:r>
      <w:r w:rsidR="00471BF8" w:rsidRPr="00917706">
        <w:rPr>
          <w:rFonts w:ascii="Times New Roman" w:hAnsi="Times New Roman" w:cs="Times New Roman"/>
          <w:i/>
          <w:iCs/>
          <w:sz w:val="18"/>
          <w:szCs w:val="18"/>
          <w:lang w:val="en-CA"/>
        </w:rPr>
        <w:t>Civil Emergency Measures Border Control Measures COVID-19 Order</w:t>
      </w:r>
      <w:r w:rsidR="00A855A2" w:rsidRPr="00681638">
        <w:rPr>
          <w:rFonts w:ascii="Times New Roman" w:hAnsi="Times New Roman" w:cs="Times New Roman"/>
          <w:sz w:val="18"/>
          <w:szCs w:val="18"/>
          <w:lang w:val="en-CA"/>
        </w:rPr>
        <w:t xml:space="preserve"> </w:t>
      </w:r>
      <w:r w:rsidR="00D14410" w:rsidRPr="00681638">
        <w:rPr>
          <w:rFonts w:ascii="Times New Roman" w:hAnsi="Times New Roman" w:cs="Times New Roman"/>
          <w:sz w:val="18"/>
          <w:szCs w:val="18"/>
          <w:lang w:val="en-CA"/>
        </w:rPr>
        <w:t>(</w:t>
      </w:r>
      <w:r w:rsidR="00471BF8" w:rsidRPr="00917706">
        <w:rPr>
          <w:rFonts w:ascii="Times New Roman" w:hAnsi="Times New Roman" w:cs="Times New Roman"/>
          <w:sz w:val="18"/>
          <w:szCs w:val="18"/>
          <w:lang w:val="en-CA"/>
        </w:rPr>
        <w:t xml:space="preserve">Government of Yukon: </w:t>
      </w:r>
      <w:r w:rsidR="00545B01" w:rsidRPr="00681638">
        <w:rPr>
          <w:rFonts w:ascii="Times New Roman" w:hAnsi="Times New Roman" w:cs="Times New Roman"/>
          <w:sz w:val="18"/>
          <w:szCs w:val="18"/>
          <w:lang w:val="en-CA"/>
        </w:rPr>
        <w:t xml:space="preserve">17 </w:t>
      </w:r>
      <w:r w:rsidR="00D14410" w:rsidRPr="00681638">
        <w:rPr>
          <w:rFonts w:ascii="Times New Roman" w:hAnsi="Times New Roman" w:cs="Times New Roman"/>
          <w:sz w:val="18"/>
          <w:szCs w:val="18"/>
          <w:lang w:val="en-CA"/>
        </w:rPr>
        <w:t>April 2020)</w:t>
      </w:r>
      <w:r w:rsidR="00545B01" w:rsidRPr="00681638">
        <w:rPr>
          <w:rFonts w:ascii="Times New Roman" w:hAnsi="Times New Roman" w:cs="Times New Roman"/>
          <w:sz w:val="18"/>
          <w:szCs w:val="18"/>
          <w:lang w:val="en-CA"/>
        </w:rPr>
        <w:t>,</w:t>
      </w:r>
      <w:r w:rsidR="00D14410"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online</w:t>
      </w:r>
      <w:r w:rsidR="00D14410" w:rsidRPr="00681638">
        <w:rPr>
          <w:rFonts w:ascii="Times New Roman" w:hAnsi="Times New Roman" w:cs="Times New Roman"/>
          <w:sz w:val="18"/>
          <w:szCs w:val="18"/>
          <w:lang w:val="en-CA"/>
        </w:rPr>
        <w:t xml:space="preserve">: </w:t>
      </w:r>
      <w:r w:rsidR="00545B01" w:rsidRPr="00681638">
        <w:rPr>
          <w:rFonts w:ascii="Times New Roman" w:hAnsi="Times New Roman" w:cs="Times New Roman"/>
          <w:sz w:val="18"/>
          <w:szCs w:val="18"/>
          <w:lang w:val="en-CA"/>
        </w:rPr>
        <w:t>&lt;</w:t>
      </w:r>
      <w:hyperlink r:id="rId64" w:history="1">
        <w:r w:rsidR="00545B01" w:rsidRPr="00681638">
          <w:rPr>
            <w:rStyle w:val="Hyperlink"/>
            <w:rFonts w:ascii="Times New Roman" w:hAnsi="Times New Roman" w:cs="Times New Roman"/>
            <w:sz w:val="18"/>
            <w:szCs w:val="18"/>
            <w:lang w:val="en-CA"/>
          </w:rPr>
          <w:t>www.gov.yk.ca/legislation/regs/mo2020_019.pdf</w:t>
        </w:r>
      </w:hyperlink>
      <w:r w:rsidR="00545B01" w:rsidRPr="00681638">
        <w:rPr>
          <w:rFonts w:ascii="Times New Roman" w:hAnsi="Times New Roman" w:cs="Times New Roman"/>
          <w:sz w:val="18"/>
          <w:szCs w:val="18"/>
          <w:lang w:val="en-CA"/>
        </w:rPr>
        <w:t>&gt;.</w:t>
      </w:r>
    </w:p>
  </w:footnote>
  <w:footnote w:id="97">
    <w:p w14:paraId="4021A2F8" w14:textId="58E965A0" w:rsidR="00D60545" w:rsidRPr="00917706" w:rsidRDefault="00D60545" w:rsidP="000F5192">
      <w:pPr>
        <w:pStyle w:val="FootnoteText"/>
        <w:rPr>
          <w:rFonts w:ascii="Times New Roman" w:hAnsi="Times New Roman" w:cs="Times New Roman"/>
          <w:sz w:val="18"/>
          <w:szCs w:val="18"/>
          <w:highlight w:val="yellow"/>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923ED" w:rsidRPr="00681638">
        <w:rPr>
          <w:rFonts w:ascii="Times New Roman" w:hAnsi="Times New Roman" w:cs="Times New Roman"/>
          <w:i/>
          <w:sz w:val="18"/>
          <w:szCs w:val="18"/>
          <w:lang w:val="en-CA"/>
        </w:rPr>
        <w:t>Supra</w:t>
      </w:r>
      <w:r w:rsidR="007923ED" w:rsidRPr="00681638">
        <w:rPr>
          <w:rFonts w:ascii="Times New Roman" w:hAnsi="Times New Roman" w:cs="Times New Roman"/>
          <w:sz w:val="18"/>
          <w:szCs w:val="18"/>
          <w:lang w:val="en-CA"/>
        </w:rPr>
        <w:t xml:space="preserve"> note 97.</w:t>
      </w:r>
    </w:p>
  </w:footnote>
  <w:footnote w:id="98">
    <w:p w14:paraId="3EC0640D" w14:textId="5DB806BB"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71BF8" w:rsidRPr="00917706">
        <w:rPr>
          <w:rFonts w:ascii="Times New Roman" w:hAnsi="Times New Roman" w:cs="Times New Roman"/>
          <w:sz w:val="18"/>
          <w:szCs w:val="18"/>
          <w:lang w:val="en-CA"/>
        </w:rPr>
        <w:t>Saskatchewan,</w:t>
      </w:r>
      <w:r w:rsidR="00367291" w:rsidRPr="00917706">
        <w:rPr>
          <w:rFonts w:ascii="Times New Roman" w:hAnsi="Times New Roman" w:cs="Times New Roman"/>
          <w:sz w:val="18"/>
          <w:szCs w:val="18"/>
          <w:lang w:val="en-CA"/>
        </w:rPr>
        <w:t xml:space="preserve"> Chief Medical Health Officer,</w:t>
      </w:r>
      <w:r w:rsidR="00471BF8" w:rsidRPr="00681638">
        <w:rPr>
          <w:rFonts w:ascii="Times New Roman" w:hAnsi="Times New Roman" w:cs="Times New Roman"/>
          <w:sz w:val="18"/>
          <w:szCs w:val="18"/>
          <w:lang w:val="en-CA"/>
        </w:rPr>
        <w:t xml:space="preserve"> </w:t>
      </w:r>
      <w:r w:rsidR="00B560A1" w:rsidRPr="00917706">
        <w:rPr>
          <w:rFonts w:ascii="Times New Roman" w:hAnsi="Times New Roman" w:cs="Times New Roman"/>
          <w:i/>
          <w:sz w:val="18"/>
          <w:szCs w:val="18"/>
          <w:lang w:val="en-CA"/>
        </w:rPr>
        <w:t>Public Health Order</w:t>
      </w:r>
      <w:r w:rsidR="007923ED" w:rsidRPr="00681638">
        <w:rPr>
          <w:rFonts w:ascii="Times New Roman" w:hAnsi="Times New Roman" w:cs="Times New Roman"/>
          <w:i/>
          <w:sz w:val="18"/>
          <w:szCs w:val="18"/>
          <w:lang w:val="en-CA"/>
        </w:rPr>
        <w:t xml:space="preserve"> – Control of Transmission of 2019 Novel Coronavirus </w:t>
      </w:r>
      <w:r w:rsidR="007923ED" w:rsidRPr="00681638">
        <w:rPr>
          <w:rFonts w:ascii="Times New Roman" w:hAnsi="Times New Roman" w:cs="Times New Roman"/>
          <w:sz w:val="18"/>
          <w:szCs w:val="18"/>
          <w:lang w:val="en-CA"/>
        </w:rPr>
        <w:t>(</w:t>
      </w:r>
      <w:r w:rsidR="00B560A1" w:rsidRPr="00917706">
        <w:rPr>
          <w:rFonts w:ascii="Times New Roman" w:hAnsi="Times New Roman" w:cs="Times New Roman"/>
          <w:sz w:val="18"/>
          <w:szCs w:val="18"/>
          <w:lang w:val="en-CA"/>
        </w:rPr>
        <w:t xml:space="preserve">Saskatchewan Health: </w:t>
      </w:r>
      <w:r w:rsidR="003B7EC0" w:rsidRPr="00681638">
        <w:rPr>
          <w:rFonts w:ascii="Times New Roman" w:hAnsi="Times New Roman" w:cs="Times New Roman"/>
          <w:sz w:val="18"/>
          <w:szCs w:val="18"/>
          <w:lang w:val="en-CA"/>
        </w:rPr>
        <w:t xml:space="preserve">24 </w:t>
      </w:r>
      <w:r w:rsidR="007923ED" w:rsidRPr="00681638">
        <w:rPr>
          <w:rFonts w:ascii="Times New Roman" w:hAnsi="Times New Roman" w:cs="Times New Roman"/>
          <w:sz w:val="18"/>
          <w:szCs w:val="18"/>
          <w:lang w:val="en-CA"/>
        </w:rPr>
        <w:t>April 2020)</w:t>
      </w:r>
      <w:r w:rsidR="003B7EC0" w:rsidRPr="00681638">
        <w:rPr>
          <w:rFonts w:ascii="Times New Roman" w:hAnsi="Times New Roman" w:cs="Times New Roman"/>
          <w:sz w:val="18"/>
          <w:szCs w:val="18"/>
          <w:lang w:val="en-CA"/>
        </w:rPr>
        <w:t>, online</w:t>
      </w:r>
      <w:r w:rsidR="007923ED" w:rsidRPr="00681638">
        <w:rPr>
          <w:rFonts w:ascii="Times New Roman" w:hAnsi="Times New Roman" w:cs="Times New Roman"/>
          <w:sz w:val="18"/>
          <w:szCs w:val="18"/>
          <w:lang w:val="en-CA"/>
        </w:rPr>
        <w:t xml:space="preserve">: </w:t>
      </w:r>
      <w:r w:rsidR="003B7EC0" w:rsidRPr="00681638">
        <w:rPr>
          <w:rFonts w:ascii="Times New Roman" w:hAnsi="Times New Roman" w:cs="Times New Roman"/>
          <w:sz w:val="18"/>
          <w:szCs w:val="18"/>
          <w:lang w:val="en-CA"/>
        </w:rPr>
        <w:t>&lt;</w:t>
      </w:r>
      <w:hyperlink r:id="rId65" w:history="1">
        <w:r w:rsidR="007923ED" w:rsidRPr="00681638">
          <w:rPr>
            <w:rStyle w:val="Hyperlink"/>
            <w:rFonts w:ascii="Times New Roman" w:hAnsi="Times New Roman" w:cs="Times New Roman"/>
            <w:sz w:val="18"/>
            <w:szCs w:val="18"/>
            <w:lang w:val="en-CA"/>
          </w:rPr>
          <w:t>https://www.saskatchewan.ca/-/media/files/coronavirus/public-health-measures/public-health-orders/order-nsad-april-24---final-2.pdf</w:t>
        </w:r>
      </w:hyperlink>
      <w:r w:rsidR="003B7EC0" w:rsidRPr="00681638">
        <w:rPr>
          <w:rFonts w:ascii="Times New Roman" w:hAnsi="Times New Roman" w:cs="Times New Roman"/>
          <w:sz w:val="18"/>
          <w:szCs w:val="18"/>
          <w:lang w:val="en-CA"/>
        </w:rPr>
        <w:t>&gt;.</w:t>
      </w:r>
    </w:p>
  </w:footnote>
  <w:footnote w:id="99">
    <w:p w14:paraId="288689A9" w14:textId="3BE57C8B" w:rsidR="00D60545" w:rsidRPr="00681638" w:rsidRDefault="00D6054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E33B46" w:rsidRPr="00681638">
        <w:rPr>
          <w:rFonts w:ascii="Times New Roman" w:hAnsi="Times New Roman" w:cs="Times New Roman"/>
          <w:sz w:val="18"/>
          <w:szCs w:val="18"/>
          <w:lang w:val="en-CA"/>
        </w:rPr>
        <w:t>Haida Gwaii State of Emergency (</w:t>
      </w:r>
      <w:r w:rsidR="003B7EC0" w:rsidRPr="00681638">
        <w:rPr>
          <w:rFonts w:ascii="Times New Roman" w:hAnsi="Times New Roman" w:cs="Times New Roman"/>
          <w:sz w:val="18"/>
          <w:szCs w:val="18"/>
          <w:lang w:val="en-CA"/>
        </w:rPr>
        <w:t xml:space="preserve">15 </w:t>
      </w:r>
      <w:r w:rsidR="00364929" w:rsidRPr="00681638">
        <w:rPr>
          <w:rFonts w:ascii="Times New Roman" w:hAnsi="Times New Roman" w:cs="Times New Roman"/>
          <w:sz w:val="18"/>
          <w:szCs w:val="18"/>
          <w:lang w:val="en-CA"/>
        </w:rPr>
        <w:t>May 2020)</w:t>
      </w:r>
      <w:r w:rsidR="003B7EC0" w:rsidRPr="00681638">
        <w:rPr>
          <w:rFonts w:ascii="Times New Roman" w:hAnsi="Times New Roman" w:cs="Times New Roman"/>
          <w:sz w:val="18"/>
          <w:szCs w:val="18"/>
          <w:lang w:val="en-CA"/>
        </w:rPr>
        <w:t>,</w:t>
      </w:r>
      <w:r w:rsidR="00364929" w:rsidRPr="00681638">
        <w:rPr>
          <w:rFonts w:ascii="Times New Roman" w:hAnsi="Times New Roman" w:cs="Times New Roman"/>
          <w:sz w:val="18"/>
          <w:szCs w:val="18"/>
          <w:lang w:val="en-CA"/>
        </w:rPr>
        <w:t xml:space="preserve"> </w:t>
      </w:r>
      <w:r w:rsidR="003B7EC0" w:rsidRPr="00681638">
        <w:rPr>
          <w:rFonts w:ascii="Times New Roman" w:hAnsi="Times New Roman" w:cs="Times New Roman"/>
          <w:sz w:val="18"/>
          <w:szCs w:val="18"/>
          <w:lang w:val="en-CA"/>
        </w:rPr>
        <w:t>online</w:t>
      </w:r>
      <w:r w:rsidR="00364929" w:rsidRPr="00681638">
        <w:rPr>
          <w:rFonts w:ascii="Times New Roman" w:hAnsi="Times New Roman" w:cs="Times New Roman"/>
          <w:sz w:val="18"/>
          <w:szCs w:val="18"/>
          <w:lang w:val="en-CA"/>
        </w:rPr>
        <w:t xml:space="preserve">: </w:t>
      </w:r>
      <w:r w:rsidR="003B7EC0" w:rsidRPr="00681638">
        <w:rPr>
          <w:rFonts w:ascii="Times New Roman" w:hAnsi="Times New Roman" w:cs="Times New Roman"/>
          <w:sz w:val="18"/>
          <w:szCs w:val="18"/>
          <w:lang w:val="en-CA"/>
        </w:rPr>
        <w:t>&lt;</w:t>
      </w:r>
      <w:hyperlink r:id="rId66" w:history="1">
        <w:r w:rsidR="003B7EC0" w:rsidRPr="00681638">
          <w:rPr>
            <w:rStyle w:val="Hyperlink"/>
            <w:rFonts w:ascii="Times New Roman" w:hAnsi="Times New Roman" w:cs="Times New Roman"/>
            <w:sz w:val="18"/>
            <w:szCs w:val="18"/>
            <w:lang w:val="en-CA"/>
          </w:rPr>
          <w:t>www.haidanation.ca/wp-content/uploads/2020/05/FINAL-20200515-HGSOE-Poster-11x17-1.pdf</w:t>
        </w:r>
      </w:hyperlink>
      <w:r w:rsidR="003B7EC0" w:rsidRPr="00681638">
        <w:rPr>
          <w:rFonts w:ascii="Times New Roman" w:hAnsi="Times New Roman" w:cs="Times New Roman"/>
          <w:sz w:val="18"/>
          <w:szCs w:val="18"/>
          <w:lang w:val="en-CA"/>
        </w:rPr>
        <w:t>&gt;.</w:t>
      </w:r>
    </w:p>
  </w:footnote>
  <w:footnote w:id="100">
    <w:p w14:paraId="0FD70BFF" w14:textId="77E713FD" w:rsidR="0000614E" w:rsidRPr="00917706" w:rsidRDefault="0000614E"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560A1" w:rsidRPr="00917706">
        <w:rPr>
          <w:rFonts w:ascii="Times New Roman" w:hAnsi="Times New Roman" w:cs="Times New Roman"/>
          <w:sz w:val="18"/>
          <w:szCs w:val="18"/>
        </w:rPr>
        <w:t xml:space="preserve">Nunavut, Chief Public Health Officer, </w:t>
      </w:r>
      <w:r w:rsidR="00B560A1" w:rsidRPr="00917706">
        <w:rPr>
          <w:rFonts w:ascii="Times New Roman" w:hAnsi="Times New Roman" w:cs="Times New Roman"/>
          <w:i/>
          <w:iCs/>
          <w:sz w:val="18"/>
          <w:szCs w:val="18"/>
        </w:rPr>
        <w:t xml:space="preserve">Travel Restriction Order </w:t>
      </w:r>
      <w:r w:rsidR="00B560A1" w:rsidRPr="00917706">
        <w:rPr>
          <w:rFonts w:ascii="Times New Roman" w:hAnsi="Times New Roman" w:cs="Times New Roman"/>
          <w:sz w:val="18"/>
          <w:szCs w:val="18"/>
        </w:rPr>
        <w:t>(Public Health Order) (Nunavut Health: March 24, 2020)</w:t>
      </w:r>
      <w:r w:rsidR="00E4430C" w:rsidRPr="00917706">
        <w:rPr>
          <w:rFonts w:ascii="Times New Roman" w:hAnsi="Times New Roman" w:cs="Times New Roman"/>
          <w:sz w:val="18"/>
          <w:szCs w:val="18"/>
          <w:lang w:val="en-CA"/>
        </w:rPr>
        <w:t>,</w:t>
      </w:r>
      <w:r w:rsidR="00E4430C" w:rsidRPr="00681638">
        <w:rPr>
          <w:rFonts w:ascii="Times New Roman" w:hAnsi="Times New Roman" w:cs="Times New Roman"/>
          <w:sz w:val="18"/>
          <w:szCs w:val="18"/>
          <w:lang w:val="en-CA"/>
        </w:rPr>
        <w:t xml:space="preserve"> </w:t>
      </w:r>
      <w:r w:rsidR="002D7311" w:rsidRPr="00681638">
        <w:rPr>
          <w:rFonts w:ascii="Times New Roman" w:hAnsi="Times New Roman" w:cs="Times New Roman"/>
          <w:sz w:val="18"/>
          <w:szCs w:val="18"/>
          <w:lang w:val="en-CA"/>
        </w:rPr>
        <w:t>s. 2(1).</w:t>
      </w:r>
    </w:p>
  </w:footnote>
  <w:footnote w:id="101">
    <w:p w14:paraId="1B402A3E" w14:textId="6466113E" w:rsidR="001D3CB4" w:rsidRPr="00917706" w:rsidRDefault="001D3CB4"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70CCF" w:rsidRPr="00917706">
        <w:rPr>
          <w:rFonts w:ascii="Times New Roman" w:hAnsi="Times New Roman" w:cs="Times New Roman"/>
          <w:sz w:val="18"/>
          <w:szCs w:val="18"/>
        </w:rPr>
        <w:t xml:space="preserve">Quebec, Minister of Health and Social Services, </w:t>
      </w:r>
      <w:r w:rsidR="00370CCF" w:rsidRPr="00917706">
        <w:rPr>
          <w:rFonts w:ascii="Times New Roman" w:hAnsi="Times New Roman" w:cs="Times New Roman"/>
          <w:i/>
          <w:iCs/>
          <w:sz w:val="18"/>
          <w:szCs w:val="18"/>
        </w:rPr>
        <w:t>Ministerial Order 2020-011</w:t>
      </w:r>
      <w:r w:rsidR="00370CCF" w:rsidRPr="00917706">
        <w:rPr>
          <w:rFonts w:ascii="Times New Roman" w:hAnsi="Times New Roman" w:cs="Times New Roman"/>
          <w:sz w:val="18"/>
          <w:szCs w:val="18"/>
        </w:rPr>
        <w:t>, (Public Health Order) (Minister of Health and Social Services: March 28, 2020).</w:t>
      </w:r>
    </w:p>
  </w:footnote>
  <w:footnote w:id="102">
    <w:p w14:paraId="22FB8C3B" w14:textId="44B4976D" w:rsidR="00290E62" w:rsidRPr="00917706" w:rsidRDefault="00290E62" w:rsidP="000F5192">
      <w:pPr>
        <w:pStyle w:val="FootnoteText"/>
        <w:rPr>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3B7EC0" w:rsidRPr="00681638">
        <w:rPr>
          <w:rFonts w:ascii="Times New Roman" w:hAnsi="Times New Roman" w:cs="Times New Roman"/>
          <w:sz w:val="18"/>
          <w:szCs w:val="18"/>
        </w:rPr>
        <w:t xml:space="preserve">Sophia </w:t>
      </w:r>
      <w:r w:rsidR="00463153" w:rsidRPr="00917706">
        <w:rPr>
          <w:rFonts w:ascii="Times New Roman" w:hAnsi="Times New Roman" w:cs="Times New Roman"/>
          <w:sz w:val="18"/>
          <w:szCs w:val="18"/>
        </w:rPr>
        <w:t>Harris, “</w:t>
      </w:r>
      <w:r w:rsidR="00463153" w:rsidRPr="00917706">
        <w:rPr>
          <w:rFonts w:ascii="Times New Roman" w:hAnsi="Times New Roman" w:cs="Times New Roman"/>
          <w:sz w:val="18"/>
          <w:szCs w:val="18"/>
          <w:lang w:val="en-GB"/>
        </w:rPr>
        <w:t>Provincial border bans during COVID-19 spark lawsuits, anger from Canadians denied entry”</w:t>
      </w:r>
      <w:r w:rsidR="00C9510B" w:rsidRPr="00681638">
        <w:rPr>
          <w:rFonts w:ascii="Times New Roman" w:hAnsi="Times New Roman" w:cs="Times New Roman"/>
          <w:sz w:val="18"/>
          <w:szCs w:val="18"/>
          <w:lang w:val="en-GB"/>
        </w:rPr>
        <w:t>,</w:t>
      </w:r>
      <w:r w:rsidR="00463153" w:rsidRPr="00917706">
        <w:rPr>
          <w:rFonts w:ascii="Times New Roman" w:hAnsi="Times New Roman" w:cs="Times New Roman"/>
          <w:sz w:val="18"/>
          <w:szCs w:val="18"/>
          <w:lang w:val="en-GB"/>
        </w:rPr>
        <w:t xml:space="preserve"> </w:t>
      </w:r>
      <w:r w:rsidR="00B74D5E" w:rsidRPr="00917706">
        <w:rPr>
          <w:rFonts w:ascii="Times New Roman" w:hAnsi="Times New Roman" w:cs="Times New Roman"/>
          <w:i/>
          <w:sz w:val="18"/>
          <w:szCs w:val="18"/>
          <w:lang w:val="en-GB"/>
        </w:rPr>
        <w:t>CBC News</w:t>
      </w:r>
      <w:r w:rsidR="00B74D5E" w:rsidRPr="00917706">
        <w:rPr>
          <w:rFonts w:ascii="Times New Roman" w:hAnsi="Times New Roman" w:cs="Times New Roman"/>
          <w:sz w:val="18"/>
          <w:szCs w:val="18"/>
          <w:lang w:val="en-GB"/>
        </w:rPr>
        <w:t xml:space="preserve"> (</w:t>
      </w:r>
      <w:r w:rsidR="003B7EC0" w:rsidRPr="00681638">
        <w:rPr>
          <w:rFonts w:ascii="Times New Roman" w:hAnsi="Times New Roman" w:cs="Times New Roman"/>
          <w:sz w:val="18"/>
          <w:szCs w:val="18"/>
          <w:lang w:val="en-GB"/>
        </w:rPr>
        <w:t xml:space="preserve">6 </w:t>
      </w:r>
      <w:r w:rsidR="00B74D5E" w:rsidRPr="00917706">
        <w:rPr>
          <w:rFonts w:ascii="Times New Roman" w:hAnsi="Times New Roman" w:cs="Times New Roman"/>
          <w:sz w:val="18"/>
          <w:szCs w:val="18"/>
          <w:lang w:val="en-GB"/>
        </w:rPr>
        <w:t>Jun</w:t>
      </w:r>
      <w:r w:rsidR="003B7EC0" w:rsidRPr="00681638">
        <w:rPr>
          <w:rFonts w:ascii="Times New Roman" w:hAnsi="Times New Roman" w:cs="Times New Roman"/>
          <w:sz w:val="18"/>
          <w:szCs w:val="18"/>
          <w:lang w:val="en-GB"/>
        </w:rPr>
        <w:t>e</w:t>
      </w:r>
      <w:r w:rsidR="00B74D5E" w:rsidRPr="00917706">
        <w:rPr>
          <w:rFonts w:ascii="Times New Roman" w:hAnsi="Times New Roman" w:cs="Times New Roman"/>
          <w:sz w:val="18"/>
          <w:szCs w:val="18"/>
          <w:lang w:val="en-GB"/>
        </w:rPr>
        <w:t xml:space="preserve"> 2020)</w:t>
      </w:r>
      <w:r w:rsidR="003B7EC0" w:rsidRPr="00681638">
        <w:rPr>
          <w:rFonts w:ascii="Times New Roman" w:hAnsi="Times New Roman" w:cs="Times New Roman"/>
          <w:sz w:val="18"/>
          <w:szCs w:val="18"/>
          <w:lang w:val="en-GB"/>
        </w:rPr>
        <w:t>,</w:t>
      </w:r>
      <w:r w:rsidR="00B74D5E" w:rsidRPr="00917706">
        <w:rPr>
          <w:rFonts w:ascii="Times New Roman" w:hAnsi="Times New Roman" w:cs="Times New Roman"/>
          <w:sz w:val="18"/>
          <w:szCs w:val="18"/>
          <w:lang w:val="en-GB"/>
        </w:rPr>
        <w:t xml:space="preserve"> </w:t>
      </w:r>
      <w:r w:rsidR="003B7EC0" w:rsidRPr="00681638">
        <w:rPr>
          <w:rFonts w:ascii="Times New Roman" w:hAnsi="Times New Roman" w:cs="Times New Roman"/>
          <w:sz w:val="18"/>
          <w:szCs w:val="18"/>
          <w:lang w:val="en-GB"/>
        </w:rPr>
        <w:t>online</w:t>
      </w:r>
      <w:r w:rsidR="00B74D5E" w:rsidRPr="00917706">
        <w:rPr>
          <w:rFonts w:ascii="Times New Roman" w:hAnsi="Times New Roman" w:cs="Times New Roman"/>
          <w:sz w:val="18"/>
          <w:szCs w:val="18"/>
          <w:lang w:val="en-GB"/>
        </w:rPr>
        <w:t xml:space="preserve">: </w:t>
      </w:r>
      <w:r w:rsidR="003B7EC0" w:rsidRPr="00681638">
        <w:rPr>
          <w:rFonts w:ascii="Times New Roman" w:hAnsi="Times New Roman" w:cs="Times New Roman"/>
          <w:sz w:val="18"/>
          <w:szCs w:val="18"/>
          <w:lang w:val="en-GB"/>
        </w:rPr>
        <w:t>&lt;</w:t>
      </w:r>
      <w:hyperlink r:id="rId67" w:history="1">
        <w:r w:rsidR="003B7EC0" w:rsidRPr="00917706">
          <w:rPr>
            <w:rStyle w:val="Hyperlink"/>
            <w:rFonts w:ascii="Times New Roman" w:hAnsi="Times New Roman" w:cs="Times New Roman"/>
            <w:sz w:val="18"/>
            <w:szCs w:val="18"/>
          </w:rPr>
          <w:t>https://www.cbc.ca/news/business/n-b-p-e-i-n-l-territories-border-ban-ccla-court-challenge-1.5600235</w:t>
        </w:r>
      </w:hyperlink>
      <w:r w:rsidR="003B7EC0" w:rsidRPr="00681638">
        <w:rPr>
          <w:rFonts w:ascii="Times New Roman" w:hAnsi="Times New Roman" w:cs="Times New Roman"/>
          <w:sz w:val="18"/>
          <w:szCs w:val="18"/>
        </w:rPr>
        <w:t>&gt;.</w:t>
      </w:r>
    </w:p>
  </w:footnote>
  <w:footnote w:id="103">
    <w:p w14:paraId="38C75B18" w14:textId="4BB54B7D" w:rsidR="00E4430C" w:rsidRPr="00681638" w:rsidRDefault="00E4430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21F8B" w:rsidRPr="00681638">
        <w:rPr>
          <w:rFonts w:ascii="Times New Roman" w:hAnsi="Times New Roman" w:cs="Times New Roman"/>
          <w:sz w:val="18"/>
          <w:szCs w:val="18"/>
          <w:lang w:val="en-CA"/>
        </w:rPr>
        <w:t>This order has been</w:t>
      </w:r>
      <w:r w:rsidR="00DD3A9B" w:rsidRPr="00681638">
        <w:rPr>
          <w:rFonts w:ascii="Times New Roman" w:hAnsi="Times New Roman" w:cs="Times New Roman"/>
          <w:sz w:val="18"/>
          <w:szCs w:val="18"/>
          <w:lang w:val="en-CA"/>
        </w:rPr>
        <w:t xml:space="preserve"> taken down and</w:t>
      </w:r>
      <w:r w:rsidR="00621F8B" w:rsidRPr="00681638">
        <w:rPr>
          <w:rFonts w:ascii="Times New Roman" w:hAnsi="Times New Roman" w:cs="Times New Roman"/>
          <w:sz w:val="18"/>
          <w:szCs w:val="18"/>
          <w:lang w:val="en-CA"/>
        </w:rPr>
        <w:t xml:space="preserve"> replaced with s. </w:t>
      </w:r>
      <w:r w:rsidR="00DD3A9B" w:rsidRPr="00681638">
        <w:rPr>
          <w:rFonts w:ascii="Times New Roman" w:hAnsi="Times New Roman" w:cs="Times New Roman"/>
          <w:sz w:val="18"/>
          <w:szCs w:val="18"/>
          <w:lang w:val="en-CA"/>
        </w:rPr>
        <w:t xml:space="preserve">3 of the </w:t>
      </w:r>
      <w:r w:rsidR="00DD3A9B" w:rsidRPr="00681638">
        <w:rPr>
          <w:rFonts w:ascii="Times New Roman" w:hAnsi="Times New Roman" w:cs="Times New Roman"/>
          <w:i/>
          <w:sz w:val="18"/>
          <w:szCs w:val="18"/>
          <w:lang w:val="en-CA"/>
        </w:rPr>
        <w:t>Newfoundland and Labrador Travel Restriction Order</w:t>
      </w:r>
      <w:r w:rsidR="00DD3A9B" w:rsidRPr="00681638">
        <w:rPr>
          <w:rFonts w:ascii="Times New Roman" w:hAnsi="Times New Roman" w:cs="Times New Roman"/>
          <w:sz w:val="18"/>
          <w:szCs w:val="18"/>
          <w:lang w:val="en-CA"/>
        </w:rPr>
        <w:t>.</w:t>
      </w:r>
    </w:p>
  </w:footnote>
  <w:footnote w:id="104">
    <w:p w14:paraId="46FE182A" w14:textId="3AB054CF" w:rsidR="005764E2" w:rsidRPr="00681638" w:rsidRDefault="005764E2" w:rsidP="000F5192">
      <w:pPr>
        <w:pStyle w:val="FootnoteText"/>
        <w:rPr>
          <w:rFonts w:ascii="Times New Roman" w:hAnsi="Times New Roman" w:cs="Times New Roman"/>
          <w:i/>
          <w:sz w:val="18"/>
          <w:szCs w:val="18"/>
          <w:lang w:val="en-CA"/>
        </w:rPr>
      </w:pPr>
      <w:r w:rsidRPr="00681638">
        <w:rPr>
          <w:rStyle w:val="FootnoteReference"/>
          <w:rFonts w:ascii="Times New Roman" w:hAnsi="Times New Roman" w:cs="Times New Roman"/>
          <w:sz w:val="18"/>
          <w:szCs w:val="18"/>
          <w:lang w:val="en-CA"/>
        </w:rPr>
        <w:footnoteRef/>
      </w:r>
      <w:r w:rsidRPr="00917706">
        <w:rPr>
          <w:rFonts w:ascii="Times New Roman" w:hAnsi="Times New Roman" w:cs="Times New Roman"/>
          <w:sz w:val="18"/>
          <w:szCs w:val="18"/>
          <w:lang w:val="en-CA"/>
        </w:rPr>
        <w:t xml:space="preserve"> </w:t>
      </w:r>
      <w:r w:rsidR="003666DC" w:rsidRPr="00917706">
        <w:rPr>
          <w:rFonts w:ascii="Times New Roman" w:hAnsi="Times New Roman" w:cs="Times New Roman"/>
          <w:sz w:val="18"/>
          <w:szCs w:val="18"/>
          <w:lang w:val="en-CA"/>
        </w:rPr>
        <w:t xml:space="preserve">Newfoundland and Labrador, Chief Medical Officer of Health, </w:t>
      </w:r>
      <w:r w:rsidR="003666DC" w:rsidRPr="00917706">
        <w:rPr>
          <w:rFonts w:ascii="Times New Roman" w:hAnsi="Times New Roman" w:cs="Times New Roman"/>
          <w:i/>
          <w:iCs/>
          <w:sz w:val="18"/>
          <w:szCs w:val="18"/>
          <w:lang w:val="en-CA"/>
        </w:rPr>
        <w:t xml:space="preserve">Special Measures Order (Revised Order) Made pursuant to Section 28 of the Public Health and Promotion Act </w:t>
      </w:r>
      <w:r w:rsidR="003666DC" w:rsidRPr="00917706">
        <w:rPr>
          <w:rFonts w:ascii="Times New Roman" w:hAnsi="Times New Roman" w:cs="Times New Roman"/>
          <w:sz w:val="18"/>
          <w:szCs w:val="18"/>
          <w:lang w:val="en-CA"/>
        </w:rPr>
        <w:t>(Public Health Order) (Newfoundland and Labrador Health: May 4, 2020).</w:t>
      </w:r>
    </w:p>
  </w:footnote>
  <w:footnote w:id="105">
    <w:p w14:paraId="05FE223A" w14:textId="7C5177E6" w:rsidR="004E0734" w:rsidRPr="00681638" w:rsidRDefault="004E0734"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02FA8" w:rsidRPr="00681638">
        <w:rPr>
          <w:rFonts w:ascii="Times New Roman" w:hAnsi="Times New Roman" w:cs="Times New Roman"/>
          <w:sz w:val="18"/>
          <w:szCs w:val="18"/>
          <w:lang w:val="en-CA"/>
        </w:rPr>
        <w:t>“N.L. broadens testing criteria while marking full week with no new COVID-19 cases”</w:t>
      </w:r>
      <w:r w:rsidR="00733D67" w:rsidRPr="00681638">
        <w:rPr>
          <w:rFonts w:ascii="Times New Roman" w:hAnsi="Times New Roman" w:cs="Times New Roman"/>
          <w:sz w:val="18"/>
          <w:szCs w:val="18"/>
          <w:lang w:val="en-CA"/>
        </w:rPr>
        <w:t>,</w:t>
      </w:r>
      <w:r w:rsidR="00C9510B" w:rsidRPr="00681638">
        <w:rPr>
          <w:rFonts w:ascii="Times New Roman" w:hAnsi="Times New Roman" w:cs="Times New Roman"/>
          <w:sz w:val="18"/>
          <w:szCs w:val="18"/>
          <w:lang w:val="en-CA"/>
        </w:rPr>
        <w:t xml:space="preserve"> </w:t>
      </w:r>
      <w:r w:rsidR="00C9510B" w:rsidRPr="00681638">
        <w:rPr>
          <w:rFonts w:ascii="Times New Roman" w:hAnsi="Times New Roman" w:cs="Times New Roman"/>
          <w:i/>
          <w:sz w:val="18"/>
          <w:szCs w:val="18"/>
          <w:lang w:val="en-CA"/>
        </w:rPr>
        <w:t>CBC News</w:t>
      </w:r>
      <w:r w:rsidR="00C02FA8"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14 </w:t>
      </w:r>
      <w:r w:rsidR="00C02FA8" w:rsidRPr="00681638">
        <w:rPr>
          <w:rFonts w:ascii="Times New Roman" w:hAnsi="Times New Roman" w:cs="Times New Roman"/>
          <w:sz w:val="18"/>
          <w:szCs w:val="18"/>
          <w:lang w:val="en-CA"/>
        </w:rPr>
        <w:t>May 2020)</w:t>
      </w:r>
      <w:r w:rsidR="00C9510B" w:rsidRPr="00681638">
        <w:rPr>
          <w:rFonts w:ascii="Times New Roman" w:hAnsi="Times New Roman" w:cs="Times New Roman"/>
          <w:sz w:val="18"/>
          <w:szCs w:val="18"/>
          <w:lang w:val="en-CA"/>
        </w:rPr>
        <w:t>, online:</w:t>
      </w:r>
      <w:r w:rsidR="00C02FA8"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68" w:history="1">
        <w:r w:rsidR="00C9510B" w:rsidRPr="00681638">
          <w:rPr>
            <w:rStyle w:val="Hyperlink"/>
            <w:rFonts w:ascii="Times New Roman" w:hAnsi="Times New Roman" w:cs="Times New Roman"/>
            <w:sz w:val="18"/>
            <w:szCs w:val="18"/>
            <w:lang w:val="en-CA"/>
          </w:rPr>
          <w:t>https://www.cbc.ca/news/canada/newfoundland-labrador/covid19-newfoundland-labrador-may-14-1.5569361</w:t>
        </w:r>
      </w:hyperlink>
      <w:r w:rsidR="00C9510B" w:rsidRPr="00681638">
        <w:rPr>
          <w:rFonts w:ascii="Times New Roman" w:hAnsi="Times New Roman" w:cs="Times New Roman"/>
          <w:sz w:val="18"/>
          <w:szCs w:val="18"/>
          <w:lang w:val="en-CA"/>
        </w:rPr>
        <w:t>&gt;.</w:t>
      </w:r>
    </w:p>
  </w:footnote>
  <w:footnote w:id="106">
    <w:p w14:paraId="40262837" w14:textId="3E8CE3BF" w:rsidR="003062AA" w:rsidRPr="00681638" w:rsidRDefault="003062AA">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EF700B" w:rsidRPr="00681638">
        <w:rPr>
          <w:rFonts w:ascii="Times New Roman" w:hAnsi="Times New Roman" w:cs="Times New Roman"/>
          <w:sz w:val="18"/>
          <w:szCs w:val="18"/>
        </w:rPr>
        <w:t>E</w:t>
      </w:r>
      <w:r w:rsidR="00A57F59" w:rsidRPr="00681638">
        <w:rPr>
          <w:rFonts w:ascii="Times New Roman" w:hAnsi="Times New Roman" w:cs="Times New Roman"/>
          <w:sz w:val="18"/>
          <w:szCs w:val="18"/>
        </w:rPr>
        <w:t xml:space="preserve">.g. </w:t>
      </w:r>
      <w:r w:rsidR="00A4353C" w:rsidRPr="00681638">
        <w:rPr>
          <w:rFonts w:ascii="Times New Roman" w:hAnsi="Times New Roman" w:cs="Times New Roman"/>
          <w:sz w:val="18"/>
          <w:szCs w:val="18"/>
        </w:rPr>
        <w:t>“</w:t>
      </w:r>
      <w:r w:rsidR="00A4353C" w:rsidRPr="00681638">
        <w:rPr>
          <w:rFonts w:ascii="Times New Roman" w:hAnsi="Times New Roman" w:cs="Times New Roman"/>
          <w:sz w:val="18"/>
          <w:szCs w:val="18"/>
          <w:lang w:val="en-GB"/>
        </w:rPr>
        <w:t>Trades Newfoundland and Labrador slams government for allowing out-of-province workers during pandemic”</w:t>
      </w:r>
      <w:r w:rsidR="00FA7F80" w:rsidRPr="00681638">
        <w:rPr>
          <w:rFonts w:ascii="Times New Roman" w:hAnsi="Times New Roman" w:cs="Times New Roman"/>
          <w:sz w:val="18"/>
          <w:szCs w:val="18"/>
          <w:lang w:val="en-GB"/>
        </w:rPr>
        <w:t>,</w:t>
      </w:r>
      <w:r w:rsidR="00A4353C" w:rsidRPr="00681638">
        <w:rPr>
          <w:rFonts w:ascii="Times New Roman" w:hAnsi="Times New Roman" w:cs="Times New Roman"/>
          <w:sz w:val="18"/>
          <w:szCs w:val="18"/>
          <w:lang w:val="en-GB"/>
        </w:rPr>
        <w:t xml:space="preserve"> </w:t>
      </w:r>
      <w:r w:rsidR="00A57F59" w:rsidRPr="00681638">
        <w:rPr>
          <w:rFonts w:ascii="Times New Roman" w:hAnsi="Times New Roman" w:cs="Times New Roman"/>
          <w:i/>
          <w:iCs/>
          <w:sz w:val="18"/>
          <w:szCs w:val="18"/>
          <w:lang w:val="en-GB"/>
        </w:rPr>
        <w:t>The Chronicle Herald</w:t>
      </w:r>
      <w:r w:rsidR="00A57F59" w:rsidRPr="00681638">
        <w:rPr>
          <w:rFonts w:ascii="Times New Roman" w:hAnsi="Times New Roman" w:cs="Times New Roman"/>
          <w:sz w:val="18"/>
          <w:szCs w:val="18"/>
          <w:lang w:val="en-GB"/>
        </w:rPr>
        <w:t xml:space="preserve"> (3 May 2020), online: &lt;</w:t>
      </w:r>
      <w:hyperlink r:id="rId69" w:history="1">
        <w:r w:rsidR="00A57F59" w:rsidRPr="00681638">
          <w:rPr>
            <w:rStyle w:val="Hyperlink"/>
            <w:rFonts w:ascii="Times New Roman" w:hAnsi="Times New Roman" w:cs="Times New Roman"/>
            <w:sz w:val="18"/>
            <w:szCs w:val="18"/>
          </w:rPr>
          <w:t>https://www.thechronicleherald.ca/business/regional-business/trades-newfoundland-and-labrador-slams-government-for-allowing-out-of-province-workers-during-pandemic-445181/</w:t>
        </w:r>
      </w:hyperlink>
      <w:r w:rsidR="00A57F59" w:rsidRPr="00681638">
        <w:rPr>
          <w:rFonts w:ascii="Times New Roman" w:hAnsi="Times New Roman" w:cs="Times New Roman"/>
          <w:sz w:val="18"/>
          <w:szCs w:val="18"/>
        </w:rPr>
        <w:t>&gt;</w:t>
      </w:r>
    </w:p>
  </w:footnote>
  <w:footnote w:id="107">
    <w:p w14:paraId="437A5360" w14:textId="6E7FA951" w:rsidR="007D62C3" w:rsidRPr="00681638" w:rsidRDefault="007D62C3" w:rsidP="000F5192">
      <w:pPr>
        <w:pStyle w:val="FootnoteText"/>
        <w:rPr>
          <w:rFonts w:ascii="Times New Roman" w:hAnsi="Times New Roman" w:cs="Times New Roman"/>
          <w:sz w:val="18"/>
          <w:szCs w:val="18"/>
          <w:lang w:val="en-CA" w:eastAsia="zh-CN"/>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Sean </w:t>
      </w:r>
      <w:r w:rsidR="00C3432D" w:rsidRPr="00681638">
        <w:rPr>
          <w:rFonts w:ascii="Times New Roman" w:hAnsi="Times New Roman" w:cs="Times New Roman"/>
          <w:sz w:val="18"/>
          <w:szCs w:val="18"/>
          <w:lang w:val="en-CA"/>
        </w:rPr>
        <w:t>Fine, “</w:t>
      </w:r>
      <w:r w:rsidR="00603C5F" w:rsidRPr="00681638">
        <w:rPr>
          <w:rFonts w:ascii="Times New Roman" w:hAnsi="Times New Roman" w:cs="Times New Roman"/>
          <w:sz w:val="18"/>
          <w:szCs w:val="18"/>
          <w:lang w:val="en-CA"/>
        </w:rPr>
        <w:t>Newfoundland faces court challenge to ban on non-essential travel from outside province”</w:t>
      </w:r>
      <w:r w:rsidR="00C9510B" w:rsidRPr="00681638">
        <w:rPr>
          <w:rFonts w:ascii="Times New Roman" w:hAnsi="Times New Roman" w:cs="Times New Roman"/>
          <w:sz w:val="18"/>
          <w:szCs w:val="18"/>
          <w:lang w:val="en-CA"/>
        </w:rPr>
        <w:t>,</w:t>
      </w:r>
      <w:r w:rsidR="00603C5F" w:rsidRPr="00681638">
        <w:rPr>
          <w:rFonts w:ascii="Times New Roman" w:hAnsi="Times New Roman" w:cs="Times New Roman"/>
          <w:sz w:val="18"/>
          <w:szCs w:val="18"/>
          <w:lang w:val="en-CA"/>
        </w:rPr>
        <w:t xml:space="preserve"> </w:t>
      </w:r>
      <w:r w:rsidR="00C9510B" w:rsidRPr="00681638">
        <w:rPr>
          <w:rFonts w:ascii="Times New Roman" w:hAnsi="Times New Roman" w:cs="Times New Roman"/>
          <w:i/>
          <w:iCs/>
          <w:sz w:val="18"/>
          <w:szCs w:val="18"/>
          <w:lang w:val="en-CA"/>
        </w:rPr>
        <w:t>The</w:t>
      </w:r>
      <w:r w:rsidR="00C9510B" w:rsidRPr="00681638">
        <w:rPr>
          <w:rFonts w:ascii="Times New Roman" w:hAnsi="Times New Roman" w:cs="Times New Roman"/>
          <w:sz w:val="18"/>
          <w:szCs w:val="18"/>
          <w:lang w:val="en-CA"/>
        </w:rPr>
        <w:t xml:space="preserve"> </w:t>
      </w:r>
      <w:r w:rsidR="00603C5F" w:rsidRPr="00681638">
        <w:rPr>
          <w:rFonts w:ascii="Times New Roman" w:hAnsi="Times New Roman" w:cs="Times New Roman"/>
          <w:i/>
          <w:sz w:val="18"/>
          <w:szCs w:val="18"/>
          <w:lang w:val="en-CA"/>
        </w:rPr>
        <w:t>Globe and Mail</w:t>
      </w:r>
      <w:r w:rsidR="00603C5F" w:rsidRPr="00681638">
        <w:rPr>
          <w:rFonts w:ascii="Times New Roman" w:hAnsi="Times New Roman" w:cs="Times New Roman"/>
          <w:sz w:val="18"/>
          <w:szCs w:val="18"/>
          <w:lang w:val="en-CA" w:eastAsia="zh-CN"/>
        </w:rPr>
        <w:t xml:space="preserve"> (</w:t>
      </w:r>
      <w:r w:rsidR="00C9510B" w:rsidRPr="00681638">
        <w:rPr>
          <w:rFonts w:ascii="Times New Roman" w:hAnsi="Times New Roman" w:cs="Times New Roman"/>
          <w:sz w:val="18"/>
          <w:szCs w:val="18"/>
          <w:lang w:val="en-CA" w:eastAsia="zh-CN"/>
        </w:rPr>
        <w:t xml:space="preserve">20 </w:t>
      </w:r>
      <w:r w:rsidR="00F72073" w:rsidRPr="00681638">
        <w:rPr>
          <w:rFonts w:ascii="Times New Roman" w:hAnsi="Times New Roman" w:cs="Times New Roman"/>
          <w:sz w:val="18"/>
          <w:szCs w:val="18"/>
          <w:lang w:val="en-CA" w:eastAsia="zh-CN"/>
        </w:rPr>
        <w:t>May 2020)</w:t>
      </w:r>
      <w:r w:rsidR="00C9510B" w:rsidRPr="00681638">
        <w:rPr>
          <w:rFonts w:ascii="Times New Roman" w:hAnsi="Times New Roman" w:cs="Times New Roman"/>
          <w:sz w:val="18"/>
          <w:szCs w:val="18"/>
          <w:lang w:val="en-CA" w:eastAsia="zh-CN"/>
        </w:rPr>
        <w:t>, online:</w:t>
      </w:r>
      <w:r w:rsidR="00F72073" w:rsidRPr="00681638">
        <w:rPr>
          <w:rFonts w:ascii="Times New Roman" w:hAnsi="Times New Roman" w:cs="Times New Roman"/>
          <w:sz w:val="18"/>
          <w:szCs w:val="18"/>
          <w:lang w:val="en-CA" w:eastAsia="zh-CN"/>
        </w:rPr>
        <w:t xml:space="preserve"> </w:t>
      </w:r>
      <w:r w:rsidR="00C9510B" w:rsidRPr="00681638">
        <w:rPr>
          <w:rFonts w:ascii="Times New Roman" w:hAnsi="Times New Roman" w:cs="Times New Roman"/>
          <w:sz w:val="18"/>
          <w:szCs w:val="18"/>
          <w:lang w:val="en-CA" w:eastAsia="zh-CN"/>
        </w:rPr>
        <w:t>&lt;</w:t>
      </w:r>
      <w:hyperlink r:id="rId70" w:history="1">
        <w:r w:rsidR="00C9510B" w:rsidRPr="00681638">
          <w:rPr>
            <w:rStyle w:val="Hyperlink"/>
            <w:rFonts w:ascii="Times New Roman" w:hAnsi="Times New Roman" w:cs="Times New Roman"/>
            <w:sz w:val="18"/>
            <w:szCs w:val="18"/>
            <w:lang w:val="en-CA"/>
          </w:rPr>
          <w:t>https://www.theglobeandmail.com/canada/article-newfoundland-faces-court-challenge-to-ban-on-non-essential-travel-from/</w:t>
        </w:r>
      </w:hyperlink>
      <w:r w:rsidR="00C9510B" w:rsidRPr="00681638">
        <w:rPr>
          <w:rFonts w:ascii="Times New Roman" w:hAnsi="Times New Roman" w:cs="Times New Roman"/>
          <w:sz w:val="18"/>
          <w:szCs w:val="18"/>
          <w:lang w:val="en-CA"/>
        </w:rPr>
        <w:t>&gt;.</w:t>
      </w:r>
    </w:p>
  </w:footnote>
  <w:footnote w:id="108">
    <w:p w14:paraId="291A6064" w14:textId="0254EAA2" w:rsidR="00BB7E1F" w:rsidRPr="00681638" w:rsidRDefault="00BB7E1F"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DC6019" w:rsidRPr="00681638">
        <w:rPr>
          <w:rFonts w:ascii="Times New Roman" w:hAnsi="Times New Roman" w:cs="Times New Roman"/>
          <w:sz w:val="18"/>
          <w:szCs w:val="18"/>
          <w:lang w:val="en-CA"/>
        </w:rPr>
        <w:t xml:space="preserve">Yasheng </w:t>
      </w:r>
      <w:r w:rsidRPr="00681638">
        <w:rPr>
          <w:rFonts w:ascii="Times New Roman" w:hAnsi="Times New Roman" w:cs="Times New Roman"/>
          <w:sz w:val="18"/>
          <w:szCs w:val="18"/>
          <w:lang w:val="en-CA"/>
        </w:rPr>
        <w:t>Huang et al</w:t>
      </w:r>
      <w:r w:rsidR="00C9510B"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 “</w:t>
      </w:r>
      <w:r w:rsidR="002D59B8" w:rsidRPr="00681638">
        <w:rPr>
          <w:rFonts w:ascii="Times New Roman" w:hAnsi="Times New Roman" w:cs="Times New Roman"/>
          <w:sz w:val="18"/>
          <w:szCs w:val="18"/>
          <w:lang w:val="en-CA"/>
        </w:rPr>
        <w:t>How Digital Contact Tracing Slowed Covid-19 in East Asia”</w:t>
      </w:r>
      <w:r w:rsidR="00C9510B" w:rsidRPr="00681638">
        <w:rPr>
          <w:rFonts w:ascii="Times New Roman" w:hAnsi="Times New Roman" w:cs="Times New Roman"/>
          <w:sz w:val="18"/>
          <w:szCs w:val="18"/>
          <w:lang w:val="en-CA"/>
        </w:rPr>
        <w:t>,</w:t>
      </w:r>
      <w:r w:rsidR="002D59B8" w:rsidRPr="00681638">
        <w:rPr>
          <w:rFonts w:ascii="Times New Roman" w:hAnsi="Times New Roman" w:cs="Times New Roman"/>
          <w:sz w:val="18"/>
          <w:szCs w:val="18"/>
          <w:lang w:val="en-CA"/>
        </w:rPr>
        <w:t xml:space="preserve"> </w:t>
      </w:r>
      <w:r w:rsidR="002D59B8" w:rsidRPr="00681638">
        <w:rPr>
          <w:rFonts w:ascii="Times New Roman" w:hAnsi="Times New Roman" w:cs="Times New Roman"/>
          <w:i/>
          <w:sz w:val="18"/>
          <w:szCs w:val="18"/>
          <w:lang w:val="en-CA"/>
        </w:rPr>
        <w:t>Harvard Business Review</w:t>
      </w:r>
      <w:r w:rsidR="002D59B8"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15 </w:t>
      </w:r>
      <w:r w:rsidR="002D59B8" w:rsidRPr="00681638">
        <w:rPr>
          <w:rFonts w:ascii="Times New Roman" w:hAnsi="Times New Roman" w:cs="Times New Roman"/>
          <w:sz w:val="18"/>
          <w:szCs w:val="18"/>
          <w:lang w:val="en-CA"/>
        </w:rPr>
        <w:t>April 2020)</w:t>
      </w:r>
      <w:r w:rsidR="00C9510B" w:rsidRPr="00681638">
        <w:rPr>
          <w:rFonts w:ascii="Times New Roman" w:hAnsi="Times New Roman" w:cs="Times New Roman"/>
          <w:sz w:val="18"/>
          <w:szCs w:val="18"/>
          <w:lang w:val="en-CA"/>
        </w:rPr>
        <w:t>, online:</w:t>
      </w:r>
      <w:r w:rsidR="002D59B8"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71" w:history="1">
        <w:r w:rsidR="00C9510B" w:rsidRPr="00681638">
          <w:rPr>
            <w:rStyle w:val="Hyperlink"/>
            <w:rFonts w:ascii="Times New Roman" w:hAnsi="Times New Roman" w:cs="Times New Roman"/>
            <w:sz w:val="18"/>
            <w:szCs w:val="18"/>
            <w:lang w:val="en-CA"/>
          </w:rPr>
          <w:t>https://hbr.org/2020/04/how-digital-contact-tracing-slowed-covid-19-in-east-asia</w:t>
        </w:r>
      </w:hyperlink>
      <w:r w:rsidR="00C9510B" w:rsidRPr="00681638">
        <w:rPr>
          <w:rFonts w:ascii="Times New Roman" w:hAnsi="Times New Roman" w:cs="Times New Roman"/>
          <w:sz w:val="18"/>
          <w:szCs w:val="18"/>
          <w:lang w:val="en-CA"/>
        </w:rPr>
        <w:t>&gt;.</w:t>
      </w:r>
    </w:p>
  </w:footnote>
  <w:footnote w:id="109">
    <w:p w14:paraId="5D9AF328" w14:textId="79809823" w:rsidR="001304DF" w:rsidRPr="00681638" w:rsidRDefault="001304DF"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See</w:t>
      </w:r>
      <w:r w:rsidR="00C9510B" w:rsidRPr="00681638">
        <w:rPr>
          <w:rFonts w:ascii="Times New Roman" w:hAnsi="Times New Roman" w:cs="Times New Roman"/>
          <w:sz w:val="18"/>
          <w:szCs w:val="18"/>
          <w:lang w:val="en-CA"/>
        </w:rPr>
        <w:t xml:space="preserve"> Andrea </w:t>
      </w:r>
      <w:r w:rsidRPr="00681638">
        <w:rPr>
          <w:rFonts w:ascii="Times New Roman" w:hAnsi="Times New Roman" w:cs="Times New Roman"/>
          <w:sz w:val="18"/>
          <w:szCs w:val="18"/>
          <w:lang w:val="en-CA"/>
        </w:rPr>
        <w:t>Gunn, “</w:t>
      </w:r>
      <w:r w:rsidR="00984327" w:rsidRPr="00681638">
        <w:rPr>
          <w:rFonts w:ascii="Times New Roman" w:hAnsi="Times New Roman" w:cs="Times New Roman"/>
          <w:sz w:val="18"/>
          <w:szCs w:val="18"/>
          <w:lang w:val="en-CA"/>
        </w:rPr>
        <w:t>Poll shows broad public support for contact tracing apps to fight COVID-19”</w:t>
      </w:r>
      <w:r w:rsidR="00C9510B" w:rsidRPr="00681638">
        <w:rPr>
          <w:rFonts w:ascii="Times New Roman" w:hAnsi="Times New Roman" w:cs="Times New Roman"/>
          <w:sz w:val="18"/>
          <w:szCs w:val="18"/>
          <w:lang w:val="en-CA"/>
        </w:rPr>
        <w:t>,</w:t>
      </w:r>
      <w:r w:rsidR="00984327" w:rsidRPr="00681638">
        <w:rPr>
          <w:rFonts w:ascii="Times New Roman" w:hAnsi="Times New Roman" w:cs="Times New Roman"/>
          <w:sz w:val="18"/>
          <w:szCs w:val="18"/>
          <w:lang w:val="en-CA"/>
        </w:rPr>
        <w:t xml:space="preserve"> </w:t>
      </w:r>
      <w:r w:rsidR="0009157B" w:rsidRPr="00681638">
        <w:rPr>
          <w:rFonts w:ascii="Times New Roman" w:hAnsi="Times New Roman" w:cs="Times New Roman"/>
          <w:i/>
          <w:sz w:val="18"/>
          <w:szCs w:val="18"/>
          <w:lang w:val="en-CA"/>
        </w:rPr>
        <w:t>The Guardian (PEI)</w:t>
      </w:r>
      <w:r w:rsidR="0009157B"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8 </w:t>
      </w:r>
      <w:r w:rsidR="00546B5E" w:rsidRPr="00681638">
        <w:rPr>
          <w:rFonts w:ascii="Times New Roman" w:hAnsi="Times New Roman" w:cs="Times New Roman"/>
          <w:sz w:val="18"/>
          <w:szCs w:val="18"/>
          <w:lang w:val="en-CA"/>
        </w:rPr>
        <w:t>May 2020)</w:t>
      </w:r>
      <w:r w:rsidR="00C9510B" w:rsidRPr="00681638">
        <w:rPr>
          <w:rFonts w:ascii="Times New Roman" w:hAnsi="Times New Roman" w:cs="Times New Roman"/>
          <w:sz w:val="18"/>
          <w:szCs w:val="18"/>
          <w:lang w:val="en-CA"/>
        </w:rPr>
        <w:t>, online</w:t>
      </w:r>
      <w:r w:rsidR="00546B5E"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72" w:history="1">
        <w:r w:rsidR="00C9510B" w:rsidRPr="00681638">
          <w:rPr>
            <w:rStyle w:val="Hyperlink"/>
            <w:rFonts w:ascii="Times New Roman" w:hAnsi="Times New Roman" w:cs="Times New Roman"/>
            <w:sz w:val="18"/>
            <w:szCs w:val="18"/>
            <w:lang w:val="en-CA"/>
          </w:rPr>
          <w:t>https://www.theguardian.pe.ca/news/canada/poll-shows-broad-public-support-for-contact-tracing-apps-to-fight-covid-19-447687/</w:t>
        </w:r>
      </w:hyperlink>
      <w:r w:rsidR="00C9510B" w:rsidRPr="00681638">
        <w:rPr>
          <w:rFonts w:ascii="Times New Roman" w:hAnsi="Times New Roman" w:cs="Times New Roman"/>
          <w:sz w:val="18"/>
          <w:szCs w:val="18"/>
          <w:lang w:val="en-CA"/>
        </w:rPr>
        <w:t>&gt;.</w:t>
      </w:r>
    </w:p>
  </w:footnote>
  <w:footnote w:id="110">
    <w:p w14:paraId="0B53FA08" w14:textId="77777777" w:rsidR="00016062" w:rsidRPr="00681638" w:rsidRDefault="00016062" w:rsidP="0001606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681638">
        <w:rPr>
          <w:rFonts w:ascii="Times New Roman" w:hAnsi="Times New Roman" w:cs="Times New Roman"/>
          <w:sz w:val="18"/>
          <w:szCs w:val="18"/>
          <w:lang w:val="en-CA"/>
        </w:rPr>
        <w:t>Big Data Institute,</w:t>
      </w:r>
      <w:r w:rsidRPr="00681638">
        <w:rPr>
          <w:rFonts w:ascii="Times New Roman" w:hAnsi="Times New Roman" w:cs="Times New Roman"/>
          <w:sz w:val="18"/>
          <w:szCs w:val="18"/>
        </w:rPr>
        <w:t xml:space="preserve"> “Digital contact tracing can slow or even stop coronavirus transmission and ease us out of lockdown” (16 April 2020), online: &lt;</w:t>
      </w:r>
      <w:hyperlink r:id="rId73" w:history="1">
        <w:r w:rsidRPr="00681638">
          <w:rPr>
            <w:rStyle w:val="Hyperlink"/>
            <w:rFonts w:ascii="Times New Roman" w:hAnsi="Times New Roman" w:cs="Times New Roman"/>
            <w:sz w:val="18"/>
            <w:szCs w:val="18"/>
            <w:lang w:val="en-CA"/>
          </w:rPr>
          <w:t>https://www.bdi.ox.ac.uk/news/digital-contact-tracing-can-slow-or-even-stop-coronavirus-transmission-and-ease-us-out-of-lockdown</w:t>
        </w:r>
      </w:hyperlink>
      <w:r w:rsidRPr="00681638">
        <w:rPr>
          <w:rFonts w:ascii="Times New Roman" w:hAnsi="Times New Roman" w:cs="Times New Roman"/>
          <w:sz w:val="18"/>
          <w:szCs w:val="18"/>
        </w:rPr>
        <w:t>&gt;.</w:t>
      </w:r>
    </w:p>
  </w:footnote>
  <w:footnote w:id="111">
    <w:p w14:paraId="5EFE251C" w14:textId="0AAA7035" w:rsidR="00B60F8E" w:rsidRPr="00681638" w:rsidRDefault="00B60F8E">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Pr="00681638">
        <w:rPr>
          <w:rFonts w:ascii="Times New Roman" w:hAnsi="Times New Roman" w:cs="Times New Roman"/>
          <w:sz w:val="18"/>
          <w:szCs w:val="18"/>
          <w:lang w:val="en-CA"/>
        </w:rPr>
        <w:t xml:space="preserve">Canada, Parliament, House of Commons, Standing Committee on </w:t>
      </w:r>
      <w:r w:rsidR="00D65154" w:rsidRPr="00681638">
        <w:rPr>
          <w:rFonts w:ascii="Times New Roman" w:hAnsi="Times New Roman" w:cs="Times New Roman"/>
          <w:sz w:val="18"/>
          <w:szCs w:val="18"/>
          <w:lang w:val="en-CA"/>
        </w:rPr>
        <w:t>Industry, Science, and Technology,</w:t>
      </w:r>
      <w:r w:rsidRPr="00681638">
        <w:rPr>
          <w:rFonts w:ascii="Times New Roman" w:hAnsi="Times New Roman" w:cs="Times New Roman"/>
          <w:sz w:val="18"/>
          <w:szCs w:val="18"/>
          <w:lang w:val="en-CA"/>
        </w:rPr>
        <w:t> </w:t>
      </w:r>
      <w:r w:rsidRPr="00681638">
        <w:rPr>
          <w:rFonts w:ascii="Times New Roman" w:hAnsi="Times New Roman" w:cs="Times New Roman"/>
          <w:i/>
          <w:iCs/>
          <w:sz w:val="18"/>
          <w:szCs w:val="18"/>
          <w:lang w:val="en-CA"/>
        </w:rPr>
        <w:t>Minutes of Proceedings and Evidence</w:t>
      </w:r>
      <w:r w:rsidRPr="00681638">
        <w:rPr>
          <w:rFonts w:ascii="Times New Roman" w:hAnsi="Times New Roman" w:cs="Times New Roman"/>
          <w:sz w:val="18"/>
          <w:szCs w:val="18"/>
          <w:lang w:val="en-CA"/>
        </w:rPr>
        <w:t xml:space="preserve">, </w:t>
      </w:r>
      <w:r w:rsidR="00812A12" w:rsidRPr="00681638">
        <w:rPr>
          <w:rFonts w:ascii="Times New Roman" w:hAnsi="Times New Roman" w:cs="Times New Roman"/>
          <w:sz w:val="18"/>
          <w:szCs w:val="18"/>
          <w:lang w:val="en-CA"/>
        </w:rPr>
        <w:t>43rd</w:t>
      </w:r>
      <w:r w:rsidRPr="00681638">
        <w:rPr>
          <w:rFonts w:ascii="Times New Roman" w:hAnsi="Times New Roman" w:cs="Times New Roman"/>
          <w:sz w:val="18"/>
          <w:szCs w:val="18"/>
          <w:lang w:val="en-CA"/>
        </w:rPr>
        <w:t xml:space="preserve"> Parl, </w:t>
      </w:r>
      <w:r w:rsidR="00812A12" w:rsidRPr="00681638">
        <w:rPr>
          <w:rFonts w:ascii="Times New Roman" w:hAnsi="Times New Roman" w:cs="Times New Roman"/>
          <w:sz w:val="18"/>
          <w:szCs w:val="18"/>
          <w:lang w:val="en-CA"/>
        </w:rPr>
        <w:t>3rd</w:t>
      </w:r>
      <w:r w:rsidRPr="00681638">
        <w:rPr>
          <w:rFonts w:ascii="Times New Roman" w:hAnsi="Times New Roman" w:cs="Times New Roman"/>
          <w:sz w:val="18"/>
          <w:szCs w:val="18"/>
          <w:lang w:val="en-CA"/>
        </w:rPr>
        <w:t xml:space="preserve"> Sess, No </w:t>
      </w:r>
      <w:r w:rsidR="001A6422" w:rsidRPr="00681638">
        <w:rPr>
          <w:rFonts w:ascii="Times New Roman" w:hAnsi="Times New Roman" w:cs="Times New Roman"/>
          <w:sz w:val="18"/>
          <w:szCs w:val="18"/>
          <w:lang w:val="en-CA"/>
        </w:rPr>
        <w:t>19</w:t>
      </w:r>
      <w:r w:rsidRPr="00681638">
        <w:rPr>
          <w:rFonts w:ascii="Times New Roman" w:hAnsi="Times New Roman" w:cs="Times New Roman"/>
          <w:sz w:val="18"/>
          <w:szCs w:val="18"/>
          <w:lang w:val="en-CA"/>
        </w:rPr>
        <w:t xml:space="preserve"> (</w:t>
      </w:r>
      <w:r w:rsidR="001A6422" w:rsidRPr="00681638">
        <w:rPr>
          <w:rFonts w:ascii="Times New Roman" w:hAnsi="Times New Roman" w:cs="Times New Roman"/>
          <w:sz w:val="18"/>
          <w:szCs w:val="18"/>
          <w:lang w:val="en-CA"/>
        </w:rPr>
        <w:t>29</w:t>
      </w:r>
      <w:r w:rsidRPr="00681638">
        <w:rPr>
          <w:rFonts w:ascii="Times New Roman" w:hAnsi="Times New Roman" w:cs="Times New Roman"/>
          <w:sz w:val="18"/>
          <w:szCs w:val="18"/>
          <w:lang w:val="en-CA"/>
        </w:rPr>
        <w:t xml:space="preserve"> </w:t>
      </w:r>
      <w:r w:rsidR="001A6422" w:rsidRPr="00681638">
        <w:rPr>
          <w:rFonts w:ascii="Times New Roman" w:hAnsi="Times New Roman" w:cs="Times New Roman"/>
          <w:sz w:val="18"/>
          <w:szCs w:val="18"/>
          <w:lang w:val="en-CA"/>
        </w:rPr>
        <w:t>May</w:t>
      </w:r>
      <w:r w:rsidRPr="00681638">
        <w:rPr>
          <w:rFonts w:ascii="Times New Roman" w:hAnsi="Times New Roman" w:cs="Times New Roman"/>
          <w:sz w:val="18"/>
          <w:szCs w:val="18"/>
          <w:lang w:val="en-CA"/>
        </w:rPr>
        <w:t xml:space="preserve"> </w:t>
      </w:r>
      <w:r w:rsidR="001A6422" w:rsidRPr="00681638">
        <w:rPr>
          <w:rFonts w:ascii="Times New Roman" w:hAnsi="Times New Roman" w:cs="Times New Roman"/>
          <w:sz w:val="18"/>
          <w:szCs w:val="18"/>
          <w:lang w:val="en-CA"/>
        </w:rPr>
        <w:t>2020</w:t>
      </w:r>
      <w:r w:rsidRPr="00681638">
        <w:rPr>
          <w:rFonts w:ascii="Times New Roman" w:hAnsi="Times New Roman" w:cs="Times New Roman"/>
          <w:sz w:val="18"/>
          <w:szCs w:val="18"/>
          <w:lang w:val="en-CA"/>
        </w:rPr>
        <w:t>)</w:t>
      </w:r>
      <w:r w:rsidR="00C41184" w:rsidRPr="00681638">
        <w:rPr>
          <w:rFonts w:ascii="Times New Roman" w:hAnsi="Times New Roman" w:cs="Times New Roman"/>
          <w:sz w:val="18"/>
          <w:szCs w:val="18"/>
          <w:lang w:val="en-CA"/>
        </w:rPr>
        <w:t>, online: &lt;</w:t>
      </w:r>
      <w:hyperlink r:id="rId74" w:history="1">
        <w:r w:rsidR="00DB0586" w:rsidRPr="00681638">
          <w:rPr>
            <w:rStyle w:val="Hyperlink"/>
            <w:rFonts w:ascii="Times New Roman" w:hAnsi="Times New Roman" w:cs="Times New Roman"/>
            <w:sz w:val="18"/>
            <w:szCs w:val="18"/>
          </w:rPr>
          <w:t>https://www.ourcommons.ca/Content/Committee/431/INDU/Evidence/EV10775931/INDUEV19-E.PDF</w:t>
        </w:r>
      </w:hyperlink>
      <w:r w:rsidR="000F001A" w:rsidRPr="00681638">
        <w:rPr>
          <w:rFonts w:ascii="Times New Roman" w:hAnsi="Times New Roman" w:cs="Times New Roman"/>
          <w:sz w:val="18"/>
          <w:szCs w:val="18"/>
        </w:rPr>
        <w:t>&gt;</w:t>
      </w:r>
      <w:r w:rsidRPr="00681638">
        <w:rPr>
          <w:rFonts w:ascii="Times New Roman" w:hAnsi="Times New Roman" w:cs="Times New Roman"/>
          <w:sz w:val="18"/>
          <w:szCs w:val="18"/>
          <w:lang w:val="en-CA"/>
        </w:rPr>
        <w:t xml:space="preserve"> at </w:t>
      </w:r>
      <w:r w:rsidR="00C41184" w:rsidRPr="00681638">
        <w:rPr>
          <w:rFonts w:ascii="Times New Roman" w:hAnsi="Times New Roman" w:cs="Times New Roman"/>
          <w:sz w:val="18"/>
          <w:szCs w:val="18"/>
          <w:lang w:val="en-CA"/>
        </w:rPr>
        <w:t>4</w:t>
      </w:r>
      <w:r w:rsidR="000F001A" w:rsidRPr="00681638">
        <w:rPr>
          <w:rFonts w:ascii="Times New Roman" w:hAnsi="Times New Roman" w:cs="Times New Roman"/>
          <w:sz w:val="18"/>
          <w:szCs w:val="18"/>
          <w:lang w:val="en-CA"/>
        </w:rPr>
        <w:t>.</w:t>
      </w:r>
    </w:p>
  </w:footnote>
  <w:footnote w:id="112">
    <w:p w14:paraId="4147D656" w14:textId="2CB5977B" w:rsidR="00337D0D" w:rsidRPr="00917706" w:rsidRDefault="00337D0D">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sz w:val="18"/>
          <w:szCs w:val="18"/>
          <w:lang w:val="en-CA"/>
        </w:rPr>
        <w:t xml:space="preserve">Isobel Asher Hamilton, “Iceland had the most-downloaded contact-tracing app for its population size. Authorities there say it hasn’t made much difference”, </w:t>
      </w:r>
      <w:r w:rsidRPr="00917706">
        <w:rPr>
          <w:rFonts w:ascii="Times New Roman" w:hAnsi="Times New Roman" w:cs="Times New Roman"/>
          <w:i/>
          <w:iCs/>
          <w:sz w:val="18"/>
          <w:szCs w:val="18"/>
          <w:lang w:val="en-CA"/>
        </w:rPr>
        <w:t>Business Insider</w:t>
      </w:r>
      <w:r w:rsidRPr="00917706">
        <w:rPr>
          <w:rFonts w:ascii="Times New Roman" w:hAnsi="Times New Roman" w:cs="Times New Roman"/>
          <w:sz w:val="18"/>
          <w:szCs w:val="18"/>
          <w:lang w:val="en-CA"/>
        </w:rPr>
        <w:t xml:space="preserve"> (12 May 2020), online: &lt;</w:t>
      </w:r>
      <w:hyperlink r:id="rId75" w:history="1">
        <w:r w:rsidRPr="00917706">
          <w:rPr>
            <w:rStyle w:val="Hyperlink"/>
            <w:rFonts w:ascii="Times New Roman" w:eastAsia="Times New Roman" w:hAnsi="Times New Roman" w:cs="Times New Roman"/>
            <w:sz w:val="18"/>
            <w:szCs w:val="18"/>
            <w:lang w:val="en-CA"/>
          </w:rPr>
          <w:t>https://www.businessinsider.com/iceland-contact-tracing-not-gamechanger-2020-5</w:t>
        </w:r>
      </w:hyperlink>
      <w:r w:rsidRPr="00917706">
        <w:rPr>
          <w:rFonts w:ascii="Times New Roman" w:hAnsi="Times New Roman" w:cs="Times New Roman"/>
          <w:sz w:val="18"/>
          <w:szCs w:val="18"/>
        </w:rPr>
        <w:t>&gt;.</w:t>
      </w:r>
    </w:p>
  </w:footnote>
  <w:footnote w:id="113">
    <w:p w14:paraId="4C8FDDC6" w14:textId="498D8B95" w:rsidR="00337D0D" w:rsidRPr="00917706" w:rsidRDefault="00337D0D">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sz w:val="18"/>
          <w:szCs w:val="18"/>
          <w:lang w:val="en-CA"/>
        </w:rPr>
        <w:t xml:space="preserve">Jason Bay, “Automated contact tracing is not a coronavirus panacea” (10 April 2020), </w:t>
      </w:r>
      <w:r w:rsidRPr="00917706">
        <w:rPr>
          <w:rFonts w:ascii="Times New Roman" w:hAnsi="Times New Roman" w:cs="Times New Roman"/>
          <w:i/>
          <w:iCs/>
          <w:sz w:val="18"/>
          <w:szCs w:val="18"/>
          <w:lang w:val="en-CA"/>
        </w:rPr>
        <w:t>Medium</w:t>
      </w:r>
      <w:r w:rsidRPr="00917706">
        <w:rPr>
          <w:rFonts w:ascii="Times New Roman" w:hAnsi="Times New Roman" w:cs="Times New Roman"/>
          <w:sz w:val="18"/>
          <w:szCs w:val="18"/>
          <w:lang w:val="en-CA"/>
        </w:rPr>
        <w:t>, online: &lt;</w:t>
      </w:r>
      <w:hyperlink r:id="rId76" w:history="1">
        <w:r w:rsidRPr="00917706">
          <w:rPr>
            <w:rStyle w:val="Hyperlink"/>
            <w:rFonts w:ascii="Times New Roman" w:hAnsi="Times New Roman" w:cs="Times New Roman"/>
            <w:sz w:val="18"/>
            <w:szCs w:val="18"/>
          </w:rPr>
          <w:t>https://blog.gds-gov.tech/automated-contact-tracing-is-not-a-coronavirus-panacea-57fb3ce61d98</w:t>
        </w:r>
      </w:hyperlink>
      <w:r w:rsidRPr="00917706">
        <w:rPr>
          <w:rFonts w:ascii="Times New Roman" w:hAnsi="Times New Roman" w:cs="Times New Roman"/>
          <w:sz w:val="18"/>
          <w:szCs w:val="18"/>
        </w:rPr>
        <w:t>&gt;.</w:t>
      </w:r>
    </w:p>
  </w:footnote>
  <w:footnote w:id="114">
    <w:p w14:paraId="4F22A639" w14:textId="551F5241" w:rsidR="00823842" w:rsidRPr="00917706" w:rsidRDefault="0082384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sz w:val="18"/>
          <w:szCs w:val="18"/>
          <w:lang w:val="en-CA"/>
        </w:rPr>
        <w:t xml:space="preserve">Katherine Scott, “COVID-19 crisis response must address gender faultlines”, </w:t>
      </w:r>
      <w:r w:rsidR="00C245CC" w:rsidRPr="00917706">
        <w:rPr>
          <w:rFonts w:ascii="Times New Roman" w:hAnsi="Times New Roman" w:cs="Times New Roman"/>
          <w:i/>
          <w:iCs/>
          <w:sz w:val="18"/>
          <w:szCs w:val="18"/>
          <w:lang w:val="en-CA"/>
        </w:rPr>
        <w:t>Behind the Numbers</w:t>
      </w:r>
      <w:r w:rsidR="00C245CC" w:rsidRPr="00917706">
        <w:rPr>
          <w:rFonts w:ascii="Times New Roman" w:hAnsi="Times New Roman" w:cs="Times New Roman"/>
          <w:sz w:val="18"/>
          <w:szCs w:val="18"/>
          <w:lang w:val="en-CA"/>
        </w:rPr>
        <w:t xml:space="preserve"> (20 March 2020), online: &lt;</w:t>
      </w:r>
      <w:hyperlink r:id="rId77" w:history="1">
        <w:r w:rsidR="00C245CC" w:rsidRPr="00917706">
          <w:rPr>
            <w:rStyle w:val="Hyperlink"/>
            <w:rFonts w:ascii="Times New Roman" w:hAnsi="Times New Roman" w:cs="Times New Roman"/>
            <w:sz w:val="18"/>
            <w:szCs w:val="18"/>
          </w:rPr>
          <w:t>behindthenumbers.ca/2020/03/20/covid-19-crisis-response-must-address-gender-faultlines/</w:t>
        </w:r>
      </w:hyperlink>
      <w:r w:rsidR="00C245CC" w:rsidRPr="00917706">
        <w:rPr>
          <w:rFonts w:ascii="Times New Roman" w:hAnsi="Times New Roman" w:cs="Times New Roman"/>
          <w:sz w:val="18"/>
          <w:szCs w:val="18"/>
        </w:rPr>
        <w:t>&gt;.</w:t>
      </w:r>
    </w:p>
  </w:footnote>
  <w:footnote w:id="115">
    <w:p w14:paraId="6BFDE885" w14:textId="6C905AE9" w:rsidR="00C245CC" w:rsidRPr="00917706" w:rsidRDefault="00C245CC">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House of Commons, Standing Committee on Industry, Science and Technology, </w:t>
      </w:r>
      <w:r w:rsidR="00FA7F80" w:rsidRPr="00681638">
        <w:rPr>
          <w:rFonts w:ascii="Times New Roman" w:hAnsi="Times New Roman" w:cs="Times New Roman"/>
          <w:i/>
          <w:iCs/>
          <w:sz w:val="18"/>
          <w:szCs w:val="18"/>
          <w:lang w:val="en-CA"/>
        </w:rPr>
        <w:t xml:space="preserve">Minutes of Proceedings and </w:t>
      </w:r>
      <w:r w:rsidRPr="00681638">
        <w:rPr>
          <w:rFonts w:ascii="Times New Roman" w:hAnsi="Times New Roman" w:cs="Times New Roman"/>
          <w:i/>
          <w:sz w:val="18"/>
          <w:szCs w:val="18"/>
          <w:lang w:val="en-CA"/>
        </w:rPr>
        <w:t>Evidence</w:t>
      </w:r>
      <w:r w:rsidRPr="00681638">
        <w:rPr>
          <w:rFonts w:ascii="Times New Roman" w:hAnsi="Times New Roman" w:cs="Times New Roman"/>
          <w:sz w:val="18"/>
          <w:szCs w:val="18"/>
        </w:rPr>
        <w:t>, 43</w:t>
      </w:r>
      <w:r w:rsidRPr="00681638">
        <w:rPr>
          <w:rFonts w:ascii="Times New Roman" w:hAnsi="Times New Roman" w:cs="Times New Roman"/>
          <w:sz w:val="18"/>
          <w:szCs w:val="18"/>
          <w:vertAlign w:val="superscript"/>
        </w:rPr>
        <w:t>rd</w:t>
      </w:r>
      <w:r w:rsidRPr="00681638">
        <w:rPr>
          <w:rFonts w:ascii="Times New Roman" w:hAnsi="Times New Roman" w:cs="Times New Roman"/>
          <w:sz w:val="18"/>
          <w:szCs w:val="18"/>
        </w:rPr>
        <w:t xml:space="preserve"> Parl, 1</w:t>
      </w:r>
      <w:r w:rsidRPr="00681638">
        <w:rPr>
          <w:rFonts w:ascii="Times New Roman" w:hAnsi="Times New Roman" w:cs="Times New Roman"/>
          <w:sz w:val="18"/>
          <w:szCs w:val="18"/>
          <w:vertAlign w:val="superscript"/>
        </w:rPr>
        <w:t>st</w:t>
      </w:r>
      <w:r w:rsidRPr="00681638">
        <w:rPr>
          <w:rFonts w:ascii="Times New Roman" w:hAnsi="Times New Roman" w:cs="Times New Roman"/>
          <w:sz w:val="18"/>
          <w:szCs w:val="18"/>
        </w:rPr>
        <w:t xml:space="preserve"> Sess, No 021 (5 June 2020), online &lt;</w:t>
      </w:r>
      <w:hyperlink r:id="rId78" w:history="1">
        <w:r w:rsidRPr="00681638">
          <w:rPr>
            <w:rStyle w:val="Hyperlink"/>
            <w:rFonts w:ascii="Times New Roman" w:hAnsi="Times New Roman" w:cs="Times New Roman"/>
            <w:sz w:val="18"/>
            <w:szCs w:val="18"/>
            <w:lang w:val="en-CA"/>
          </w:rPr>
          <w:t>https://www.ourcommons.ca/DocumentViewer/en/43-1/INDU/meeting-21/evidence</w:t>
        </w:r>
      </w:hyperlink>
      <w:r w:rsidRPr="00681638">
        <w:rPr>
          <w:rFonts w:ascii="Times New Roman" w:hAnsi="Times New Roman" w:cs="Times New Roman"/>
          <w:sz w:val="18"/>
          <w:szCs w:val="18"/>
        </w:rPr>
        <w:t>&gt;.</w:t>
      </w:r>
    </w:p>
  </w:footnote>
  <w:footnote w:id="116">
    <w:p w14:paraId="62714879" w14:textId="5FB65A27" w:rsidR="000646AA" w:rsidRPr="00681638" w:rsidRDefault="000646A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David </w:t>
      </w:r>
      <w:r w:rsidR="00892C87" w:rsidRPr="00681638">
        <w:rPr>
          <w:rFonts w:ascii="Times New Roman" w:hAnsi="Times New Roman" w:cs="Times New Roman"/>
          <w:sz w:val="18"/>
          <w:szCs w:val="18"/>
          <w:lang w:val="en-CA"/>
        </w:rPr>
        <w:t>Ingram, “</w:t>
      </w:r>
      <w:r w:rsidR="005B01EF" w:rsidRPr="00681638">
        <w:rPr>
          <w:rFonts w:ascii="Times New Roman" w:hAnsi="Times New Roman" w:cs="Times New Roman"/>
          <w:sz w:val="18"/>
          <w:szCs w:val="18"/>
          <w:lang w:val="en-CA"/>
        </w:rPr>
        <w:t xml:space="preserve">How contact tracing could use Bluetooth to track coronavirus on your smartphone” </w:t>
      </w:r>
      <w:r w:rsidR="0015660E" w:rsidRPr="00681638">
        <w:rPr>
          <w:rFonts w:ascii="Times New Roman" w:hAnsi="Times New Roman" w:cs="Times New Roman"/>
          <w:i/>
          <w:sz w:val="18"/>
          <w:szCs w:val="18"/>
          <w:lang w:val="en-CA"/>
        </w:rPr>
        <w:t xml:space="preserve">NBC News </w:t>
      </w:r>
      <w:r w:rsidR="0015660E" w:rsidRPr="00681638">
        <w:rPr>
          <w:rFonts w:ascii="Times New Roman" w:hAnsi="Times New Roman" w:cs="Times New Roman"/>
          <w:sz w:val="18"/>
          <w:szCs w:val="18"/>
          <w:lang w:val="en-CA"/>
        </w:rPr>
        <w:t>(</w:t>
      </w:r>
      <w:r w:rsidR="00C9510B" w:rsidRPr="00681638">
        <w:rPr>
          <w:rFonts w:ascii="Times New Roman" w:hAnsi="Times New Roman" w:cs="Times New Roman"/>
          <w:sz w:val="18"/>
          <w:szCs w:val="18"/>
          <w:lang w:val="en-CA"/>
        </w:rPr>
        <w:t xml:space="preserve">20 </w:t>
      </w:r>
      <w:r w:rsidR="00032CA8" w:rsidRPr="00681638">
        <w:rPr>
          <w:rFonts w:ascii="Times New Roman" w:hAnsi="Times New Roman" w:cs="Times New Roman"/>
          <w:sz w:val="18"/>
          <w:szCs w:val="18"/>
          <w:lang w:val="en-CA"/>
        </w:rPr>
        <w:t>April 2020)</w:t>
      </w:r>
      <w:r w:rsidR="00C9510B" w:rsidRPr="00681638">
        <w:rPr>
          <w:rFonts w:ascii="Times New Roman" w:hAnsi="Times New Roman" w:cs="Times New Roman"/>
          <w:sz w:val="18"/>
          <w:szCs w:val="18"/>
          <w:lang w:val="en-CA"/>
        </w:rPr>
        <w:t>, online</w:t>
      </w:r>
      <w:r w:rsidR="00032CA8"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79" w:history="1">
        <w:r w:rsidR="00C9510B" w:rsidRPr="00681638">
          <w:rPr>
            <w:rStyle w:val="Hyperlink"/>
            <w:rFonts w:ascii="Times New Roman" w:hAnsi="Times New Roman" w:cs="Times New Roman"/>
            <w:sz w:val="18"/>
            <w:szCs w:val="18"/>
            <w:lang w:val="en-CA"/>
          </w:rPr>
          <w:t>https://www.nbcnews.com/tech/tech-news/how-contact-tracing-could-use-bluetooth-track-coronavirus-your-smartphone-n1187796</w:t>
        </w:r>
      </w:hyperlink>
      <w:r w:rsidR="00C9510B" w:rsidRPr="00681638">
        <w:rPr>
          <w:rFonts w:ascii="Times New Roman" w:hAnsi="Times New Roman" w:cs="Times New Roman"/>
          <w:sz w:val="18"/>
          <w:szCs w:val="18"/>
          <w:lang w:val="en-CA"/>
        </w:rPr>
        <w:t>&gt;.</w:t>
      </w:r>
    </w:p>
  </w:footnote>
  <w:footnote w:id="117">
    <w:p w14:paraId="634F833B" w14:textId="6C32D68E" w:rsidR="00827077" w:rsidRPr="00681638" w:rsidRDefault="00827077"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See</w:t>
      </w:r>
      <w:r w:rsidR="00C9510B" w:rsidRPr="00681638">
        <w:rPr>
          <w:rFonts w:ascii="Times New Roman" w:hAnsi="Times New Roman" w:cs="Times New Roman"/>
          <w:sz w:val="18"/>
          <w:szCs w:val="18"/>
          <w:lang w:val="en-CA"/>
        </w:rPr>
        <w:t xml:space="preserve"> </w:t>
      </w:r>
      <w:r w:rsidR="00FF4D7B" w:rsidRPr="00681638">
        <w:rPr>
          <w:rFonts w:ascii="Times New Roman" w:hAnsi="Times New Roman" w:cs="Times New Roman"/>
          <w:sz w:val="18"/>
          <w:szCs w:val="18"/>
          <w:lang w:val="en-CA"/>
        </w:rPr>
        <w:t>Daniel Kahn</w:t>
      </w:r>
      <w:r w:rsidR="00C9510B" w:rsidRPr="00681638">
        <w:rPr>
          <w:rFonts w:ascii="Times New Roman" w:hAnsi="Times New Roman" w:cs="Times New Roman"/>
          <w:sz w:val="18"/>
          <w:szCs w:val="18"/>
          <w:lang w:val="en-CA"/>
        </w:rPr>
        <w:t xml:space="preserve"> Gillmor,</w:t>
      </w:r>
      <w:r w:rsidR="00B06DE7" w:rsidRPr="00681638">
        <w:rPr>
          <w:rFonts w:ascii="Times New Roman" w:hAnsi="Times New Roman" w:cs="Times New Roman"/>
          <w:sz w:val="18"/>
          <w:szCs w:val="18"/>
          <w:lang w:val="en-CA"/>
        </w:rPr>
        <w:t xml:space="preserve"> “ACLU White Paper </w:t>
      </w:r>
      <w:r w:rsidR="00753361" w:rsidRPr="00681638">
        <w:rPr>
          <w:rFonts w:ascii="Times New Roman" w:hAnsi="Times New Roman" w:cs="Times New Roman"/>
          <w:sz w:val="18"/>
          <w:szCs w:val="18"/>
          <w:lang w:val="en-CA"/>
        </w:rPr>
        <w:t>–</w:t>
      </w:r>
      <w:r w:rsidR="00B06DE7" w:rsidRPr="00681638">
        <w:rPr>
          <w:rFonts w:ascii="Times New Roman" w:hAnsi="Times New Roman" w:cs="Times New Roman"/>
          <w:sz w:val="18"/>
          <w:szCs w:val="18"/>
          <w:lang w:val="en-CA"/>
        </w:rPr>
        <w:t xml:space="preserve"> </w:t>
      </w:r>
      <w:r w:rsidR="00753361" w:rsidRPr="00681638">
        <w:rPr>
          <w:rFonts w:ascii="Times New Roman" w:hAnsi="Times New Roman" w:cs="Times New Roman"/>
          <w:sz w:val="18"/>
          <w:szCs w:val="18"/>
          <w:lang w:val="en-CA"/>
        </w:rPr>
        <w:t>Principles for Technology-Assisted Contact Tracing”</w:t>
      </w:r>
      <w:r w:rsidR="00C9510B" w:rsidRPr="00681638">
        <w:rPr>
          <w:rFonts w:ascii="Times New Roman" w:hAnsi="Times New Roman" w:cs="Times New Roman"/>
          <w:sz w:val="18"/>
          <w:szCs w:val="18"/>
          <w:lang w:val="en-CA"/>
        </w:rPr>
        <w:t>,</w:t>
      </w:r>
      <w:r w:rsidR="00753361" w:rsidRPr="00681638">
        <w:rPr>
          <w:rFonts w:ascii="Times New Roman" w:hAnsi="Times New Roman" w:cs="Times New Roman"/>
          <w:sz w:val="18"/>
          <w:szCs w:val="18"/>
          <w:lang w:val="en-CA"/>
        </w:rPr>
        <w:t xml:space="preserve"> </w:t>
      </w:r>
      <w:r w:rsidR="00753361" w:rsidRPr="00681638">
        <w:rPr>
          <w:rFonts w:ascii="Times New Roman" w:hAnsi="Times New Roman" w:cs="Times New Roman"/>
          <w:i/>
          <w:sz w:val="18"/>
          <w:szCs w:val="18"/>
          <w:lang w:val="en-CA"/>
        </w:rPr>
        <w:t>American Civil Liberties Union</w:t>
      </w:r>
      <w:r w:rsidR="00753361"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16 </w:t>
      </w:r>
      <w:r w:rsidR="000176C0" w:rsidRPr="00681638">
        <w:rPr>
          <w:rFonts w:ascii="Times New Roman" w:hAnsi="Times New Roman" w:cs="Times New Roman"/>
          <w:sz w:val="18"/>
          <w:szCs w:val="18"/>
          <w:lang w:val="en-CA"/>
        </w:rPr>
        <w:t>Apri</w:t>
      </w:r>
      <w:r w:rsidR="00C9510B" w:rsidRPr="00681638">
        <w:rPr>
          <w:rFonts w:ascii="Times New Roman" w:hAnsi="Times New Roman" w:cs="Times New Roman"/>
          <w:sz w:val="18"/>
          <w:szCs w:val="18"/>
          <w:lang w:val="en-CA"/>
        </w:rPr>
        <w:t>l</w:t>
      </w:r>
      <w:r w:rsidR="000176C0" w:rsidRPr="00681638">
        <w:rPr>
          <w:rFonts w:ascii="Times New Roman" w:hAnsi="Times New Roman" w:cs="Times New Roman"/>
          <w:sz w:val="18"/>
          <w:szCs w:val="18"/>
          <w:lang w:val="en-CA"/>
        </w:rPr>
        <w:t xml:space="preserve"> 2020)</w:t>
      </w:r>
      <w:r w:rsidR="00C9510B" w:rsidRPr="00681638">
        <w:rPr>
          <w:rFonts w:ascii="Times New Roman" w:hAnsi="Times New Roman" w:cs="Times New Roman"/>
          <w:sz w:val="18"/>
          <w:szCs w:val="18"/>
          <w:lang w:val="en-CA"/>
        </w:rPr>
        <w:t>, online</w:t>
      </w:r>
      <w:r w:rsidR="000176C0"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80" w:history="1">
        <w:r w:rsidR="00C9510B" w:rsidRPr="00681638">
          <w:rPr>
            <w:rStyle w:val="Hyperlink"/>
            <w:rFonts w:ascii="Times New Roman" w:hAnsi="Times New Roman" w:cs="Times New Roman"/>
            <w:sz w:val="18"/>
            <w:szCs w:val="18"/>
            <w:lang w:val="en-CA"/>
          </w:rPr>
          <w:t>https://www.aclu.org/report/aclu-white-paper-principles-technology-assisted-contact-tracing</w:t>
        </w:r>
      </w:hyperlink>
      <w:r w:rsidR="00C9510B" w:rsidRPr="00681638">
        <w:rPr>
          <w:rFonts w:ascii="Times New Roman" w:hAnsi="Times New Roman" w:cs="Times New Roman"/>
          <w:sz w:val="18"/>
          <w:szCs w:val="18"/>
          <w:lang w:val="en-CA"/>
        </w:rPr>
        <w:t>&gt;.</w:t>
      </w:r>
    </w:p>
  </w:footnote>
  <w:footnote w:id="118">
    <w:p w14:paraId="0853DD5A" w14:textId="577F9A53" w:rsidR="00C245CC" w:rsidRPr="00917706" w:rsidRDefault="00C245CC">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sz w:val="18"/>
          <w:szCs w:val="18"/>
          <w:lang w:val="en-CA"/>
        </w:rPr>
        <w:t xml:space="preserve">Adam Schwarts &amp; Andrew Crocker, “Governments Haven’t Shown Location Surveillance Would Help Contain COVID-19”, </w:t>
      </w:r>
      <w:r w:rsidRPr="00917706">
        <w:rPr>
          <w:rFonts w:ascii="Times New Roman" w:hAnsi="Times New Roman" w:cs="Times New Roman"/>
          <w:i/>
          <w:iCs/>
          <w:sz w:val="18"/>
          <w:szCs w:val="18"/>
          <w:lang w:val="en-CA"/>
        </w:rPr>
        <w:t>EFF</w:t>
      </w:r>
      <w:r w:rsidRPr="00917706">
        <w:rPr>
          <w:rFonts w:ascii="Times New Roman" w:hAnsi="Times New Roman" w:cs="Times New Roman"/>
          <w:sz w:val="18"/>
          <w:szCs w:val="18"/>
          <w:lang w:val="en-CA"/>
        </w:rPr>
        <w:t xml:space="preserve"> (23 March 2020), online: &lt;</w:t>
      </w:r>
      <w:hyperlink r:id="rId81" w:history="1">
        <w:r w:rsidRPr="00917706">
          <w:rPr>
            <w:rStyle w:val="Hyperlink"/>
            <w:rFonts w:ascii="Times New Roman" w:hAnsi="Times New Roman" w:cs="Times New Roman"/>
            <w:sz w:val="18"/>
            <w:szCs w:val="18"/>
          </w:rPr>
          <w:t>https://www.eff.org/deeplinks/2020/03/governments-havent-shown-location-surveillance-would-help-contain-covid-19</w:t>
        </w:r>
      </w:hyperlink>
      <w:r w:rsidRPr="00917706">
        <w:rPr>
          <w:rFonts w:ascii="Times New Roman" w:hAnsi="Times New Roman" w:cs="Times New Roman"/>
          <w:sz w:val="18"/>
          <w:szCs w:val="18"/>
          <w:lang w:val="en-CA"/>
        </w:rPr>
        <w:t>&gt;.</w:t>
      </w:r>
    </w:p>
  </w:footnote>
  <w:footnote w:id="119">
    <w:p w14:paraId="522C4C07" w14:textId="79360866" w:rsidR="00B21478" w:rsidRPr="00917706" w:rsidRDefault="00B21478">
      <w:pPr>
        <w:pStyle w:val="FootnoteText"/>
        <w:rPr>
          <w:rFonts w:ascii="Times New Roman" w:hAnsi="Times New Roman" w:cs="Times New Roman"/>
          <w:b/>
          <w:bCs/>
          <w:sz w:val="18"/>
          <w:szCs w:val="18"/>
          <w:lang w:val="en-GB"/>
        </w:rPr>
      </w:pPr>
      <w:r w:rsidRPr="00917706">
        <w:rPr>
          <w:rStyle w:val="FootnoteReference"/>
          <w:rFonts w:ascii="Times New Roman" w:hAnsi="Times New Roman" w:cs="Times New Roman"/>
          <w:sz w:val="18"/>
          <w:szCs w:val="18"/>
        </w:rPr>
        <w:footnoteRef/>
      </w:r>
      <w:r w:rsidR="001C7CAE" w:rsidRPr="00917706">
        <w:rPr>
          <w:rFonts w:ascii="Times New Roman" w:hAnsi="Times New Roman" w:cs="Times New Roman"/>
          <w:sz w:val="18"/>
          <w:szCs w:val="18"/>
        </w:rPr>
        <w:t xml:space="preserve"> Krista Merry &amp; Pete Bettinger, “</w:t>
      </w:r>
      <w:r w:rsidR="00990E60" w:rsidRPr="00917706">
        <w:rPr>
          <w:rFonts w:ascii="Times New Roman" w:hAnsi="Times New Roman" w:cs="Times New Roman"/>
          <w:sz w:val="18"/>
          <w:szCs w:val="18"/>
          <w:lang w:val="en-GB"/>
        </w:rPr>
        <w:t xml:space="preserve">Smartphone GPS accuracy study in an urban environment”, </w:t>
      </w:r>
      <w:r w:rsidR="000C6F2F" w:rsidRPr="00917706">
        <w:rPr>
          <w:rFonts w:ascii="Times New Roman" w:hAnsi="Times New Roman" w:cs="Times New Roman"/>
          <w:i/>
          <w:iCs/>
          <w:sz w:val="18"/>
          <w:szCs w:val="18"/>
          <w:lang w:val="en-GB"/>
        </w:rPr>
        <w:t>PLOS One</w:t>
      </w:r>
      <w:r w:rsidR="000C6F2F" w:rsidRPr="00917706">
        <w:rPr>
          <w:rFonts w:ascii="Times New Roman" w:hAnsi="Times New Roman" w:cs="Times New Roman"/>
          <w:sz w:val="18"/>
          <w:szCs w:val="18"/>
          <w:lang w:val="en-GB"/>
        </w:rPr>
        <w:t xml:space="preserve"> (July 18, 2019), online:</w:t>
      </w:r>
      <w:r w:rsidR="000C6F2F" w:rsidRPr="00917706">
        <w:rPr>
          <w:rFonts w:ascii="Times New Roman" w:hAnsi="Times New Roman" w:cs="Times New Roman"/>
          <w:b/>
          <w:bCs/>
          <w:sz w:val="18"/>
          <w:szCs w:val="18"/>
          <w:lang w:val="en-GB"/>
        </w:rPr>
        <w:t xml:space="preserve"> &lt;</w:t>
      </w:r>
      <w:r w:rsidR="00C577ED" w:rsidRPr="00917706">
        <w:rPr>
          <w:rFonts w:ascii="Times New Roman" w:hAnsi="Times New Roman" w:cs="Times New Roman"/>
          <w:sz w:val="18"/>
          <w:szCs w:val="18"/>
        </w:rPr>
        <w:t xml:space="preserve"> </w:t>
      </w:r>
      <w:hyperlink r:id="rId82" w:anchor="citedHeader" w:history="1">
        <w:r w:rsidR="00C577ED" w:rsidRPr="00917706">
          <w:rPr>
            <w:rStyle w:val="Hyperlink"/>
            <w:rFonts w:ascii="Times New Roman" w:hAnsi="Times New Roman" w:cs="Times New Roman"/>
            <w:sz w:val="18"/>
            <w:szCs w:val="18"/>
          </w:rPr>
          <w:t>https://journals.plos.org/plosone/article/metrics?id=10.1371/journal.pone.0219890#citedHeader</w:t>
        </w:r>
      </w:hyperlink>
      <w:r w:rsidR="00C577ED" w:rsidRPr="00917706">
        <w:rPr>
          <w:rFonts w:ascii="Times New Roman" w:hAnsi="Times New Roman" w:cs="Times New Roman"/>
          <w:sz w:val="18"/>
          <w:szCs w:val="18"/>
        </w:rPr>
        <w:t>&gt;</w:t>
      </w:r>
    </w:p>
  </w:footnote>
  <w:footnote w:id="120">
    <w:p w14:paraId="49DC46DF" w14:textId="32D95968" w:rsidR="00B351D2" w:rsidRPr="00681638" w:rsidRDefault="00695B65" w:rsidP="00B351D2">
      <w:pPr>
        <w:pStyle w:val="FootnoteText"/>
        <w:rPr>
          <w:rFonts w:ascii="Times New Roman" w:hAnsi="Times New Roman" w:cs="Times New Roman"/>
          <w:b/>
          <w:bCs/>
          <w:sz w:val="18"/>
          <w:szCs w:val="18"/>
          <w:lang w:val="en-GB"/>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CE172E" w:rsidRPr="00681638">
        <w:rPr>
          <w:rFonts w:ascii="Times New Roman" w:hAnsi="Times New Roman" w:cs="Times New Roman"/>
          <w:sz w:val="18"/>
          <w:szCs w:val="18"/>
        </w:rPr>
        <w:t xml:space="preserve">Jennifer Valentino DeVries, </w:t>
      </w:r>
      <w:r w:rsidR="00B351D2" w:rsidRPr="00681638">
        <w:rPr>
          <w:rFonts w:ascii="Times New Roman" w:hAnsi="Times New Roman" w:cs="Times New Roman"/>
          <w:sz w:val="18"/>
          <w:szCs w:val="18"/>
        </w:rPr>
        <w:t>“</w:t>
      </w:r>
      <w:r w:rsidR="00B351D2" w:rsidRPr="00681638">
        <w:rPr>
          <w:rFonts w:ascii="Times New Roman" w:hAnsi="Times New Roman" w:cs="Times New Roman"/>
          <w:sz w:val="18"/>
          <w:szCs w:val="18"/>
          <w:lang w:val="en-GB"/>
        </w:rPr>
        <w:t xml:space="preserve">Translating a Surveillance Tool into a Virus Tracker for Democracies”, </w:t>
      </w:r>
      <w:r w:rsidR="00B351D2" w:rsidRPr="00681638">
        <w:rPr>
          <w:rFonts w:ascii="Times New Roman" w:hAnsi="Times New Roman" w:cs="Times New Roman"/>
          <w:i/>
          <w:iCs/>
          <w:sz w:val="18"/>
          <w:szCs w:val="18"/>
          <w:lang w:val="en-GB"/>
        </w:rPr>
        <w:t>New York Times</w:t>
      </w:r>
      <w:r w:rsidR="00B351D2" w:rsidRPr="00681638">
        <w:rPr>
          <w:rFonts w:ascii="Times New Roman" w:hAnsi="Times New Roman" w:cs="Times New Roman"/>
          <w:sz w:val="18"/>
          <w:szCs w:val="18"/>
          <w:lang w:val="en-GB"/>
        </w:rPr>
        <w:t xml:space="preserve"> (</w:t>
      </w:r>
      <w:r w:rsidR="005C1802" w:rsidRPr="00681638">
        <w:rPr>
          <w:rFonts w:ascii="Times New Roman" w:hAnsi="Times New Roman" w:cs="Times New Roman"/>
          <w:sz w:val="18"/>
          <w:szCs w:val="18"/>
          <w:lang w:val="en-GB"/>
        </w:rPr>
        <w:t>19 March 2020),</w:t>
      </w:r>
      <w:r w:rsidR="00E16D6D" w:rsidRPr="00681638">
        <w:rPr>
          <w:rFonts w:ascii="Times New Roman" w:hAnsi="Times New Roman" w:cs="Times New Roman"/>
          <w:sz w:val="18"/>
          <w:szCs w:val="18"/>
          <w:lang w:val="en-GB"/>
        </w:rPr>
        <w:t xml:space="preserve"> online: &lt;</w:t>
      </w:r>
      <w:hyperlink r:id="rId83" w:history="1">
        <w:r w:rsidR="00BC35F8" w:rsidRPr="00681638">
          <w:rPr>
            <w:rStyle w:val="Hyperlink"/>
            <w:rFonts w:ascii="Times New Roman" w:hAnsi="Times New Roman" w:cs="Times New Roman"/>
            <w:sz w:val="18"/>
            <w:szCs w:val="18"/>
          </w:rPr>
          <w:t>https://www.nytimes.com/2020/03/19/us/coronavirus-location-tracking.html</w:t>
        </w:r>
      </w:hyperlink>
      <w:r w:rsidR="00BC35F8" w:rsidRPr="00681638">
        <w:rPr>
          <w:rFonts w:ascii="Times New Roman" w:hAnsi="Times New Roman" w:cs="Times New Roman"/>
          <w:sz w:val="18"/>
          <w:szCs w:val="18"/>
        </w:rPr>
        <w:t>&gt;</w:t>
      </w:r>
    </w:p>
    <w:p w14:paraId="0830A78D" w14:textId="2297A2E5" w:rsidR="00695B65" w:rsidRPr="00681638" w:rsidRDefault="00695B65">
      <w:pPr>
        <w:pStyle w:val="FootnoteText"/>
        <w:rPr>
          <w:rFonts w:ascii="Times New Roman" w:hAnsi="Times New Roman" w:cs="Times New Roman"/>
          <w:sz w:val="18"/>
          <w:szCs w:val="18"/>
        </w:rPr>
      </w:pPr>
    </w:p>
  </w:footnote>
  <w:footnote w:id="121">
    <w:p w14:paraId="4DB49491" w14:textId="6B3F6193" w:rsidR="00C245CC" w:rsidRPr="00917706" w:rsidRDefault="00C245CC">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sz w:val="18"/>
          <w:szCs w:val="18"/>
          <w:lang w:val="en-CA"/>
        </w:rPr>
        <w:t xml:space="preserve">Murad Hemmadi, “City of Toronto gathering cellphone location data from telecoms in bid to slow spread of COVID-19: Tory”, </w:t>
      </w:r>
      <w:r w:rsidRPr="00917706">
        <w:rPr>
          <w:rFonts w:ascii="Times New Roman" w:hAnsi="Times New Roman" w:cs="Times New Roman"/>
          <w:i/>
          <w:iCs/>
          <w:sz w:val="18"/>
          <w:szCs w:val="18"/>
          <w:lang w:val="en-CA"/>
        </w:rPr>
        <w:t>The Logic</w:t>
      </w:r>
      <w:r w:rsidRPr="00917706">
        <w:rPr>
          <w:rFonts w:ascii="Times New Roman" w:hAnsi="Times New Roman" w:cs="Times New Roman"/>
          <w:sz w:val="18"/>
          <w:szCs w:val="18"/>
          <w:lang w:val="en-CA"/>
        </w:rPr>
        <w:t xml:space="preserve"> (24 March 2020), online: </w:t>
      </w:r>
      <w:r w:rsidR="00137132" w:rsidRPr="00917706">
        <w:rPr>
          <w:rFonts w:ascii="Times New Roman" w:hAnsi="Times New Roman" w:cs="Times New Roman"/>
          <w:sz w:val="18"/>
          <w:szCs w:val="18"/>
          <w:lang w:val="en-CA"/>
        </w:rPr>
        <w:t>&lt;</w:t>
      </w:r>
      <w:hyperlink r:id="rId84" w:history="1">
        <w:r w:rsidR="00137132" w:rsidRPr="00917706">
          <w:rPr>
            <w:rStyle w:val="Hyperlink"/>
            <w:rFonts w:ascii="Times New Roman" w:hAnsi="Times New Roman" w:cs="Times New Roman"/>
            <w:sz w:val="18"/>
            <w:szCs w:val="18"/>
          </w:rPr>
          <w:t>https://thelogic.co/news/city-of-toronto-gathering-cellphone-location-data-from-telecoms-in-bid-to-slow-spread-of-covid-19-tory/</w:t>
        </w:r>
      </w:hyperlink>
      <w:r w:rsidR="00137132" w:rsidRPr="00917706">
        <w:rPr>
          <w:rFonts w:ascii="Times New Roman" w:hAnsi="Times New Roman" w:cs="Times New Roman"/>
          <w:sz w:val="18"/>
          <w:szCs w:val="18"/>
        </w:rPr>
        <w:t>&gt;.</w:t>
      </w:r>
    </w:p>
  </w:footnote>
  <w:footnote w:id="122">
    <w:p w14:paraId="263CD1A4" w14:textId="695121B5" w:rsidR="2338AE3D" w:rsidRPr="00681638" w:rsidRDefault="2338AE3D"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“Re: Data Surveillance Technology and COVID-19 Response in Canada” (</w:t>
      </w:r>
      <w:r w:rsidR="00C9510B" w:rsidRPr="00681638">
        <w:rPr>
          <w:rFonts w:ascii="Times New Roman" w:hAnsi="Times New Roman" w:cs="Times New Roman"/>
          <w:sz w:val="18"/>
          <w:szCs w:val="18"/>
          <w:lang w:val="en-CA"/>
        </w:rPr>
        <w:t xml:space="preserve">20 </w:t>
      </w:r>
      <w:r w:rsidRPr="00681638">
        <w:rPr>
          <w:rFonts w:ascii="Times New Roman" w:hAnsi="Times New Roman" w:cs="Times New Roman"/>
          <w:sz w:val="18"/>
          <w:szCs w:val="18"/>
          <w:lang w:val="en-CA"/>
        </w:rPr>
        <w:t xml:space="preserve">April 2020) </w:t>
      </w:r>
      <w:r w:rsidRPr="00681638">
        <w:rPr>
          <w:rFonts w:ascii="Times New Roman" w:hAnsi="Times New Roman" w:cs="Times New Roman"/>
          <w:i/>
          <w:iCs/>
          <w:sz w:val="18"/>
          <w:szCs w:val="18"/>
          <w:lang w:val="en-CA"/>
        </w:rPr>
        <w:t>Canadian Civil Liberties Association</w:t>
      </w:r>
      <w:r w:rsidR="00C9510B" w:rsidRPr="00681638">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85" w:history="1">
        <w:r w:rsidR="00C9510B" w:rsidRPr="00681638">
          <w:rPr>
            <w:rStyle w:val="Hyperlink"/>
            <w:rFonts w:ascii="Times New Roman" w:hAnsi="Times New Roman" w:cs="Times New Roman"/>
            <w:sz w:val="18"/>
            <w:szCs w:val="18"/>
            <w:lang w:val="en-CA"/>
          </w:rPr>
          <w:t>https://ccla.org/coronavirus-update-data-surveillance/</w:t>
        </w:r>
      </w:hyperlink>
      <w:r w:rsidR="00C9510B" w:rsidRPr="00681638">
        <w:rPr>
          <w:rFonts w:ascii="Times New Roman" w:hAnsi="Times New Roman" w:cs="Times New Roman"/>
          <w:sz w:val="18"/>
          <w:szCs w:val="18"/>
          <w:lang w:val="en-CA"/>
        </w:rPr>
        <w:t>&gt;.</w:t>
      </w:r>
    </w:p>
  </w:footnote>
  <w:footnote w:id="123">
    <w:p w14:paraId="0D684E20" w14:textId="6E4D6A50" w:rsidR="00F704BA" w:rsidRPr="00681638" w:rsidRDefault="00F704BA"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Emily </w:t>
      </w:r>
      <w:r w:rsidR="00C114C8" w:rsidRPr="00681638">
        <w:rPr>
          <w:rFonts w:ascii="Times New Roman" w:hAnsi="Times New Roman" w:cs="Times New Roman"/>
          <w:sz w:val="18"/>
          <w:szCs w:val="18"/>
          <w:lang w:val="en-CA"/>
        </w:rPr>
        <w:t>Mertz, “</w:t>
      </w:r>
      <w:r w:rsidR="00181FA6" w:rsidRPr="00681638">
        <w:rPr>
          <w:rFonts w:ascii="Times New Roman" w:hAnsi="Times New Roman" w:cs="Times New Roman"/>
          <w:sz w:val="18"/>
          <w:szCs w:val="18"/>
          <w:lang w:val="en-CA"/>
        </w:rPr>
        <w:t>Alberta launches ABTraceTogether app to improve contact tracing, fight COVID-19 spread”</w:t>
      </w:r>
      <w:r w:rsidR="00C9510B" w:rsidRPr="00681638">
        <w:rPr>
          <w:rFonts w:ascii="Times New Roman" w:hAnsi="Times New Roman" w:cs="Times New Roman"/>
          <w:sz w:val="18"/>
          <w:szCs w:val="18"/>
          <w:lang w:val="en-CA"/>
        </w:rPr>
        <w:t>,</w:t>
      </w:r>
      <w:r w:rsidR="00181FA6" w:rsidRPr="00681638">
        <w:rPr>
          <w:rFonts w:ascii="Times New Roman" w:hAnsi="Times New Roman" w:cs="Times New Roman"/>
          <w:sz w:val="18"/>
          <w:szCs w:val="18"/>
          <w:lang w:val="en-CA"/>
        </w:rPr>
        <w:t xml:space="preserve"> </w:t>
      </w:r>
      <w:r w:rsidR="00626EB9" w:rsidRPr="00681638">
        <w:rPr>
          <w:rFonts w:ascii="Times New Roman" w:hAnsi="Times New Roman" w:cs="Times New Roman"/>
          <w:i/>
          <w:sz w:val="18"/>
          <w:szCs w:val="18"/>
          <w:lang w:val="en-CA"/>
        </w:rPr>
        <w:t>Global News</w:t>
      </w:r>
      <w:r w:rsidR="00626EB9"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1 </w:t>
      </w:r>
      <w:r w:rsidR="005D7A17" w:rsidRPr="00681638">
        <w:rPr>
          <w:rFonts w:ascii="Times New Roman" w:hAnsi="Times New Roman" w:cs="Times New Roman"/>
          <w:sz w:val="18"/>
          <w:szCs w:val="18"/>
          <w:lang w:val="en-CA"/>
        </w:rPr>
        <w:t>May 2020)</w:t>
      </w:r>
      <w:r w:rsidR="00C9510B" w:rsidRPr="00681638">
        <w:rPr>
          <w:rFonts w:ascii="Times New Roman" w:hAnsi="Times New Roman" w:cs="Times New Roman"/>
          <w:sz w:val="18"/>
          <w:szCs w:val="18"/>
          <w:lang w:val="en-CA"/>
        </w:rPr>
        <w:t>, online:</w:t>
      </w:r>
      <w:r w:rsidR="005D7A17"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86" w:history="1">
        <w:r w:rsidR="00C9510B" w:rsidRPr="00681638">
          <w:rPr>
            <w:rStyle w:val="Hyperlink"/>
            <w:rFonts w:ascii="Times New Roman" w:hAnsi="Times New Roman" w:cs="Times New Roman"/>
            <w:sz w:val="18"/>
            <w:szCs w:val="18"/>
            <w:lang w:val="en-CA"/>
          </w:rPr>
          <w:t>https://globalnews.ca/news/6894997/covid-19-alberta-health-contact-tracing-app/</w:t>
        </w:r>
      </w:hyperlink>
      <w:r w:rsidR="00C9510B" w:rsidRPr="00681638">
        <w:rPr>
          <w:rFonts w:ascii="Times New Roman" w:hAnsi="Times New Roman" w:cs="Times New Roman"/>
          <w:sz w:val="18"/>
          <w:szCs w:val="18"/>
          <w:lang w:val="en-CA"/>
        </w:rPr>
        <w:t>&gt;.</w:t>
      </w:r>
    </w:p>
  </w:footnote>
  <w:footnote w:id="124">
    <w:p w14:paraId="506FFB55" w14:textId="1E7D8248" w:rsidR="009F692B" w:rsidRPr="00681638" w:rsidRDefault="009F692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Government of Alberta, </w:t>
      </w:r>
      <w:r w:rsidR="00982ABA" w:rsidRPr="00681638">
        <w:rPr>
          <w:rFonts w:ascii="Times New Roman" w:hAnsi="Times New Roman" w:cs="Times New Roman"/>
          <w:sz w:val="18"/>
          <w:szCs w:val="18"/>
          <w:lang w:val="en-CA"/>
        </w:rPr>
        <w:t>ABTraceTogether FAQ (2020)</w:t>
      </w:r>
      <w:r w:rsidR="00C9510B" w:rsidRPr="00681638">
        <w:rPr>
          <w:rFonts w:ascii="Times New Roman" w:hAnsi="Times New Roman" w:cs="Times New Roman"/>
          <w:sz w:val="18"/>
          <w:szCs w:val="18"/>
          <w:lang w:val="en-CA"/>
        </w:rPr>
        <w:t>, online:</w:t>
      </w:r>
      <w:r w:rsidR="00982ABA"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87" w:history="1">
        <w:r w:rsidR="00C9510B" w:rsidRPr="00681638">
          <w:rPr>
            <w:rStyle w:val="Hyperlink"/>
            <w:rFonts w:ascii="Times New Roman" w:hAnsi="Times New Roman" w:cs="Times New Roman"/>
            <w:sz w:val="18"/>
            <w:szCs w:val="18"/>
            <w:lang w:val="en-CA"/>
          </w:rPr>
          <w:t>https://www.alberta.ca/ab-trace-together-faq.aspx</w:t>
        </w:r>
      </w:hyperlink>
      <w:r w:rsidR="00C9510B" w:rsidRPr="00681638">
        <w:rPr>
          <w:rFonts w:ascii="Times New Roman" w:hAnsi="Times New Roman" w:cs="Times New Roman"/>
          <w:sz w:val="18"/>
          <w:szCs w:val="18"/>
          <w:lang w:val="en-CA"/>
        </w:rPr>
        <w:t>&gt;.</w:t>
      </w:r>
    </w:p>
  </w:footnote>
  <w:footnote w:id="125">
    <w:p w14:paraId="722AD241" w14:textId="1D192225" w:rsidR="009F692B" w:rsidRPr="00681638" w:rsidRDefault="009F692B" w:rsidP="000F5192">
      <w:pPr>
        <w:pStyle w:val="FootnoteText"/>
        <w:rPr>
          <w:rFonts w:ascii="Times New Roman" w:hAnsi="Times New Roman" w:cs="Times New Roman"/>
          <w:i/>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F628D" w:rsidRPr="00681638">
        <w:rPr>
          <w:rFonts w:ascii="Times New Roman" w:hAnsi="Times New Roman" w:cs="Times New Roman"/>
          <w:i/>
          <w:sz w:val="18"/>
          <w:szCs w:val="18"/>
          <w:lang w:val="en-CA"/>
        </w:rPr>
        <w:t>Ibid.</w:t>
      </w:r>
    </w:p>
  </w:footnote>
  <w:footnote w:id="126">
    <w:p w14:paraId="71B8B3A1" w14:textId="4C827EB5" w:rsidR="009F692B" w:rsidRPr="00681638" w:rsidRDefault="009F692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4F628D" w:rsidRPr="00681638">
        <w:rPr>
          <w:rFonts w:ascii="Times New Roman" w:hAnsi="Times New Roman" w:cs="Times New Roman"/>
          <w:i/>
          <w:sz w:val="18"/>
          <w:szCs w:val="18"/>
          <w:lang w:val="en-CA"/>
        </w:rPr>
        <w:t>Ibid.</w:t>
      </w:r>
    </w:p>
  </w:footnote>
  <w:footnote w:id="127">
    <w:p w14:paraId="1DDF32B7" w14:textId="47F63B4F" w:rsidR="002302B4" w:rsidRPr="00681638" w:rsidRDefault="002302B4"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 xml:space="preserve">Jason </w:t>
      </w:r>
      <w:r w:rsidR="00BA0186" w:rsidRPr="00681638">
        <w:rPr>
          <w:rFonts w:ascii="Times New Roman" w:hAnsi="Times New Roman" w:cs="Times New Roman"/>
          <w:sz w:val="18"/>
          <w:szCs w:val="18"/>
          <w:lang w:val="en-CA"/>
        </w:rPr>
        <w:t>Herring, “</w:t>
      </w:r>
      <w:r w:rsidR="009F3F11" w:rsidRPr="00681638">
        <w:rPr>
          <w:rFonts w:ascii="Times New Roman" w:hAnsi="Times New Roman" w:cs="Times New Roman"/>
          <w:sz w:val="18"/>
          <w:szCs w:val="18"/>
          <w:lang w:val="en-CA"/>
        </w:rPr>
        <w:t>Alberta's COVID-19 tracing app to get iPhone upgrade, but problems persist”</w:t>
      </w:r>
      <w:r w:rsidR="00C9510B" w:rsidRPr="00681638">
        <w:rPr>
          <w:rFonts w:ascii="Times New Roman" w:hAnsi="Times New Roman" w:cs="Times New Roman"/>
          <w:sz w:val="18"/>
          <w:szCs w:val="18"/>
          <w:lang w:val="en-CA"/>
        </w:rPr>
        <w:t>,</w:t>
      </w:r>
      <w:r w:rsidR="009F3F11" w:rsidRPr="00681638">
        <w:rPr>
          <w:rFonts w:ascii="Times New Roman" w:hAnsi="Times New Roman" w:cs="Times New Roman"/>
          <w:b/>
          <w:sz w:val="18"/>
          <w:szCs w:val="18"/>
          <w:lang w:val="en-CA"/>
        </w:rPr>
        <w:t xml:space="preserve"> </w:t>
      </w:r>
      <w:r w:rsidR="00746948" w:rsidRPr="00681638">
        <w:rPr>
          <w:rFonts w:ascii="Times New Roman" w:hAnsi="Times New Roman" w:cs="Times New Roman"/>
          <w:i/>
          <w:sz w:val="18"/>
          <w:szCs w:val="18"/>
          <w:lang w:val="en-CA"/>
        </w:rPr>
        <w:t xml:space="preserve">Calgary Herald </w:t>
      </w:r>
      <w:r w:rsidR="00746948" w:rsidRPr="00681638">
        <w:rPr>
          <w:rFonts w:ascii="Times New Roman" w:hAnsi="Times New Roman" w:cs="Times New Roman"/>
          <w:sz w:val="18"/>
          <w:szCs w:val="18"/>
          <w:lang w:val="en-CA"/>
        </w:rPr>
        <w:t>(</w:t>
      </w:r>
      <w:r w:rsidR="00C9510B" w:rsidRPr="00681638">
        <w:rPr>
          <w:rFonts w:ascii="Times New Roman" w:hAnsi="Times New Roman" w:cs="Times New Roman"/>
          <w:sz w:val="18"/>
          <w:szCs w:val="18"/>
          <w:lang w:val="en-CA"/>
        </w:rPr>
        <w:t xml:space="preserve">22 </w:t>
      </w:r>
      <w:r w:rsidR="005B4A7D" w:rsidRPr="00681638">
        <w:rPr>
          <w:rFonts w:ascii="Times New Roman" w:hAnsi="Times New Roman" w:cs="Times New Roman"/>
          <w:sz w:val="18"/>
          <w:szCs w:val="18"/>
          <w:lang w:val="en-CA"/>
        </w:rPr>
        <w:t>May 2020)</w:t>
      </w:r>
      <w:r w:rsidR="00C9510B" w:rsidRPr="00681638">
        <w:rPr>
          <w:rFonts w:ascii="Times New Roman" w:hAnsi="Times New Roman" w:cs="Times New Roman"/>
          <w:sz w:val="18"/>
          <w:szCs w:val="18"/>
          <w:lang w:val="en-CA"/>
        </w:rPr>
        <w:t>, online</w:t>
      </w:r>
      <w:r w:rsidR="005B4A7D" w:rsidRPr="00681638">
        <w:rPr>
          <w:rFonts w:ascii="Times New Roman" w:hAnsi="Times New Roman" w:cs="Times New Roman"/>
          <w:sz w:val="18"/>
          <w:szCs w:val="18"/>
          <w:lang w:val="en-CA"/>
        </w:rPr>
        <w:t>:</w:t>
      </w:r>
      <w:r w:rsidR="005B4A7D" w:rsidRPr="00681638">
        <w:rPr>
          <w:rFonts w:ascii="Times New Roman" w:hAnsi="Times New Roman" w:cs="Times New Roman"/>
          <w:b/>
          <w:sz w:val="18"/>
          <w:szCs w:val="18"/>
          <w:lang w:val="en-CA"/>
        </w:rPr>
        <w:t xml:space="preserve"> </w:t>
      </w:r>
      <w:r w:rsidR="00C9510B" w:rsidRPr="00681638">
        <w:rPr>
          <w:rFonts w:ascii="Times New Roman" w:hAnsi="Times New Roman" w:cs="Times New Roman"/>
          <w:b/>
          <w:sz w:val="18"/>
          <w:szCs w:val="18"/>
          <w:lang w:val="en-CA"/>
        </w:rPr>
        <w:t>&lt;</w:t>
      </w:r>
      <w:hyperlink r:id="rId88" w:history="1">
        <w:r w:rsidR="00C9510B" w:rsidRPr="00681638">
          <w:rPr>
            <w:rStyle w:val="Hyperlink"/>
            <w:rFonts w:ascii="Times New Roman" w:hAnsi="Times New Roman" w:cs="Times New Roman"/>
            <w:sz w:val="18"/>
            <w:szCs w:val="18"/>
            <w:lang w:val="en-CA"/>
          </w:rPr>
          <w:t>https://calgaryherald.com/news/local-news/alberta-contact-tracing-app-to-get-ios-upgrade-but-many-albertans-left-unable-to-download</w:t>
        </w:r>
      </w:hyperlink>
      <w:r w:rsidR="00C9510B" w:rsidRPr="00681638">
        <w:rPr>
          <w:rFonts w:ascii="Times New Roman" w:hAnsi="Times New Roman" w:cs="Times New Roman"/>
          <w:sz w:val="18"/>
          <w:szCs w:val="18"/>
          <w:lang w:val="en-CA"/>
        </w:rPr>
        <w:t>&gt;.</w:t>
      </w:r>
    </w:p>
  </w:footnote>
  <w:footnote w:id="128">
    <w:p w14:paraId="2667E759" w14:textId="40C8EE1C" w:rsidR="00FB40E5" w:rsidRPr="00681638" w:rsidRDefault="00FB40E5"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004F628D" w:rsidRPr="00681638">
        <w:rPr>
          <w:rFonts w:ascii="Times New Roman" w:hAnsi="Times New Roman" w:cs="Times New Roman"/>
          <w:sz w:val="18"/>
          <w:szCs w:val="18"/>
          <w:lang w:val="en-CA"/>
        </w:rPr>
        <w:t xml:space="preserve"> </w:t>
      </w:r>
      <w:r w:rsidR="004F628D" w:rsidRPr="00681638">
        <w:rPr>
          <w:rFonts w:ascii="Times New Roman" w:hAnsi="Times New Roman" w:cs="Times New Roman"/>
          <w:i/>
          <w:sz w:val="18"/>
          <w:szCs w:val="18"/>
          <w:lang w:val="en-CA"/>
        </w:rPr>
        <w:t>Ibid.</w:t>
      </w:r>
      <w:r w:rsidR="004F628D" w:rsidRPr="00681638">
        <w:rPr>
          <w:rFonts w:ascii="Times New Roman" w:hAnsi="Times New Roman" w:cs="Times New Roman"/>
          <w:sz w:val="18"/>
          <w:szCs w:val="18"/>
          <w:lang w:val="en-CA"/>
        </w:rPr>
        <w:t xml:space="preserve"> </w:t>
      </w:r>
    </w:p>
  </w:footnote>
  <w:footnote w:id="129">
    <w:p w14:paraId="663BD18C" w14:textId="39A7893E" w:rsidR="005B4A7D" w:rsidRPr="00681638" w:rsidRDefault="005B4A7D"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666DC" w:rsidRPr="00681638">
        <w:rPr>
          <w:rFonts w:ascii="Times New Roman" w:hAnsi="Times New Roman" w:cs="Times New Roman"/>
          <w:sz w:val="18"/>
          <w:szCs w:val="18"/>
          <w:lang w:val="en-CA"/>
        </w:rPr>
        <w:t xml:space="preserve">Alberta, </w:t>
      </w:r>
      <w:r w:rsidR="00C9510B" w:rsidRPr="00681638">
        <w:rPr>
          <w:rFonts w:ascii="Times New Roman" w:hAnsi="Times New Roman" w:cs="Times New Roman"/>
          <w:sz w:val="18"/>
          <w:szCs w:val="18"/>
          <w:lang w:val="en-CA"/>
        </w:rPr>
        <w:t>Government of Alberta</w:t>
      </w:r>
      <w:r w:rsidR="00C9510B" w:rsidRPr="00917706">
        <w:rPr>
          <w:rFonts w:ascii="Times New Roman" w:hAnsi="Times New Roman" w:cs="Times New Roman"/>
          <w:sz w:val="18"/>
          <w:szCs w:val="18"/>
          <w:lang w:val="en-CA"/>
        </w:rPr>
        <w:t xml:space="preserve">, </w:t>
      </w:r>
      <w:r w:rsidR="00C9510B" w:rsidRPr="00917706">
        <w:rPr>
          <w:rFonts w:ascii="Times New Roman" w:hAnsi="Times New Roman" w:cs="Times New Roman"/>
          <w:i/>
          <w:iCs/>
          <w:sz w:val="18"/>
          <w:szCs w:val="18"/>
          <w:lang w:val="en-CA"/>
        </w:rPr>
        <w:t>ABTraceTogether FAQ</w:t>
      </w:r>
      <w:r w:rsidR="00C9510B" w:rsidRPr="00917706">
        <w:rPr>
          <w:rFonts w:ascii="Times New Roman" w:hAnsi="Times New Roman" w:cs="Times New Roman"/>
          <w:sz w:val="18"/>
          <w:szCs w:val="18"/>
          <w:lang w:val="en-CA"/>
        </w:rPr>
        <w:t xml:space="preserve"> </w:t>
      </w:r>
      <w:r w:rsidR="003666DC" w:rsidRPr="00917706">
        <w:rPr>
          <w:rFonts w:ascii="Times New Roman" w:hAnsi="Times New Roman" w:cs="Times New Roman"/>
          <w:sz w:val="18"/>
          <w:szCs w:val="18"/>
          <w:lang w:val="en-CA"/>
        </w:rPr>
        <w:t xml:space="preserve">(Website FAQ) </w:t>
      </w:r>
      <w:r w:rsidR="00C9510B" w:rsidRPr="00917706">
        <w:rPr>
          <w:rFonts w:ascii="Times New Roman" w:hAnsi="Times New Roman" w:cs="Times New Roman"/>
          <w:sz w:val="18"/>
          <w:szCs w:val="18"/>
          <w:lang w:val="en-CA"/>
        </w:rPr>
        <w:t>(</w:t>
      </w:r>
      <w:r w:rsidR="003666DC" w:rsidRPr="00917706">
        <w:rPr>
          <w:rFonts w:ascii="Times New Roman" w:hAnsi="Times New Roman" w:cs="Times New Roman"/>
          <w:sz w:val="18"/>
          <w:szCs w:val="18"/>
          <w:lang w:val="en-CA"/>
        </w:rPr>
        <w:t xml:space="preserve">Government of Alberta: </w:t>
      </w:r>
      <w:r w:rsidR="00C9510B" w:rsidRPr="00681638">
        <w:rPr>
          <w:rFonts w:ascii="Times New Roman" w:hAnsi="Times New Roman" w:cs="Times New Roman"/>
          <w:sz w:val="18"/>
          <w:szCs w:val="18"/>
          <w:lang w:val="en-CA"/>
        </w:rPr>
        <w:t>2020</w:t>
      </w:r>
      <w:r w:rsidR="00C9510B" w:rsidRPr="00917706">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w:t>
      </w:r>
      <w:hyperlink r:id="rId89" w:history="1">
        <w:r w:rsidRPr="00681638">
          <w:rPr>
            <w:rStyle w:val="Hyperlink"/>
            <w:rFonts w:ascii="Times New Roman" w:hAnsi="Times New Roman" w:cs="Times New Roman"/>
            <w:sz w:val="18"/>
            <w:szCs w:val="18"/>
            <w:lang w:val="en-CA"/>
          </w:rPr>
          <w:t>https://www.alberta.ca/ab-trace-together-faq.aspx</w:t>
        </w:r>
      </w:hyperlink>
    </w:p>
  </w:footnote>
  <w:footnote w:id="130">
    <w:p w14:paraId="218ECD88" w14:textId="42057273" w:rsidR="00D12930" w:rsidRPr="00681638" w:rsidRDefault="00D12930" w:rsidP="00917706">
      <w:pPr>
        <w:pStyle w:val="FootnoteText"/>
        <w:rPr>
          <w:rStyle w:val="Hyperlink"/>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3F6D08B8" w:rsidRPr="00681638">
        <w:rPr>
          <w:rFonts w:ascii="Times New Roman" w:hAnsi="Times New Roman" w:cs="Times New Roman"/>
          <w:sz w:val="18"/>
          <w:szCs w:val="18"/>
        </w:rPr>
        <w:t xml:space="preserve"> </w:t>
      </w:r>
      <w:r w:rsidR="00F047F7" w:rsidRPr="00681638">
        <w:rPr>
          <w:rFonts w:ascii="Times New Roman" w:hAnsi="Times New Roman" w:cs="Times New Roman"/>
          <w:sz w:val="18"/>
          <w:szCs w:val="18"/>
        </w:rPr>
        <w:t xml:space="preserve">Ontario, </w:t>
      </w:r>
      <w:r w:rsidR="008B0714" w:rsidRPr="00681638">
        <w:rPr>
          <w:rFonts w:ascii="Times New Roman" w:hAnsi="Times New Roman" w:cs="Times New Roman"/>
          <w:sz w:val="18"/>
          <w:szCs w:val="18"/>
        </w:rPr>
        <w:t xml:space="preserve">Ministry of the Solicitor General, </w:t>
      </w:r>
      <w:r w:rsidR="001726C2" w:rsidRPr="00917706">
        <w:rPr>
          <w:rFonts w:ascii="Times New Roman" w:hAnsi="Times New Roman" w:cs="Times New Roman"/>
          <w:i/>
          <w:iCs/>
          <w:sz w:val="18"/>
          <w:szCs w:val="18"/>
          <w:lang w:val="en-CA"/>
        </w:rPr>
        <w:t>Disclosure of COVID-19 Status Information by</w:t>
      </w:r>
      <w:r w:rsidR="001726C2" w:rsidRPr="00917706">
        <w:rPr>
          <w:rFonts w:ascii="Times New Roman" w:hAnsi="Times New Roman" w:cs="Times New Roman"/>
          <w:i/>
          <w:iCs/>
          <w:sz w:val="18"/>
          <w:szCs w:val="18"/>
          <w:lang w:val="en-CA"/>
        </w:rPr>
        <w:br/>
        <w:t>Laboratories and Public Health Units</w:t>
      </w:r>
      <w:r w:rsidR="001726C2" w:rsidRPr="00681638">
        <w:rPr>
          <w:rFonts w:ascii="Times New Roman" w:hAnsi="Times New Roman" w:cs="Times New Roman"/>
          <w:sz w:val="18"/>
          <w:szCs w:val="18"/>
          <w:lang w:val="en-CA"/>
        </w:rPr>
        <w:t xml:space="preserve"> (Memorandum) (Ministry of the Solicitor General: 6</w:t>
      </w:r>
      <w:r w:rsidR="00511DBE" w:rsidRPr="00681638">
        <w:rPr>
          <w:rFonts w:ascii="Times New Roman" w:hAnsi="Times New Roman" w:cs="Times New Roman"/>
          <w:sz w:val="18"/>
          <w:szCs w:val="18"/>
          <w:lang w:val="en-CA"/>
        </w:rPr>
        <w:t>, 9</w:t>
      </w:r>
      <w:r w:rsidR="001726C2" w:rsidRPr="00681638">
        <w:rPr>
          <w:rFonts w:ascii="Times New Roman" w:hAnsi="Times New Roman" w:cs="Times New Roman"/>
          <w:sz w:val="18"/>
          <w:szCs w:val="18"/>
          <w:lang w:val="en-CA"/>
        </w:rPr>
        <w:t xml:space="preserve"> April 2020), online: </w:t>
      </w:r>
      <w:r w:rsidR="00F047F7" w:rsidRPr="00917706">
        <w:rPr>
          <w:rFonts w:ascii="Times New Roman" w:hAnsi="Times New Roman" w:cs="Times New Roman"/>
          <w:sz w:val="18"/>
          <w:szCs w:val="18"/>
        </w:rPr>
        <w:t xml:space="preserve"> </w:t>
      </w:r>
      <w:r w:rsidR="001726C2" w:rsidRPr="00917706">
        <w:rPr>
          <w:rFonts w:ascii="Times New Roman" w:hAnsi="Times New Roman" w:cs="Times New Roman"/>
          <w:sz w:val="18"/>
          <w:szCs w:val="18"/>
        </w:rPr>
        <w:t>&lt;</w:t>
      </w:r>
      <w:r w:rsidR="001726C2" w:rsidRPr="00917706">
        <w:rPr>
          <w:rFonts w:ascii="Times New Roman" w:hAnsi="Times New Roman" w:cs="Times New Roman"/>
          <w:sz w:val="18"/>
          <w:szCs w:val="18"/>
        </w:rPr>
        <w:fldChar w:fldCharType="begin"/>
      </w:r>
      <w:ins w:id="1599" w:author="Jhoh@ccla.org" w:date="2020-06-16T14:14:00Z">
        <w:r w:rsidR="001726C2" w:rsidRPr="0067228E">
          <w:rPr>
            <w:rFonts w:ascii="Times New Roman" w:hAnsi="Times New Roman" w:cs="Times New Roman"/>
            <w:sz w:val="18"/>
            <w:szCs w:val="18"/>
            <w:highlight w:val="yellow"/>
          </w:rPr>
          <w:instrText xml:space="preserve"> HYPERLINK "</w:instrText>
        </w:r>
      </w:ins>
      <w:ins w:id="1600" w:author="Abby Deshman" w:date="2020-06-16T01:29:00Z">
        <w:r w:rsidR="001726C2" w:rsidRPr="009E102D">
          <w:rPr>
            <w:highlight w:val="yellow"/>
          </w:rPr>
          <w:instrText>http://calendar.londonpolice.ca/Meetings/Detail/2020-04-16-1130-LPSB-Meeting-April-2020/327a58bd-95e1-417b-860c-ab9f00bffb3f</w:instrText>
        </w:r>
      </w:ins>
      <w:ins w:id="1601" w:author="Jhoh@ccla.org" w:date="2020-06-16T14:14:00Z">
        <w:r w:rsidR="001726C2" w:rsidRPr="0067228E">
          <w:rPr>
            <w:rFonts w:ascii="Times New Roman" w:hAnsi="Times New Roman" w:cs="Times New Roman"/>
            <w:sz w:val="18"/>
            <w:szCs w:val="18"/>
            <w:highlight w:val="yellow"/>
          </w:rPr>
          <w:instrText xml:space="preserve">" </w:instrText>
        </w:r>
      </w:ins>
      <w:r w:rsidR="001726C2" w:rsidRPr="00917706">
        <w:rPr>
          <w:rFonts w:ascii="Times New Roman" w:hAnsi="Times New Roman" w:cs="Times New Roman"/>
          <w:sz w:val="18"/>
          <w:szCs w:val="18"/>
        </w:rPr>
        <w:fldChar w:fldCharType="separate"/>
      </w:r>
      <w:r w:rsidR="001726C2" w:rsidRPr="00917706">
        <w:rPr>
          <w:rStyle w:val="Hyperlink"/>
          <w:rFonts w:ascii="Times New Roman" w:hAnsi="Times New Roman" w:cs="Times New Roman"/>
          <w:sz w:val="18"/>
          <w:szCs w:val="18"/>
        </w:rPr>
        <w:t>http://calendar.londonpolice.ca/Meetings/Detail/2020-04-16-1130-LPSB-Meeting-April-2020/327a58bd-95e1-417b-860c-ab9f00bffb3f</w:t>
      </w:r>
      <w:r w:rsidR="001726C2" w:rsidRPr="00917706">
        <w:rPr>
          <w:rFonts w:ascii="Times New Roman" w:hAnsi="Times New Roman" w:cs="Times New Roman"/>
          <w:sz w:val="18"/>
          <w:szCs w:val="18"/>
        </w:rPr>
        <w:fldChar w:fldCharType="end"/>
      </w:r>
      <w:r w:rsidR="3F6D08B8" w:rsidRPr="00917706">
        <w:rPr>
          <w:rStyle w:val="Hyperlink"/>
          <w:rFonts w:ascii="Times New Roman" w:hAnsi="Times New Roman" w:cs="Times New Roman"/>
          <w:sz w:val="18"/>
          <w:szCs w:val="18"/>
        </w:rPr>
        <w:t>.</w:t>
      </w:r>
      <w:r w:rsidR="001726C2" w:rsidRPr="00917706">
        <w:rPr>
          <w:rFonts w:ascii="Times New Roman" w:hAnsi="Times New Roman" w:cs="Times New Roman"/>
          <w:sz w:val="18"/>
          <w:szCs w:val="18"/>
          <w:lang w:val="en-CA"/>
        </w:rPr>
        <w:t>&gt;</w:t>
      </w:r>
      <w:r w:rsidR="3F6D08B8" w:rsidRPr="00917706">
        <w:rPr>
          <w:rFonts w:ascii="Times New Roman" w:hAnsi="Times New Roman" w:cs="Times New Roman"/>
          <w:sz w:val="18"/>
          <w:szCs w:val="18"/>
          <w:lang w:val="en-CA"/>
        </w:rPr>
        <w:t xml:space="preserve"> </w:t>
      </w:r>
    </w:p>
  </w:footnote>
  <w:footnote w:id="131">
    <w:p w14:paraId="3E0357CC" w14:textId="77777777" w:rsidR="00065F6F" w:rsidRPr="00681638" w:rsidRDefault="00065F6F" w:rsidP="00065F6F">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“Civil liberties group warns of 'invasion of privacy' after Ontario gives police COVID-19 test data”, </w:t>
      </w:r>
      <w:r w:rsidRPr="00681638">
        <w:rPr>
          <w:rFonts w:ascii="Times New Roman" w:hAnsi="Times New Roman" w:cs="Times New Roman"/>
          <w:i/>
          <w:sz w:val="18"/>
          <w:szCs w:val="18"/>
          <w:lang w:val="en-CA"/>
        </w:rPr>
        <w:t>CBC News</w:t>
      </w:r>
      <w:r w:rsidRPr="00681638">
        <w:rPr>
          <w:rFonts w:ascii="Times New Roman" w:hAnsi="Times New Roman" w:cs="Times New Roman"/>
          <w:sz w:val="18"/>
          <w:szCs w:val="18"/>
          <w:lang w:val="en-CA"/>
        </w:rPr>
        <w:t xml:space="preserve"> (24 April 2020), online: &lt;</w:t>
      </w:r>
      <w:hyperlink r:id="rId90" w:history="1">
        <w:r w:rsidRPr="00681638">
          <w:rPr>
            <w:rStyle w:val="Hyperlink"/>
            <w:rFonts w:ascii="Times New Roman" w:hAnsi="Times New Roman" w:cs="Times New Roman"/>
            <w:sz w:val="18"/>
            <w:szCs w:val="18"/>
            <w:lang w:val="en-CA"/>
          </w:rPr>
          <w:t>https://www.cbc.ca/news/canada/toronto/ontario-covid19-data-police-1.5544272</w:t>
        </w:r>
      </w:hyperlink>
      <w:r w:rsidRPr="00681638">
        <w:rPr>
          <w:rFonts w:ascii="Times New Roman" w:hAnsi="Times New Roman" w:cs="Times New Roman"/>
          <w:sz w:val="18"/>
          <w:szCs w:val="18"/>
          <w:lang w:val="en-CA"/>
        </w:rPr>
        <w:t>&gt;.</w:t>
      </w:r>
    </w:p>
  </w:footnote>
  <w:footnote w:id="132">
    <w:p w14:paraId="738F0E41" w14:textId="20F6D7D2" w:rsidR="00143851" w:rsidRPr="00681638" w:rsidRDefault="00143851"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4478D" w:rsidRPr="00681638">
        <w:rPr>
          <w:rFonts w:ascii="Times New Roman" w:hAnsi="Times New Roman" w:cs="Times New Roman"/>
          <w:i/>
          <w:sz w:val="18"/>
          <w:szCs w:val="18"/>
          <w:lang w:val="en-CA"/>
        </w:rPr>
        <w:t>Personal Health Information Protection Act</w:t>
      </w:r>
      <w:r w:rsidR="0074478D" w:rsidRPr="00681638">
        <w:rPr>
          <w:rFonts w:ascii="Times New Roman" w:hAnsi="Times New Roman" w:cs="Times New Roman"/>
          <w:sz w:val="18"/>
          <w:szCs w:val="18"/>
          <w:lang w:val="en-CA"/>
        </w:rPr>
        <w:t xml:space="preserve">, 2004, SO 2004, c 3, Sched A, s. 32 </w:t>
      </w:r>
      <w:r w:rsidR="00C9510B" w:rsidRPr="00681638">
        <w:rPr>
          <w:rFonts w:ascii="Times New Roman" w:hAnsi="Times New Roman" w:cs="Times New Roman"/>
          <w:sz w:val="18"/>
          <w:szCs w:val="18"/>
          <w:lang w:val="en-CA"/>
        </w:rPr>
        <w:t>online</w:t>
      </w:r>
      <w:r w:rsidR="0074478D" w:rsidRPr="00681638">
        <w:rPr>
          <w:rFonts w:ascii="Times New Roman" w:hAnsi="Times New Roman" w:cs="Times New Roman"/>
          <w:sz w:val="18"/>
          <w:szCs w:val="18"/>
          <w:lang w:val="en-CA"/>
        </w:rPr>
        <w:t xml:space="preserve">: </w:t>
      </w:r>
      <w:r w:rsidR="00C9510B" w:rsidRPr="00681638">
        <w:rPr>
          <w:rFonts w:ascii="Times New Roman" w:hAnsi="Times New Roman" w:cs="Times New Roman"/>
          <w:sz w:val="18"/>
          <w:szCs w:val="18"/>
          <w:lang w:val="en-CA"/>
        </w:rPr>
        <w:t>&lt;</w:t>
      </w:r>
      <w:hyperlink r:id="rId91" w:history="1">
        <w:r w:rsidR="00C9510B" w:rsidRPr="00681638">
          <w:rPr>
            <w:rStyle w:val="Hyperlink"/>
            <w:rFonts w:ascii="Times New Roman" w:hAnsi="Times New Roman" w:cs="Times New Roman"/>
            <w:sz w:val="18"/>
            <w:szCs w:val="18"/>
            <w:lang w:val="en-CA"/>
          </w:rPr>
          <w:t>https://www.ontario.ca/laws/statute/04p03</w:t>
        </w:r>
      </w:hyperlink>
      <w:r w:rsidR="00C9510B" w:rsidRPr="00681638">
        <w:rPr>
          <w:rFonts w:ascii="Times New Roman" w:hAnsi="Times New Roman" w:cs="Times New Roman"/>
          <w:sz w:val="18"/>
          <w:szCs w:val="18"/>
          <w:lang w:val="en-CA"/>
        </w:rPr>
        <w:t>&gt;.</w:t>
      </w:r>
    </w:p>
  </w:footnote>
  <w:footnote w:id="133">
    <w:p w14:paraId="7725828B" w14:textId="349EF69C" w:rsidR="000D3990" w:rsidRPr="00681638" w:rsidRDefault="000D3990" w:rsidP="000F5192">
      <w:pPr>
        <w:pStyle w:val="FootnoteText"/>
        <w:rPr>
          <w:rFonts w:ascii="Times New Roman" w:hAnsi="Times New Roman" w:cs="Times New Roman"/>
          <w:b/>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667CD" w:rsidRPr="00681638">
        <w:rPr>
          <w:rFonts w:ascii="Times New Roman" w:hAnsi="Times New Roman" w:cs="Times New Roman"/>
          <w:sz w:val="18"/>
          <w:szCs w:val="18"/>
          <w:lang w:val="en-CA"/>
        </w:rPr>
        <w:t xml:space="preserve">Stephen </w:t>
      </w:r>
      <w:r w:rsidR="004313C5" w:rsidRPr="00681638">
        <w:rPr>
          <w:rFonts w:ascii="Times New Roman" w:hAnsi="Times New Roman" w:cs="Times New Roman"/>
          <w:sz w:val="18"/>
          <w:szCs w:val="18"/>
          <w:lang w:val="en-CA"/>
        </w:rPr>
        <w:t>Gaetz et al</w:t>
      </w:r>
      <w:r w:rsidR="003667CD" w:rsidRPr="00681638">
        <w:rPr>
          <w:rFonts w:ascii="Times New Roman" w:hAnsi="Times New Roman" w:cs="Times New Roman"/>
          <w:sz w:val="18"/>
          <w:szCs w:val="18"/>
          <w:lang w:val="en-CA"/>
        </w:rPr>
        <w:t>,</w:t>
      </w:r>
      <w:r w:rsidR="004313C5" w:rsidRPr="00681638">
        <w:rPr>
          <w:rFonts w:ascii="Times New Roman" w:hAnsi="Times New Roman" w:cs="Times New Roman"/>
          <w:sz w:val="18"/>
          <w:szCs w:val="18"/>
          <w:lang w:val="en-CA"/>
        </w:rPr>
        <w:t xml:space="preserve"> “</w:t>
      </w:r>
      <w:r w:rsidR="004254B7" w:rsidRPr="00681638">
        <w:rPr>
          <w:rFonts w:ascii="Times New Roman" w:hAnsi="Times New Roman" w:cs="Times New Roman"/>
          <w:sz w:val="18"/>
          <w:szCs w:val="18"/>
          <w:lang w:val="en-CA"/>
        </w:rPr>
        <w:t xml:space="preserve">The State of Homelessness in Canada 2016” </w:t>
      </w:r>
      <w:r w:rsidR="003667CD" w:rsidRPr="00681638">
        <w:rPr>
          <w:rFonts w:ascii="Times New Roman" w:hAnsi="Times New Roman" w:cs="Times New Roman"/>
          <w:sz w:val="18"/>
          <w:szCs w:val="18"/>
          <w:lang w:val="en-CA"/>
        </w:rPr>
        <w:t xml:space="preserve">(2016) </w:t>
      </w:r>
      <w:r w:rsidR="004254B7" w:rsidRPr="00681638">
        <w:rPr>
          <w:rFonts w:ascii="Times New Roman" w:hAnsi="Times New Roman" w:cs="Times New Roman"/>
          <w:i/>
          <w:sz w:val="18"/>
          <w:szCs w:val="18"/>
          <w:lang w:val="en-CA"/>
        </w:rPr>
        <w:t>Canadian Observatory on Homeless; Canadian Alliance to End Homelessness</w:t>
      </w:r>
      <w:r w:rsidR="003667CD" w:rsidRPr="00681638">
        <w:rPr>
          <w:rFonts w:ascii="Times New Roman" w:hAnsi="Times New Roman" w:cs="Times New Roman"/>
          <w:sz w:val="18"/>
          <w:szCs w:val="18"/>
          <w:lang w:val="en-CA"/>
        </w:rPr>
        <w:t>, online</w:t>
      </w:r>
      <w:r w:rsidR="0069664D" w:rsidRPr="00681638">
        <w:rPr>
          <w:rFonts w:ascii="Times New Roman" w:hAnsi="Times New Roman" w:cs="Times New Roman"/>
          <w:sz w:val="18"/>
          <w:szCs w:val="18"/>
          <w:lang w:val="en-CA"/>
        </w:rPr>
        <w:t>:</w:t>
      </w:r>
      <w:r w:rsidR="004254B7" w:rsidRPr="00681638">
        <w:rPr>
          <w:rFonts w:ascii="Times New Roman" w:hAnsi="Times New Roman" w:cs="Times New Roman"/>
          <w:sz w:val="18"/>
          <w:szCs w:val="18"/>
          <w:lang w:val="en-CA"/>
        </w:rPr>
        <w:t xml:space="preserve"> </w:t>
      </w:r>
      <w:r w:rsidR="00CE210F" w:rsidRPr="00681638">
        <w:rPr>
          <w:rFonts w:ascii="Times New Roman" w:hAnsi="Times New Roman" w:cs="Times New Roman"/>
          <w:sz w:val="18"/>
          <w:szCs w:val="18"/>
          <w:lang w:val="en-CA"/>
        </w:rPr>
        <w:t>&lt;</w:t>
      </w:r>
      <w:hyperlink r:id="rId92" w:history="1">
        <w:r w:rsidR="00CE210F" w:rsidRPr="00681638">
          <w:rPr>
            <w:rStyle w:val="Hyperlink"/>
            <w:rFonts w:ascii="Times New Roman" w:hAnsi="Times New Roman" w:cs="Times New Roman"/>
            <w:sz w:val="18"/>
            <w:szCs w:val="18"/>
            <w:lang w:val="en-CA"/>
          </w:rPr>
          <w:t>https://homelesshub.ca/SOHC2016</w:t>
        </w:r>
      </w:hyperlink>
      <w:r w:rsidR="00CE210F" w:rsidRPr="00681638">
        <w:rPr>
          <w:rStyle w:val="Hyperlink"/>
          <w:rFonts w:ascii="Times New Roman" w:hAnsi="Times New Roman" w:cs="Times New Roman"/>
          <w:sz w:val="18"/>
          <w:szCs w:val="18"/>
          <w:lang w:val="en-CA"/>
        </w:rPr>
        <w:t>&gt;</w:t>
      </w:r>
      <w:r w:rsidR="0069664D" w:rsidRPr="00681638">
        <w:rPr>
          <w:rFonts w:ascii="Times New Roman" w:hAnsi="Times New Roman" w:cs="Times New Roman"/>
          <w:sz w:val="18"/>
          <w:szCs w:val="18"/>
          <w:lang w:val="en-CA"/>
        </w:rPr>
        <w:t>.</w:t>
      </w:r>
    </w:p>
  </w:footnote>
  <w:footnote w:id="134">
    <w:p w14:paraId="09B3ED78" w14:textId="287DF803" w:rsidR="00FD1858" w:rsidRPr="00681638" w:rsidRDefault="00FD1858"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75AFA" w:rsidRPr="00681638">
        <w:rPr>
          <w:rFonts w:ascii="Times New Roman" w:hAnsi="Times New Roman" w:cs="Times New Roman"/>
          <w:sz w:val="18"/>
          <w:szCs w:val="18"/>
          <w:lang w:val="en-CA"/>
        </w:rPr>
        <w:t xml:space="preserve">Canada, Statistics Canada, </w:t>
      </w:r>
      <w:r w:rsidR="004E4D84" w:rsidRPr="00917706">
        <w:rPr>
          <w:rFonts w:ascii="Times New Roman" w:hAnsi="Times New Roman" w:cs="Times New Roman"/>
          <w:i/>
          <w:iCs/>
          <w:sz w:val="18"/>
          <w:szCs w:val="18"/>
          <w:lang w:val="en-CA"/>
        </w:rPr>
        <w:t>2018 Toronto Street Needs Assessment, p.20; 2016 Census of Canada</w:t>
      </w:r>
      <w:r w:rsidR="004E4D84" w:rsidRPr="00681638">
        <w:rPr>
          <w:rFonts w:ascii="Times New Roman" w:hAnsi="Times New Roman" w:cs="Times New Roman"/>
          <w:sz w:val="18"/>
          <w:szCs w:val="18"/>
          <w:lang w:val="en-CA"/>
        </w:rPr>
        <w:t xml:space="preserve">, </w:t>
      </w:r>
      <w:r w:rsidR="008106CD" w:rsidRPr="00681638">
        <w:rPr>
          <w:rFonts w:ascii="Times New Roman" w:hAnsi="Times New Roman" w:cs="Times New Roman"/>
          <w:sz w:val="18"/>
          <w:szCs w:val="18"/>
          <w:lang w:val="en-CA"/>
        </w:rPr>
        <w:t>(Statistics Canada: 201</w:t>
      </w:r>
      <w:r w:rsidR="001207B7" w:rsidRPr="00681638">
        <w:rPr>
          <w:rFonts w:ascii="Times New Roman" w:hAnsi="Times New Roman" w:cs="Times New Roman"/>
          <w:sz w:val="18"/>
          <w:szCs w:val="18"/>
          <w:lang w:val="en-CA"/>
        </w:rPr>
        <w:t>9</w:t>
      </w:r>
      <w:r w:rsidR="008106CD" w:rsidRPr="00681638">
        <w:rPr>
          <w:rFonts w:ascii="Times New Roman" w:hAnsi="Times New Roman" w:cs="Times New Roman"/>
          <w:sz w:val="18"/>
          <w:szCs w:val="18"/>
          <w:lang w:val="en-CA"/>
        </w:rPr>
        <w:t xml:space="preserve">) </w:t>
      </w:r>
      <w:r w:rsidR="00385C6C" w:rsidRPr="00681638">
        <w:rPr>
          <w:rFonts w:ascii="Times New Roman" w:hAnsi="Times New Roman" w:cs="Times New Roman"/>
          <w:sz w:val="18"/>
          <w:szCs w:val="18"/>
          <w:lang w:val="en-CA"/>
        </w:rPr>
        <w:t>online</w:t>
      </w:r>
      <w:r w:rsidR="004E4D84" w:rsidRPr="00681638">
        <w:rPr>
          <w:rFonts w:ascii="Times New Roman" w:hAnsi="Times New Roman" w:cs="Times New Roman"/>
          <w:sz w:val="18"/>
          <w:szCs w:val="18"/>
          <w:lang w:val="en-CA"/>
        </w:rPr>
        <w:t xml:space="preserve">: </w:t>
      </w:r>
      <w:r w:rsidR="00385C6C" w:rsidRPr="00681638">
        <w:rPr>
          <w:rFonts w:ascii="Times New Roman" w:hAnsi="Times New Roman" w:cs="Times New Roman"/>
          <w:sz w:val="18"/>
          <w:szCs w:val="18"/>
          <w:lang w:val="en-CA"/>
        </w:rPr>
        <w:t>&lt;</w:t>
      </w:r>
      <w:hyperlink r:id="rId93" w:history="1">
        <w:r w:rsidR="004E4D84" w:rsidRPr="00681638">
          <w:rPr>
            <w:rStyle w:val="Hyperlink"/>
            <w:rFonts w:ascii="Times New Roman" w:hAnsi="Times New Roman" w:cs="Times New Roman"/>
            <w:sz w:val="18"/>
            <w:szCs w:val="18"/>
            <w:lang w:val="en-CA"/>
          </w:rPr>
          <w:t>https://www12.statcan.gc.ca/census-recensement/2016/dp</w:t>
        </w:r>
        <w:r w:rsidR="00EE58CF" w:rsidRPr="00681638">
          <w:rPr>
            <w:rStyle w:val="Hyperlink"/>
            <w:rFonts w:ascii="Times New Roman" w:hAnsi="Times New Roman" w:cs="Times New Roman"/>
            <w:sz w:val="18"/>
            <w:szCs w:val="18"/>
            <w:lang w:val="en-CA"/>
          </w:rPr>
          <w:t>-</w:t>
        </w:r>
        <w:r w:rsidR="004E4D84" w:rsidRPr="00681638">
          <w:rPr>
            <w:rStyle w:val="Hyperlink"/>
            <w:rFonts w:ascii="Times New Roman" w:hAnsi="Times New Roman" w:cs="Times New Roman"/>
            <w:sz w:val="18"/>
            <w:szCs w:val="18"/>
            <w:lang w:val="en-CA"/>
          </w:rPr>
          <w:t>pd/prof/index.cfm?Lang=E</w:t>
        </w:r>
      </w:hyperlink>
      <w:r w:rsidR="00385C6C" w:rsidRPr="00681638">
        <w:rPr>
          <w:rFonts w:ascii="Times New Roman" w:hAnsi="Times New Roman" w:cs="Times New Roman"/>
          <w:sz w:val="18"/>
          <w:szCs w:val="18"/>
          <w:lang w:val="en-CA"/>
        </w:rPr>
        <w:t>&gt;</w:t>
      </w:r>
      <w:r w:rsidR="004E4D84" w:rsidRPr="00681638">
        <w:rPr>
          <w:rFonts w:ascii="Times New Roman" w:hAnsi="Times New Roman" w:cs="Times New Roman"/>
          <w:sz w:val="18"/>
          <w:szCs w:val="18"/>
          <w:lang w:val="en-CA"/>
        </w:rPr>
        <w:t xml:space="preserve"> (accessed April 30, 2020)</w:t>
      </w:r>
      <w:r w:rsidR="00EE58CF" w:rsidRPr="00681638">
        <w:rPr>
          <w:rFonts w:ascii="Times New Roman" w:hAnsi="Times New Roman" w:cs="Times New Roman"/>
          <w:sz w:val="18"/>
          <w:szCs w:val="18"/>
          <w:lang w:val="en-CA"/>
        </w:rPr>
        <w:t>.</w:t>
      </w:r>
    </w:p>
  </w:footnote>
  <w:footnote w:id="135">
    <w:p w14:paraId="21FE0FEC" w14:textId="6BB30BC4" w:rsidR="00400ADD" w:rsidRPr="00681638" w:rsidRDefault="00400ADD"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City of Toronto, “</w:t>
      </w:r>
      <w:r w:rsidR="00656712" w:rsidRPr="00681638">
        <w:rPr>
          <w:rFonts w:ascii="Times New Roman" w:hAnsi="Times New Roman" w:cs="Times New Roman"/>
          <w:sz w:val="18"/>
          <w:szCs w:val="18"/>
          <w:lang w:val="en-CA"/>
        </w:rPr>
        <w:t>About City-Operated Services</w:t>
      </w:r>
      <w:r w:rsidR="00916889" w:rsidRPr="00681638">
        <w:rPr>
          <w:rFonts w:ascii="Times New Roman" w:hAnsi="Times New Roman" w:cs="Times New Roman"/>
          <w:sz w:val="18"/>
          <w:szCs w:val="18"/>
          <w:lang w:val="en-CA"/>
        </w:rPr>
        <w:t>”</w:t>
      </w:r>
      <w:r w:rsidR="00656712" w:rsidRPr="00681638">
        <w:rPr>
          <w:rFonts w:ascii="Times New Roman" w:hAnsi="Times New Roman" w:cs="Times New Roman"/>
          <w:sz w:val="18"/>
          <w:szCs w:val="18"/>
          <w:lang w:val="en-CA"/>
        </w:rPr>
        <w:t xml:space="preserve"> </w:t>
      </w:r>
      <w:r w:rsidR="008136A5" w:rsidRPr="00681638">
        <w:rPr>
          <w:rFonts w:ascii="Times New Roman" w:hAnsi="Times New Roman" w:cs="Times New Roman"/>
          <w:sz w:val="18"/>
          <w:szCs w:val="18"/>
          <w:lang w:val="en-CA"/>
        </w:rPr>
        <w:t>(2020)</w:t>
      </w:r>
      <w:r w:rsidR="00916889" w:rsidRPr="00681638">
        <w:rPr>
          <w:rFonts w:ascii="Times New Roman" w:hAnsi="Times New Roman" w:cs="Times New Roman"/>
          <w:sz w:val="18"/>
          <w:szCs w:val="18"/>
          <w:lang w:val="en-CA"/>
        </w:rPr>
        <w:t>, online</w:t>
      </w:r>
      <w:r w:rsidR="008136A5"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&lt;</w:t>
      </w:r>
      <w:hyperlink r:id="rId94" w:history="1">
        <w:r w:rsidR="00916889" w:rsidRPr="00681638">
          <w:rPr>
            <w:rStyle w:val="Hyperlink"/>
            <w:rFonts w:ascii="Times New Roman" w:hAnsi="Times New Roman" w:cs="Times New Roman"/>
            <w:sz w:val="18"/>
            <w:szCs w:val="18"/>
            <w:lang w:val="en-CA"/>
          </w:rPr>
          <w:t>https://www.toronto.ca/community-people/community-partners/emergency-shelter-operators/about-torontos-shelter-system/see-our-shelters/</w:t>
        </w:r>
      </w:hyperlink>
      <w:r w:rsidR="00916889" w:rsidRPr="00681638">
        <w:rPr>
          <w:rFonts w:ascii="Times New Roman" w:hAnsi="Times New Roman" w:cs="Times New Roman"/>
          <w:sz w:val="18"/>
          <w:szCs w:val="18"/>
          <w:lang w:val="en-CA"/>
        </w:rPr>
        <w:t>&gt;.</w:t>
      </w:r>
    </w:p>
  </w:footnote>
  <w:footnote w:id="136">
    <w:p w14:paraId="0865CB24" w14:textId="3AE6B134" w:rsidR="00AF413C" w:rsidRPr="00681638" w:rsidRDefault="00AF413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 xml:space="preserve">Shanifa </w:t>
      </w:r>
      <w:r w:rsidR="00E56DBF" w:rsidRPr="00681638">
        <w:rPr>
          <w:rFonts w:ascii="Times New Roman" w:hAnsi="Times New Roman" w:cs="Times New Roman"/>
          <w:sz w:val="18"/>
          <w:szCs w:val="18"/>
          <w:lang w:val="en-CA"/>
        </w:rPr>
        <w:t>Nasser, “'Like a petri dish': Advocates worry Toronto's homeless shelters are ill-prepared for COVID-19”</w:t>
      </w:r>
      <w:r w:rsidR="00733D67" w:rsidRPr="00681638">
        <w:rPr>
          <w:rFonts w:ascii="Times New Roman" w:hAnsi="Times New Roman" w:cs="Times New Roman"/>
          <w:sz w:val="18"/>
          <w:szCs w:val="18"/>
          <w:lang w:val="en-CA"/>
        </w:rPr>
        <w:t>,</w:t>
      </w:r>
      <w:r w:rsidR="00E56DBF" w:rsidRPr="00681638">
        <w:rPr>
          <w:rFonts w:ascii="Times New Roman" w:hAnsi="Times New Roman" w:cs="Times New Roman"/>
          <w:sz w:val="18"/>
          <w:szCs w:val="18"/>
          <w:lang w:val="en-CA"/>
        </w:rPr>
        <w:t xml:space="preserve"> </w:t>
      </w:r>
      <w:r w:rsidR="00696C2C" w:rsidRPr="00681638">
        <w:rPr>
          <w:rFonts w:ascii="Times New Roman" w:hAnsi="Times New Roman" w:cs="Times New Roman"/>
          <w:i/>
          <w:sz w:val="18"/>
          <w:szCs w:val="18"/>
          <w:lang w:val="en-CA"/>
        </w:rPr>
        <w:t>CBC News</w:t>
      </w:r>
      <w:r w:rsidR="00696C2C" w:rsidRPr="00681638">
        <w:rPr>
          <w:rFonts w:ascii="Times New Roman" w:hAnsi="Times New Roman" w:cs="Times New Roman"/>
          <w:sz w:val="18"/>
          <w:szCs w:val="18"/>
          <w:lang w:val="en-CA"/>
        </w:rPr>
        <w:t xml:space="preserve"> </w:t>
      </w:r>
      <w:r w:rsidR="00E56DBF" w:rsidRPr="00681638">
        <w:rPr>
          <w:rFonts w:ascii="Times New Roman" w:hAnsi="Times New Roman" w:cs="Times New Roman"/>
          <w:sz w:val="18"/>
          <w:szCs w:val="18"/>
          <w:lang w:val="en-CA"/>
        </w:rPr>
        <w:t>(</w:t>
      </w:r>
      <w:r w:rsidR="00916889" w:rsidRPr="00681638">
        <w:rPr>
          <w:rFonts w:ascii="Times New Roman" w:hAnsi="Times New Roman" w:cs="Times New Roman"/>
          <w:sz w:val="18"/>
          <w:szCs w:val="18"/>
          <w:lang w:val="en-CA"/>
        </w:rPr>
        <w:t xml:space="preserve">11 </w:t>
      </w:r>
      <w:r w:rsidR="00E56DBF" w:rsidRPr="00681638">
        <w:rPr>
          <w:rFonts w:ascii="Times New Roman" w:hAnsi="Times New Roman" w:cs="Times New Roman"/>
          <w:sz w:val="18"/>
          <w:szCs w:val="18"/>
          <w:lang w:val="en-CA"/>
        </w:rPr>
        <w:t>March 2020)</w:t>
      </w:r>
      <w:r w:rsidR="00916889" w:rsidRPr="00681638">
        <w:rPr>
          <w:rFonts w:ascii="Times New Roman" w:hAnsi="Times New Roman" w:cs="Times New Roman"/>
          <w:sz w:val="18"/>
          <w:szCs w:val="18"/>
          <w:lang w:val="en-CA"/>
        </w:rPr>
        <w:t>, online</w:t>
      </w:r>
      <w:r w:rsidR="00E56DBF"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&lt;</w:t>
      </w:r>
      <w:r w:rsidR="00916889" w:rsidRPr="00681638">
        <w:rPr>
          <w:rFonts w:ascii="Times New Roman" w:hAnsi="Times New Roman" w:cs="Times New Roman"/>
          <w:sz w:val="18"/>
          <w:szCs w:val="18"/>
          <w:lang w:val="en-CA"/>
        </w:rPr>
        <w:fldChar w:fldCharType="begin"/>
      </w:r>
      <w:ins w:id="1623" w:author="Tashi Alford-Duguid" w:date="2020-06-15T12:28:00Z">
        <w:r w:rsidR="00916889" w:rsidRPr="00681638">
          <w:rPr>
            <w:rFonts w:ascii="Times New Roman" w:hAnsi="Times New Roman" w:cs="Times New Roman"/>
            <w:sz w:val="18"/>
            <w:szCs w:val="18"/>
            <w:lang w:val="en-CA"/>
          </w:rPr>
          <w:instrText xml:space="preserve"> HYPERLINK "</w:instrText>
        </w:r>
      </w:ins>
      <w:r w:rsidR="00916889" w:rsidRPr="00681638">
        <w:rPr>
          <w:rFonts w:ascii="Times New Roman" w:hAnsi="Times New Roman" w:cs="Times New Roman"/>
          <w:sz w:val="18"/>
          <w:szCs w:val="18"/>
        </w:rPr>
        <w:instrText>https://www.cbc.ca/news/canada/toronto/homeless-coronavirus-canada-toronto-covid19-1.5492322</w:instrText>
      </w:r>
      <w:ins w:id="1624" w:author="Tashi Alford-Duguid" w:date="2020-06-15T12:28:00Z">
        <w:r w:rsidR="00916889" w:rsidRPr="00681638">
          <w:rPr>
            <w:rFonts w:ascii="Times New Roman" w:hAnsi="Times New Roman" w:cs="Times New Roman"/>
            <w:sz w:val="18"/>
            <w:szCs w:val="18"/>
            <w:lang w:val="en-CA"/>
          </w:rPr>
          <w:instrText xml:space="preserve">" </w:instrText>
        </w:r>
      </w:ins>
      <w:r w:rsidR="00916889" w:rsidRPr="00681638">
        <w:rPr>
          <w:rFonts w:ascii="Times New Roman" w:hAnsi="Times New Roman" w:cs="Times New Roman"/>
          <w:sz w:val="18"/>
          <w:szCs w:val="18"/>
          <w:lang w:val="en-CA"/>
        </w:rPr>
        <w:fldChar w:fldCharType="separate"/>
      </w:r>
      <w:r w:rsidR="00916889" w:rsidRPr="00681638">
        <w:rPr>
          <w:rStyle w:val="Hyperlink"/>
          <w:rFonts w:ascii="Times New Roman" w:hAnsi="Times New Roman" w:cs="Times New Roman"/>
          <w:sz w:val="18"/>
          <w:szCs w:val="18"/>
          <w:lang w:val="en-CA"/>
        </w:rPr>
        <w:t>https://www.cbc.ca/news/canada/toronto/homeless-coronavirus-canada-toronto-covid19-1.5492322</w:t>
      </w:r>
      <w:r w:rsidR="00916889" w:rsidRPr="00681638">
        <w:rPr>
          <w:rFonts w:ascii="Times New Roman" w:hAnsi="Times New Roman" w:cs="Times New Roman"/>
          <w:sz w:val="18"/>
          <w:szCs w:val="18"/>
          <w:lang w:val="en-CA"/>
        </w:rPr>
        <w:fldChar w:fldCharType="end"/>
      </w:r>
      <w:r w:rsidR="00916889" w:rsidRPr="00681638">
        <w:rPr>
          <w:rFonts w:ascii="Times New Roman" w:hAnsi="Times New Roman" w:cs="Times New Roman"/>
          <w:sz w:val="18"/>
          <w:szCs w:val="18"/>
          <w:lang w:val="en-CA"/>
        </w:rPr>
        <w:t>&gt;.</w:t>
      </w:r>
    </w:p>
  </w:footnote>
  <w:footnote w:id="137">
    <w:p w14:paraId="79786A6B" w14:textId="21B8CB6B" w:rsidR="001C175B" w:rsidRPr="00681638" w:rsidRDefault="001C175B"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EF700B" w:rsidRPr="00681638">
        <w:rPr>
          <w:rFonts w:ascii="Times New Roman" w:hAnsi="Times New Roman" w:cs="Times New Roman"/>
          <w:sz w:val="18"/>
          <w:szCs w:val="18"/>
        </w:rPr>
        <w:t>E</w:t>
      </w:r>
      <w:r w:rsidR="00B31133" w:rsidRPr="00681638">
        <w:rPr>
          <w:rFonts w:ascii="Times New Roman" w:hAnsi="Times New Roman" w:cs="Times New Roman"/>
          <w:sz w:val="18"/>
          <w:szCs w:val="18"/>
        </w:rPr>
        <w:t xml:space="preserve">.g. </w:t>
      </w:r>
      <w:r w:rsidRPr="00681638">
        <w:rPr>
          <w:rFonts w:ascii="Times New Roman" w:hAnsi="Times New Roman" w:cs="Times New Roman"/>
          <w:i/>
          <w:iCs/>
          <w:sz w:val="18"/>
          <w:szCs w:val="18"/>
        </w:rPr>
        <w:t>Ibid.</w:t>
      </w:r>
    </w:p>
  </w:footnote>
  <w:footnote w:id="138">
    <w:p w14:paraId="79BAEB9F" w14:textId="77785063" w:rsidR="00BC7419" w:rsidRPr="00681638" w:rsidRDefault="00BC7419"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B94EAD" w:rsidRPr="00681638">
        <w:rPr>
          <w:rFonts w:ascii="Times New Roman" w:hAnsi="Times New Roman" w:cs="Times New Roman"/>
          <w:sz w:val="18"/>
          <w:szCs w:val="18"/>
        </w:rPr>
        <w:t xml:space="preserve">CCLA, “Letter to John Tory </w:t>
      </w:r>
      <w:r w:rsidR="00ED4180" w:rsidRPr="00681638">
        <w:rPr>
          <w:rFonts w:ascii="Times New Roman" w:hAnsi="Times New Roman" w:cs="Times New Roman"/>
          <w:sz w:val="18"/>
          <w:szCs w:val="18"/>
        </w:rPr>
        <w:t>on Homelessness in Toronto” (</w:t>
      </w:r>
      <w:r w:rsidR="00916889" w:rsidRPr="00681638">
        <w:rPr>
          <w:rFonts w:ascii="Times New Roman" w:hAnsi="Times New Roman" w:cs="Times New Roman"/>
          <w:sz w:val="18"/>
          <w:szCs w:val="18"/>
        </w:rPr>
        <w:t xml:space="preserve">29 </w:t>
      </w:r>
      <w:r w:rsidR="00ED4180" w:rsidRPr="00681638">
        <w:rPr>
          <w:rFonts w:ascii="Times New Roman" w:hAnsi="Times New Roman" w:cs="Times New Roman"/>
          <w:sz w:val="18"/>
          <w:szCs w:val="18"/>
        </w:rPr>
        <w:t>March 2020)</w:t>
      </w:r>
      <w:r w:rsidR="00916889" w:rsidRPr="00681638">
        <w:rPr>
          <w:rFonts w:ascii="Times New Roman" w:hAnsi="Times New Roman" w:cs="Times New Roman"/>
          <w:sz w:val="18"/>
          <w:szCs w:val="18"/>
        </w:rPr>
        <w:t>, online:</w:t>
      </w:r>
      <w:r w:rsidR="00ED4180" w:rsidRPr="00681638">
        <w:rPr>
          <w:rFonts w:ascii="Times New Roman" w:hAnsi="Times New Roman" w:cs="Times New Roman"/>
          <w:sz w:val="18"/>
          <w:szCs w:val="18"/>
        </w:rPr>
        <w:t xml:space="preserve"> </w:t>
      </w:r>
      <w:r w:rsidR="00916889" w:rsidRPr="00681638">
        <w:rPr>
          <w:rFonts w:ascii="Times New Roman" w:hAnsi="Times New Roman" w:cs="Times New Roman"/>
          <w:sz w:val="18"/>
          <w:szCs w:val="18"/>
        </w:rPr>
        <w:t>&lt;</w:t>
      </w:r>
      <w:r w:rsidR="00916889" w:rsidRPr="00681638">
        <w:rPr>
          <w:rFonts w:ascii="Times New Roman" w:hAnsi="Times New Roman" w:cs="Times New Roman"/>
          <w:sz w:val="18"/>
          <w:szCs w:val="18"/>
        </w:rPr>
        <w:fldChar w:fldCharType="begin"/>
      </w:r>
      <w:ins w:id="1625" w:author="Tashi Alford-Duguid" w:date="2020-06-15T12:29:00Z">
        <w:r w:rsidR="00916889" w:rsidRPr="00681638">
          <w:rPr>
            <w:rFonts w:ascii="Times New Roman" w:hAnsi="Times New Roman" w:cs="Times New Roman"/>
            <w:sz w:val="18"/>
            <w:szCs w:val="18"/>
          </w:rPr>
          <w:instrText xml:space="preserve"> HYPERLINK "</w:instrText>
        </w:r>
      </w:ins>
      <w:ins w:id="1626" w:author="Jhoh@ccla.org" w:date="2020-06-11T14:21:00Z">
        <w:r w:rsidR="00916889" w:rsidRPr="003666DC">
          <w:rPr>
            <w:rPrChange w:id="1627" w:author="Tashi Alford-Duguid" w:date="2020-06-16T18:31:00Z">
              <w:rPr>
                <w:rFonts w:ascii="Times New Roman" w:hAnsi="Times New Roman" w:cs="Times New Roman"/>
                <w:sz w:val="18"/>
                <w:szCs w:val="18"/>
              </w:rPr>
            </w:rPrChange>
          </w:rPr>
          <w:instrText>https://ccla.org/coronavirus-update-toronto-homeless/</w:instrText>
        </w:r>
      </w:ins>
      <w:ins w:id="1628" w:author="Tashi Alford-Duguid" w:date="2020-06-15T12:29:00Z">
        <w:r w:rsidR="00916889" w:rsidRPr="00681638">
          <w:rPr>
            <w:rFonts w:ascii="Times New Roman" w:hAnsi="Times New Roman" w:cs="Times New Roman"/>
            <w:sz w:val="18"/>
            <w:szCs w:val="18"/>
          </w:rPr>
          <w:instrText xml:space="preserve">" </w:instrText>
        </w:r>
      </w:ins>
      <w:r w:rsidR="00916889" w:rsidRPr="00681638">
        <w:rPr>
          <w:rFonts w:ascii="Times New Roman" w:hAnsi="Times New Roman" w:cs="Times New Roman"/>
          <w:sz w:val="18"/>
          <w:szCs w:val="18"/>
        </w:rPr>
        <w:fldChar w:fldCharType="separate"/>
      </w:r>
      <w:r w:rsidR="00916889" w:rsidRPr="00681638">
        <w:rPr>
          <w:rStyle w:val="Hyperlink"/>
          <w:rFonts w:ascii="Times New Roman" w:hAnsi="Times New Roman" w:cs="Times New Roman"/>
          <w:sz w:val="18"/>
          <w:szCs w:val="18"/>
        </w:rPr>
        <w:t>https://ccla.org/coronavirus-update-toronto-homeless/</w:t>
      </w:r>
      <w:r w:rsidR="00916889" w:rsidRPr="00681638">
        <w:rPr>
          <w:rFonts w:ascii="Times New Roman" w:hAnsi="Times New Roman" w:cs="Times New Roman"/>
          <w:sz w:val="18"/>
          <w:szCs w:val="18"/>
        </w:rPr>
        <w:fldChar w:fldCharType="end"/>
      </w:r>
      <w:r w:rsidR="00916889" w:rsidRPr="00681638">
        <w:rPr>
          <w:rFonts w:ascii="Times New Roman" w:hAnsi="Times New Roman" w:cs="Times New Roman"/>
          <w:sz w:val="18"/>
          <w:szCs w:val="18"/>
        </w:rPr>
        <w:t>&gt;.</w:t>
      </w:r>
    </w:p>
  </w:footnote>
  <w:footnote w:id="139">
    <w:p w14:paraId="57A41B4B" w14:textId="07F747FC" w:rsidR="00C213E2" w:rsidRPr="00681638" w:rsidRDefault="00C213E2"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 xml:space="preserve">Liam </w:t>
      </w:r>
      <w:r w:rsidR="00696C2C" w:rsidRPr="00681638">
        <w:rPr>
          <w:rFonts w:ascii="Times New Roman" w:hAnsi="Times New Roman" w:cs="Times New Roman"/>
          <w:sz w:val="18"/>
          <w:szCs w:val="18"/>
          <w:lang w:val="en-CA"/>
        </w:rPr>
        <w:t>Casey,</w:t>
      </w:r>
      <w:r w:rsidR="00916889" w:rsidRPr="00681638">
        <w:rPr>
          <w:rFonts w:ascii="Times New Roman" w:hAnsi="Times New Roman" w:cs="Times New Roman"/>
          <w:sz w:val="18"/>
          <w:szCs w:val="18"/>
          <w:lang w:val="en-CA"/>
        </w:rPr>
        <w:t xml:space="preserve"> </w:t>
      </w:r>
      <w:r w:rsidR="00696C2C" w:rsidRPr="00681638">
        <w:rPr>
          <w:rFonts w:ascii="Times New Roman" w:hAnsi="Times New Roman" w:cs="Times New Roman"/>
          <w:sz w:val="18"/>
          <w:szCs w:val="18"/>
          <w:lang w:val="en-CA"/>
        </w:rPr>
        <w:t>“COVID-19 spreading among Toronto's homeless, with 30 cases reported”</w:t>
      </w:r>
      <w:r w:rsidR="00733D67" w:rsidRPr="00681638">
        <w:rPr>
          <w:rFonts w:ascii="Times New Roman" w:hAnsi="Times New Roman" w:cs="Times New Roman"/>
          <w:sz w:val="18"/>
          <w:szCs w:val="18"/>
          <w:lang w:val="en-CA"/>
        </w:rPr>
        <w:t>,</w:t>
      </w:r>
      <w:r w:rsidR="00696C2C" w:rsidRPr="00681638">
        <w:rPr>
          <w:rFonts w:ascii="Times New Roman" w:hAnsi="Times New Roman" w:cs="Times New Roman"/>
          <w:sz w:val="18"/>
          <w:szCs w:val="18"/>
          <w:lang w:val="en-CA"/>
        </w:rPr>
        <w:t xml:space="preserve"> </w:t>
      </w:r>
      <w:r w:rsidR="00696C2C" w:rsidRPr="00681638">
        <w:rPr>
          <w:rFonts w:ascii="Times New Roman" w:hAnsi="Times New Roman" w:cs="Times New Roman"/>
          <w:i/>
          <w:sz w:val="18"/>
          <w:szCs w:val="18"/>
          <w:lang w:val="en-CA"/>
        </w:rPr>
        <w:t>CBC News</w:t>
      </w:r>
      <w:r w:rsidR="00696C2C"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 xml:space="preserve">14 </w:t>
      </w:r>
      <w:r w:rsidR="00696C2C" w:rsidRPr="00681638">
        <w:rPr>
          <w:rFonts w:ascii="Times New Roman" w:hAnsi="Times New Roman" w:cs="Times New Roman"/>
          <w:sz w:val="18"/>
          <w:szCs w:val="18"/>
          <w:lang w:val="en-CA"/>
        </w:rPr>
        <w:t>April 2020)</w:t>
      </w:r>
      <w:r w:rsidR="00916889" w:rsidRPr="00681638">
        <w:rPr>
          <w:rFonts w:ascii="Times New Roman" w:hAnsi="Times New Roman" w:cs="Times New Roman"/>
          <w:sz w:val="18"/>
          <w:szCs w:val="18"/>
          <w:lang w:val="en-CA"/>
        </w:rPr>
        <w:t>, online</w:t>
      </w:r>
      <w:r w:rsidR="00696C2C" w:rsidRPr="00681638">
        <w:rPr>
          <w:rFonts w:ascii="Times New Roman" w:hAnsi="Times New Roman" w:cs="Times New Roman"/>
          <w:sz w:val="18"/>
          <w:szCs w:val="18"/>
          <w:lang w:val="en-CA"/>
        </w:rPr>
        <w:t xml:space="preserve">: </w:t>
      </w:r>
      <w:r w:rsidR="00916889" w:rsidRPr="00681638">
        <w:rPr>
          <w:rFonts w:ascii="Times New Roman" w:hAnsi="Times New Roman" w:cs="Times New Roman"/>
          <w:sz w:val="18"/>
          <w:szCs w:val="18"/>
          <w:lang w:val="en-CA"/>
        </w:rPr>
        <w:t>&lt;</w:t>
      </w:r>
      <w:r w:rsidR="00916889" w:rsidRPr="00681638">
        <w:rPr>
          <w:rFonts w:ascii="Times New Roman" w:hAnsi="Times New Roman" w:cs="Times New Roman"/>
          <w:sz w:val="18"/>
          <w:szCs w:val="18"/>
          <w:lang w:val="en-CA"/>
        </w:rPr>
        <w:fldChar w:fldCharType="begin"/>
      </w:r>
      <w:ins w:id="1629" w:author="Tashi Alford-Duguid" w:date="2020-06-15T12:31:00Z">
        <w:r w:rsidR="00916889" w:rsidRPr="00681638">
          <w:rPr>
            <w:rFonts w:ascii="Times New Roman" w:hAnsi="Times New Roman" w:cs="Times New Roman"/>
            <w:sz w:val="18"/>
            <w:szCs w:val="18"/>
            <w:lang w:val="en-CA"/>
          </w:rPr>
          <w:instrText xml:space="preserve"> HYPERLINK "</w:instrText>
        </w:r>
      </w:ins>
      <w:r w:rsidR="00916889" w:rsidRPr="00681638">
        <w:rPr>
          <w:rFonts w:ascii="Times New Roman" w:hAnsi="Times New Roman" w:cs="Times New Roman"/>
          <w:sz w:val="18"/>
          <w:szCs w:val="18"/>
        </w:rPr>
        <w:instrText>https://www.cbc.ca/news/canada/toronto/homeless-population-toronto-covid-19-1.5532300</w:instrText>
      </w:r>
      <w:ins w:id="1630" w:author="Tashi Alford-Duguid" w:date="2020-06-15T12:31:00Z">
        <w:r w:rsidR="00916889" w:rsidRPr="00681638">
          <w:rPr>
            <w:rFonts w:ascii="Times New Roman" w:hAnsi="Times New Roman" w:cs="Times New Roman"/>
            <w:sz w:val="18"/>
            <w:szCs w:val="18"/>
            <w:lang w:val="en-CA"/>
          </w:rPr>
          <w:instrText xml:space="preserve">" </w:instrText>
        </w:r>
      </w:ins>
      <w:r w:rsidR="00916889" w:rsidRPr="00681638">
        <w:rPr>
          <w:rFonts w:ascii="Times New Roman" w:hAnsi="Times New Roman" w:cs="Times New Roman"/>
          <w:sz w:val="18"/>
          <w:szCs w:val="18"/>
          <w:lang w:val="en-CA"/>
        </w:rPr>
        <w:fldChar w:fldCharType="separate"/>
      </w:r>
      <w:r w:rsidR="00916889" w:rsidRPr="00681638">
        <w:rPr>
          <w:rStyle w:val="Hyperlink"/>
          <w:rFonts w:ascii="Times New Roman" w:hAnsi="Times New Roman" w:cs="Times New Roman"/>
          <w:sz w:val="18"/>
          <w:szCs w:val="18"/>
          <w:lang w:val="en-CA"/>
        </w:rPr>
        <w:t>https://www.cbc.ca/news/canada/toronto/homeless-population-toronto-covid-19-1.5532300</w:t>
      </w:r>
      <w:r w:rsidR="00916889" w:rsidRPr="00681638">
        <w:rPr>
          <w:rFonts w:ascii="Times New Roman" w:hAnsi="Times New Roman" w:cs="Times New Roman"/>
          <w:sz w:val="18"/>
          <w:szCs w:val="18"/>
          <w:lang w:val="en-CA"/>
        </w:rPr>
        <w:fldChar w:fldCharType="end"/>
      </w:r>
      <w:r w:rsidR="00916889" w:rsidRPr="00681638">
        <w:rPr>
          <w:rFonts w:ascii="Times New Roman" w:hAnsi="Times New Roman" w:cs="Times New Roman"/>
          <w:sz w:val="18"/>
          <w:szCs w:val="18"/>
          <w:lang w:val="en-CA"/>
        </w:rPr>
        <w:t>&gt;.</w:t>
      </w:r>
    </w:p>
  </w:footnote>
  <w:footnote w:id="140">
    <w:p w14:paraId="57CEABC9" w14:textId="7C01183B" w:rsidR="002A3A99" w:rsidRPr="00681638" w:rsidRDefault="002A3A99"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96C2C" w:rsidRPr="00681638">
        <w:rPr>
          <w:rFonts w:ascii="Times New Roman" w:hAnsi="Times New Roman" w:cs="Times New Roman"/>
          <w:i/>
          <w:sz w:val="18"/>
          <w:szCs w:val="18"/>
          <w:lang w:val="en-CA"/>
        </w:rPr>
        <w:t>Supra note 120.</w:t>
      </w:r>
    </w:p>
  </w:footnote>
  <w:footnote w:id="141">
    <w:p w14:paraId="03B0FBE9" w14:textId="413733E8" w:rsidR="00062F46" w:rsidRPr="00681638" w:rsidRDefault="00062F46"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916889" w:rsidRPr="00681638">
        <w:rPr>
          <w:rFonts w:ascii="Times New Roman" w:hAnsi="Times New Roman" w:cs="Times New Roman"/>
          <w:sz w:val="18"/>
          <w:szCs w:val="18"/>
        </w:rPr>
        <w:t>City of Toronto, by-law No</w:t>
      </w:r>
      <w:r w:rsidR="001C175B" w:rsidRPr="00681638">
        <w:rPr>
          <w:rFonts w:ascii="Times New Roman" w:hAnsi="Times New Roman" w:cs="Times New Roman"/>
          <w:i/>
          <w:iCs/>
          <w:sz w:val="18"/>
          <w:szCs w:val="18"/>
        </w:rPr>
        <w:t xml:space="preserve"> </w:t>
      </w:r>
      <w:r w:rsidR="001C175B" w:rsidRPr="00917706">
        <w:rPr>
          <w:rFonts w:ascii="Times New Roman" w:hAnsi="Times New Roman" w:cs="Times New Roman"/>
          <w:sz w:val="18"/>
          <w:szCs w:val="18"/>
        </w:rPr>
        <w:t>322-2020</w:t>
      </w:r>
      <w:r w:rsidR="00916889" w:rsidRPr="00917706">
        <w:rPr>
          <w:rFonts w:ascii="Times New Roman" w:hAnsi="Times New Roman" w:cs="Times New Roman"/>
          <w:i/>
          <w:iCs/>
          <w:sz w:val="18"/>
          <w:szCs w:val="18"/>
        </w:rPr>
        <w:t>,</w:t>
      </w:r>
      <w:r w:rsidR="001C175B" w:rsidRPr="00917706">
        <w:rPr>
          <w:rFonts w:ascii="Times New Roman" w:hAnsi="Times New Roman" w:cs="Times New Roman"/>
          <w:i/>
          <w:iCs/>
          <w:sz w:val="18"/>
          <w:szCs w:val="18"/>
        </w:rPr>
        <w:t xml:space="preserve"> To amend Municipal Code Chapters 608 and 636 to impose emergency physical distancing regulations with respect to Parks, and Public Squares</w:t>
      </w:r>
      <w:r w:rsidR="001C175B" w:rsidRPr="00681638">
        <w:rPr>
          <w:rFonts w:ascii="Times New Roman" w:hAnsi="Times New Roman" w:cs="Times New Roman"/>
          <w:sz w:val="18"/>
          <w:szCs w:val="18"/>
        </w:rPr>
        <w:t xml:space="preserve"> (</w:t>
      </w:r>
      <w:r w:rsidR="00916889" w:rsidRPr="00681638">
        <w:rPr>
          <w:rFonts w:ascii="Times New Roman" w:hAnsi="Times New Roman" w:cs="Times New Roman"/>
          <w:sz w:val="18"/>
          <w:szCs w:val="18"/>
        </w:rPr>
        <w:t xml:space="preserve">2 </w:t>
      </w:r>
      <w:r w:rsidR="001C175B" w:rsidRPr="00681638">
        <w:rPr>
          <w:rFonts w:ascii="Times New Roman" w:hAnsi="Times New Roman" w:cs="Times New Roman"/>
          <w:sz w:val="18"/>
          <w:szCs w:val="18"/>
        </w:rPr>
        <w:t>April 2020)</w:t>
      </w:r>
      <w:r w:rsidR="003667CD" w:rsidRPr="00681638">
        <w:rPr>
          <w:rFonts w:ascii="Times New Roman" w:hAnsi="Times New Roman" w:cs="Times New Roman"/>
          <w:sz w:val="18"/>
          <w:szCs w:val="18"/>
        </w:rPr>
        <w:t>, online:</w:t>
      </w:r>
      <w:r w:rsidR="001C175B" w:rsidRPr="00681638">
        <w:rPr>
          <w:rFonts w:ascii="Times New Roman" w:hAnsi="Times New Roman" w:cs="Times New Roman"/>
          <w:sz w:val="18"/>
          <w:szCs w:val="18"/>
        </w:rPr>
        <w:t xml:space="preserve"> </w:t>
      </w:r>
      <w:r w:rsidR="003667CD" w:rsidRPr="00681638">
        <w:rPr>
          <w:rFonts w:ascii="Times New Roman" w:hAnsi="Times New Roman" w:cs="Times New Roman"/>
          <w:sz w:val="18"/>
          <w:szCs w:val="18"/>
        </w:rPr>
        <w:t>&lt;</w:t>
      </w:r>
      <w:r w:rsidR="003667CD" w:rsidRPr="00681638">
        <w:rPr>
          <w:rFonts w:ascii="Times New Roman" w:hAnsi="Times New Roman" w:cs="Times New Roman"/>
          <w:sz w:val="18"/>
          <w:szCs w:val="18"/>
        </w:rPr>
        <w:fldChar w:fldCharType="begin"/>
      </w:r>
      <w:ins w:id="1631" w:author="Tashi Alford-Duguid" w:date="2020-06-15T12:35:00Z">
        <w:r w:rsidR="003667CD" w:rsidRPr="00681638">
          <w:rPr>
            <w:rFonts w:ascii="Times New Roman" w:hAnsi="Times New Roman" w:cs="Times New Roman"/>
            <w:sz w:val="18"/>
            <w:szCs w:val="18"/>
          </w:rPr>
          <w:instrText xml:space="preserve"> HYPERLINK "</w:instrText>
        </w:r>
      </w:ins>
      <w:ins w:id="1632" w:author="Tashi Alford-Duguid" w:date="2020-06-15T12:34:00Z">
        <w:r w:rsidR="003667CD" w:rsidRPr="003666DC">
          <w:rPr>
            <w:rPrChange w:id="1633" w:author="Tashi Alford-Duguid" w:date="2020-06-16T18:31:00Z">
              <w:rPr>
                <w:rFonts w:ascii="Times New Roman" w:hAnsi="Times New Roman" w:cs="Times New Roman"/>
                <w:sz w:val="18"/>
                <w:szCs w:val="18"/>
              </w:rPr>
            </w:rPrChange>
          </w:rPr>
          <w:instrText>https://www.toronto.ca/legdocs/bylaws/2020/law0322.pdf</w:instrText>
        </w:r>
      </w:ins>
      <w:ins w:id="1634" w:author="Tashi Alford-Duguid" w:date="2020-06-15T12:35:00Z">
        <w:r w:rsidR="003667CD" w:rsidRPr="00681638">
          <w:rPr>
            <w:rFonts w:ascii="Times New Roman" w:hAnsi="Times New Roman" w:cs="Times New Roman"/>
            <w:sz w:val="18"/>
            <w:szCs w:val="18"/>
          </w:rPr>
          <w:instrText xml:space="preserve">" </w:instrText>
        </w:r>
      </w:ins>
      <w:r w:rsidR="003667CD" w:rsidRPr="00681638">
        <w:rPr>
          <w:rFonts w:ascii="Times New Roman" w:hAnsi="Times New Roman" w:cs="Times New Roman"/>
          <w:sz w:val="18"/>
          <w:szCs w:val="18"/>
        </w:rPr>
        <w:fldChar w:fldCharType="separate"/>
      </w:r>
      <w:r w:rsidR="003667CD" w:rsidRPr="00681638">
        <w:rPr>
          <w:rStyle w:val="Hyperlink"/>
          <w:rFonts w:ascii="Times New Roman" w:hAnsi="Times New Roman" w:cs="Times New Roman"/>
          <w:sz w:val="18"/>
          <w:szCs w:val="18"/>
        </w:rPr>
        <w:t>https://www.toronto.ca/legdocs/bylaws/2020/law0322.pdf</w:t>
      </w:r>
      <w:r w:rsidR="003667CD" w:rsidRPr="00681638">
        <w:rPr>
          <w:rFonts w:ascii="Times New Roman" w:hAnsi="Times New Roman" w:cs="Times New Roman"/>
          <w:sz w:val="18"/>
          <w:szCs w:val="18"/>
        </w:rPr>
        <w:fldChar w:fldCharType="end"/>
      </w:r>
      <w:r w:rsidR="003667CD" w:rsidRPr="00681638">
        <w:rPr>
          <w:rFonts w:ascii="Times New Roman" w:hAnsi="Times New Roman" w:cs="Times New Roman"/>
          <w:sz w:val="18"/>
          <w:szCs w:val="18"/>
        </w:rPr>
        <w:t>&gt;.</w:t>
      </w:r>
    </w:p>
  </w:footnote>
  <w:footnote w:id="142">
    <w:p w14:paraId="012F4AE6" w14:textId="35134B23" w:rsidR="00D954AE" w:rsidRPr="00917706" w:rsidRDefault="00D954AE" w:rsidP="000F5192">
      <w:pPr>
        <w:pStyle w:val="FootnoteText"/>
        <w:rPr>
          <w:rFonts w:ascii="Times New Roman" w:hAnsi="Times New Roman" w:cs="Times New Roman"/>
          <w:sz w:val="18"/>
          <w:szCs w:val="18"/>
          <w:lang w:val="en-GB"/>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3667CD" w:rsidRPr="00681638">
        <w:rPr>
          <w:rFonts w:ascii="Times New Roman" w:hAnsi="Times New Roman" w:cs="Times New Roman"/>
          <w:sz w:val="18"/>
          <w:szCs w:val="18"/>
        </w:rPr>
        <w:t xml:space="preserve">Taryn </w:t>
      </w:r>
      <w:r w:rsidR="00B95704" w:rsidRPr="00681638">
        <w:rPr>
          <w:rFonts w:ascii="Times New Roman" w:hAnsi="Times New Roman" w:cs="Times New Roman"/>
          <w:sz w:val="18"/>
          <w:szCs w:val="18"/>
        </w:rPr>
        <w:t>Grant, “</w:t>
      </w:r>
      <w:r w:rsidR="00B95704" w:rsidRPr="00681638">
        <w:rPr>
          <w:rFonts w:ascii="Times New Roman" w:hAnsi="Times New Roman" w:cs="Times New Roman"/>
          <w:sz w:val="18"/>
          <w:szCs w:val="18"/>
          <w:lang w:val="en-GB"/>
        </w:rPr>
        <w:t>Halifax homeless shelter closes, residents moved into hotel due to COVID-19 case”</w:t>
      </w:r>
      <w:r w:rsidR="00733D67" w:rsidRPr="00681638">
        <w:rPr>
          <w:rFonts w:ascii="Times New Roman" w:hAnsi="Times New Roman" w:cs="Times New Roman"/>
          <w:sz w:val="18"/>
          <w:szCs w:val="18"/>
          <w:lang w:val="en-GB"/>
        </w:rPr>
        <w:t>,</w:t>
      </w:r>
      <w:r w:rsidR="00B95704" w:rsidRPr="00681638">
        <w:rPr>
          <w:rFonts w:ascii="Times New Roman" w:hAnsi="Times New Roman" w:cs="Times New Roman"/>
          <w:sz w:val="18"/>
          <w:szCs w:val="18"/>
          <w:lang w:val="en-GB"/>
        </w:rPr>
        <w:t xml:space="preserve"> </w:t>
      </w:r>
      <w:r w:rsidR="00B95704" w:rsidRPr="00681638">
        <w:rPr>
          <w:rFonts w:ascii="Times New Roman" w:hAnsi="Times New Roman" w:cs="Times New Roman"/>
          <w:i/>
          <w:iCs/>
          <w:sz w:val="18"/>
          <w:szCs w:val="18"/>
          <w:lang w:val="en-GB"/>
        </w:rPr>
        <w:t>CBC News</w:t>
      </w:r>
      <w:r w:rsidR="00B95704" w:rsidRPr="00681638">
        <w:rPr>
          <w:rFonts w:ascii="Times New Roman" w:hAnsi="Times New Roman" w:cs="Times New Roman"/>
          <w:sz w:val="18"/>
          <w:szCs w:val="18"/>
          <w:lang w:val="en-GB"/>
        </w:rPr>
        <w:t xml:space="preserve"> (</w:t>
      </w:r>
      <w:r w:rsidR="003667CD" w:rsidRPr="00681638">
        <w:rPr>
          <w:rFonts w:ascii="Times New Roman" w:hAnsi="Times New Roman" w:cs="Times New Roman"/>
          <w:sz w:val="18"/>
          <w:szCs w:val="18"/>
          <w:lang w:val="en-GB"/>
        </w:rPr>
        <w:t xml:space="preserve">24 </w:t>
      </w:r>
      <w:r w:rsidR="00B95704" w:rsidRPr="00681638">
        <w:rPr>
          <w:rFonts w:ascii="Times New Roman" w:hAnsi="Times New Roman" w:cs="Times New Roman"/>
          <w:sz w:val="18"/>
          <w:szCs w:val="18"/>
          <w:lang w:val="en-GB"/>
        </w:rPr>
        <w:t>April 2020)</w:t>
      </w:r>
      <w:r w:rsidR="003667CD" w:rsidRPr="00681638">
        <w:rPr>
          <w:rFonts w:ascii="Times New Roman" w:hAnsi="Times New Roman" w:cs="Times New Roman"/>
          <w:sz w:val="18"/>
          <w:szCs w:val="18"/>
          <w:lang w:val="en-GB"/>
        </w:rPr>
        <w:t>, online:</w:t>
      </w:r>
      <w:r w:rsidR="00B95704" w:rsidRPr="00681638">
        <w:rPr>
          <w:rFonts w:ascii="Times New Roman" w:hAnsi="Times New Roman" w:cs="Times New Roman"/>
          <w:sz w:val="18"/>
          <w:szCs w:val="18"/>
          <w:lang w:val="en-GB"/>
        </w:rPr>
        <w:t xml:space="preserve"> </w:t>
      </w:r>
      <w:r w:rsidR="003667CD" w:rsidRPr="00681638">
        <w:rPr>
          <w:rFonts w:ascii="Times New Roman" w:hAnsi="Times New Roman" w:cs="Times New Roman"/>
          <w:sz w:val="18"/>
          <w:szCs w:val="18"/>
          <w:lang w:val="en-GB"/>
        </w:rPr>
        <w:t>&lt;</w:t>
      </w:r>
      <w:r w:rsidR="003667CD" w:rsidRPr="00681638">
        <w:rPr>
          <w:rFonts w:ascii="Times New Roman" w:hAnsi="Times New Roman" w:cs="Times New Roman"/>
          <w:sz w:val="18"/>
          <w:szCs w:val="18"/>
        </w:rPr>
        <w:fldChar w:fldCharType="begin"/>
      </w:r>
      <w:ins w:id="1635" w:author="Tashi Alford-Duguid" w:date="2020-06-15T12:35:00Z">
        <w:r w:rsidR="003667CD" w:rsidRPr="00681638">
          <w:rPr>
            <w:rFonts w:ascii="Times New Roman" w:hAnsi="Times New Roman" w:cs="Times New Roman"/>
            <w:sz w:val="18"/>
            <w:szCs w:val="18"/>
          </w:rPr>
          <w:instrText xml:space="preserve"> HYPERLINK "</w:instrText>
        </w:r>
      </w:ins>
      <w:ins w:id="1636" w:author="Jhoh@ccla.org" w:date="2020-06-11T14:28:00Z">
        <w:r w:rsidR="003667CD" w:rsidRPr="003666DC">
          <w:rPr>
            <w:rPrChange w:id="1637" w:author="Tashi Alford-Duguid" w:date="2020-06-16T18:31:00Z">
              <w:rPr>
                <w:rFonts w:ascii="Times New Roman" w:hAnsi="Times New Roman" w:cs="Times New Roman"/>
                <w:sz w:val="18"/>
                <w:szCs w:val="18"/>
              </w:rPr>
            </w:rPrChange>
          </w:rPr>
          <w:instrText>https://www.cbc.ca/news/canada/nova-scotia/halifax-homeless-shelter-covid-19-case-1.5544066</w:instrText>
        </w:r>
      </w:ins>
      <w:ins w:id="1638" w:author="Tashi Alford-Duguid" w:date="2020-06-15T12:35:00Z">
        <w:r w:rsidR="003667CD" w:rsidRPr="00681638">
          <w:rPr>
            <w:rFonts w:ascii="Times New Roman" w:hAnsi="Times New Roman" w:cs="Times New Roman"/>
            <w:sz w:val="18"/>
            <w:szCs w:val="18"/>
          </w:rPr>
          <w:instrText xml:space="preserve">" </w:instrText>
        </w:r>
      </w:ins>
      <w:r w:rsidR="003667CD" w:rsidRPr="00681638">
        <w:rPr>
          <w:rFonts w:ascii="Times New Roman" w:hAnsi="Times New Roman" w:cs="Times New Roman"/>
          <w:sz w:val="18"/>
          <w:szCs w:val="18"/>
        </w:rPr>
        <w:fldChar w:fldCharType="separate"/>
      </w:r>
      <w:r w:rsidR="003667CD" w:rsidRPr="00681638">
        <w:rPr>
          <w:rStyle w:val="Hyperlink"/>
          <w:rFonts w:ascii="Times New Roman" w:hAnsi="Times New Roman" w:cs="Times New Roman"/>
          <w:sz w:val="18"/>
          <w:szCs w:val="18"/>
        </w:rPr>
        <w:t>https://www.cbc.ca/news/canada/nova-scotia/halifax-homeless-shelter-covid-19-case-1.5544066</w:t>
      </w:r>
      <w:r w:rsidR="003667CD" w:rsidRPr="00681638">
        <w:rPr>
          <w:rFonts w:ascii="Times New Roman" w:hAnsi="Times New Roman" w:cs="Times New Roman"/>
          <w:sz w:val="18"/>
          <w:szCs w:val="18"/>
        </w:rPr>
        <w:fldChar w:fldCharType="end"/>
      </w:r>
      <w:r w:rsidR="003667CD" w:rsidRPr="00681638">
        <w:rPr>
          <w:rFonts w:ascii="Times New Roman" w:hAnsi="Times New Roman" w:cs="Times New Roman"/>
          <w:sz w:val="18"/>
          <w:szCs w:val="18"/>
        </w:rPr>
        <w:t>&gt;.</w:t>
      </w:r>
    </w:p>
  </w:footnote>
  <w:footnote w:id="143">
    <w:p w14:paraId="140A3D05" w14:textId="18C63E86" w:rsidR="00125E44" w:rsidRPr="00681638" w:rsidRDefault="00125E44"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3667CD" w:rsidRPr="00681638">
        <w:rPr>
          <w:rFonts w:ascii="Times New Roman" w:hAnsi="Times New Roman" w:cs="Times New Roman"/>
          <w:sz w:val="18"/>
          <w:szCs w:val="18"/>
          <w:lang w:val="en-CA"/>
        </w:rPr>
        <w:t xml:space="preserve">Jeff </w:t>
      </w:r>
      <w:r w:rsidR="006F3BB3" w:rsidRPr="00681638">
        <w:rPr>
          <w:rFonts w:ascii="Times New Roman" w:hAnsi="Times New Roman" w:cs="Times New Roman"/>
          <w:sz w:val="18"/>
          <w:szCs w:val="18"/>
          <w:lang w:val="en-CA"/>
        </w:rPr>
        <w:t>Gray</w:t>
      </w:r>
      <w:r w:rsidR="003667CD" w:rsidRPr="00681638">
        <w:rPr>
          <w:rFonts w:ascii="Times New Roman" w:hAnsi="Times New Roman" w:cs="Times New Roman"/>
          <w:sz w:val="18"/>
          <w:szCs w:val="18"/>
          <w:lang w:val="en-CA"/>
        </w:rPr>
        <w:t xml:space="preserve"> &amp;</w:t>
      </w:r>
      <w:r w:rsidR="006F3BB3" w:rsidRPr="00681638">
        <w:rPr>
          <w:rFonts w:ascii="Times New Roman" w:hAnsi="Times New Roman" w:cs="Times New Roman"/>
          <w:sz w:val="18"/>
          <w:szCs w:val="18"/>
          <w:lang w:val="en-CA"/>
        </w:rPr>
        <w:t xml:space="preserve"> </w:t>
      </w:r>
      <w:r w:rsidR="003667CD" w:rsidRPr="00681638">
        <w:rPr>
          <w:rFonts w:ascii="Times New Roman" w:hAnsi="Times New Roman" w:cs="Times New Roman"/>
          <w:sz w:val="18"/>
          <w:szCs w:val="18"/>
          <w:lang w:val="en-CA"/>
        </w:rPr>
        <w:t xml:space="preserve">Francis </w:t>
      </w:r>
      <w:r w:rsidR="006F3BB3" w:rsidRPr="00681638">
        <w:rPr>
          <w:rFonts w:ascii="Times New Roman" w:hAnsi="Times New Roman" w:cs="Times New Roman"/>
          <w:sz w:val="18"/>
          <w:szCs w:val="18"/>
          <w:lang w:val="en-CA"/>
        </w:rPr>
        <w:t>Bula, “Toronto to lease hundreds of hotel rooms to ease crowding in homeless shelters”</w:t>
      </w:r>
      <w:r w:rsidR="003667CD" w:rsidRPr="00681638">
        <w:rPr>
          <w:rFonts w:ascii="Times New Roman" w:hAnsi="Times New Roman" w:cs="Times New Roman"/>
          <w:sz w:val="18"/>
          <w:szCs w:val="18"/>
          <w:lang w:val="en-CA"/>
        </w:rPr>
        <w:t>,</w:t>
      </w:r>
      <w:r w:rsidR="006F3BB3" w:rsidRPr="00681638">
        <w:rPr>
          <w:rFonts w:ascii="Times New Roman" w:hAnsi="Times New Roman" w:cs="Times New Roman"/>
          <w:sz w:val="18"/>
          <w:szCs w:val="18"/>
          <w:lang w:val="en-CA"/>
        </w:rPr>
        <w:t xml:space="preserve"> </w:t>
      </w:r>
      <w:r w:rsidR="006F3BB3" w:rsidRPr="00681638">
        <w:rPr>
          <w:rFonts w:ascii="Times New Roman" w:hAnsi="Times New Roman" w:cs="Times New Roman"/>
          <w:i/>
          <w:sz w:val="18"/>
          <w:szCs w:val="18"/>
          <w:lang w:val="en-CA"/>
        </w:rPr>
        <w:t>The Globe and Mail</w:t>
      </w:r>
      <w:r w:rsidR="006F3BB3" w:rsidRPr="00681638">
        <w:rPr>
          <w:rFonts w:ascii="Times New Roman" w:hAnsi="Times New Roman" w:cs="Times New Roman"/>
          <w:sz w:val="18"/>
          <w:szCs w:val="18"/>
          <w:lang w:val="en-CA"/>
        </w:rPr>
        <w:t xml:space="preserve"> (</w:t>
      </w:r>
      <w:r w:rsidR="003667CD" w:rsidRPr="00681638">
        <w:rPr>
          <w:rFonts w:ascii="Times New Roman" w:hAnsi="Times New Roman" w:cs="Times New Roman"/>
          <w:sz w:val="18"/>
          <w:szCs w:val="18"/>
          <w:lang w:val="en-CA"/>
        </w:rPr>
        <w:t xml:space="preserve">30 </w:t>
      </w:r>
      <w:r w:rsidR="006F3BB3" w:rsidRPr="00681638">
        <w:rPr>
          <w:rFonts w:ascii="Times New Roman" w:hAnsi="Times New Roman" w:cs="Times New Roman"/>
          <w:sz w:val="18"/>
          <w:szCs w:val="18"/>
          <w:lang w:val="en-CA"/>
        </w:rPr>
        <w:t>March 2020)</w:t>
      </w:r>
      <w:r w:rsidR="003667CD" w:rsidRPr="00681638">
        <w:rPr>
          <w:rFonts w:ascii="Times New Roman" w:hAnsi="Times New Roman" w:cs="Times New Roman"/>
          <w:sz w:val="18"/>
          <w:szCs w:val="18"/>
          <w:lang w:val="en-CA"/>
        </w:rPr>
        <w:t>, online:</w:t>
      </w:r>
      <w:r w:rsidR="006F3BB3" w:rsidRPr="00681638">
        <w:rPr>
          <w:rFonts w:ascii="Times New Roman" w:hAnsi="Times New Roman" w:cs="Times New Roman"/>
          <w:sz w:val="18"/>
          <w:szCs w:val="18"/>
          <w:lang w:val="en-CA"/>
        </w:rPr>
        <w:t xml:space="preserve"> </w:t>
      </w:r>
      <w:r w:rsidR="003667CD" w:rsidRPr="00681638">
        <w:rPr>
          <w:rFonts w:ascii="Times New Roman" w:hAnsi="Times New Roman" w:cs="Times New Roman"/>
          <w:sz w:val="18"/>
          <w:szCs w:val="18"/>
          <w:lang w:val="en-CA"/>
        </w:rPr>
        <w:t>&lt;</w:t>
      </w:r>
      <w:r w:rsidR="003667CD" w:rsidRPr="00681638">
        <w:rPr>
          <w:rFonts w:ascii="Times New Roman" w:hAnsi="Times New Roman" w:cs="Times New Roman"/>
          <w:sz w:val="18"/>
          <w:szCs w:val="18"/>
          <w:lang w:val="en-CA"/>
        </w:rPr>
        <w:fldChar w:fldCharType="begin"/>
      </w:r>
      <w:ins w:id="1639" w:author="Tashi Alford-Duguid" w:date="2020-06-15T12:36:00Z">
        <w:r w:rsidR="003667CD" w:rsidRPr="00681638">
          <w:rPr>
            <w:rFonts w:ascii="Times New Roman" w:hAnsi="Times New Roman" w:cs="Times New Roman"/>
            <w:sz w:val="18"/>
            <w:szCs w:val="18"/>
            <w:lang w:val="en-CA"/>
          </w:rPr>
          <w:instrText xml:space="preserve"> HYPERLINK "</w:instrText>
        </w:r>
      </w:ins>
      <w:r w:rsidR="003667CD" w:rsidRPr="00681638">
        <w:rPr>
          <w:rFonts w:ascii="Times New Roman" w:hAnsi="Times New Roman" w:cs="Times New Roman"/>
          <w:sz w:val="18"/>
          <w:szCs w:val="18"/>
        </w:rPr>
        <w:instrText>https://www.theglobeandmail.com/canada/toronto/article-toronto-to-lease-hundreds-of-hotel-rooms-to-ease-crowding-in-homeless/</w:instrText>
      </w:r>
      <w:ins w:id="1640" w:author="Tashi Alford-Duguid" w:date="2020-06-15T12:36:00Z">
        <w:r w:rsidR="003667CD" w:rsidRPr="00681638">
          <w:rPr>
            <w:rFonts w:ascii="Times New Roman" w:hAnsi="Times New Roman" w:cs="Times New Roman"/>
            <w:sz w:val="18"/>
            <w:szCs w:val="18"/>
            <w:lang w:val="en-CA"/>
          </w:rPr>
          <w:instrText xml:space="preserve">" </w:instrText>
        </w:r>
      </w:ins>
      <w:r w:rsidR="003667CD" w:rsidRPr="00681638">
        <w:rPr>
          <w:rFonts w:ascii="Times New Roman" w:hAnsi="Times New Roman" w:cs="Times New Roman"/>
          <w:sz w:val="18"/>
          <w:szCs w:val="18"/>
          <w:lang w:val="en-CA"/>
        </w:rPr>
        <w:fldChar w:fldCharType="separate"/>
      </w:r>
      <w:r w:rsidR="003667CD" w:rsidRPr="00681638">
        <w:rPr>
          <w:rStyle w:val="Hyperlink"/>
          <w:rFonts w:ascii="Times New Roman" w:hAnsi="Times New Roman" w:cs="Times New Roman"/>
          <w:sz w:val="18"/>
          <w:szCs w:val="18"/>
          <w:lang w:val="en-CA"/>
        </w:rPr>
        <w:t>https://www.theglobeandmail.com/canada/toronto/article-toronto-to-lease-hundreds-of-hotel-rooms-to-ease-crowding-in-homeless/</w:t>
      </w:r>
      <w:r w:rsidR="003667CD" w:rsidRPr="00681638">
        <w:rPr>
          <w:rFonts w:ascii="Times New Roman" w:hAnsi="Times New Roman" w:cs="Times New Roman"/>
          <w:sz w:val="18"/>
          <w:szCs w:val="18"/>
          <w:lang w:val="en-CA"/>
        </w:rPr>
        <w:fldChar w:fldCharType="end"/>
      </w:r>
      <w:r w:rsidR="003667CD" w:rsidRPr="00681638">
        <w:rPr>
          <w:rFonts w:ascii="Times New Roman" w:hAnsi="Times New Roman" w:cs="Times New Roman"/>
          <w:sz w:val="18"/>
          <w:szCs w:val="18"/>
          <w:lang w:val="en-CA"/>
        </w:rPr>
        <w:t>&gt;.</w:t>
      </w:r>
    </w:p>
  </w:footnote>
  <w:footnote w:id="144">
    <w:p w14:paraId="28092E2F" w14:textId="685FD4C1" w:rsidR="00893C17" w:rsidRPr="00681638" w:rsidRDefault="00893C17"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27C1D" w:rsidRPr="00681638">
        <w:rPr>
          <w:rFonts w:ascii="Times New Roman" w:hAnsi="Times New Roman" w:cs="Times New Roman"/>
          <w:sz w:val="18"/>
          <w:szCs w:val="18"/>
          <w:lang w:val="en-CA"/>
        </w:rPr>
        <w:t xml:space="preserve">Omar </w:t>
      </w:r>
      <w:r w:rsidR="004E088B" w:rsidRPr="00681638">
        <w:rPr>
          <w:rFonts w:ascii="Times New Roman" w:hAnsi="Times New Roman" w:cs="Times New Roman"/>
          <w:sz w:val="18"/>
          <w:szCs w:val="18"/>
          <w:lang w:val="en-CA"/>
        </w:rPr>
        <w:t>Mosleh</w:t>
      </w:r>
      <w:r w:rsidR="00927C1D" w:rsidRPr="00681638">
        <w:rPr>
          <w:rFonts w:ascii="Times New Roman" w:hAnsi="Times New Roman" w:cs="Times New Roman"/>
          <w:sz w:val="18"/>
          <w:szCs w:val="18"/>
          <w:lang w:val="en-CA"/>
        </w:rPr>
        <w:t>,</w:t>
      </w:r>
      <w:r w:rsidR="004E088B" w:rsidRPr="00681638">
        <w:rPr>
          <w:rFonts w:ascii="Times New Roman" w:hAnsi="Times New Roman" w:cs="Times New Roman"/>
          <w:sz w:val="18"/>
          <w:szCs w:val="18"/>
          <w:lang w:val="en-CA"/>
        </w:rPr>
        <w:t xml:space="preserve"> “Positive COVID-19 case identified at Toronto’s Seaton House homeless shelter”</w:t>
      </w:r>
      <w:r w:rsidR="00927C1D" w:rsidRPr="00681638">
        <w:rPr>
          <w:rFonts w:ascii="Times New Roman" w:hAnsi="Times New Roman" w:cs="Times New Roman"/>
          <w:sz w:val="18"/>
          <w:szCs w:val="18"/>
          <w:lang w:val="en-CA"/>
        </w:rPr>
        <w:t>,</w:t>
      </w:r>
      <w:r w:rsidR="004E088B" w:rsidRPr="00681638">
        <w:rPr>
          <w:rFonts w:ascii="Times New Roman" w:hAnsi="Times New Roman" w:cs="Times New Roman"/>
          <w:sz w:val="18"/>
          <w:szCs w:val="18"/>
          <w:lang w:val="en-CA"/>
        </w:rPr>
        <w:t xml:space="preserve"> </w:t>
      </w:r>
      <w:r w:rsidR="004E088B" w:rsidRPr="00681638">
        <w:rPr>
          <w:rFonts w:ascii="Times New Roman" w:hAnsi="Times New Roman" w:cs="Times New Roman"/>
          <w:i/>
          <w:sz w:val="18"/>
          <w:szCs w:val="18"/>
          <w:lang w:val="en-CA"/>
        </w:rPr>
        <w:t xml:space="preserve">The </w:t>
      </w:r>
      <w:r w:rsidR="00B92039" w:rsidRPr="00681638">
        <w:rPr>
          <w:rFonts w:ascii="Times New Roman" w:hAnsi="Times New Roman" w:cs="Times New Roman"/>
          <w:i/>
          <w:sz w:val="18"/>
          <w:szCs w:val="18"/>
          <w:lang w:val="en-CA"/>
        </w:rPr>
        <w:t xml:space="preserve">Toronto </w:t>
      </w:r>
      <w:r w:rsidR="004E088B" w:rsidRPr="00681638">
        <w:rPr>
          <w:rFonts w:ascii="Times New Roman" w:hAnsi="Times New Roman" w:cs="Times New Roman"/>
          <w:i/>
          <w:sz w:val="18"/>
          <w:szCs w:val="18"/>
          <w:lang w:val="en-CA"/>
        </w:rPr>
        <w:t>Star</w:t>
      </w:r>
      <w:r w:rsidR="004E088B" w:rsidRPr="00681638">
        <w:rPr>
          <w:rFonts w:ascii="Times New Roman" w:hAnsi="Times New Roman" w:cs="Times New Roman"/>
          <w:sz w:val="18"/>
          <w:szCs w:val="18"/>
          <w:lang w:val="en-CA"/>
        </w:rPr>
        <w:t xml:space="preserve"> (</w:t>
      </w:r>
      <w:r w:rsidR="00927C1D" w:rsidRPr="00681638">
        <w:rPr>
          <w:rFonts w:ascii="Times New Roman" w:hAnsi="Times New Roman" w:cs="Times New Roman"/>
          <w:sz w:val="18"/>
          <w:szCs w:val="18"/>
          <w:lang w:val="en-CA"/>
        </w:rPr>
        <w:t xml:space="preserve">7 </w:t>
      </w:r>
      <w:r w:rsidR="00E77ED7" w:rsidRPr="00681638">
        <w:rPr>
          <w:rFonts w:ascii="Times New Roman" w:hAnsi="Times New Roman" w:cs="Times New Roman"/>
          <w:sz w:val="18"/>
          <w:szCs w:val="18"/>
          <w:lang w:val="en-CA"/>
        </w:rPr>
        <w:t>April 2020)</w:t>
      </w:r>
      <w:r w:rsidR="00927C1D" w:rsidRPr="00681638">
        <w:rPr>
          <w:rFonts w:ascii="Times New Roman" w:hAnsi="Times New Roman" w:cs="Times New Roman"/>
          <w:sz w:val="18"/>
          <w:szCs w:val="18"/>
          <w:lang w:val="en-CA"/>
        </w:rPr>
        <w:t>,</w:t>
      </w:r>
      <w:r w:rsidR="00E77ED7" w:rsidRPr="00681638">
        <w:rPr>
          <w:rFonts w:ascii="Times New Roman" w:hAnsi="Times New Roman" w:cs="Times New Roman"/>
          <w:sz w:val="18"/>
          <w:szCs w:val="18"/>
          <w:lang w:val="en-CA"/>
        </w:rPr>
        <w:t xml:space="preserve"> </w:t>
      </w:r>
      <w:r w:rsidR="00927C1D" w:rsidRPr="00681638">
        <w:rPr>
          <w:rFonts w:ascii="Times New Roman" w:hAnsi="Times New Roman" w:cs="Times New Roman"/>
          <w:sz w:val="18"/>
          <w:szCs w:val="18"/>
          <w:lang w:val="en-CA"/>
        </w:rPr>
        <w:t>online</w:t>
      </w:r>
      <w:r w:rsidR="00E77ED7" w:rsidRPr="00681638">
        <w:rPr>
          <w:rFonts w:ascii="Times New Roman" w:hAnsi="Times New Roman" w:cs="Times New Roman"/>
          <w:sz w:val="18"/>
          <w:szCs w:val="18"/>
          <w:lang w:val="en-CA"/>
        </w:rPr>
        <w:t xml:space="preserve">: </w:t>
      </w:r>
      <w:r w:rsidR="00927C1D" w:rsidRPr="00681638">
        <w:rPr>
          <w:rFonts w:ascii="Times New Roman" w:hAnsi="Times New Roman" w:cs="Times New Roman"/>
          <w:sz w:val="18"/>
          <w:szCs w:val="18"/>
          <w:lang w:val="en-CA"/>
        </w:rPr>
        <w:t>&lt;</w:t>
      </w:r>
      <w:hyperlink r:id="rId95" w:history="1">
        <w:r w:rsidR="00927C1D" w:rsidRPr="00681638">
          <w:rPr>
            <w:rStyle w:val="Hyperlink"/>
            <w:rFonts w:ascii="Times New Roman" w:hAnsi="Times New Roman" w:cs="Times New Roman"/>
            <w:sz w:val="18"/>
            <w:szCs w:val="18"/>
            <w:lang w:val="en-CA"/>
          </w:rPr>
          <w:t>https://www.thestar.com/news/gta/2020/04/07/positive-covid-19-case-identified-at-torontos-seaton-house-homeless-shelter.html</w:t>
        </w:r>
      </w:hyperlink>
      <w:r w:rsidR="00927C1D" w:rsidRPr="00681638">
        <w:rPr>
          <w:rFonts w:ascii="Times New Roman" w:hAnsi="Times New Roman" w:cs="Times New Roman"/>
          <w:sz w:val="18"/>
          <w:szCs w:val="18"/>
          <w:lang w:val="en-CA"/>
        </w:rPr>
        <w:t>&gt;.</w:t>
      </w:r>
    </w:p>
  </w:footnote>
  <w:footnote w:id="145">
    <w:p w14:paraId="4F47D055" w14:textId="66549DC2" w:rsidR="000B2244" w:rsidRPr="00681638" w:rsidRDefault="000B2244"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 xml:space="preserve">Mary-Anne </w:t>
      </w:r>
      <w:r w:rsidR="00A45758" w:rsidRPr="00681638">
        <w:rPr>
          <w:rFonts w:ascii="Times New Roman" w:hAnsi="Times New Roman" w:cs="Times New Roman"/>
          <w:sz w:val="18"/>
          <w:szCs w:val="18"/>
          <w:lang w:val="en-CA"/>
        </w:rPr>
        <w:t>Bedard, “Progress Report”</w:t>
      </w:r>
      <w:r w:rsidR="00B92039" w:rsidRPr="00681638">
        <w:rPr>
          <w:rFonts w:ascii="Times New Roman" w:hAnsi="Times New Roman" w:cs="Times New Roman"/>
          <w:sz w:val="18"/>
          <w:szCs w:val="18"/>
          <w:lang w:val="en-CA"/>
        </w:rPr>
        <w:t>,</w:t>
      </w:r>
      <w:r w:rsidR="00A45758" w:rsidRPr="00681638">
        <w:rPr>
          <w:rFonts w:ascii="Times New Roman" w:hAnsi="Times New Roman" w:cs="Times New Roman"/>
          <w:sz w:val="18"/>
          <w:szCs w:val="18"/>
          <w:lang w:val="en-CA"/>
        </w:rPr>
        <w:t xml:space="preserve"> </w:t>
      </w:r>
      <w:r w:rsidR="00A45758" w:rsidRPr="00681638">
        <w:rPr>
          <w:rFonts w:ascii="Times New Roman" w:hAnsi="Times New Roman" w:cs="Times New Roman"/>
          <w:i/>
          <w:sz w:val="18"/>
          <w:szCs w:val="18"/>
          <w:lang w:val="en-CA"/>
        </w:rPr>
        <w:t>City of Toronto</w:t>
      </w:r>
      <w:r w:rsidR="00A45758"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 xml:space="preserve">19 </w:t>
      </w:r>
      <w:r w:rsidR="00A45758" w:rsidRPr="00681638">
        <w:rPr>
          <w:rFonts w:ascii="Times New Roman" w:hAnsi="Times New Roman" w:cs="Times New Roman"/>
          <w:sz w:val="18"/>
          <w:szCs w:val="18"/>
          <w:lang w:val="en-CA"/>
        </w:rPr>
        <w:t>May 2020)</w:t>
      </w:r>
      <w:r w:rsidR="00B92039" w:rsidRPr="00681638">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&lt;</w:t>
      </w:r>
      <w:hyperlink r:id="rId96" w:history="1">
        <w:r w:rsidR="00B92039" w:rsidRPr="00681638">
          <w:rPr>
            <w:rStyle w:val="Hyperlink"/>
            <w:rFonts w:ascii="Times New Roman" w:hAnsi="Times New Roman" w:cs="Times New Roman"/>
            <w:sz w:val="18"/>
            <w:szCs w:val="18"/>
            <w:lang w:val="en-CA"/>
          </w:rPr>
          <w:t>https://ccla.org/cclanewsite/wp-content/uploads/2020/05/Progress-Report-May-19-2020_Redacted.pdf</w:t>
        </w:r>
      </w:hyperlink>
      <w:r w:rsidR="00B92039" w:rsidRPr="00681638">
        <w:rPr>
          <w:rFonts w:ascii="Times New Roman" w:hAnsi="Times New Roman" w:cs="Times New Roman"/>
          <w:sz w:val="18"/>
          <w:szCs w:val="18"/>
          <w:lang w:val="en-CA"/>
        </w:rPr>
        <w:t>&gt;</w:t>
      </w:r>
      <w:r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 xml:space="preserve">Mary-Anne </w:t>
      </w:r>
      <w:r w:rsidR="00A45758" w:rsidRPr="00681638">
        <w:rPr>
          <w:rFonts w:ascii="Times New Roman" w:hAnsi="Times New Roman" w:cs="Times New Roman"/>
          <w:sz w:val="18"/>
          <w:szCs w:val="18"/>
          <w:lang w:val="en-CA"/>
        </w:rPr>
        <w:t xml:space="preserve">Bedard, “Progress Report” </w:t>
      </w:r>
      <w:r w:rsidR="00A45758" w:rsidRPr="00681638">
        <w:rPr>
          <w:rFonts w:ascii="Times New Roman" w:hAnsi="Times New Roman" w:cs="Times New Roman"/>
          <w:i/>
          <w:sz w:val="18"/>
          <w:szCs w:val="18"/>
          <w:lang w:val="en-CA"/>
        </w:rPr>
        <w:t>City of Toronto</w:t>
      </w:r>
      <w:r w:rsidR="00A70A7C" w:rsidRPr="00681638">
        <w:rPr>
          <w:rFonts w:ascii="Times New Roman" w:hAnsi="Times New Roman" w:cs="Times New Roman"/>
          <w:i/>
          <w:sz w:val="18"/>
          <w:szCs w:val="18"/>
          <w:lang w:val="en-CA"/>
        </w:rPr>
        <w:t>.</w:t>
      </w:r>
      <w:r w:rsidR="00A70A7C"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 xml:space="preserve">25 </w:t>
      </w:r>
      <w:r w:rsidR="00A70A7C" w:rsidRPr="00681638">
        <w:rPr>
          <w:rFonts w:ascii="Times New Roman" w:hAnsi="Times New Roman" w:cs="Times New Roman"/>
          <w:sz w:val="18"/>
          <w:szCs w:val="18"/>
          <w:lang w:val="en-CA"/>
        </w:rPr>
        <w:t>May 2020)</w:t>
      </w:r>
      <w:r w:rsidR="00B92039" w:rsidRPr="00681638">
        <w:rPr>
          <w:rFonts w:ascii="Times New Roman" w:hAnsi="Times New Roman" w:cs="Times New Roman"/>
          <w:sz w:val="18"/>
          <w:szCs w:val="18"/>
          <w:lang w:val="en-CA"/>
        </w:rPr>
        <w:t>, online: &lt;</w:t>
      </w:r>
      <w:hyperlink r:id="rId97" w:history="1">
        <w:r w:rsidR="005042C4" w:rsidRPr="00681638">
          <w:rPr>
            <w:rStyle w:val="Hyperlink"/>
            <w:rFonts w:ascii="Times New Roman" w:hAnsi="Times New Roman" w:cs="Times New Roman"/>
            <w:sz w:val="18"/>
            <w:szCs w:val="18"/>
            <w:lang w:val="en-CA"/>
          </w:rPr>
          <w:t>https://ccla.org/cclanewsite/wp-content/uploads/2020/05/Progress-Report-May-25-2020-Final_Redacted.pdf</w:t>
        </w:r>
      </w:hyperlink>
      <w:r w:rsidR="00B92039" w:rsidRPr="00681638">
        <w:rPr>
          <w:rFonts w:ascii="Times New Roman" w:hAnsi="Times New Roman" w:cs="Times New Roman"/>
          <w:sz w:val="18"/>
          <w:szCs w:val="18"/>
          <w:lang w:val="en-CA"/>
        </w:rPr>
        <w:t>&gt;.</w:t>
      </w:r>
    </w:p>
  </w:footnote>
  <w:footnote w:id="146">
    <w:p w14:paraId="73E0FDA7" w14:textId="55F8A763" w:rsidR="00A86CF0" w:rsidRPr="00681638" w:rsidRDefault="00A86CF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94E00" w:rsidRPr="00681638">
        <w:rPr>
          <w:rFonts w:ascii="Times New Roman" w:hAnsi="Times New Roman" w:cs="Times New Roman"/>
          <w:i/>
          <w:sz w:val="18"/>
          <w:szCs w:val="18"/>
          <w:lang w:val="en-CA"/>
        </w:rPr>
        <w:t xml:space="preserve">Applicants’ Questions regarding the City of Toronto’s Progress Report dated May 19, 2020 </w:t>
      </w:r>
      <w:r w:rsidR="002B7CD3" w:rsidRPr="00681638">
        <w:rPr>
          <w:rFonts w:ascii="Times New Roman" w:hAnsi="Times New Roman" w:cs="Times New Roman"/>
          <w:i/>
          <w:sz w:val="18"/>
          <w:szCs w:val="18"/>
          <w:lang w:val="en-CA"/>
        </w:rPr>
        <w:t>-</w:t>
      </w:r>
      <w:r w:rsidR="00F94E00" w:rsidRPr="00681638">
        <w:rPr>
          <w:rFonts w:ascii="Times New Roman" w:hAnsi="Times New Roman" w:cs="Times New Roman"/>
          <w:i/>
          <w:sz w:val="18"/>
          <w:szCs w:val="18"/>
          <w:lang w:val="en-CA"/>
        </w:rPr>
        <w:t xml:space="preserve"> Pursuant to the terms of the Interim Settlement Agreement dated May 15, 2020</w:t>
      </w:r>
      <w:r w:rsidRPr="00681638">
        <w:rPr>
          <w:rFonts w:ascii="Times New Roman" w:hAnsi="Times New Roman" w:cs="Times New Roman"/>
          <w:sz w:val="18"/>
          <w:szCs w:val="18"/>
          <w:lang w:val="en-CA"/>
        </w:rPr>
        <w:t xml:space="preserve"> </w:t>
      </w:r>
      <w:r w:rsidR="002B7CD3" w:rsidRPr="00681638">
        <w:rPr>
          <w:rFonts w:ascii="Times New Roman" w:hAnsi="Times New Roman" w:cs="Times New Roman"/>
          <w:sz w:val="18"/>
          <w:szCs w:val="18"/>
          <w:lang w:val="en-CA"/>
        </w:rPr>
        <w:t>(</w:t>
      </w:r>
      <w:r w:rsidR="00B92039" w:rsidRPr="00681638">
        <w:rPr>
          <w:rFonts w:ascii="Times New Roman" w:hAnsi="Times New Roman" w:cs="Times New Roman"/>
          <w:sz w:val="18"/>
          <w:szCs w:val="18"/>
          <w:lang w:val="en-CA"/>
        </w:rPr>
        <w:t xml:space="preserve">22 </w:t>
      </w:r>
      <w:r w:rsidR="002B7CD3" w:rsidRPr="00681638">
        <w:rPr>
          <w:rFonts w:ascii="Times New Roman" w:hAnsi="Times New Roman" w:cs="Times New Roman"/>
          <w:sz w:val="18"/>
          <w:szCs w:val="18"/>
          <w:lang w:val="en-CA"/>
        </w:rPr>
        <w:t>May 2020)</w:t>
      </w:r>
      <w:r w:rsidR="00B92039" w:rsidRPr="00681638">
        <w:rPr>
          <w:rFonts w:ascii="Times New Roman" w:hAnsi="Times New Roman" w:cs="Times New Roman"/>
          <w:sz w:val="18"/>
          <w:szCs w:val="18"/>
          <w:lang w:val="en-CA"/>
        </w:rPr>
        <w:t>, online:</w:t>
      </w:r>
      <w:r w:rsidR="00F94E00"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&lt;</w:t>
      </w:r>
      <w:hyperlink r:id="rId98" w:history="1">
        <w:r w:rsidR="00B92039" w:rsidRPr="00681638">
          <w:rPr>
            <w:rStyle w:val="Hyperlink"/>
            <w:rFonts w:ascii="Times New Roman" w:hAnsi="Times New Roman" w:cs="Times New Roman"/>
            <w:sz w:val="18"/>
            <w:szCs w:val="18"/>
            <w:lang w:val="en-CA"/>
          </w:rPr>
          <w:t>https://ccla.org/cclanewsite/wp-content/uploads/2020/05/2020-05-22-Applicants-Questions-re-Progress-Report-dated-May-19-2020-and-Attached-Appendices.pdf</w:t>
        </w:r>
      </w:hyperlink>
      <w:r w:rsidR="00B92039" w:rsidRPr="00681638">
        <w:rPr>
          <w:rFonts w:ascii="Times New Roman" w:hAnsi="Times New Roman" w:cs="Times New Roman"/>
          <w:sz w:val="18"/>
          <w:szCs w:val="18"/>
          <w:lang w:val="en-CA"/>
        </w:rPr>
        <w:t>&gt;.</w:t>
      </w:r>
    </w:p>
  </w:footnote>
  <w:footnote w:id="147">
    <w:p w14:paraId="6937FC48" w14:textId="64E46887" w:rsidR="00720C10" w:rsidRPr="00681638" w:rsidRDefault="00720C1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11797" w:rsidRPr="00681638">
        <w:rPr>
          <w:rFonts w:ascii="Times New Roman" w:hAnsi="Times New Roman" w:cs="Times New Roman"/>
          <w:sz w:val="18"/>
          <w:szCs w:val="18"/>
          <w:lang w:val="en-CA"/>
        </w:rPr>
        <w:t xml:space="preserve">Jennifer Yang, </w:t>
      </w:r>
      <w:r w:rsidR="00EC7579" w:rsidRPr="00681638">
        <w:rPr>
          <w:rFonts w:ascii="Times New Roman" w:hAnsi="Times New Roman" w:cs="Times New Roman"/>
          <w:sz w:val="18"/>
          <w:szCs w:val="18"/>
          <w:lang w:val="en-CA"/>
        </w:rPr>
        <w:t>“Why COVID-19 outbreaks in hospitals are such a thorny issue”</w:t>
      </w:r>
      <w:r w:rsidR="00B92039" w:rsidRPr="00681638">
        <w:rPr>
          <w:rFonts w:ascii="Times New Roman" w:hAnsi="Times New Roman" w:cs="Times New Roman"/>
          <w:sz w:val="18"/>
          <w:szCs w:val="18"/>
          <w:lang w:val="en-CA"/>
        </w:rPr>
        <w:t>,</w:t>
      </w:r>
      <w:r w:rsidR="00F97D64" w:rsidRPr="00681638">
        <w:rPr>
          <w:rFonts w:ascii="Times New Roman" w:hAnsi="Times New Roman" w:cs="Times New Roman"/>
          <w:sz w:val="18"/>
          <w:szCs w:val="18"/>
          <w:lang w:val="en-CA"/>
        </w:rPr>
        <w:t xml:space="preserve"> </w:t>
      </w:r>
      <w:r w:rsidR="00B92039" w:rsidRPr="00681638">
        <w:rPr>
          <w:rFonts w:ascii="Times New Roman" w:hAnsi="Times New Roman" w:cs="Times New Roman"/>
          <w:i/>
          <w:iCs/>
          <w:sz w:val="18"/>
          <w:szCs w:val="18"/>
          <w:lang w:val="en-CA"/>
        </w:rPr>
        <w:t>The</w:t>
      </w:r>
      <w:r w:rsidR="00B92039" w:rsidRPr="00681638">
        <w:rPr>
          <w:rFonts w:ascii="Times New Roman" w:hAnsi="Times New Roman" w:cs="Times New Roman"/>
          <w:sz w:val="18"/>
          <w:szCs w:val="18"/>
          <w:lang w:val="en-CA"/>
        </w:rPr>
        <w:t xml:space="preserve"> </w:t>
      </w:r>
      <w:r w:rsidR="00F97D64" w:rsidRPr="00681638">
        <w:rPr>
          <w:rFonts w:ascii="Times New Roman" w:hAnsi="Times New Roman" w:cs="Times New Roman"/>
          <w:i/>
          <w:iCs/>
          <w:sz w:val="18"/>
          <w:szCs w:val="18"/>
          <w:lang w:val="en-CA"/>
        </w:rPr>
        <w:t>Toronto Star</w:t>
      </w:r>
      <w:r w:rsidR="00F97D64" w:rsidRPr="00681638">
        <w:rPr>
          <w:rFonts w:ascii="Times New Roman" w:hAnsi="Times New Roman" w:cs="Times New Roman"/>
          <w:sz w:val="18"/>
          <w:szCs w:val="18"/>
          <w:lang w:val="en-CA"/>
        </w:rPr>
        <w:t xml:space="preserve"> (</w:t>
      </w:r>
      <w:r w:rsidR="00B92039" w:rsidRPr="00681638">
        <w:rPr>
          <w:rFonts w:ascii="Times New Roman" w:hAnsi="Times New Roman" w:cs="Times New Roman"/>
          <w:sz w:val="18"/>
          <w:szCs w:val="18"/>
          <w:lang w:val="en-CA"/>
        </w:rPr>
        <w:t xml:space="preserve">12 </w:t>
      </w:r>
      <w:r w:rsidR="00D7294F" w:rsidRPr="00681638">
        <w:rPr>
          <w:rFonts w:ascii="Times New Roman" w:hAnsi="Times New Roman" w:cs="Times New Roman"/>
          <w:sz w:val="18"/>
          <w:szCs w:val="18"/>
          <w:lang w:val="en-CA"/>
        </w:rPr>
        <w:t>May 2020</w:t>
      </w:r>
      <w:r w:rsidR="00F97D64" w:rsidRPr="00681638">
        <w:rPr>
          <w:rFonts w:ascii="Times New Roman" w:hAnsi="Times New Roman" w:cs="Times New Roman"/>
          <w:sz w:val="18"/>
          <w:szCs w:val="18"/>
          <w:lang w:val="en-CA"/>
        </w:rPr>
        <w:t>)</w:t>
      </w:r>
      <w:r w:rsidR="00D7294F" w:rsidRPr="00681638">
        <w:rPr>
          <w:rFonts w:ascii="Times New Roman" w:hAnsi="Times New Roman" w:cs="Times New Roman"/>
          <w:sz w:val="18"/>
          <w:szCs w:val="18"/>
          <w:lang w:val="en-CA"/>
        </w:rPr>
        <w:t xml:space="preserve">, online: </w:t>
      </w:r>
      <w:r w:rsidR="00120720" w:rsidRPr="00681638">
        <w:rPr>
          <w:rFonts w:ascii="Times New Roman" w:hAnsi="Times New Roman" w:cs="Times New Roman"/>
          <w:sz w:val="18"/>
          <w:szCs w:val="18"/>
          <w:lang w:val="en-CA"/>
        </w:rPr>
        <w:t>&lt;</w:t>
      </w:r>
      <w:hyperlink r:id="rId99" w:history="1">
        <w:r w:rsidR="0004753A" w:rsidRPr="00681638">
          <w:rPr>
            <w:rStyle w:val="Hyperlink"/>
            <w:rFonts w:ascii="Times New Roman" w:hAnsi="Times New Roman" w:cs="Times New Roman"/>
            <w:sz w:val="18"/>
            <w:szCs w:val="18"/>
            <w:lang w:val="en-CA"/>
          </w:rPr>
          <w:t>https://www.thestar.com/news/canada/2020/05/12/why-are-covid-19-outbreaks-in-hospitals-such-a-thorny-issue.html</w:t>
        </w:r>
      </w:hyperlink>
      <w:r w:rsidR="00120720" w:rsidRPr="00681638">
        <w:rPr>
          <w:rFonts w:ascii="Times New Roman" w:hAnsi="Times New Roman" w:cs="Times New Roman"/>
          <w:sz w:val="18"/>
          <w:szCs w:val="18"/>
          <w:lang w:val="en-CA"/>
        </w:rPr>
        <w:t>&gt;</w:t>
      </w:r>
      <w:r w:rsidR="0004753A" w:rsidRPr="00681638">
        <w:rPr>
          <w:rFonts w:ascii="Times New Roman" w:hAnsi="Times New Roman" w:cs="Times New Roman"/>
          <w:sz w:val="18"/>
          <w:szCs w:val="18"/>
          <w:lang w:val="en-CA"/>
        </w:rPr>
        <w:t>.</w:t>
      </w:r>
    </w:p>
  </w:footnote>
  <w:footnote w:id="148">
    <w:p w14:paraId="3FD9AF53" w14:textId="1F326A7B" w:rsidR="007902FD" w:rsidRPr="00917706" w:rsidRDefault="007902FD"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Robin Gill, “</w:t>
      </w:r>
      <w:r w:rsidRPr="00917706">
        <w:rPr>
          <w:rFonts w:ascii="Times New Roman" w:hAnsi="Times New Roman" w:cs="Times New Roman"/>
          <w:sz w:val="18"/>
          <w:szCs w:val="18"/>
          <w:lang w:val="en-CA"/>
        </w:rPr>
        <w:t>Asian communities across Canada report rising racist behaviour during COVID-19 crisis”</w:t>
      </w:r>
      <w:r w:rsidR="001D6B59" w:rsidRPr="00681638">
        <w:rPr>
          <w:rFonts w:ascii="Times New Roman" w:hAnsi="Times New Roman" w:cs="Times New Roman"/>
          <w:sz w:val="18"/>
          <w:szCs w:val="18"/>
          <w:lang w:val="en-CA"/>
        </w:rPr>
        <w:t>,</w:t>
      </w:r>
      <w:r w:rsidRPr="00917706">
        <w:rPr>
          <w:rFonts w:ascii="Times New Roman" w:hAnsi="Times New Roman" w:cs="Times New Roman"/>
          <w:sz w:val="18"/>
          <w:szCs w:val="18"/>
          <w:lang w:val="en-CA"/>
        </w:rPr>
        <w:t xml:space="preserve"> </w:t>
      </w:r>
      <w:r w:rsidRPr="00917706">
        <w:rPr>
          <w:rFonts w:ascii="Times New Roman" w:hAnsi="Times New Roman" w:cs="Times New Roman"/>
          <w:i/>
          <w:sz w:val="18"/>
          <w:szCs w:val="18"/>
          <w:lang w:val="en-CA"/>
        </w:rPr>
        <w:t>Global News</w:t>
      </w:r>
      <w:r w:rsidRPr="00917706">
        <w:rPr>
          <w:rFonts w:ascii="Times New Roman" w:hAnsi="Times New Roman" w:cs="Times New Roman"/>
          <w:sz w:val="18"/>
          <w:szCs w:val="18"/>
          <w:lang w:val="en-CA"/>
        </w:rPr>
        <w:t xml:space="preserve"> (June 7, 2020), online: &lt;</w:t>
      </w:r>
      <w:hyperlink r:id="rId100" w:history="1">
        <w:r w:rsidRPr="00917706">
          <w:rPr>
            <w:rStyle w:val="Hyperlink"/>
            <w:rFonts w:ascii="Times New Roman" w:hAnsi="Times New Roman" w:cs="Times New Roman"/>
            <w:sz w:val="18"/>
            <w:szCs w:val="18"/>
          </w:rPr>
          <w:t>https://globalnews.ca/news/7033253/coronavirus-asian-racism-crisis-canada/</w:t>
        </w:r>
      </w:hyperlink>
      <w:r w:rsidRPr="00917706">
        <w:rPr>
          <w:rFonts w:ascii="Times New Roman" w:hAnsi="Times New Roman" w:cs="Times New Roman"/>
          <w:sz w:val="18"/>
          <w:szCs w:val="18"/>
        </w:rPr>
        <w:t>&gt;.</w:t>
      </w:r>
    </w:p>
  </w:footnote>
  <w:footnote w:id="149">
    <w:p w14:paraId="69ED0584" w14:textId="3AC9738E" w:rsidR="005C7DC3" w:rsidRPr="00917706" w:rsidRDefault="005C7DC3" w:rsidP="00917706">
      <w:pPr>
        <w:pStyle w:val="Heading1"/>
        <w:shd w:val="clear" w:color="auto" w:fill="FFFFFF"/>
        <w:spacing w:before="0" w:line="240" w:lineRule="auto"/>
        <w:rPr>
          <w:rFonts w:ascii="Times New Roman" w:hAnsi="Times New Roman" w:cs="Times New Roman"/>
          <w:color w:val="000000"/>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Pr="00917706">
        <w:rPr>
          <w:rFonts w:ascii="Times New Roman" w:hAnsi="Times New Roman" w:cs="Times New Roman"/>
          <w:color w:val="000000"/>
          <w:sz w:val="18"/>
          <w:szCs w:val="18"/>
        </w:rPr>
        <w:t>Will Reimer, “Coronavirus: CUPE survey reveals anti-Asian racism towards Manitoba health-care workers”</w:t>
      </w:r>
      <w:r w:rsidR="00B92039" w:rsidRPr="00681638">
        <w:rPr>
          <w:rFonts w:ascii="Times New Roman" w:hAnsi="Times New Roman" w:cs="Times New Roman"/>
          <w:color w:val="000000"/>
          <w:sz w:val="18"/>
          <w:szCs w:val="18"/>
        </w:rPr>
        <w:t>,</w:t>
      </w:r>
      <w:r w:rsidRPr="00681638">
        <w:rPr>
          <w:rFonts w:ascii="Times New Roman" w:hAnsi="Times New Roman" w:cs="Times New Roman"/>
          <w:color w:val="000000"/>
          <w:sz w:val="18"/>
          <w:szCs w:val="18"/>
        </w:rPr>
        <w:t xml:space="preserve"> </w:t>
      </w:r>
      <w:r w:rsidRPr="00681638">
        <w:rPr>
          <w:rFonts w:ascii="Times New Roman" w:hAnsi="Times New Roman" w:cs="Times New Roman"/>
          <w:i/>
          <w:iCs/>
          <w:color w:val="000000"/>
          <w:sz w:val="18"/>
          <w:szCs w:val="18"/>
        </w:rPr>
        <w:t>Global News</w:t>
      </w:r>
      <w:r w:rsidRPr="00681638">
        <w:rPr>
          <w:rFonts w:ascii="Times New Roman" w:hAnsi="Times New Roman" w:cs="Times New Roman"/>
          <w:color w:val="000000"/>
          <w:sz w:val="18"/>
          <w:szCs w:val="18"/>
        </w:rPr>
        <w:t xml:space="preserve"> (</w:t>
      </w:r>
      <w:r w:rsidR="00B92039" w:rsidRPr="00681638">
        <w:rPr>
          <w:rFonts w:ascii="Times New Roman" w:hAnsi="Times New Roman" w:cs="Times New Roman"/>
          <w:color w:val="000000"/>
          <w:sz w:val="18"/>
          <w:szCs w:val="18"/>
        </w:rPr>
        <w:t xml:space="preserve">14 </w:t>
      </w:r>
      <w:r w:rsidRPr="00681638">
        <w:rPr>
          <w:rFonts w:ascii="Times New Roman" w:hAnsi="Times New Roman" w:cs="Times New Roman"/>
          <w:color w:val="000000"/>
          <w:sz w:val="18"/>
          <w:szCs w:val="18"/>
        </w:rPr>
        <w:t>April 2020), online: &lt;</w:t>
      </w:r>
      <w:hyperlink r:id="rId101" w:history="1">
        <w:r w:rsidRPr="00681638">
          <w:rPr>
            <w:rStyle w:val="Hyperlink"/>
            <w:rFonts w:ascii="Times New Roman" w:hAnsi="Times New Roman" w:cs="Times New Roman"/>
            <w:sz w:val="18"/>
            <w:szCs w:val="18"/>
          </w:rPr>
          <w:t>https://globalnews.ca/news/6816668/cupe-survey-anti-asian-racism-manitoba-coronavirus/</w:t>
        </w:r>
      </w:hyperlink>
      <w:r w:rsidRPr="00681638">
        <w:rPr>
          <w:rFonts w:ascii="Times New Roman" w:hAnsi="Times New Roman" w:cs="Times New Roman"/>
          <w:color w:val="000000"/>
          <w:sz w:val="18"/>
          <w:szCs w:val="18"/>
        </w:rPr>
        <w:t>&gt;.</w:t>
      </w:r>
    </w:p>
  </w:footnote>
  <w:footnote w:id="150">
    <w:p w14:paraId="1B6F6002" w14:textId="58DF9D52"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Canada, National Advisory Committee on SARS and Public Health, </w:t>
      </w:r>
      <w:r w:rsidRPr="00681638">
        <w:rPr>
          <w:rFonts w:ascii="Times New Roman" w:hAnsi="Times New Roman" w:cs="Times New Roman"/>
          <w:i/>
          <w:sz w:val="18"/>
          <w:szCs w:val="18"/>
          <w:lang w:val="en-CA"/>
        </w:rPr>
        <w:t>Learning from SARS: Renewal of Public Health in Canada</w:t>
      </w:r>
      <w:r w:rsidRPr="00681638">
        <w:rPr>
          <w:rFonts w:ascii="Times New Roman" w:hAnsi="Times New Roman" w:cs="Times New Roman"/>
          <w:sz w:val="18"/>
          <w:szCs w:val="18"/>
          <w:lang w:val="en-CA"/>
        </w:rPr>
        <w:t xml:space="preserve"> (Ottawa: Health Canada, 2003) by Commissioner David Naylor at 155: ”The impact of SARS on individuals working within the health system should not be underestimated.”</w:t>
      </w:r>
      <w:r w:rsidR="00480869" w:rsidRPr="00681638">
        <w:rPr>
          <w:rFonts w:ascii="Times New Roman" w:hAnsi="Times New Roman" w:cs="Times New Roman"/>
          <w:sz w:val="18"/>
          <w:szCs w:val="18"/>
          <w:lang w:val="en-CA"/>
        </w:rPr>
        <w:t xml:space="preserve"> See also </w:t>
      </w:r>
      <w:r w:rsidR="00472BD2" w:rsidRPr="00681638">
        <w:rPr>
          <w:rFonts w:ascii="Times New Roman" w:hAnsi="Times New Roman" w:cs="Times New Roman"/>
          <w:sz w:val="18"/>
          <w:szCs w:val="18"/>
          <w:lang w:val="en-CA"/>
        </w:rPr>
        <w:t xml:space="preserve">D L Reynolds et al, </w:t>
      </w:r>
      <w:r w:rsidR="00701E18" w:rsidRPr="00681638">
        <w:rPr>
          <w:rFonts w:ascii="Times New Roman" w:hAnsi="Times New Roman" w:cs="Times New Roman"/>
          <w:sz w:val="18"/>
          <w:szCs w:val="18"/>
          <w:lang w:val="en-CA"/>
        </w:rPr>
        <w:t>“</w:t>
      </w:r>
      <w:r w:rsidR="00480869" w:rsidRPr="00681638">
        <w:rPr>
          <w:rFonts w:ascii="Times New Roman" w:hAnsi="Times New Roman" w:cs="Times New Roman"/>
          <w:sz w:val="18"/>
          <w:szCs w:val="18"/>
          <w:lang w:val="en-CA"/>
        </w:rPr>
        <w:t>Understanding, compliance and psychological impact of the SARS quarantine experience”</w:t>
      </w:r>
      <w:r w:rsidR="004C6494" w:rsidRPr="00681638">
        <w:rPr>
          <w:rFonts w:ascii="Times New Roman" w:hAnsi="Times New Roman" w:cs="Times New Roman"/>
          <w:sz w:val="18"/>
          <w:szCs w:val="18"/>
          <w:lang w:val="en-CA"/>
        </w:rPr>
        <w:t xml:space="preserve"> (2007) </w:t>
      </w:r>
      <w:r w:rsidR="00544A13" w:rsidRPr="00681638">
        <w:rPr>
          <w:rFonts w:ascii="Times New Roman" w:hAnsi="Times New Roman" w:cs="Times New Roman"/>
          <w:sz w:val="18"/>
          <w:szCs w:val="18"/>
          <w:lang w:val="en-CA"/>
        </w:rPr>
        <w:t xml:space="preserve">136:7 </w:t>
      </w:r>
      <w:r w:rsidR="00544A13" w:rsidRPr="00681638">
        <w:rPr>
          <w:rFonts w:ascii="Times New Roman" w:hAnsi="Times New Roman" w:cs="Times New Roman"/>
          <w:i/>
          <w:iCs/>
          <w:sz w:val="18"/>
          <w:szCs w:val="18"/>
          <w:lang w:val="en-CA"/>
        </w:rPr>
        <w:t>Epidemiology and Infection</w:t>
      </w:r>
      <w:r w:rsidR="00544A13" w:rsidRPr="00681638">
        <w:rPr>
          <w:rFonts w:ascii="Times New Roman" w:hAnsi="Times New Roman" w:cs="Times New Roman"/>
          <w:sz w:val="18"/>
          <w:szCs w:val="18"/>
          <w:lang w:val="en-CA"/>
        </w:rPr>
        <w:t xml:space="preserve"> </w:t>
      </w:r>
      <w:r w:rsidR="000F1665" w:rsidRPr="00681638">
        <w:rPr>
          <w:rFonts w:ascii="Times New Roman" w:hAnsi="Times New Roman" w:cs="Times New Roman"/>
          <w:sz w:val="18"/>
          <w:szCs w:val="18"/>
          <w:lang w:val="en-CA"/>
        </w:rPr>
        <w:t>997.</w:t>
      </w:r>
    </w:p>
  </w:footnote>
  <w:footnote w:id="151">
    <w:p w14:paraId="1AC2DCE8" w14:textId="680366DD"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Leslie A Nickell et al</w:t>
      </w:r>
      <w:r w:rsidR="00DA0F11" w:rsidRPr="00681638">
        <w:rPr>
          <w:rFonts w:ascii="Times New Roman" w:hAnsi="Times New Roman" w:cs="Times New Roman"/>
          <w:sz w:val="18"/>
          <w:szCs w:val="18"/>
          <w:lang w:val="en-CA"/>
        </w:rPr>
        <w:t>, “Psychosocial</w:t>
      </w:r>
      <w:r w:rsidRPr="00681638">
        <w:rPr>
          <w:rFonts w:ascii="Times New Roman" w:hAnsi="Times New Roman" w:cs="Times New Roman"/>
          <w:sz w:val="18"/>
          <w:szCs w:val="18"/>
          <w:lang w:val="en-CA"/>
        </w:rPr>
        <w:t xml:space="preserve"> effects of SARS on hospital staff: survey of a large tertiary care institution” (2004) 170</w:t>
      </w:r>
      <w:r w:rsidR="00A03FE2" w:rsidRPr="00681638">
        <w:rPr>
          <w:rFonts w:ascii="Times New Roman" w:hAnsi="Times New Roman" w:cs="Times New Roman"/>
          <w:sz w:val="18"/>
          <w:szCs w:val="18"/>
          <w:lang w:val="en-CA"/>
        </w:rPr>
        <w:t>:5</w:t>
      </w:r>
      <w:r w:rsidRPr="00681638">
        <w:rPr>
          <w:rFonts w:ascii="Times New Roman" w:hAnsi="Times New Roman" w:cs="Times New Roman"/>
          <w:sz w:val="18"/>
          <w:szCs w:val="18"/>
          <w:lang w:val="en-CA"/>
        </w:rPr>
        <w:t xml:space="preserve"> </w:t>
      </w:r>
      <w:r w:rsidR="00327F12" w:rsidRPr="00681638">
        <w:rPr>
          <w:rFonts w:ascii="Times New Roman" w:hAnsi="Times New Roman" w:cs="Times New Roman"/>
          <w:sz w:val="18"/>
          <w:szCs w:val="18"/>
          <w:lang w:val="en-CA"/>
        </w:rPr>
        <w:t>CMAJ</w:t>
      </w:r>
      <w:r w:rsidRPr="00681638">
        <w:rPr>
          <w:rFonts w:ascii="Times New Roman" w:hAnsi="Times New Roman" w:cs="Times New Roman"/>
          <w:sz w:val="18"/>
          <w:szCs w:val="18"/>
          <w:lang w:val="en-CA"/>
        </w:rPr>
        <w:t xml:space="preserve"> </w:t>
      </w:r>
      <w:r w:rsidR="00A03FE2" w:rsidRPr="00681638">
        <w:rPr>
          <w:rFonts w:ascii="Times New Roman" w:hAnsi="Times New Roman" w:cs="Times New Roman"/>
          <w:sz w:val="18"/>
          <w:szCs w:val="18"/>
          <w:lang w:val="en-CA"/>
        </w:rPr>
        <w:t xml:space="preserve">at </w:t>
      </w:r>
      <w:r w:rsidRPr="00681638">
        <w:rPr>
          <w:rFonts w:ascii="Times New Roman" w:hAnsi="Times New Roman" w:cs="Times New Roman"/>
          <w:sz w:val="18"/>
          <w:szCs w:val="18"/>
          <w:lang w:val="en-CA"/>
        </w:rPr>
        <w:t>793.</w:t>
      </w:r>
    </w:p>
  </w:footnote>
  <w:footnote w:id="152">
    <w:p w14:paraId="52A00C58" w14:textId="0F3D5013" w:rsidR="00161B6A" w:rsidRPr="00681638" w:rsidRDefault="00161B6A"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92232D" w:rsidRPr="00681638">
        <w:rPr>
          <w:rFonts w:ascii="Times New Roman" w:hAnsi="Times New Roman" w:cs="Times New Roman"/>
          <w:sz w:val="18"/>
          <w:szCs w:val="18"/>
          <w:lang w:val="en-CA"/>
        </w:rPr>
        <w:t xml:space="preserve">Richard Elliott </w:t>
      </w:r>
      <w:r w:rsidR="00327F12" w:rsidRPr="00681638">
        <w:rPr>
          <w:rFonts w:ascii="Times New Roman" w:hAnsi="Times New Roman" w:cs="Times New Roman"/>
          <w:sz w:val="18"/>
          <w:szCs w:val="18"/>
          <w:lang w:val="en-CA"/>
        </w:rPr>
        <w:t>&amp;</w:t>
      </w:r>
      <w:r w:rsidR="0092232D" w:rsidRPr="00681638">
        <w:rPr>
          <w:rFonts w:ascii="Times New Roman" w:hAnsi="Times New Roman" w:cs="Times New Roman"/>
          <w:sz w:val="18"/>
          <w:szCs w:val="18"/>
          <w:lang w:val="en-CA"/>
        </w:rPr>
        <w:t xml:space="preserve"> Jennifer Gold, </w:t>
      </w:r>
      <w:r w:rsidR="00D33955" w:rsidRPr="00681638">
        <w:rPr>
          <w:rFonts w:ascii="Times New Roman" w:hAnsi="Times New Roman" w:cs="Times New Roman"/>
          <w:sz w:val="18"/>
          <w:szCs w:val="18"/>
          <w:lang w:val="en-CA"/>
        </w:rPr>
        <w:t>“</w:t>
      </w:r>
      <w:r w:rsidR="005A0C95" w:rsidRPr="00681638">
        <w:rPr>
          <w:rFonts w:ascii="Times New Roman" w:hAnsi="Times New Roman" w:cs="Times New Roman"/>
          <w:sz w:val="18"/>
          <w:szCs w:val="18"/>
          <w:lang w:val="en-CA"/>
        </w:rPr>
        <w:t>Protection against discrimination based on HIV/AIDS status in Canada: the legal framework</w:t>
      </w:r>
      <w:r w:rsidR="00D33955" w:rsidRPr="00681638">
        <w:rPr>
          <w:rFonts w:ascii="Times New Roman" w:hAnsi="Times New Roman" w:cs="Times New Roman"/>
          <w:sz w:val="18"/>
          <w:szCs w:val="18"/>
          <w:lang w:val="en-CA"/>
        </w:rPr>
        <w:t xml:space="preserve">” </w:t>
      </w:r>
      <w:r w:rsidR="008C4EEC" w:rsidRPr="00681638">
        <w:rPr>
          <w:rFonts w:ascii="Times New Roman" w:hAnsi="Times New Roman" w:cs="Times New Roman"/>
          <w:i/>
          <w:sz w:val="18"/>
          <w:szCs w:val="18"/>
          <w:lang w:val="en-CA"/>
        </w:rPr>
        <w:t>HIV AIDS Policy Law Rev</w:t>
      </w:r>
      <w:r w:rsidR="008C4EEC" w:rsidRPr="00681638">
        <w:rPr>
          <w:rFonts w:ascii="Times New Roman" w:hAnsi="Times New Roman" w:cs="Times New Roman"/>
          <w:sz w:val="18"/>
          <w:szCs w:val="18"/>
          <w:lang w:val="en-CA"/>
        </w:rPr>
        <w:t xml:space="preserve"> </w:t>
      </w:r>
      <w:r w:rsidR="00327F12" w:rsidRPr="00681638">
        <w:rPr>
          <w:rFonts w:ascii="Times New Roman" w:hAnsi="Times New Roman" w:cs="Times New Roman"/>
          <w:sz w:val="18"/>
          <w:szCs w:val="18"/>
          <w:lang w:val="en-CA"/>
        </w:rPr>
        <w:t>(</w:t>
      </w:r>
      <w:r w:rsidR="008C4EEC" w:rsidRPr="00681638">
        <w:rPr>
          <w:rFonts w:ascii="Times New Roman" w:hAnsi="Times New Roman" w:cs="Times New Roman"/>
          <w:sz w:val="18"/>
          <w:szCs w:val="18"/>
          <w:lang w:val="en-CA"/>
        </w:rPr>
        <w:t>2005</w:t>
      </w:r>
      <w:r w:rsidR="00327F12" w:rsidRPr="00681638">
        <w:rPr>
          <w:rFonts w:ascii="Times New Roman" w:hAnsi="Times New Roman" w:cs="Times New Roman"/>
          <w:sz w:val="18"/>
          <w:szCs w:val="18"/>
          <w:lang w:val="en-CA"/>
        </w:rPr>
        <w:t>)</w:t>
      </w:r>
      <w:r w:rsidR="00435F74" w:rsidRPr="00681638">
        <w:rPr>
          <w:rFonts w:ascii="Times New Roman" w:hAnsi="Times New Roman" w:cs="Times New Roman"/>
          <w:sz w:val="18"/>
          <w:szCs w:val="18"/>
          <w:lang w:val="en-CA"/>
        </w:rPr>
        <w:t xml:space="preserve"> </w:t>
      </w:r>
      <w:r w:rsidR="008C4EEC" w:rsidRPr="00681638">
        <w:rPr>
          <w:rFonts w:ascii="Times New Roman" w:hAnsi="Times New Roman" w:cs="Times New Roman"/>
          <w:sz w:val="18"/>
          <w:szCs w:val="18"/>
          <w:lang w:val="en-CA"/>
        </w:rPr>
        <w:t>10(1):20-31</w:t>
      </w:r>
      <w:r w:rsidR="00457EB8" w:rsidRPr="00681638">
        <w:rPr>
          <w:rFonts w:ascii="Times New Roman" w:hAnsi="Times New Roman" w:cs="Times New Roman"/>
          <w:sz w:val="18"/>
          <w:szCs w:val="18"/>
          <w:lang w:val="en-CA"/>
        </w:rPr>
        <w:t>,</w:t>
      </w:r>
      <w:r w:rsidR="008C4EEC" w:rsidRPr="00681638">
        <w:rPr>
          <w:rFonts w:ascii="Times New Roman" w:hAnsi="Times New Roman" w:cs="Times New Roman"/>
          <w:sz w:val="18"/>
          <w:szCs w:val="18"/>
          <w:lang w:val="en-CA"/>
        </w:rPr>
        <w:t xml:space="preserve"> </w:t>
      </w:r>
      <w:r w:rsidRPr="00681638">
        <w:rPr>
          <w:rFonts w:ascii="Times New Roman" w:hAnsi="Times New Roman" w:cs="Times New Roman"/>
          <w:sz w:val="18"/>
          <w:szCs w:val="18"/>
          <w:lang w:val="en-CA"/>
        </w:rPr>
        <w:t>online: &lt;</w:t>
      </w:r>
      <w:hyperlink r:id="rId102" w:history="1">
        <w:r w:rsidR="00145DF7" w:rsidRPr="00681638">
          <w:rPr>
            <w:rStyle w:val="Hyperlink"/>
            <w:rFonts w:ascii="Times New Roman" w:hAnsi="Times New Roman" w:cs="Times New Roman"/>
            <w:sz w:val="18"/>
            <w:szCs w:val="18"/>
            <w:lang w:val="en-CA"/>
          </w:rPr>
          <w:t>www.aidslaw.ca/site/wp-content/uploads/2013/04/DiscrProtect-Review10-1-E.pdf</w:t>
        </w:r>
      </w:hyperlink>
      <w:r w:rsidRPr="00681638">
        <w:rPr>
          <w:rFonts w:ascii="Times New Roman" w:hAnsi="Times New Roman" w:cs="Times New Roman"/>
          <w:sz w:val="18"/>
          <w:szCs w:val="18"/>
          <w:lang w:val="en-CA"/>
        </w:rPr>
        <w:t>&gt;</w:t>
      </w:r>
      <w:r w:rsidR="00327F12" w:rsidRPr="00681638">
        <w:rPr>
          <w:rFonts w:ascii="Times New Roman" w:hAnsi="Times New Roman" w:cs="Times New Roman"/>
          <w:sz w:val="18"/>
          <w:szCs w:val="18"/>
          <w:lang w:val="en-CA"/>
        </w:rPr>
        <w:t>.</w:t>
      </w:r>
    </w:p>
  </w:footnote>
  <w:footnote w:id="153">
    <w:p w14:paraId="3DE6D853" w14:textId="65AB341F" w:rsidR="008A321B" w:rsidRPr="00681638" w:rsidRDefault="008A321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A02A6B" w:rsidRPr="00681638">
        <w:rPr>
          <w:rFonts w:ascii="Times New Roman" w:hAnsi="Times New Roman" w:cs="Times New Roman"/>
          <w:i/>
          <w:sz w:val="18"/>
          <w:szCs w:val="18"/>
          <w:lang w:val="en-CA"/>
        </w:rPr>
        <w:t>Abarquez v Ontario</w:t>
      </w:r>
      <w:r w:rsidR="00A02A6B" w:rsidRPr="00681638">
        <w:rPr>
          <w:rFonts w:ascii="Times New Roman" w:hAnsi="Times New Roman" w:cs="Times New Roman"/>
          <w:sz w:val="18"/>
          <w:szCs w:val="18"/>
          <w:lang w:val="en-CA"/>
        </w:rPr>
        <w:t>, 2009 ONCA 374</w:t>
      </w:r>
      <w:r w:rsidR="00BC2371" w:rsidRPr="00681638">
        <w:rPr>
          <w:rFonts w:ascii="Times New Roman" w:hAnsi="Times New Roman" w:cs="Times New Roman"/>
          <w:sz w:val="18"/>
          <w:szCs w:val="18"/>
          <w:lang w:val="en-CA"/>
        </w:rPr>
        <w:t>, 95 OR (3d) 414 Sharoe JA [</w:t>
      </w:r>
      <w:r w:rsidR="00BC2371" w:rsidRPr="00681638">
        <w:rPr>
          <w:rFonts w:ascii="Times New Roman" w:hAnsi="Times New Roman" w:cs="Times New Roman"/>
          <w:i/>
          <w:sz w:val="18"/>
          <w:szCs w:val="18"/>
          <w:lang w:val="en-CA"/>
        </w:rPr>
        <w:t>Abarquez v Ontario</w:t>
      </w:r>
      <w:r w:rsidR="00BC2371" w:rsidRPr="00681638">
        <w:rPr>
          <w:rFonts w:ascii="Times New Roman" w:hAnsi="Times New Roman" w:cs="Times New Roman"/>
          <w:iCs/>
          <w:sz w:val="18"/>
          <w:szCs w:val="18"/>
          <w:lang w:val="en-CA"/>
        </w:rPr>
        <w:t>]</w:t>
      </w:r>
      <w:r w:rsidR="00BC2371" w:rsidRPr="00681638">
        <w:rPr>
          <w:rFonts w:ascii="Times New Roman" w:hAnsi="Times New Roman" w:cs="Times New Roman"/>
          <w:sz w:val="18"/>
          <w:szCs w:val="18"/>
          <w:lang w:val="en-CA"/>
        </w:rPr>
        <w:t>.</w:t>
      </w:r>
    </w:p>
  </w:footnote>
  <w:footnote w:id="154">
    <w:p w14:paraId="5C136F8A" w14:textId="3A4A93B0" w:rsidR="00312C1B" w:rsidRPr="00681638" w:rsidRDefault="00312C1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i/>
          <w:sz w:val="18"/>
          <w:szCs w:val="18"/>
          <w:lang w:val="en-CA"/>
        </w:rPr>
        <w:t>Abarquez v Ontario</w:t>
      </w:r>
      <w:r w:rsidRPr="00681638">
        <w:rPr>
          <w:rFonts w:ascii="Times New Roman" w:hAnsi="Times New Roman" w:cs="Times New Roman"/>
          <w:sz w:val="18"/>
          <w:szCs w:val="18"/>
          <w:lang w:val="en-CA"/>
        </w:rPr>
        <w:t xml:space="preserve"> at para </w:t>
      </w:r>
      <w:r w:rsidR="00A62109" w:rsidRPr="00681638">
        <w:rPr>
          <w:rFonts w:ascii="Times New Roman" w:hAnsi="Times New Roman" w:cs="Times New Roman"/>
          <w:sz w:val="18"/>
          <w:szCs w:val="18"/>
          <w:lang w:val="en-CA"/>
        </w:rPr>
        <w:t>50.</w:t>
      </w:r>
      <w:r w:rsidR="00C01BA2" w:rsidRPr="00681638">
        <w:rPr>
          <w:rFonts w:ascii="Times New Roman" w:hAnsi="Times New Roman" w:cs="Times New Roman"/>
          <w:sz w:val="18"/>
          <w:szCs w:val="18"/>
          <w:lang w:val="en-CA"/>
        </w:rPr>
        <w:t xml:space="preserve"> The </w:t>
      </w:r>
      <w:r w:rsidR="00336932" w:rsidRPr="00681638">
        <w:rPr>
          <w:rFonts w:ascii="Times New Roman" w:hAnsi="Times New Roman" w:cs="Times New Roman"/>
          <w:sz w:val="18"/>
          <w:szCs w:val="18"/>
          <w:lang w:val="en-CA"/>
        </w:rPr>
        <w:t xml:space="preserve">unsupported </w:t>
      </w:r>
      <w:r w:rsidR="00A54192" w:rsidRPr="00681638">
        <w:rPr>
          <w:rFonts w:ascii="Times New Roman" w:hAnsi="Times New Roman" w:cs="Times New Roman"/>
          <w:sz w:val="18"/>
          <w:szCs w:val="18"/>
          <w:lang w:val="en-CA"/>
        </w:rPr>
        <w:t>claim</w:t>
      </w:r>
      <w:r w:rsidR="00336932" w:rsidRPr="00681638">
        <w:rPr>
          <w:rFonts w:ascii="Times New Roman" w:hAnsi="Times New Roman" w:cs="Times New Roman"/>
          <w:sz w:val="18"/>
          <w:szCs w:val="18"/>
          <w:lang w:val="en-CA"/>
        </w:rPr>
        <w:t xml:space="preserve"> was that the impugned government action was ‘arbitrary’ </w:t>
      </w:r>
      <w:r w:rsidR="00370A2D" w:rsidRPr="00681638">
        <w:rPr>
          <w:rFonts w:ascii="Times New Roman" w:hAnsi="Times New Roman" w:cs="Times New Roman"/>
          <w:sz w:val="18"/>
          <w:szCs w:val="18"/>
          <w:lang w:val="en-CA"/>
        </w:rPr>
        <w:t xml:space="preserve">and thus </w:t>
      </w:r>
      <w:r w:rsidR="00EF6E69" w:rsidRPr="00681638">
        <w:rPr>
          <w:rFonts w:ascii="Times New Roman" w:hAnsi="Times New Roman" w:cs="Times New Roman"/>
          <w:sz w:val="18"/>
          <w:szCs w:val="18"/>
          <w:lang w:val="en-CA"/>
        </w:rPr>
        <w:t xml:space="preserve">not in accordance with section 7’s </w:t>
      </w:r>
      <w:r w:rsidR="004C57DF" w:rsidRPr="00681638">
        <w:rPr>
          <w:rFonts w:ascii="Times New Roman" w:hAnsi="Times New Roman" w:cs="Times New Roman"/>
          <w:sz w:val="18"/>
          <w:szCs w:val="18"/>
          <w:lang w:val="en-CA"/>
        </w:rPr>
        <w:t xml:space="preserve">‘principles of fundamental justice’. </w:t>
      </w:r>
    </w:p>
  </w:footnote>
  <w:footnote w:id="155">
    <w:p w14:paraId="1F961A1D" w14:textId="3BC0CD63" w:rsidR="008D6B81" w:rsidRPr="00681638" w:rsidRDefault="008D6B81"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2013 SC</w:t>
      </w:r>
      <w:r w:rsidR="003A7164" w:rsidRPr="00681638">
        <w:rPr>
          <w:rFonts w:ascii="Times New Roman" w:hAnsi="Times New Roman" w:cs="Times New Roman"/>
          <w:sz w:val="18"/>
          <w:szCs w:val="18"/>
          <w:lang w:val="en-CA"/>
        </w:rPr>
        <w:t>C</w:t>
      </w:r>
      <w:r w:rsidRPr="00681638">
        <w:rPr>
          <w:rFonts w:ascii="Times New Roman" w:hAnsi="Times New Roman" w:cs="Times New Roman"/>
          <w:sz w:val="18"/>
          <w:szCs w:val="18"/>
          <w:lang w:val="en-CA"/>
        </w:rPr>
        <w:t xml:space="preserve"> </w:t>
      </w:r>
      <w:r w:rsidR="00401CE1" w:rsidRPr="00681638">
        <w:rPr>
          <w:rFonts w:ascii="Times New Roman" w:hAnsi="Times New Roman" w:cs="Times New Roman"/>
          <w:sz w:val="18"/>
          <w:szCs w:val="18"/>
          <w:lang w:val="en-CA"/>
        </w:rPr>
        <w:t>72</w:t>
      </w:r>
      <w:r w:rsidR="00A03FE2" w:rsidRPr="00681638">
        <w:rPr>
          <w:rFonts w:ascii="Times New Roman" w:hAnsi="Times New Roman" w:cs="Times New Roman"/>
          <w:sz w:val="18"/>
          <w:szCs w:val="18"/>
          <w:lang w:val="en-CA"/>
        </w:rPr>
        <w:t>.</w:t>
      </w:r>
    </w:p>
  </w:footnote>
  <w:footnote w:id="156">
    <w:p w14:paraId="1F65BB58" w14:textId="4A7D5410" w:rsidR="001D4555" w:rsidRPr="00917706" w:rsidRDefault="001D4555"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CF2260" w:rsidRPr="00917706">
        <w:rPr>
          <w:rFonts w:ascii="Times New Roman" w:hAnsi="Times New Roman" w:cs="Times New Roman"/>
          <w:sz w:val="18"/>
          <w:szCs w:val="18"/>
        </w:rPr>
        <w:t>Liam Britten, “</w:t>
      </w:r>
      <w:r w:rsidR="00CF2260" w:rsidRPr="00917706">
        <w:rPr>
          <w:rFonts w:ascii="Times New Roman" w:hAnsi="Times New Roman" w:cs="Times New Roman"/>
          <w:sz w:val="18"/>
          <w:szCs w:val="18"/>
          <w:lang w:val="en-CA"/>
        </w:rPr>
        <w:t>For 5th day in a row, no COVID-19-related deaths in B.C.”</w:t>
      </w:r>
      <w:r w:rsidR="00BC2371" w:rsidRPr="00681638">
        <w:rPr>
          <w:rFonts w:ascii="Times New Roman" w:hAnsi="Times New Roman" w:cs="Times New Roman"/>
          <w:sz w:val="18"/>
          <w:szCs w:val="18"/>
          <w:lang w:val="en-CA"/>
        </w:rPr>
        <w:t>,</w:t>
      </w:r>
      <w:r w:rsidR="00CF2260" w:rsidRPr="00917706">
        <w:rPr>
          <w:rFonts w:ascii="Times New Roman" w:hAnsi="Times New Roman" w:cs="Times New Roman"/>
          <w:sz w:val="18"/>
          <w:szCs w:val="18"/>
          <w:lang w:val="en-CA"/>
        </w:rPr>
        <w:t xml:space="preserve"> </w:t>
      </w:r>
      <w:r w:rsidR="00370A24" w:rsidRPr="00917706">
        <w:rPr>
          <w:rFonts w:ascii="Times New Roman" w:hAnsi="Times New Roman" w:cs="Times New Roman"/>
          <w:i/>
          <w:iCs/>
          <w:sz w:val="18"/>
          <w:szCs w:val="18"/>
          <w:lang w:val="en-CA"/>
        </w:rPr>
        <w:t xml:space="preserve">CBC News </w:t>
      </w:r>
      <w:r w:rsidR="00370A24" w:rsidRPr="00917706">
        <w:rPr>
          <w:rFonts w:ascii="Times New Roman" w:hAnsi="Times New Roman" w:cs="Times New Roman"/>
          <w:sz w:val="18"/>
          <w:szCs w:val="18"/>
          <w:lang w:val="en-CA"/>
        </w:rPr>
        <w:t>(</w:t>
      </w:r>
      <w:r w:rsidR="00BC2371" w:rsidRPr="00681638">
        <w:rPr>
          <w:rFonts w:ascii="Times New Roman" w:hAnsi="Times New Roman" w:cs="Times New Roman"/>
          <w:sz w:val="18"/>
          <w:szCs w:val="18"/>
          <w:lang w:val="en-CA"/>
        </w:rPr>
        <w:t>10 J</w:t>
      </w:r>
      <w:r w:rsidR="00370A24" w:rsidRPr="00917706">
        <w:rPr>
          <w:rFonts w:ascii="Times New Roman" w:hAnsi="Times New Roman" w:cs="Times New Roman"/>
          <w:sz w:val="18"/>
          <w:szCs w:val="18"/>
          <w:lang w:val="en-CA"/>
        </w:rPr>
        <w:t xml:space="preserve">une 2020), online: </w:t>
      </w:r>
      <w:r w:rsidR="00366876" w:rsidRPr="00917706">
        <w:rPr>
          <w:rFonts w:ascii="Times New Roman" w:hAnsi="Times New Roman" w:cs="Times New Roman"/>
          <w:sz w:val="18"/>
          <w:szCs w:val="18"/>
        </w:rPr>
        <w:t>&lt;</w:t>
      </w:r>
      <w:hyperlink r:id="rId103" w:history="1">
        <w:r w:rsidR="00366876" w:rsidRPr="00917706">
          <w:rPr>
            <w:rStyle w:val="Hyperlink"/>
            <w:rFonts w:ascii="Times New Roman" w:hAnsi="Times New Roman" w:cs="Times New Roman"/>
            <w:sz w:val="18"/>
            <w:szCs w:val="18"/>
            <w:lang w:val="en-CA"/>
          </w:rPr>
          <w:t>https://www.cbc.ca/news/canada/british-columbia/bc-coronavirus-covid-19-update-cases-june-10-1.5607053</w:t>
        </w:r>
      </w:hyperlink>
      <w:r w:rsidR="00366876" w:rsidRPr="00917706">
        <w:rPr>
          <w:rFonts w:ascii="Times New Roman" w:hAnsi="Times New Roman" w:cs="Times New Roman"/>
          <w:sz w:val="18"/>
          <w:szCs w:val="18"/>
        </w:rPr>
        <w:t>&gt;.</w:t>
      </w:r>
    </w:p>
  </w:footnote>
  <w:footnote w:id="157">
    <w:p w14:paraId="1A63A10F" w14:textId="53854456" w:rsidR="00CC60E5" w:rsidRPr="00917706" w:rsidRDefault="00CC60E5"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r w:rsidR="000D3AAB" w:rsidRPr="00917706">
        <w:rPr>
          <w:rFonts w:ascii="Times New Roman" w:hAnsi="Times New Roman" w:cs="Times New Roman"/>
          <w:sz w:val="18"/>
          <w:szCs w:val="18"/>
        </w:rPr>
        <w:t xml:space="preserve">Matt Gilmour </w:t>
      </w:r>
      <w:r w:rsidR="00CD13CC" w:rsidRPr="00681638">
        <w:rPr>
          <w:rFonts w:ascii="Times New Roman" w:hAnsi="Times New Roman" w:cs="Times New Roman"/>
          <w:sz w:val="18"/>
          <w:szCs w:val="18"/>
        </w:rPr>
        <w:t>&amp;</w:t>
      </w:r>
      <w:r w:rsidR="000D3AAB" w:rsidRPr="00917706">
        <w:rPr>
          <w:rFonts w:ascii="Times New Roman" w:hAnsi="Times New Roman" w:cs="Times New Roman"/>
          <w:sz w:val="18"/>
          <w:szCs w:val="18"/>
        </w:rPr>
        <w:t xml:space="preserve"> Selena Ross, “Surgeries resume without longer waits, and doctors warn of fallout”</w:t>
      </w:r>
      <w:r w:rsidR="00CD13CC" w:rsidRPr="00681638">
        <w:rPr>
          <w:rFonts w:ascii="Times New Roman" w:hAnsi="Times New Roman" w:cs="Times New Roman"/>
          <w:sz w:val="18"/>
          <w:szCs w:val="18"/>
        </w:rPr>
        <w:t>,</w:t>
      </w:r>
      <w:r w:rsidR="000D3AAB" w:rsidRPr="00917706">
        <w:rPr>
          <w:rFonts w:ascii="Times New Roman" w:hAnsi="Times New Roman" w:cs="Times New Roman"/>
          <w:sz w:val="18"/>
          <w:szCs w:val="18"/>
        </w:rPr>
        <w:t xml:space="preserve"> </w:t>
      </w:r>
      <w:r w:rsidR="000D3AAB" w:rsidRPr="00917706">
        <w:rPr>
          <w:rFonts w:ascii="Times New Roman" w:hAnsi="Times New Roman" w:cs="Times New Roman"/>
          <w:i/>
          <w:iCs/>
          <w:sz w:val="18"/>
          <w:szCs w:val="18"/>
        </w:rPr>
        <w:t>CTV News</w:t>
      </w:r>
      <w:r w:rsidR="000D3AAB" w:rsidRPr="00917706">
        <w:rPr>
          <w:rFonts w:ascii="Times New Roman" w:hAnsi="Times New Roman" w:cs="Times New Roman"/>
          <w:sz w:val="18"/>
          <w:szCs w:val="18"/>
        </w:rPr>
        <w:t xml:space="preserve"> (</w:t>
      </w:r>
      <w:r w:rsidR="00CD13CC" w:rsidRPr="00681638">
        <w:rPr>
          <w:rFonts w:ascii="Times New Roman" w:hAnsi="Times New Roman" w:cs="Times New Roman"/>
          <w:sz w:val="18"/>
          <w:szCs w:val="18"/>
        </w:rPr>
        <w:t xml:space="preserve">22 </w:t>
      </w:r>
      <w:r w:rsidR="000D3AAB" w:rsidRPr="00917706">
        <w:rPr>
          <w:rFonts w:ascii="Times New Roman" w:hAnsi="Times New Roman" w:cs="Times New Roman"/>
          <w:sz w:val="18"/>
          <w:szCs w:val="18"/>
        </w:rPr>
        <w:t>May 2020)</w:t>
      </w:r>
      <w:r w:rsidR="00BF747E" w:rsidRPr="00917706">
        <w:rPr>
          <w:rFonts w:ascii="Times New Roman" w:hAnsi="Times New Roman" w:cs="Times New Roman"/>
          <w:sz w:val="18"/>
          <w:szCs w:val="18"/>
        </w:rPr>
        <w:t>, online:</w:t>
      </w:r>
      <w:r w:rsidRPr="00917706">
        <w:rPr>
          <w:rFonts w:ascii="Times New Roman" w:hAnsi="Times New Roman" w:cs="Times New Roman"/>
          <w:sz w:val="18"/>
          <w:szCs w:val="18"/>
        </w:rPr>
        <w:t xml:space="preserve"> </w:t>
      </w:r>
      <w:r w:rsidR="00566EB8" w:rsidRPr="00917706">
        <w:rPr>
          <w:rFonts w:ascii="Times New Roman" w:hAnsi="Times New Roman" w:cs="Times New Roman"/>
          <w:sz w:val="18"/>
          <w:szCs w:val="18"/>
        </w:rPr>
        <w:t>&lt;</w:t>
      </w:r>
      <w:hyperlink r:id="rId104" w:history="1">
        <w:r w:rsidR="00566EB8" w:rsidRPr="00917706">
          <w:rPr>
            <w:rStyle w:val="Hyperlink"/>
            <w:rFonts w:ascii="Times New Roman" w:hAnsi="Times New Roman" w:cs="Times New Roman"/>
            <w:sz w:val="18"/>
            <w:szCs w:val="18"/>
          </w:rPr>
          <w:t>https://montreal.ctvnews.ca/surgeries-resume-with-much-longer-waits-and-doctors-warn-of-fallout-1.4951419</w:t>
        </w:r>
      </w:hyperlink>
      <w:r w:rsidR="00566EB8" w:rsidRPr="00917706">
        <w:rPr>
          <w:rFonts w:ascii="Times New Roman" w:hAnsi="Times New Roman" w:cs="Times New Roman"/>
          <w:sz w:val="18"/>
          <w:szCs w:val="18"/>
        </w:rPr>
        <w:t>&gt;.</w:t>
      </w:r>
    </w:p>
  </w:footnote>
  <w:footnote w:id="158">
    <w:p w14:paraId="40A18241" w14:textId="298B0040"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Mike Crawley, </w:t>
      </w:r>
      <w:r w:rsidR="00CD13CC"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Ontario’s hospitals are filling up, hampering the resumption of surgeries”, </w:t>
      </w:r>
      <w:r w:rsidR="00A9774F" w:rsidRPr="00681638">
        <w:rPr>
          <w:rFonts w:ascii="Times New Roman" w:hAnsi="Times New Roman" w:cs="Times New Roman"/>
          <w:i/>
          <w:iCs/>
          <w:sz w:val="18"/>
          <w:szCs w:val="18"/>
          <w:lang w:val="en-CA"/>
        </w:rPr>
        <w:t>CBC News</w:t>
      </w:r>
      <w:r w:rsidRPr="00681638">
        <w:rPr>
          <w:rFonts w:ascii="Times New Roman" w:hAnsi="Times New Roman" w:cs="Times New Roman"/>
          <w:i/>
          <w:iCs/>
          <w:sz w:val="18"/>
          <w:szCs w:val="18"/>
          <w:lang w:val="en-CA"/>
        </w:rPr>
        <w:t xml:space="preserve"> </w:t>
      </w:r>
      <w:r w:rsidR="00A9774F" w:rsidRPr="00681638">
        <w:rPr>
          <w:rFonts w:ascii="Times New Roman" w:hAnsi="Times New Roman" w:cs="Times New Roman"/>
          <w:sz w:val="18"/>
          <w:szCs w:val="18"/>
          <w:lang w:val="en-CA"/>
        </w:rPr>
        <w:t>(</w:t>
      </w:r>
      <w:r w:rsidR="00CD13CC" w:rsidRPr="00681638">
        <w:rPr>
          <w:rFonts w:ascii="Times New Roman" w:hAnsi="Times New Roman" w:cs="Times New Roman"/>
          <w:sz w:val="18"/>
          <w:szCs w:val="18"/>
          <w:lang w:val="en-CA"/>
        </w:rPr>
        <w:t xml:space="preserve">23 </w:t>
      </w:r>
      <w:r w:rsidRPr="00681638">
        <w:rPr>
          <w:rFonts w:ascii="Times New Roman" w:hAnsi="Times New Roman" w:cs="Times New Roman"/>
          <w:sz w:val="18"/>
          <w:szCs w:val="18"/>
          <w:lang w:val="en-CA"/>
        </w:rPr>
        <w:t>May 2020</w:t>
      </w:r>
      <w:r w:rsidR="00A9774F" w:rsidRPr="00681638">
        <w:rPr>
          <w:rFonts w:ascii="Times New Roman" w:hAnsi="Times New Roman" w:cs="Times New Roman"/>
          <w:sz w:val="18"/>
          <w:szCs w:val="18"/>
          <w:lang w:val="en-CA"/>
        </w:rPr>
        <w:t>), online:</w:t>
      </w:r>
      <w:r w:rsidRPr="00681638">
        <w:rPr>
          <w:rFonts w:ascii="Times New Roman" w:hAnsi="Times New Roman" w:cs="Times New Roman"/>
          <w:sz w:val="18"/>
          <w:szCs w:val="18"/>
          <w:lang w:val="en-CA"/>
        </w:rPr>
        <w:t xml:space="preserve"> &lt;</w:t>
      </w:r>
      <w:hyperlink r:id="rId105">
        <w:r w:rsidRPr="00681638">
          <w:rPr>
            <w:rStyle w:val="Hyperlink"/>
            <w:rFonts w:ascii="Times New Roman" w:hAnsi="Times New Roman" w:cs="Times New Roman"/>
            <w:sz w:val="18"/>
            <w:szCs w:val="18"/>
            <w:lang w:val="en-CA"/>
          </w:rPr>
          <w:t>https://www.cbc.ca/news/canada/toronto/covid-19-ontario-hospitals-elective-surgeries-1.5581177</w:t>
        </w:r>
      </w:hyperlink>
      <w:r w:rsidRPr="00681638">
        <w:rPr>
          <w:rFonts w:ascii="Times New Roman" w:hAnsi="Times New Roman" w:cs="Times New Roman"/>
          <w:sz w:val="18"/>
          <w:szCs w:val="18"/>
          <w:lang w:val="en-CA"/>
        </w:rPr>
        <w:t>&gt;.</w:t>
      </w:r>
    </w:p>
  </w:footnote>
  <w:footnote w:id="159">
    <w:p w14:paraId="44E273B2" w14:textId="354DBB5C"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Ryan Flanagan, </w:t>
      </w:r>
      <w:r w:rsidR="00CD13CC"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With some provinces reopening, where does Canada's PPE supply chain stand?”, </w:t>
      </w:r>
      <w:r w:rsidRPr="00681638">
        <w:rPr>
          <w:rFonts w:ascii="Times New Roman" w:hAnsi="Times New Roman" w:cs="Times New Roman"/>
          <w:i/>
          <w:iCs/>
          <w:sz w:val="18"/>
          <w:szCs w:val="18"/>
          <w:lang w:val="en-CA"/>
        </w:rPr>
        <w:t>CTV News</w:t>
      </w:r>
      <w:r w:rsidRPr="00681638">
        <w:rPr>
          <w:rFonts w:ascii="Times New Roman" w:hAnsi="Times New Roman" w:cs="Times New Roman"/>
          <w:sz w:val="18"/>
          <w:szCs w:val="18"/>
          <w:lang w:val="en-CA"/>
        </w:rPr>
        <w:t xml:space="preserve"> (</w:t>
      </w:r>
      <w:r w:rsidR="00CD13CC" w:rsidRPr="00681638">
        <w:rPr>
          <w:rFonts w:ascii="Times New Roman" w:hAnsi="Times New Roman" w:cs="Times New Roman"/>
          <w:sz w:val="18"/>
          <w:szCs w:val="18"/>
          <w:lang w:val="en-CA"/>
        </w:rPr>
        <w:t xml:space="preserve">3 </w:t>
      </w:r>
      <w:r w:rsidRPr="00681638">
        <w:rPr>
          <w:rFonts w:ascii="Times New Roman" w:hAnsi="Times New Roman" w:cs="Times New Roman"/>
          <w:sz w:val="18"/>
          <w:szCs w:val="18"/>
          <w:lang w:val="en-CA"/>
        </w:rPr>
        <w:t>May 2020), online</w:t>
      </w:r>
      <w:r w:rsidR="00F0402F"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 &lt;</w:t>
      </w:r>
      <w:hyperlink r:id="rId106">
        <w:r w:rsidRPr="00681638">
          <w:rPr>
            <w:rStyle w:val="Hyperlink"/>
            <w:rFonts w:ascii="Times New Roman" w:hAnsi="Times New Roman" w:cs="Times New Roman"/>
            <w:sz w:val="18"/>
            <w:szCs w:val="18"/>
            <w:lang w:val="en-CA"/>
          </w:rPr>
          <w:t>https://www.ctvnews.ca/health/coronavirus/with-some-provinces-reopening-where-does-canada-s-ppe-supply-chain-stand-1.4922887</w:t>
        </w:r>
      </w:hyperlink>
      <w:r w:rsidRPr="00681638">
        <w:rPr>
          <w:rFonts w:ascii="Times New Roman" w:hAnsi="Times New Roman" w:cs="Times New Roman"/>
          <w:sz w:val="18"/>
          <w:szCs w:val="18"/>
          <w:lang w:val="en-CA"/>
        </w:rPr>
        <w:t>&gt;.</w:t>
      </w:r>
    </w:p>
  </w:footnote>
  <w:footnote w:id="160">
    <w:p w14:paraId="359CAFB6" w14:textId="0A0FC301" w:rsidR="000C71F7" w:rsidRPr="00681638" w:rsidRDefault="000C71F7"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David Gilbert, </w:t>
      </w:r>
      <w:r w:rsidR="00290671" w:rsidRPr="00681638">
        <w:rPr>
          <w:rFonts w:ascii="Times New Roman" w:hAnsi="Times New Roman" w:cs="Times New Roman"/>
          <w:sz w:val="18"/>
          <w:szCs w:val="18"/>
          <w:lang w:val="en-CA"/>
        </w:rPr>
        <w:t xml:space="preserve">“These Nurses Had to Wear Trash Bags as PPE, Now They Have Coronavirus”, </w:t>
      </w:r>
      <w:r w:rsidR="00290671" w:rsidRPr="00681638">
        <w:rPr>
          <w:rFonts w:ascii="Times New Roman" w:hAnsi="Times New Roman" w:cs="Times New Roman"/>
          <w:i/>
          <w:iCs/>
          <w:sz w:val="18"/>
          <w:szCs w:val="18"/>
          <w:lang w:val="en-CA"/>
        </w:rPr>
        <w:t>VICE</w:t>
      </w:r>
      <w:r w:rsidR="00CD13CC" w:rsidRPr="00681638">
        <w:rPr>
          <w:rFonts w:ascii="Times New Roman" w:hAnsi="Times New Roman" w:cs="Times New Roman"/>
          <w:sz w:val="18"/>
          <w:szCs w:val="18"/>
          <w:lang w:val="en-CA"/>
        </w:rPr>
        <w:t xml:space="preserve"> (9 April 2020)</w:t>
      </w:r>
      <w:r w:rsidR="00E911A6" w:rsidRPr="00681638">
        <w:rPr>
          <w:rFonts w:ascii="Times New Roman" w:hAnsi="Times New Roman" w:cs="Times New Roman"/>
          <w:sz w:val="18"/>
          <w:szCs w:val="18"/>
          <w:lang w:val="en-CA"/>
        </w:rPr>
        <w:t xml:space="preserve">, online: </w:t>
      </w:r>
      <w:r w:rsidR="00435B90" w:rsidRPr="00681638">
        <w:rPr>
          <w:rFonts w:ascii="Times New Roman" w:hAnsi="Times New Roman" w:cs="Times New Roman"/>
          <w:sz w:val="18"/>
          <w:szCs w:val="18"/>
          <w:lang w:val="en-CA"/>
        </w:rPr>
        <w:t>&lt;</w:t>
      </w:r>
      <w:hyperlink r:id="rId107" w:history="1">
        <w:r w:rsidR="006A7CB0" w:rsidRPr="00681638">
          <w:rPr>
            <w:rStyle w:val="Hyperlink"/>
            <w:rFonts w:ascii="Times New Roman" w:hAnsi="Times New Roman" w:cs="Times New Roman"/>
            <w:sz w:val="18"/>
            <w:szCs w:val="18"/>
            <w:lang w:val="en-CA"/>
          </w:rPr>
          <w:t>https://www.vice.com/en_ca/article/dygbdz/these-nurses-had-to-wear-trash-bags-as-ppe-now-they-have-coronavirus</w:t>
        </w:r>
      </w:hyperlink>
      <w:r w:rsidR="00435B90" w:rsidRPr="00681638">
        <w:rPr>
          <w:rFonts w:ascii="Times New Roman" w:hAnsi="Times New Roman" w:cs="Times New Roman"/>
          <w:sz w:val="18"/>
          <w:szCs w:val="18"/>
          <w:lang w:val="en-CA"/>
        </w:rPr>
        <w:t>&gt;.</w:t>
      </w:r>
    </w:p>
  </w:footnote>
  <w:footnote w:id="161">
    <w:p w14:paraId="66303543" w14:textId="02AA36FC"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Adam Carter, </w:t>
      </w:r>
      <w:r w:rsidR="00CD13CC"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Military report reveals what sector has long known: Ontario's nursing homes are in trouble”, </w:t>
      </w:r>
      <w:r w:rsidRPr="00681638">
        <w:rPr>
          <w:rFonts w:ascii="Times New Roman" w:hAnsi="Times New Roman" w:cs="Times New Roman"/>
          <w:i/>
          <w:iCs/>
          <w:sz w:val="18"/>
          <w:szCs w:val="18"/>
          <w:lang w:val="en-CA"/>
        </w:rPr>
        <w:t>CBC News</w:t>
      </w:r>
      <w:r w:rsidRPr="00681638">
        <w:rPr>
          <w:rFonts w:ascii="Times New Roman" w:hAnsi="Times New Roman" w:cs="Times New Roman"/>
          <w:sz w:val="18"/>
          <w:szCs w:val="18"/>
          <w:lang w:val="en-CA"/>
        </w:rPr>
        <w:t xml:space="preserve"> (</w:t>
      </w:r>
      <w:r w:rsidR="00CD13CC" w:rsidRPr="00681638">
        <w:rPr>
          <w:rFonts w:ascii="Times New Roman" w:hAnsi="Times New Roman" w:cs="Times New Roman"/>
          <w:sz w:val="18"/>
          <w:szCs w:val="18"/>
          <w:lang w:val="en-CA"/>
        </w:rPr>
        <w:t xml:space="preserve">27 </w:t>
      </w:r>
      <w:r w:rsidRPr="00681638">
        <w:rPr>
          <w:rFonts w:ascii="Times New Roman" w:hAnsi="Times New Roman" w:cs="Times New Roman"/>
          <w:sz w:val="18"/>
          <w:szCs w:val="18"/>
          <w:lang w:val="en-CA"/>
        </w:rPr>
        <w:t>May 2020), online: &lt;</w:t>
      </w:r>
      <w:hyperlink r:id="rId108">
        <w:r w:rsidRPr="00681638">
          <w:rPr>
            <w:rStyle w:val="Hyperlink"/>
            <w:rFonts w:ascii="Times New Roman" w:hAnsi="Times New Roman" w:cs="Times New Roman"/>
            <w:sz w:val="18"/>
            <w:szCs w:val="18"/>
            <w:lang w:val="en-CA"/>
          </w:rPr>
          <w:t>https://www.cbc.ca/news/canada/toronto/military-long-term-care-home-report-covid-ontario-1.5585844</w:t>
        </w:r>
      </w:hyperlink>
      <w:r w:rsidRPr="00681638">
        <w:rPr>
          <w:rFonts w:ascii="Times New Roman" w:hAnsi="Times New Roman" w:cs="Times New Roman"/>
          <w:sz w:val="18"/>
          <w:szCs w:val="18"/>
          <w:lang w:val="en-CA"/>
        </w:rPr>
        <w:t>&gt;</w:t>
      </w:r>
      <w:r w:rsidR="00CD13CC" w:rsidRPr="00681638">
        <w:rPr>
          <w:rFonts w:ascii="Times New Roman" w:hAnsi="Times New Roman" w:cs="Times New Roman"/>
          <w:sz w:val="18"/>
          <w:szCs w:val="18"/>
          <w:lang w:val="en-CA"/>
        </w:rPr>
        <w:t>.</w:t>
      </w:r>
    </w:p>
  </w:footnote>
  <w:footnote w:id="162">
    <w:p w14:paraId="2698EF09" w14:textId="526B4E2A" w:rsidR="00280E40" w:rsidRPr="00681638" w:rsidRDefault="00280E40"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04F6B" w:rsidRPr="00681638">
        <w:rPr>
          <w:rFonts w:ascii="Times New Roman" w:hAnsi="Times New Roman" w:cs="Times New Roman"/>
          <w:sz w:val="18"/>
          <w:szCs w:val="18"/>
          <w:lang w:val="en-CA"/>
        </w:rPr>
        <w:t xml:space="preserve">Kelly Grant </w:t>
      </w:r>
      <w:r w:rsidR="00CD13CC" w:rsidRPr="00681638">
        <w:rPr>
          <w:rFonts w:ascii="Times New Roman" w:hAnsi="Times New Roman" w:cs="Times New Roman"/>
          <w:sz w:val="18"/>
          <w:szCs w:val="18"/>
          <w:lang w:val="en-CA"/>
        </w:rPr>
        <w:t>&amp;</w:t>
      </w:r>
      <w:r w:rsidR="00604F6B" w:rsidRPr="00681638">
        <w:rPr>
          <w:rFonts w:ascii="Times New Roman" w:hAnsi="Times New Roman" w:cs="Times New Roman"/>
          <w:sz w:val="18"/>
          <w:szCs w:val="18"/>
          <w:lang w:val="en-CA"/>
        </w:rPr>
        <w:t xml:space="preserve"> Tu Thanh Ha</w:t>
      </w:r>
      <w:r w:rsidR="00451441" w:rsidRPr="00681638">
        <w:rPr>
          <w:rFonts w:ascii="Times New Roman" w:hAnsi="Times New Roman" w:cs="Times New Roman"/>
          <w:sz w:val="18"/>
          <w:szCs w:val="18"/>
          <w:lang w:val="en-CA"/>
        </w:rPr>
        <w:t xml:space="preserve">, </w:t>
      </w:r>
      <w:r w:rsidR="001743B4" w:rsidRPr="00681638">
        <w:rPr>
          <w:rFonts w:ascii="Times New Roman" w:hAnsi="Times New Roman" w:cs="Times New Roman"/>
          <w:sz w:val="18"/>
          <w:szCs w:val="18"/>
          <w:lang w:val="en-CA"/>
        </w:rPr>
        <w:t xml:space="preserve">“How shoring up hospitals for COVID-19 contributed to Canada’s long-term care crisis”, </w:t>
      </w:r>
      <w:r w:rsidR="00BA1BAB" w:rsidRPr="00681638">
        <w:rPr>
          <w:rFonts w:ascii="Times New Roman" w:hAnsi="Times New Roman" w:cs="Times New Roman"/>
          <w:i/>
          <w:iCs/>
          <w:sz w:val="18"/>
          <w:szCs w:val="18"/>
          <w:lang w:val="en-CA"/>
        </w:rPr>
        <w:t xml:space="preserve">The </w:t>
      </w:r>
      <w:r w:rsidR="001743B4" w:rsidRPr="00681638">
        <w:rPr>
          <w:rFonts w:ascii="Times New Roman" w:hAnsi="Times New Roman" w:cs="Times New Roman"/>
          <w:i/>
          <w:sz w:val="18"/>
          <w:szCs w:val="18"/>
          <w:lang w:val="en-CA"/>
        </w:rPr>
        <w:t>Globe and Mail</w:t>
      </w:r>
      <w:r w:rsidR="00231095" w:rsidRPr="00681638">
        <w:rPr>
          <w:rFonts w:ascii="Times New Roman" w:hAnsi="Times New Roman" w:cs="Times New Roman"/>
          <w:sz w:val="18"/>
          <w:szCs w:val="18"/>
          <w:lang w:val="en-CA"/>
        </w:rPr>
        <w:t xml:space="preserve"> (</w:t>
      </w:r>
      <w:r w:rsidR="00CD13CC" w:rsidRPr="00681638">
        <w:rPr>
          <w:rFonts w:ascii="Times New Roman" w:hAnsi="Times New Roman" w:cs="Times New Roman"/>
          <w:sz w:val="18"/>
          <w:szCs w:val="18"/>
          <w:lang w:val="en-CA"/>
        </w:rPr>
        <w:t xml:space="preserve">20 </w:t>
      </w:r>
      <w:r w:rsidR="00A17E51" w:rsidRPr="00681638">
        <w:rPr>
          <w:rFonts w:ascii="Times New Roman" w:hAnsi="Times New Roman" w:cs="Times New Roman"/>
          <w:sz w:val="18"/>
          <w:szCs w:val="18"/>
          <w:lang w:val="en-CA"/>
        </w:rPr>
        <w:t>May 2020)</w:t>
      </w:r>
      <w:r w:rsidR="00616F17" w:rsidRPr="00681638">
        <w:rPr>
          <w:rFonts w:ascii="Times New Roman" w:hAnsi="Times New Roman" w:cs="Times New Roman"/>
          <w:sz w:val="18"/>
          <w:szCs w:val="18"/>
          <w:lang w:val="en-CA"/>
        </w:rPr>
        <w:t>, online:</w:t>
      </w:r>
      <w:r w:rsidR="001743B4" w:rsidRPr="00681638">
        <w:rPr>
          <w:rFonts w:ascii="Times New Roman" w:hAnsi="Times New Roman" w:cs="Times New Roman"/>
          <w:sz w:val="18"/>
          <w:szCs w:val="18"/>
          <w:lang w:val="en-CA"/>
        </w:rPr>
        <w:t xml:space="preserve"> </w:t>
      </w:r>
      <w:r w:rsidR="00C8703E" w:rsidRPr="00681638">
        <w:rPr>
          <w:rFonts w:ascii="Times New Roman" w:hAnsi="Times New Roman" w:cs="Times New Roman"/>
          <w:sz w:val="18"/>
          <w:szCs w:val="18"/>
          <w:lang w:val="en-CA"/>
        </w:rPr>
        <w:t>&lt;</w:t>
      </w:r>
      <w:hyperlink r:id="rId109" w:history="1">
        <w:r w:rsidR="00C8703E" w:rsidRPr="00681638">
          <w:rPr>
            <w:rStyle w:val="Hyperlink"/>
            <w:rFonts w:ascii="Times New Roman" w:hAnsi="Times New Roman" w:cs="Times New Roman"/>
            <w:sz w:val="18"/>
            <w:szCs w:val="18"/>
            <w:lang w:val="en-CA"/>
          </w:rPr>
          <w:t>https://www.theglobeandmail.com/canada/article-how-shoring-up-hospitals-for-covid-19-contributed-to-canadas-long/</w:t>
        </w:r>
      </w:hyperlink>
      <w:r w:rsidR="00C8703E" w:rsidRPr="00681638">
        <w:rPr>
          <w:rFonts w:ascii="Times New Roman" w:hAnsi="Times New Roman" w:cs="Times New Roman"/>
          <w:sz w:val="18"/>
          <w:szCs w:val="18"/>
          <w:lang w:val="en-CA"/>
        </w:rPr>
        <w:t>&gt;.</w:t>
      </w:r>
    </w:p>
  </w:footnote>
  <w:footnote w:id="163">
    <w:p w14:paraId="7A752376" w14:textId="1AFA1545" w:rsidR="007374AB" w:rsidRPr="00681638" w:rsidRDefault="007374A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FD7548" w:rsidRPr="00681638">
        <w:rPr>
          <w:rFonts w:ascii="Times New Roman" w:hAnsi="Times New Roman" w:cs="Times New Roman"/>
          <w:i/>
          <w:iCs/>
          <w:sz w:val="18"/>
          <w:szCs w:val="18"/>
          <w:lang w:val="en-CA"/>
        </w:rPr>
        <w:t>Ibid.</w:t>
      </w:r>
      <w:r w:rsidR="00D773E9" w:rsidRPr="00681638">
        <w:rPr>
          <w:rFonts w:ascii="Times New Roman" w:hAnsi="Times New Roman" w:cs="Times New Roman"/>
          <w:sz w:val="18"/>
          <w:szCs w:val="18"/>
          <w:lang w:val="en-CA"/>
        </w:rPr>
        <w:t xml:space="preserve"> </w:t>
      </w:r>
    </w:p>
  </w:footnote>
  <w:footnote w:id="164">
    <w:p w14:paraId="72EDF399" w14:textId="4589F4C8" w:rsidR="00364418" w:rsidRPr="00681638" w:rsidRDefault="00364418"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7614FB" w:rsidRPr="00681638">
        <w:rPr>
          <w:rFonts w:ascii="Times New Roman" w:hAnsi="Times New Roman" w:cs="Times New Roman"/>
          <w:sz w:val="18"/>
          <w:szCs w:val="18"/>
          <w:lang w:val="en-CA"/>
        </w:rPr>
        <w:t>M J Cummings et al, “Epidemiology, clinical course, and outcomes of critically ill adults with COVID-19 in New York City: a prospective cohort study”</w:t>
      </w:r>
      <w:r w:rsidR="00BA1BAB" w:rsidRPr="00681638">
        <w:rPr>
          <w:rFonts w:ascii="Times New Roman" w:hAnsi="Times New Roman" w:cs="Times New Roman"/>
          <w:sz w:val="18"/>
          <w:szCs w:val="18"/>
          <w:lang w:val="en-CA"/>
        </w:rPr>
        <w:t xml:space="preserve"> (2020) 395:10239</w:t>
      </w:r>
      <w:r w:rsidR="00A35BEF" w:rsidRPr="00681638">
        <w:rPr>
          <w:rFonts w:ascii="Times New Roman" w:hAnsi="Times New Roman" w:cs="Times New Roman"/>
          <w:sz w:val="18"/>
          <w:szCs w:val="18"/>
          <w:lang w:val="en-CA"/>
        </w:rPr>
        <w:t xml:space="preserve"> </w:t>
      </w:r>
      <w:r w:rsidR="00A35BEF" w:rsidRPr="00681638">
        <w:rPr>
          <w:rFonts w:ascii="Times New Roman" w:hAnsi="Times New Roman" w:cs="Times New Roman"/>
          <w:i/>
          <w:sz w:val="18"/>
          <w:szCs w:val="18"/>
          <w:lang w:val="en-CA"/>
        </w:rPr>
        <w:t>The Lancet</w:t>
      </w:r>
      <w:r w:rsidR="00BA1BAB" w:rsidRPr="00681638">
        <w:rPr>
          <w:rFonts w:ascii="Times New Roman" w:hAnsi="Times New Roman" w:cs="Times New Roman"/>
          <w:sz w:val="18"/>
          <w:szCs w:val="18"/>
          <w:lang w:val="en-CA"/>
        </w:rPr>
        <w:t xml:space="preserve"> 1763</w:t>
      </w:r>
      <w:r w:rsidR="003065BA" w:rsidRPr="00681638">
        <w:rPr>
          <w:rFonts w:ascii="Times New Roman" w:hAnsi="Times New Roman" w:cs="Times New Roman"/>
          <w:sz w:val="18"/>
          <w:szCs w:val="18"/>
          <w:lang w:val="en-CA"/>
        </w:rPr>
        <w:t xml:space="preserve">. DOI: </w:t>
      </w:r>
      <w:r w:rsidR="00FD4F58" w:rsidRPr="00681638">
        <w:rPr>
          <w:rFonts w:ascii="Times New Roman" w:hAnsi="Times New Roman" w:cs="Times New Roman"/>
          <w:sz w:val="18"/>
          <w:szCs w:val="18"/>
          <w:lang w:val="en-CA"/>
        </w:rPr>
        <w:t>doi.org/10.1016/S0140-6736(20)31189-2</w:t>
      </w:r>
      <w:r w:rsidR="00BA1BAB" w:rsidRPr="00681638">
        <w:rPr>
          <w:rFonts w:ascii="Times New Roman" w:hAnsi="Times New Roman" w:cs="Times New Roman"/>
          <w:sz w:val="18"/>
          <w:szCs w:val="18"/>
          <w:lang w:val="en-CA"/>
        </w:rPr>
        <w:t>.</w:t>
      </w:r>
    </w:p>
  </w:footnote>
  <w:footnote w:id="165">
    <w:p w14:paraId="62782687" w14:textId="1A9A80A9"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Kathleen Harris </w:t>
      </w:r>
      <w:r w:rsidR="00BA1BAB" w:rsidRPr="00681638">
        <w:rPr>
          <w:rFonts w:ascii="Times New Roman" w:hAnsi="Times New Roman" w:cs="Times New Roman"/>
          <w:sz w:val="18"/>
          <w:szCs w:val="18"/>
          <w:lang w:val="en-CA"/>
        </w:rPr>
        <w:t>&amp;</w:t>
      </w:r>
      <w:r w:rsidRPr="00681638">
        <w:rPr>
          <w:rFonts w:ascii="Times New Roman" w:hAnsi="Times New Roman" w:cs="Times New Roman"/>
          <w:sz w:val="18"/>
          <w:szCs w:val="18"/>
          <w:lang w:val="en-CA"/>
        </w:rPr>
        <w:t xml:space="preserve"> Ashley Burke, </w:t>
      </w:r>
      <w:r w:rsidR="00BA1BAB"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The long-term care crisis: How B.C. controlled COVID-19 while Ontario, Quebec face disaster”, </w:t>
      </w:r>
      <w:r w:rsidRPr="00681638">
        <w:rPr>
          <w:rFonts w:ascii="Times New Roman" w:hAnsi="Times New Roman" w:cs="Times New Roman"/>
          <w:i/>
          <w:iCs/>
          <w:sz w:val="18"/>
          <w:szCs w:val="18"/>
          <w:lang w:val="en-CA"/>
        </w:rPr>
        <w:t>CBC News</w:t>
      </w:r>
      <w:r w:rsidRPr="00681638">
        <w:rPr>
          <w:rFonts w:ascii="Times New Roman" w:hAnsi="Times New Roman" w:cs="Times New Roman"/>
          <w:sz w:val="18"/>
          <w:szCs w:val="18"/>
          <w:lang w:val="en-CA"/>
        </w:rPr>
        <w:t xml:space="preserve"> (</w:t>
      </w:r>
      <w:r w:rsidR="00BA1BAB" w:rsidRPr="00681638">
        <w:rPr>
          <w:rFonts w:ascii="Times New Roman" w:hAnsi="Times New Roman" w:cs="Times New Roman"/>
          <w:sz w:val="18"/>
          <w:szCs w:val="18"/>
          <w:lang w:val="en-CA"/>
        </w:rPr>
        <w:t xml:space="preserve">28 </w:t>
      </w:r>
      <w:r w:rsidRPr="00681638">
        <w:rPr>
          <w:rFonts w:ascii="Times New Roman" w:hAnsi="Times New Roman" w:cs="Times New Roman"/>
          <w:sz w:val="18"/>
          <w:szCs w:val="18"/>
          <w:lang w:val="en-CA"/>
        </w:rPr>
        <w:t>May 2020), online: &lt;</w:t>
      </w:r>
      <w:hyperlink r:id="rId110">
        <w:r w:rsidRPr="00681638">
          <w:rPr>
            <w:rStyle w:val="Hyperlink"/>
            <w:rFonts w:ascii="Times New Roman" w:hAnsi="Times New Roman" w:cs="Times New Roman"/>
            <w:sz w:val="18"/>
            <w:szCs w:val="18"/>
            <w:lang w:val="en-CA"/>
          </w:rPr>
          <w:t>https://www.cbc.ca/news/politics/long-term-care-crisis-covid19-pandemic-1.5589097</w:t>
        </w:r>
      </w:hyperlink>
      <w:r w:rsidRPr="00681638">
        <w:rPr>
          <w:rFonts w:ascii="Times New Roman" w:hAnsi="Times New Roman" w:cs="Times New Roman"/>
          <w:sz w:val="18"/>
          <w:szCs w:val="18"/>
          <w:lang w:val="en-CA"/>
        </w:rPr>
        <w:t>&gt;.</w:t>
      </w:r>
    </w:p>
  </w:footnote>
  <w:footnote w:id="166">
    <w:p w14:paraId="5F2872F5" w14:textId="65B523F7" w:rsidR="000B2018" w:rsidRPr="00681638" w:rsidRDefault="000B2018"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Leyland Cecco, “Canada: neglected residents and rotten food found at care homes hit by Covid-19”, </w:t>
      </w:r>
      <w:r w:rsidRPr="00681638">
        <w:rPr>
          <w:rFonts w:ascii="Times New Roman" w:hAnsi="Times New Roman" w:cs="Times New Roman"/>
          <w:i/>
          <w:sz w:val="18"/>
          <w:szCs w:val="18"/>
        </w:rPr>
        <w:t>The Guardian</w:t>
      </w:r>
      <w:r w:rsidRPr="00681638">
        <w:rPr>
          <w:rFonts w:ascii="Times New Roman" w:hAnsi="Times New Roman" w:cs="Times New Roman"/>
          <w:sz w:val="18"/>
          <w:szCs w:val="18"/>
        </w:rPr>
        <w:t xml:space="preserve"> (</w:t>
      </w:r>
      <w:r w:rsidR="00BA1BAB" w:rsidRPr="00681638">
        <w:rPr>
          <w:rFonts w:ascii="Times New Roman" w:hAnsi="Times New Roman" w:cs="Times New Roman"/>
          <w:sz w:val="18"/>
          <w:szCs w:val="18"/>
        </w:rPr>
        <w:t xml:space="preserve">26 </w:t>
      </w:r>
      <w:r w:rsidRPr="00681638">
        <w:rPr>
          <w:rFonts w:ascii="Times New Roman" w:hAnsi="Times New Roman" w:cs="Times New Roman"/>
          <w:sz w:val="18"/>
          <w:szCs w:val="18"/>
        </w:rPr>
        <w:t xml:space="preserve">May 2020), online: </w:t>
      </w:r>
      <w:r w:rsidRPr="00681638">
        <w:rPr>
          <w:rFonts w:ascii="Times New Roman" w:hAnsi="Times New Roman" w:cs="Times New Roman"/>
          <w:sz w:val="18"/>
          <w:szCs w:val="18"/>
          <w:lang w:val="en-CA"/>
        </w:rPr>
        <w:t>&lt;</w:t>
      </w:r>
      <w:hyperlink r:id="rId111" w:history="1">
        <w:r w:rsidRPr="00681638">
          <w:rPr>
            <w:rStyle w:val="Hyperlink"/>
            <w:rFonts w:ascii="Times New Roman" w:hAnsi="Times New Roman" w:cs="Times New Roman"/>
            <w:sz w:val="18"/>
            <w:szCs w:val="18"/>
          </w:rPr>
          <w:t>https://www.theguardian.com/world/2020/may/26/canada-care-homes-military-report-coronavirus</w:t>
        </w:r>
      </w:hyperlink>
      <w:r w:rsidRPr="00681638">
        <w:rPr>
          <w:rFonts w:ascii="Times New Roman" w:hAnsi="Times New Roman" w:cs="Times New Roman"/>
          <w:sz w:val="18"/>
          <w:szCs w:val="18"/>
        </w:rPr>
        <w:t>&gt;.</w:t>
      </w:r>
    </w:p>
  </w:footnote>
  <w:footnote w:id="167">
    <w:p w14:paraId="1D888ED2" w14:textId="11D9F606" w:rsidR="00515A2E" w:rsidRPr="00681638" w:rsidRDefault="00515A2E" w:rsidP="00BE5A40">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House of Commons, Standing Committee on Health, Evidence, 43rd Parliament, 1st Sess, No 017 (5 May 2020), online: &lt;</w:t>
      </w:r>
      <w:hyperlink r:id="rId112" w:history="1">
        <w:r w:rsidRPr="00681638">
          <w:rPr>
            <w:rStyle w:val="Hyperlink"/>
            <w:rFonts w:ascii="Times New Roman" w:hAnsi="Times New Roman" w:cs="Times New Roman"/>
            <w:sz w:val="18"/>
            <w:szCs w:val="18"/>
          </w:rPr>
          <w:t>https://www.ourcommons.ca/DocumentViewer/en/43-1/HESA/meeting-17/evidence</w:t>
        </w:r>
      </w:hyperlink>
      <w:r w:rsidRPr="00681638">
        <w:rPr>
          <w:rFonts w:ascii="Times New Roman" w:hAnsi="Times New Roman" w:cs="Times New Roman"/>
          <w:sz w:val="18"/>
          <w:szCs w:val="18"/>
        </w:rPr>
        <w:t>&gt;.</w:t>
      </w:r>
    </w:p>
  </w:footnote>
  <w:footnote w:id="168">
    <w:p w14:paraId="3B1D2A6C" w14:textId="4BCA0411"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rPr>
        <w:footnoteRef/>
      </w:r>
      <w:r w:rsidR="00DB69A7" w:rsidRPr="00681638">
        <w:rPr>
          <w:rFonts w:ascii="Times New Roman" w:hAnsi="Times New Roman" w:cs="Times New Roman"/>
          <w:sz w:val="18"/>
          <w:szCs w:val="18"/>
        </w:rPr>
        <w:t xml:space="preserve"> </w:t>
      </w:r>
      <w:r w:rsidR="00DB69A7" w:rsidRPr="00681638">
        <w:rPr>
          <w:rFonts w:ascii="Times New Roman" w:hAnsi="Times New Roman" w:cs="Times New Roman"/>
          <w:sz w:val="18"/>
          <w:szCs w:val="18"/>
          <w:lang w:val="en-CA"/>
        </w:rPr>
        <w:t xml:space="preserve">Available data </w:t>
      </w:r>
      <w:r w:rsidR="003C0E01" w:rsidRPr="00681638">
        <w:rPr>
          <w:rFonts w:ascii="Times New Roman" w:hAnsi="Times New Roman" w:cs="Times New Roman"/>
          <w:sz w:val="18"/>
          <w:szCs w:val="18"/>
          <w:lang w:val="en-CA"/>
        </w:rPr>
        <w:t xml:space="preserve">only </w:t>
      </w:r>
      <w:r w:rsidR="00DB69A7" w:rsidRPr="00681638">
        <w:rPr>
          <w:rFonts w:ascii="Times New Roman" w:hAnsi="Times New Roman" w:cs="Times New Roman"/>
          <w:sz w:val="18"/>
          <w:szCs w:val="18"/>
          <w:lang w:val="en-CA"/>
        </w:rPr>
        <w:t>describes inmates as ‘recovered’ but does not record whether they suffer</w:t>
      </w:r>
      <w:r w:rsidR="007150BF" w:rsidRPr="00681638">
        <w:rPr>
          <w:rFonts w:ascii="Times New Roman" w:hAnsi="Times New Roman" w:cs="Times New Roman"/>
          <w:sz w:val="18"/>
          <w:szCs w:val="18"/>
          <w:lang w:val="en-CA"/>
        </w:rPr>
        <w:t>ed</w:t>
      </w:r>
      <w:r w:rsidR="00DB69A7" w:rsidRPr="00681638">
        <w:rPr>
          <w:rFonts w:ascii="Times New Roman" w:hAnsi="Times New Roman" w:cs="Times New Roman"/>
          <w:sz w:val="18"/>
          <w:szCs w:val="18"/>
          <w:lang w:val="en-CA"/>
        </w:rPr>
        <w:t xml:space="preserve"> lasting side-effects</w:t>
      </w:r>
      <w:r w:rsidR="003C0E01" w:rsidRPr="00681638">
        <w:rPr>
          <w:rFonts w:ascii="Times New Roman" w:hAnsi="Times New Roman" w:cs="Times New Roman"/>
          <w:sz w:val="18"/>
          <w:szCs w:val="18"/>
          <w:lang w:val="en-CA"/>
        </w:rPr>
        <w:t xml:space="preserve"> from the virus</w:t>
      </w:r>
      <w:r w:rsidR="00DB69A7" w:rsidRPr="00681638">
        <w:rPr>
          <w:rFonts w:ascii="Times New Roman" w:hAnsi="Times New Roman" w:cs="Times New Roman"/>
          <w:sz w:val="18"/>
          <w:szCs w:val="18"/>
          <w:lang w:val="en-CA"/>
        </w:rPr>
        <w:t xml:space="preserve">. </w:t>
      </w:r>
    </w:p>
  </w:footnote>
  <w:footnote w:id="169">
    <w:p w14:paraId="3EE52E3E" w14:textId="2366095C" w:rsidR="3F6D08B8" w:rsidRPr="00681638" w:rsidRDefault="3F6D08B8" w:rsidP="3F6D08B8">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Kristin Annable, “Number of inmates in Manitoba jails drops by almost 30% in wake of COVID-19 pandemic”, </w:t>
      </w:r>
      <w:r w:rsidRPr="00681638">
        <w:rPr>
          <w:rFonts w:ascii="Times New Roman" w:hAnsi="Times New Roman" w:cs="Times New Roman"/>
          <w:i/>
          <w:iCs/>
          <w:sz w:val="18"/>
          <w:szCs w:val="18"/>
          <w:lang w:val="en-CA"/>
        </w:rPr>
        <w:t xml:space="preserve">CBC News </w:t>
      </w:r>
      <w:r w:rsidRPr="00681638">
        <w:rPr>
          <w:rFonts w:ascii="Times New Roman" w:hAnsi="Times New Roman" w:cs="Times New Roman"/>
          <w:sz w:val="18"/>
          <w:szCs w:val="18"/>
          <w:lang w:val="en-CA"/>
        </w:rPr>
        <w:t>(7 May 2020), online: &lt;</w:t>
      </w:r>
      <w:hyperlink r:id="rId113" w:history="1">
        <w:r w:rsidRPr="00681638">
          <w:rPr>
            <w:rStyle w:val="Hyperlink"/>
            <w:rFonts w:ascii="Times New Roman" w:hAnsi="Times New Roman" w:cs="Times New Roman"/>
            <w:sz w:val="18"/>
            <w:szCs w:val="18"/>
            <w:lang w:val="en-CA"/>
          </w:rPr>
          <w:t>https://www.cbc.ca/news/canada/manitoba/manitoba-jails-inmates-numbers-down-coronavirus-1.5558238</w:t>
        </w:r>
      </w:hyperlink>
      <w:r w:rsidRPr="00681638">
        <w:rPr>
          <w:rFonts w:ascii="Times New Roman" w:hAnsi="Times New Roman" w:cs="Times New Roman"/>
          <w:sz w:val="18"/>
          <w:szCs w:val="18"/>
          <w:lang w:val="en-CA"/>
        </w:rPr>
        <w:t>&gt;.</w:t>
      </w:r>
    </w:p>
  </w:footnote>
  <w:footnote w:id="170">
    <w:p w14:paraId="373DBE07" w14:textId="748A7FB8" w:rsidR="3F6D08B8" w:rsidRPr="00681638" w:rsidRDefault="3F6D08B8" w:rsidP="3F6D08B8">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“More than 2,000 inmates released, 6 COVID-19 cases confirmed inside Ontario jails”, </w:t>
      </w:r>
      <w:r w:rsidRPr="00681638">
        <w:rPr>
          <w:rFonts w:ascii="Times New Roman" w:hAnsi="Times New Roman" w:cs="Times New Roman"/>
          <w:i/>
          <w:iCs/>
          <w:sz w:val="18"/>
          <w:szCs w:val="18"/>
          <w:lang w:val="en-CA"/>
        </w:rPr>
        <w:t>CBC News</w:t>
      </w:r>
      <w:r w:rsidRPr="00681638">
        <w:rPr>
          <w:rFonts w:ascii="Times New Roman" w:hAnsi="Times New Roman" w:cs="Times New Roman"/>
          <w:sz w:val="18"/>
          <w:szCs w:val="18"/>
          <w:lang w:val="en-CA"/>
        </w:rPr>
        <w:t xml:space="preserve"> (9 April 2020), online: &lt;</w:t>
      </w:r>
      <w:hyperlink r:id="rId114" w:history="1">
        <w:r w:rsidRPr="00681638">
          <w:rPr>
            <w:rStyle w:val="Hyperlink"/>
            <w:rFonts w:ascii="Times New Roman" w:hAnsi="Times New Roman" w:cs="Times New Roman"/>
            <w:sz w:val="18"/>
            <w:szCs w:val="18"/>
            <w:lang w:val="en-CA"/>
          </w:rPr>
          <w:t>https://www.cbc.ca/news/canada/toronto/ontario-jails-coronavirus-1.5527677</w:t>
        </w:r>
      </w:hyperlink>
      <w:r w:rsidRPr="00681638">
        <w:rPr>
          <w:rFonts w:ascii="Times New Roman" w:hAnsi="Times New Roman" w:cs="Times New Roman"/>
          <w:sz w:val="18"/>
          <w:szCs w:val="18"/>
          <w:lang w:val="en-CA"/>
        </w:rPr>
        <w:t>&gt;.</w:t>
      </w:r>
    </w:p>
  </w:footnote>
  <w:footnote w:id="171">
    <w:p w14:paraId="27F306E9" w14:textId="71CA691D" w:rsidR="3F6D08B8" w:rsidRPr="00681638" w:rsidRDefault="3F6D08B8" w:rsidP="00917706">
      <w:pPr>
        <w:pStyle w:val="FootnoteText"/>
        <w:rPr>
          <w:rStyle w:val="Hyperlink"/>
          <w:rFonts w:ascii="Times New Roman" w:hAnsi="Times New Roman" w:cs="Times New Roman"/>
          <w:sz w:val="18"/>
          <w:szCs w:val="18"/>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w:t>
      </w:r>
      <w:hyperlink r:id="rId115" w:history="1">
        <w:r w:rsidRPr="00917706">
          <w:rPr>
            <w:rStyle w:val="Hyperlink"/>
            <w:rFonts w:ascii="Times New Roman" w:hAnsi="Times New Roman" w:cs="Times New Roman"/>
            <w:sz w:val="18"/>
            <w:szCs w:val="18"/>
          </w:rPr>
          <w:t>https://www.vice.com/en_ca/article/ep44aa/justin-trudeau-canada-has-failed-to-protect-inmates-from-pandemic-lawsuit-alleges</w:t>
        </w:r>
      </w:hyperlink>
      <w:r w:rsidRPr="00917706">
        <w:rPr>
          <w:rStyle w:val="Hyperlink"/>
          <w:rFonts w:ascii="Times New Roman" w:hAnsi="Times New Roman" w:cs="Times New Roman"/>
          <w:sz w:val="18"/>
          <w:szCs w:val="18"/>
        </w:rPr>
        <w:t>.</w:t>
      </w:r>
    </w:p>
  </w:footnote>
  <w:footnote w:id="172">
    <w:p w14:paraId="287A204B" w14:textId="7EF42A68" w:rsidR="005820F0" w:rsidRPr="00917706" w:rsidRDefault="005820F0"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See Liam Casey, “Coronavirus: Prisoner, human rights groups file lawsuit over federal inmates’ safety”</w:t>
      </w:r>
      <w:r w:rsidR="007150BF" w:rsidRPr="00681638">
        <w:rPr>
          <w:rFonts w:ascii="Times New Roman" w:hAnsi="Times New Roman" w:cs="Times New Roman"/>
          <w:sz w:val="18"/>
          <w:szCs w:val="18"/>
        </w:rPr>
        <w:t>,</w:t>
      </w:r>
      <w:r w:rsidRPr="00917706">
        <w:rPr>
          <w:rFonts w:ascii="Times New Roman" w:hAnsi="Times New Roman" w:cs="Times New Roman"/>
          <w:sz w:val="18"/>
          <w:szCs w:val="18"/>
        </w:rPr>
        <w:t xml:space="preserve"> </w:t>
      </w:r>
      <w:r w:rsidRPr="00917706">
        <w:rPr>
          <w:rFonts w:ascii="Times New Roman" w:hAnsi="Times New Roman" w:cs="Times New Roman"/>
          <w:i/>
          <w:iCs/>
          <w:sz w:val="18"/>
          <w:szCs w:val="18"/>
        </w:rPr>
        <w:t>Global News</w:t>
      </w:r>
      <w:r w:rsidRPr="00917706">
        <w:rPr>
          <w:rFonts w:ascii="Times New Roman" w:hAnsi="Times New Roman" w:cs="Times New Roman"/>
          <w:sz w:val="18"/>
          <w:szCs w:val="18"/>
        </w:rPr>
        <w:t xml:space="preserve"> (</w:t>
      </w:r>
      <w:r w:rsidR="007150BF" w:rsidRPr="00681638">
        <w:rPr>
          <w:rFonts w:ascii="Times New Roman" w:hAnsi="Times New Roman" w:cs="Times New Roman"/>
          <w:sz w:val="18"/>
          <w:szCs w:val="18"/>
        </w:rPr>
        <w:t xml:space="preserve">12 </w:t>
      </w:r>
      <w:r w:rsidRPr="00917706">
        <w:rPr>
          <w:rFonts w:ascii="Times New Roman" w:hAnsi="Times New Roman" w:cs="Times New Roman"/>
          <w:sz w:val="18"/>
          <w:szCs w:val="18"/>
        </w:rPr>
        <w:t>May 2020), online: &lt;</w:t>
      </w:r>
      <w:hyperlink r:id="rId116" w:history="1">
        <w:r w:rsidRPr="00917706">
          <w:rPr>
            <w:rStyle w:val="Hyperlink"/>
            <w:rFonts w:ascii="Times New Roman" w:hAnsi="Times New Roman" w:cs="Times New Roman"/>
            <w:sz w:val="18"/>
            <w:szCs w:val="18"/>
          </w:rPr>
          <w:t>https://globalnews.ca/news/6933013/coronavirus-lawsuit-federal-inmates-safety/</w:t>
        </w:r>
      </w:hyperlink>
      <w:r w:rsidRPr="00917706">
        <w:rPr>
          <w:rFonts w:ascii="Times New Roman" w:hAnsi="Times New Roman" w:cs="Times New Roman"/>
          <w:sz w:val="18"/>
          <w:szCs w:val="18"/>
        </w:rPr>
        <w:t xml:space="preserve">&gt; </w:t>
      </w:r>
      <w:r w:rsidR="007E2CE5" w:rsidRPr="00917706">
        <w:rPr>
          <w:rFonts w:ascii="Times New Roman" w:hAnsi="Times New Roman" w:cs="Times New Roman"/>
          <w:sz w:val="18"/>
          <w:szCs w:val="18"/>
        </w:rPr>
        <w:t xml:space="preserve">and </w:t>
      </w:r>
      <w:r w:rsidR="008719F8" w:rsidRPr="00681638">
        <w:rPr>
          <w:rFonts w:ascii="Times New Roman" w:hAnsi="Times New Roman" w:cs="Times New Roman"/>
          <w:sz w:val="18"/>
          <w:szCs w:val="18"/>
        </w:rPr>
        <w:t xml:space="preserve">see also </w:t>
      </w:r>
      <w:r w:rsidR="007E2CE5" w:rsidRPr="00917706">
        <w:rPr>
          <w:rFonts w:ascii="Times New Roman" w:hAnsi="Times New Roman" w:cs="Times New Roman"/>
          <w:sz w:val="18"/>
          <w:szCs w:val="18"/>
        </w:rPr>
        <w:t>Amanda Jerome, “Legal groups file Charter challenge against government to protect federal inmates”</w:t>
      </w:r>
      <w:r w:rsidR="00670B42" w:rsidRPr="00681638">
        <w:rPr>
          <w:rFonts w:ascii="Times New Roman" w:hAnsi="Times New Roman" w:cs="Times New Roman"/>
          <w:sz w:val="18"/>
          <w:szCs w:val="18"/>
        </w:rPr>
        <w:t>,</w:t>
      </w:r>
      <w:r w:rsidR="007E2CE5" w:rsidRPr="00917706">
        <w:rPr>
          <w:rFonts w:ascii="Times New Roman" w:hAnsi="Times New Roman" w:cs="Times New Roman"/>
          <w:sz w:val="18"/>
          <w:szCs w:val="18"/>
        </w:rPr>
        <w:t xml:space="preserve"> </w:t>
      </w:r>
      <w:r w:rsidR="007E2CE5" w:rsidRPr="00917706">
        <w:rPr>
          <w:rFonts w:ascii="Times New Roman" w:hAnsi="Times New Roman" w:cs="Times New Roman"/>
          <w:i/>
          <w:iCs/>
          <w:sz w:val="18"/>
          <w:szCs w:val="18"/>
        </w:rPr>
        <w:t>The Lawyers Daily</w:t>
      </w:r>
      <w:r w:rsidR="007E2CE5" w:rsidRPr="00917706">
        <w:rPr>
          <w:rFonts w:ascii="Times New Roman" w:hAnsi="Times New Roman" w:cs="Times New Roman"/>
          <w:sz w:val="18"/>
          <w:szCs w:val="18"/>
        </w:rPr>
        <w:t xml:space="preserve"> (</w:t>
      </w:r>
      <w:r w:rsidR="00670B42" w:rsidRPr="00681638">
        <w:rPr>
          <w:rFonts w:ascii="Times New Roman" w:hAnsi="Times New Roman" w:cs="Times New Roman"/>
          <w:sz w:val="18"/>
          <w:szCs w:val="18"/>
        </w:rPr>
        <w:t xml:space="preserve">19 </w:t>
      </w:r>
      <w:r w:rsidR="007E2CE5" w:rsidRPr="00917706">
        <w:rPr>
          <w:rFonts w:ascii="Times New Roman" w:hAnsi="Times New Roman" w:cs="Times New Roman"/>
          <w:sz w:val="18"/>
          <w:szCs w:val="18"/>
        </w:rPr>
        <w:t>May</w:t>
      </w:r>
      <w:r w:rsidR="00670B42" w:rsidRPr="00681638">
        <w:rPr>
          <w:rFonts w:ascii="Times New Roman" w:hAnsi="Times New Roman" w:cs="Times New Roman"/>
          <w:sz w:val="18"/>
          <w:szCs w:val="18"/>
        </w:rPr>
        <w:t xml:space="preserve"> </w:t>
      </w:r>
      <w:r w:rsidR="007E2CE5" w:rsidRPr="00917706">
        <w:rPr>
          <w:rFonts w:ascii="Times New Roman" w:hAnsi="Times New Roman" w:cs="Times New Roman"/>
          <w:sz w:val="18"/>
          <w:szCs w:val="18"/>
        </w:rPr>
        <w:t xml:space="preserve">2020), online: </w:t>
      </w:r>
      <w:r w:rsidRPr="00917706">
        <w:rPr>
          <w:rFonts w:ascii="Times New Roman" w:hAnsi="Times New Roman" w:cs="Times New Roman"/>
          <w:sz w:val="18"/>
          <w:szCs w:val="18"/>
        </w:rPr>
        <w:t>&lt;</w:t>
      </w:r>
      <w:hyperlink r:id="rId117" w:history="1">
        <w:r w:rsidRPr="00917706">
          <w:rPr>
            <w:rStyle w:val="Hyperlink"/>
            <w:rFonts w:ascii="Times New Roman" w:hAnsi="Times New Roman" w:cs="Times New Roman"/>
            <w:sz w:val="18"/>
            <w:szCs w:val="18"/>
          </w:rPr>
          <w:t>https://www.thelawyersdaily.ca/articles/19081/legal-groups-file-charter-challenge-against-government-to-protect-federal-inmates</w:t>
        </w:r>
      </w:hyperlink>
      <w:r w:rsidRPr="00917706">
        <w:rPr>
          <w:rFonts w:ascii="Times New Roman" w:hAnsi="Times New Roman" w:cs="Times New Roman"/>
          <w:sz w:val="18"/>
          <w:szCs w:val="18"/>
        </w:rPr>
        <w:t>&gt;.</w:t>
      </w:r>
    </w:p>
  </w:footnote>
  <w:footnote w:id="173">
    <w:p w14:paraId="3DE22606" w14:textId="107C917A"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70B42" w:rsidRPr="00681638">
        <w:rPr>
          <w:rFonts w:ascii="Times New Roman" w:hAnsi="Times New Roman" w:cs="Times New Roman"/>
          <w:sz w:val="18"/>
          <w:szCs w:val="18"/>
          <w:lang w:val="en-CA"/>
        </w:rPr>
        <w:t xml:space="preserve">Amy Smart, “B.C. rally calls for safe release of prisoners due to COVID-19 outbreak”, </w:t>
      </w:r>
      <w:r w:rsidR="00670B42" w:rsidRPr="00681638">
        <w:rPr>
          <w:rFonts w:ascii="Times New Roman" w:hAnsi="Times New Roman" w:cs="Times New Roman"/>
          <w:i/>
          <w:iCs/>
          <w:sz w:val="18"/>
          <w:szCs w:val="18"/>
          <w:lang w:val="en-CA"/>
        </w:rPr>
        <w:t xml:space="preserve">CBC News </w:t>
      </w:r>
      <w:r w:rsidR="00670B42" w:rsidRPr="00681638">
        <w:rPr>
          <w:rFonts w:ascii="Times New Roman" w:hAnsi="Times New Roman" w:cs="Times New Roman"/>
          <w:sz w:val="18"/>
          <w:szCs w:val="18"/>
          <w:lang w:val="en-CA"/>
        </w:rPr>
        <w:t xml:space="preserve">(3 May 2020), online: </w:t>
      </w:r>
      <w:r w:rsidRPr="00681638">
        <w:rPr>
          <w:rFonts w:ascii="Times New Roman" w:hAnsi="Times New Roman" w:cs="Times New Roman"/>
          <w:sz w:val="18"/>
          <w:szCs w:val="18"/>
          <w:lang w:val="en-CA"/>
        </w:rPr>
        <w:t>&lt;</w:t>
      </w:r>
      <w:hyperlink r:id="rId118">
        <w:r w:rsidRPr="00681638">
          <w:rPr>
            <w:rStyle w:val="Hyperlink"/>
            <w:rFonts w:ascii="Times New Roman" w:hAnsi="Times New Roman" w:cs="Times New Roman"/>
            <w:sz w:val="18"/>
            <w:szCs w:val="18"/>
            <w:lang w:val="en-CA"/>
          </w:rPr>
          <w:t>https://www.cbc.ca/news/canada/british-columbia/b-c-rally-calls-for-safe-release-of-prisoners-due-to-covid-19-outbreak-1.5554114</w:t>
        </w:r>
      </w:hyperlink>
      <w:r w:rsidRPr="00681638">
        <w:rPr>
          <w:rFonts w:ascii="Times New Roman" w:hAnsi="Times New Roman" w:cs="Times New Roman"/>
          <w:sz w:val="18"/>
          <w:szCs w:val="18"/>
          <w:lang w:val="en-CA"/>
        </w:rPr>
        <w:t>&gt;</w:t>
      </w:r>
      <w:r w:rsidR="00670B42" w:rsidRPr="00681638">
        <w:rPr>
          <w:rFonts w:ascii="Times New Roman" w:hAnsi="Times New Roman" w:cs="Times New Roman"/>
          <w:sz w:val="18"/>
          <w:szCs w:val="18"/>
          <w:lang w:val="en-CA"/>
        </w:rPr>
        <w:t>.</w:t>
      </w:r>
    </w:p>
  </w:footnote>
  <w:footnote w:id="174">
    <w:p w14:paraId="27D98926" w14:textId="17A3A00D"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70B42" w:rsidRPr="00681638">
        <w:rPr>
          <w:rFonts w:ascii="Times New Roman" w:hAnsi="Times New Roman" w:cs="Times New Roman"/>
          <w:sz w:val="18"/>
          <w:szCs w:val="18"/>
          <w:lang w:val="en-CA"/>
        </w:rPr>
        <w:t>Jamie Pashagumskum, “</w:t>
      </w:r>
      <w:r w:rsidRPr="00681638">
        <w:rPr>
          <w:rFonts w:ascii="Times New Roman" w:hAnsi="Times New Roman" w:cs="Times New Roman"/>
          <w:sz w:val="18"/>
          <w:szCs w:val="18"/>
          <w:lang w:val="en-CA"/>
        </w:rPr>
        <w:t>Coalition of civil rights groups file constitutional challenge over handling of inmates during pandemic”</w:t>
      </w:r>
      <w:r w:rsidR="00670B42" w:rsidRPr="00681638">
        <w:rPr>
          <w:rFonts w:ascii="Times New Roman" w:hAnsi="Times New Roman" w:cs="Times New Roman"/>
          <w:sz w:val="18"/>
          <w:szCs w:val="18"/>
          <w:lang w:val="en-CA"/>
        </w:rPr>
        <w:t xml:space="preserve">, </w:t>
      </w:r>
      <w:r w:rsidR="00670B42" w:rsidRPr="00681638">
        <w:rPr>
          <w:rFonts w:ascii="Times New Roman" w:hAnsi="Times New Roman" w:cs="Times New Roman"/>
          <w:i/>
          <w:iCs/>
          <w:sz w:val="18"/>
          <w:szCs w:val="18"/>
          <w:lang w:val="en-CA"/>
        </w:rPr>
        <w:t>APTN News</w:t>
      </w:r>
      <w:r w:rsidR="00670B42" w:rsidRPr="00681638">
        <w:rPr>
          <w:rFonts w:ascii="Times New Roman" w:hAnsi="Times New Roman" w:cs="Times New Roman"/>
          <w:sz w:val="18"/>
          <w:szCs w:val="18"/>
          <w:lang w:val="en-CA"/>
        </w:rPr>
        <w:t xml:space="preserve"> (13 May 2020), online:</w:t>
      </w:r>
      <w:r w:rsidRPr="00681638">
        <w:rPr>
          <w:rFonts w:ascii="Times New Roman" w:hAnsi="Times New Roman" w:cs="Times New Roman"/>
          <w:sz w:val="18"/>
          <w:szCs w:val="18"/>
          <w:lang w:val="en-CA"/>
        </w:rPr>
        <w:t xml:space="preserve"> &lt;</w:t>
      </w:r>
      <w:hyperlink r:id="rId119">
        <w:r w:rsidRPr="00681638">
          <w:rPr>
            <w:rStyle w:val="Hyperlink"/>
            <w:rFonts w:ascii="Times New Roman" w:hAnsi="Times New Roman" w:cs="Times New Roman"/>
            <w:sz w:val="18"/>
            <w:szCs w:val="18"/>
            <w:lang w:val="en-CA"/>
          </w:rPr>
          <w:t>https://www.aptnnews.ca/national-news/coalition-of-civil-rights-groups-file-constitutional-challenge-over-handling-of-inmates-during-pandemic/</w:t>
        </w:r>
      </w:hyperlink>
      <w:r w:rsidRPr="00681638">
        <w:rPr>
          <w:rFonts w:ascii="Times New Roman" w:hAnsi="Times New Roman" w:cs="Times New Roman"/>
          <w:sz w:val="18"/>
          <w:szCs w:val="18"/>
          <w:lang w:val="en-CA"/>
        </w:rPr>
        <w:t>&gt;.</w:t>
      </w:r>
    </w:p>
  </w:footnote>
  <w:footnote w:id="175">
    <w:p w14:paraId="5F6F4FE5" w14:textId="18DA43BE" w:rsidR="00A23DFC" w:rsidRPr="00681638" w:rsidRDefault="00A23DFC" w:rsidP="000F5192">
      <w:pPr>
        <w:spacing w:after="0" w:line="240" w:lineRule="auto"/>
        <w:rPr>
          <w:szCs w:val="18"/>
        </w:rPr>
      </w:pPr>
      <w:r w:rsidRPr="00681638">
        <w:rPr>
          <w:rStyle w:val="FootnoteReference"/>
          <w:szCs w:val="18"/>
        </w:rPr>
        <w:footnoteRef/>
      </w:r>
      <w:r w:rsidRPr="00681638">
        <w:rPr>
          <w:szCs w:val="18"/>
        </w:rPr>
        <w:t xml:space="preserve"> Rachel Browne, </w:t>
      </w:r>
      <w:r w:rsidR="00670B42" w:rsidRPr="00681638">
        <w:rPr>
          <w:szCs w:val="18"/>
        </w:rPr>
        <w:t>“</w:t>
      </w:r>
      <w:r w:rsidRPr="00681638">
        <w:rPr>
          <w:szCs w:val="18"/>
        </w:rPr>
        <w:t xml:space="preserve">Canada is releasing immigration detainees at ‘unprecedented’ rates amid COVID-19 fears”, </w:t>
      </w:r>
      <w:r w:rsidR="00670B42" w:rsidRPr="00681638">
        <w:rPr>
          <w:i/>
          <w:iCs/>
          <w:szCs w:val="18"/>
        </w:rPr>
        <w:t xml:space="preserve">Global News </w:t>
      </w:r>
      <w:r w:rsidR="00670B42" w:rsidRPr="00681638">
        <w:rPr>
          <w:szCs w:val="18"/>
        </w:rPr>
        <w:t xml:space="preserve">(25 </w:t>
      </w:r>
      <w:r w:rsidRPr="00681638">
        <w:rPr>
          <w:szCs w:val="18"/>
        </w:rPr>
        <w:t>April 2020</w:t>
      </w:r>
      <w:r w:rsidR="00670B42" w:rsidRPr="00681638">
        <w:rPr>
          <w:szCs w:val="18"/>
        </w:rPr>
        <w:t>),</w:t>
      </w:r>
      <w:r w:rsidRPr="00681638">
        <w:rPr>
          <w:szCs w:val="18"/>
        </w:rPr>
        <w:t xml:space="preserve"> online: &lt;</w:t>
      </w:r>
      <w:hyperlink r:id="rId120">
        <w:r w:rsidRPr="00681638">
          <w:rPr>
            <w:rStyle w:val="Hyperlink"/>
            <w:szCs w:val="18"/>
          </w:rPr>
          <w:t>https://globalnews.ca/news/6861756/canada-releasing-immigration-detainees-coronavirus-covid-19/</w:t>
        </w:r>
      </w:hyperlink>
      <w:r w:rsidRPr="00681638">
        <w:rPr>
          <w:szCs w:val="18"/>
        </w:rPr>
        <w:t>&gt;.</w:t>
      </w:r>
    </w:p>
  </w:footnote>
  <w:footnote w:id="176">
    <w:p w14:paraId="12762F6B" w14:textId="12E8E0B4" w:rsidR="004B51FB" w:rsidRPr="00681638" w:rsidRDefault="004B51FB"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670B42" w:rsidRPr="00681638">
        <w:rPr>
          <w:rFonts w:ascii="Times New Roman" w:hAnsi="Times New Roman" w:cs="Times New Roman"/>
          <w:sz w:val="18"/>
          <w:szCs w:val="18"/>
          <w:lang w:val="en-CA"/>
        </w:rPr>
        <w:t>Canada Border Services Agency</w:t>
      </w:r>
      <w:r w:rsidR="00AB70E8" w:rsidRPr="00681638">
        <w:rPr>
          <w:rFonts w:ascii="Times New Roman" w:hAnsi="Times New Roman" w:cs="Times New Roman"/>
          <w:sz w:val="18"/>
          <w:szCs w:val="18"/>
          <w:lang w:val="en-CA"/>
        </w:rPr>
        <w:t>,</w:t>
      </w:r>
      <w:r w:rsidR="00670B42" w:rsidRPr="00681638">
        <w:rPr>
          <w:rFonts w:ascii="Times New Roman" w:hAnsi="Times New Roman" w:cs="Times New Roman"/>
          <w:sz w:val="18"/>
          <w:szCs w:val="18"/>
          <w:lang w:val="en-CA"/>
        </w:rPr>
        <w:t xml:space="preserve"> </w:t>
      </w:r>
      <w:r w:rsidR="008268D1" w:rsidRPr="00681638">
        <w:rPr>
          <w:rFonts w:ascii="Times New Roman" w:hAnsi="Times New Roman" w:cs="Times New Roman"/>
          <w:i/>
          <w:iCs/>
          <w:sz w:val="18"/>
          <w:szCs w:val="18"/>
          <w:lang w:val="en-CA"/>
        </w:rPr>
        <w:t xml:space="preserve">Annual Detention Statistics </w:t>
      </w:r>
      <w:r w:rsidR="00837872" w:rsidRPr="00681638">
        <w:rPr>
          <w:rFonts w:ascii="Times New Roman" w:hAnsi="Times New Roman" w:cs="Times New Roman"/>
          <w:i/>
          <w:iCs/>
          <w:sz w:val="18"/>
          <w:szCs w:val="18"/>
          <w:lang w:val="en-CA"/>
        </w:rPr>
        <w:t>2012-2019</w:t>
      </w:r>
      <w:r w:rsidR="00837872" w:rsidRPr="00681638">
        <w:rPr>
          <w:rFonts w:ascii="Times New Roman" w:hAnsi="Times New Roman" w:cs="Times New Roman"/>
          <w:sz w:val="18"/>
          <w:szCs w:val="18"/>
          <w:lang w:val="en-CA"/>
        </w:rPr>
        <w:t>,</w:t>
      </w:r>
      <w:r w:rsidR="00AB70E8" w:rsidRPr="00681638">
        <w:rPr>
          <w:rFonts w:ascii="Times New Roman" w:hAnsi="Times New Roman" w:cs="Times New Roman"/>
          <w:sz w:val="18"/>
          <w:szCs w:val="18"/>
          <w:lang w:val="en-CA"/>
        </w:rPr>
        <w:t xml:space="preserve"> online:</w:t>
      </w:r>
      <w:r w:rsidR="00837872" w:rsidRPr="00681638">
        <w:rPr>
          <w:rFonts w:ascii="Times New Roman" w:hAnsi="Times New Roman" w:cs="Times New Roman"/>
          <w:sz w:val="18"/>
          <w:szCs w:val="18"/>
          <w:lang w:val="en-CA"/>
        </w:rPr>
        <w:t xml:space="preserve"> </w:t>
      </w:r>
      <w:r w:rsidR="008268D1" w:rsidRPr="00681638">
        <w:rPr>
          <w:rFonts w:ascii="Times New Roman" w:hAnsi="Times New Roman" w:cs="Times New Roman"/>
          <w:sz w:val="18"/>
          <w:szCs w:val="18"/>
          <w:lang w:val="en-CA"/>
        </w:rPr>
        <w:t>&lt;</w:t>
      </w:r>
      <w:hyperlink r:id="rId121" w:history="1">
        <w:r w:rsidR="008268D1" w:rsidRPr="00681638">
          <w:rPr>
            <w:rStyle w:val="Hyperlink"/>
            <w:rFonts w:ascii="Times New Roman" w:hAnsi="Times New Roman" w:cs="Times New Roman"/>
            <w:sz w:val="18"/>
            <w:szCs w:val="18"/>
            <w:lang w:val="en-CA"/>
          </w:rPr>
          <w:t>https://www.cbsa-asfc.gc.ca/security-securite/detent/stat-2012-2019-eng.html</w:t>
        </w:r>
      </w:hyperlink>
      <w:r w:rsidR="008268D1" w:rsidRPr="00681638">
        <w:rPr>
          <w:rFonts w:ascii="Times New Roman" w:hAnsi="Times New Roman" w:cs="Times New Roman"/>
          <w:sz w:val="18"/>
          <w:szCs w:val="18"/>
          <w:lang w:val="en-CA"/>
        </w:rPr>
        <w:t>&gt;</w:t>
      </w:r>
      <w:r w:rsidR="00AB70E8" w:rsidRPr="00681638">
        <w:rPr>
          <w:rFonts w:ascii="Times New Roman" w:hAnsi="Times New Roman" w:cs="Times New Roman"/>
          <w:sz w:val="18"/>
          <w:szCs w:val="18"/>
          <w:lang w:val="en-CA"/>
        </w:rPr>
        <w:t>.</w:t>
      </w:r>
    </w:p>
  </w:footnote>
  <w:footnote w:id="177">
    <w:p w14:paraId="5233B5D0" w14:textId="0EAAF94F" w:rsidR="00804FA8" w:rsidRPr="00917706" w:rsidRDefault="00804FA8" w:rsidP="000F5192">
      <w:pPr>
        <w:pStyle w:val="FootnoteText"/>
        <w:rPr>
          <w:rFonts w:ascii="Times New Roman" w:hAnsi="Times New Roman" w:cs="Times New Roman"/>
          <w:sz w:val="18"/>
          <w:szCs w:val="18"/>
          <w:lang w:val="en-CA"/>
        </w:rPr>
      </w:pPr>
      <w:r w:rsidRPr="00917706">
        <w:rPr>
          <w:rStyle w:val="FootnoteReference"/>
          <w:rFonts w:ascii="Times New Roman" w:hAnsi="Times New Roman" w:cs="Times New Roman"/>
          <w:sz w:val="18"/>
          <w:szCs w:val="18"/>
        </w:rPr>
        <w:footnoteRef/>
      </w:r>
      <w:r w:rsidRPr="00917706">
        <w:rPr>
          <w:rFonts w:ascii="Times New Roman" w:hAnsi="Times New Roman" w:cs="Times New Roman"/>
          <w:sz w:val="18"/>
          <w:szCs w:val="18"/>
        </w:rPr>
        <w:t xml:space="preserve"> Selena Ross, “Some migrants now tracked with ankle bracelets as pandemic 'temporary measure’”</w:t>
      </w:r>
      <w:r w:rsidR="00AB70E8" w:rsidRPr="00681638">
        <w:rPr>
          <w:rFonts w:ascii="Times New Roman" w:hAnsi="Times New Roman" w:cs="Times New Roman"/>
          <w:sz w:val="18"/>
          <w:szCs w:val="18"/>
        </w:rPr>
        <w:t>,</w:t>
      </w:r>
      <w:r w:rsidRPr="00917706">
        <w:rPr>
          <w:rFonts w:ascii="Times New Roman" w:hAnsi="Times New Roman" w:cs="Times New Roman"/>
          <w:sz w:val="18"/>
          <w:szCs w:val="18"/>
        </w:rPr>
        <w:t xml:space="preserve"> </w:t>
      </w:r>
      <w:r w:rsidRPr="00917706">
        <w:rPr>
          <w:rFonts w:ascii="Times New Roman" w:hAnsi="Times New Roman" w:cs="Times New Roman"/>
          <w:i/>
          <w:iCs/>
          <w:sz w:val="18"/>
          <w:szCs w:val="18"/>
        </w:rPr>
        <w:t>CTV News</w:t>
      </w:r>
      <w:r w:rsidRPr="00917706">
        <w:rPr>
          <w:rFonts w:ascii="Times New Roman" w:hAnsi="Times New Roman" w:cs="Times New Roman"/>
          <w:sz w:val="18"/>
          <w:szCs w:val="18"/>
        </w:rPr>
        <w:t xml:space="preserve"> (</w:t>
      </w:r>
      <w:r w:rsidR="00AB70E8" w:rsidRPr="00681638">
        <w:rPr>
          <w:rFonts w:ascii="Times New Roman" w:hAnsi="Times New Roman" w:cs="Times New Roman"/>
          <w:sz w:val="18"/>
          <w:szCs w:val="18"/>
        </w:rPr>
        <w:t xml:space="preserve">28 </w:t>
      </w:r>
      <w:r w:rsidRPr="00917706">
        <w:rPr>
          <w:rFonts w:ascii="Times New Roman" w:hAnsi="Times New Roman" w:cs="Times New Roman"/>
          <w:sz w:val="18"/>
          <w:szCs w:val="18"/>
        </w:rPr>
        <w:t xml:space="preserve">May 2020), online: </w:t>
      </w:r>
      <w:r w:rsidRPr="00917706">
        <w:rPr>
          <w:rFonts w:ascii="Times New Roman" w:hAnsi="Times New Roman" w:cs="Times New Roman"/>
          <w:sz w:val="18"/>
          <w:szCs w:val="18"/>
          <w:lang w:val="en-CA"/>
        </w:rPr>
        <w:t>&lt;</w:t>
      </w:r>
      <w:hyperlink r:id="rId122" w:history="1">
        <w:r w:rsidRPr="00917706">
          <w:rPr>
            <w:rStyle w:val="Hyperlink"/>
            <w:rFonts w:ascii="Times New Roman" w:hAnsi="Times New Roman" w:cs="Times New Roman"/>
            <w:sz w:val="18"/>
            <w:szCs w:val="18"/>
          </w:rPr>
          <w:t>https://montreal.ctvnews.ca/some-migrants-now-tracked-with-ankle-bracelets-as-pandemic-temporary-measure-1.4959851</w:t>
        </w:r>
      </w:hyperlink>
      <w:r w:rsidRPr="00917706">
        <w:rPr>
          <w:rFonts w:ascii="Times New Roman" w:hAnsi="Times New Roman" w:cs="Times New Roman"/>
          <w:sz w:val="18"/>
          <w:szCs w:val="18"/>
        </w:rPr>
        <w:t>&gt;.</w:t>
      </w:r>
    </w:p>
  </w:footnote>
  <w:footnote w:id="178">
    <w:p w14:paraId="2BB31222" w14:textId="54955EBB" w:rsidR="00D11724" w:rsidRPr="00681638" w:rsidRDefault="00D11724"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0082721B" w:rsidRPr="00681638">
        <w:rPr>
          <w:rFonts w:ascii="Times New Roman" w:hAnsi="Times New Roman" w:cs="Times New Roman"/>
          <w:sz w:val="18"/>
          <w:szCs w:val="18"/>
          <w:lang w:val="en-CA"/>
        </w:rPr>
        <w:t xml:space="preserve">Molly Hayes, </w:t>
      </w:r>
      <w:r w:rsidR="00755953" w:rsidRPr="00681638">
        <w:rPr>
          <w:rFonts w:ascii="Times New Roman" w:hAnsi="Times New Roman" w:cs="Times New Roman"/>
          <w:sz w:val="18"/>
          <w:szCs w:val="18"/>
          <w:lang w:val="en-CA"/>
        </w:rPr>
        <w:t>“At least nine women and girls killed in domestic homicides in Canada during pandemic”</w:t>
      </w:r>
      <w:r w:rsidR="00546005" w:rsidRPr="00681638">
        <w:rPr>
          <w:rFonts w:ascii="Times New Roman" w:hAnsi="Times New Roman" w:cs="Times New Roman"/>
          <w:sz w:val="18"/>
          <w:szCs w:val="18"/>
          <w:lang w:val="en-CA"/>
        </w:rPr>
        <w:t xml:space="preserve">, </w:t>
      </w:r>
      <w:r w:rsidR="00C00FB2" w:rsidRPr="00681638">
        <w:rPr>
          <w:rFonts w:ascii="Times New Roman" w:hAnsi="Times New Roman" w:cs="Times New Roman"/>
          <w:i/>
          <w:sz w:val="18"/>
          <w:szCs w:val="18"/>
          <w:lang w:val="en-CA"/>
        </w:rPr>
        <w:t xml:space="preserve">The </w:t>
      </w:r>
      <w:r w:rsidR="00546005" w:rsidRPr="00681638">
        <w:rPr>
          <w:rFonts w:ascii="Times New Roman" w:hAnsi="Times New Roman" w:cs="Times New Roman"/>
          <w:i/>
          <w:sz w:val="18"/>
          <w:szCs w:val="18"/>
          <w:lang w:val="en-CA"/>
        </w:rPr>
        <w:t xml:space="preserve">Globe and Mail </w:t>
      </w:r>
      <w:r w:rsidR="00546005" w:rsidRPr="00681638">
        <w:rPr>
          <w:rFonts w:ascii="Times New Roman" w:hAnsi="Times New Roman" w:cs="Times New Roman"/>
          <w:sz w:val="18"/>
          <w:szCs w:val="18"/>
          <w:lang w:val="en-CA"/>
        </w:rPr>
        <w:t>(</w:t>
      </w:r>
      <w:r w:rsidR="00AB70E8" w:rsidRPr="00681638">
        <w:rPr>
          <w:rFonts w:ascii="Times New Roman" w:hAnsi="Times New Roman" w:cs="Times New Roman"/>
          <w:sz w:val="18"/>
          <w:szCs w:val="18"/>
          <w:lang w:val="en-CA"/>
        </w:rPr>
        <w:t xml:space="preserve">13 </w:t>
      </w:r>
      <w:r w:rsidR="009C2B91" w:rsidRPr="00681638">
        <w:rPr>
          <w:rFonts w:ascii="Times New Roman" w:hAnsi="Times New Roman" w:cs="Times New Roman"/>
          <w:sz w:val="18"/>
          <w:szCs w:val="18"/>
          <w:lang w:val="en-CA"/>
        </w:rPr>
        <w:t>May 2020), online: &lt;</w:t>
      </w:r>
      <w:hyperlink r:id="rId123" w:history="1">
        <w:r w:rsidR="009C2B91" w:rsidRPr="00681638">
          <w:rPr>
            <w:rStyle w:val="Hyperlink"/>
            <w:rFonts w:ascii="Times New Roman" w:hAnsi="Times New Roman" w:cs="Times New Roman"/>
            <w:sz w:val="18"/>
            <w:szCs w:val="18"/>
            <w:lang w:val="en-CA"/>
          </w:rPr>
          <w:t>https://www.theglobeandmail.com/canada/article-at-least-nine-women-and-girls-killed-in-domestic-homicides-in-canada/</w:t>
        </w:r>
      </w:hyperlink>
      <w:r w:rsidR="009C2B91" w:rsidRPr="00681638">
        <w:rPr>
          <w:rFonts w:ascii="Times New Roman" w:hAnsi="Times New Roman" w:cs="Times New Roman"/>
          <w:sz w:val="18"/>
          <w:szCs w:val="18"/>
          <w:lang w:val="en-CA"/>
        </w:rPr>
        <w:t>&gt;</w:t>
      </w:r>
      <w:r w:rsidR="002502C4" w:rsidRPr="00681638">
        <w:rPr>
          <w:rFonts w:ascii="Times New Roman" w:hAnsi="Times New Roman" w:cs="Times New Roman"/>
          <w:sz w:val="18"/>
          <w:szCs w:val="18"/>
          <w:lang w:val="en-CA"/>
        </w:rPr>
        <w:t xml:space="preserve">. </w:t>
      </w:r>
      <w:r w:rsidR="00C00FB2" w:rsidRPr="00681638">
        <w:rPr>
          <w:rFonts w:ascii="Times New Roman" w:hAnsi="Times New Roman" w:cs="Times New Roman"/>
          <w:sz w:val="18"/>
          <w:szCs w:val="18"/>
          <w:lang w:val="en-CA"/>
        </w:rPr>
        <w:t>See:</w:t>
      </w:r>
      <w:r w:rsidR="00827EAE" w:rsidRPr="00681638">
        <w:rPr>
          <w:rFonts w:ascii="Times New Roman" w:hAnsi="Times New Roman" w:cs="Times New Roman"/>
          <w:sz w:val="18"/>
          <w:szCs w:val="18"/>
          <w:lang w:val="en-CA"/>
        </w:rPr>
        <w:t xml:space="preserve"> </w:t>
      </w:r>
      <w:r w:rsidRPr="00681638">
        <w:rPr>
          <w:rFonts w:ascii="Times New Roman" w:hAnsi="Times New Roman" w:cs="Times New Roman"/>
          <w:sz w:val="18"/>
          <w:szCs w:val="18"/>
          <w:lang w:val="en-CA"/>
        </w:rPr>
        <w:t>“</w:t>
      </w:r>
      <w:r w:rsidR="00804FA8"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xml:space="preserve">Since the pandemic struck, front-line service organizations have noted a surge in requests for help from women and children experiencing and fleeing violence,’ Ms. Baril said. </w:t>
      </w:r>
      <w:r w:rsidR="00827EAE"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There is an estimated [20-per-cent] to 30-per-cent increase in domestic violence, calls to shelters and demand on the [gender-based violence] sector, mirroring recent trends in China, France, Cyprus, Singapore, the United Kingdom and the United States.</w:t>
      </w:r>
      <w:r w:rsidR="00827EAE" w:rsidRPr="00681638">
        <w:rPr>
          <w:rFonts w:ascii="Times New Roman" w:hAnsi="Times New Roman" w:cs="Times New Roman"/>
          <w:sz w:val="18"/>
          <w:szCs w:val="18"/>
          <w:lang w:val="en-CA"/>
        </w:rPr>
        <w:t>’”</w:t>
      </w:r>
    </w:p>
  </w:footnote>
  <w:footnote w:id="179">
    <w:p w14:paraId="335660B3" w14:textId="21208456" w:rsidR="003F224E" w:rsidRPr="00681638" w:rsidRDefault="003F224E" w:rsidP="000F5192">
      <w:pPr>
        <w:pStyle w:val="FootnoteText"/>
        <w:rPr>
          <w:rFonts w:ascii="Times New Roman" w:hAnsi="Times New Roman" w:cs="Times New Roman"/>
          <w:sz w:val="18"/>
          <w:szCs w:val="18"/>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w:t>
      </w:r>
      <w:r w:rsidR="00EE680A" w:rsidRPr="00681638">
        <w:rPr>
          <w:rFonts w:ascii="Times New Roman" w:hAnsi="Times New Roman" w:cs="Times New Roman"/>
          <w:sz w:val="18"/>
          <w:szCs w:val="18"/>
        </w:rPr>
        <w:t xml:space="preserve">Gabriela Panza-Beltrandi, </w:t>
      </w:r>
      <w:r w:rsidR="000502E7" w:rsidRPr="00681638">
        <w:rPr>
          <w:rFonts w:ascii="Times New Roman" w:hAnsi="Times New Roman" w:cs="Times New Roman"/>
          <w:sz w:val="18"/>
          <w:szCs w:val="18"/>
          <w:lang w:val="en-CA"/>
        </w:rPr>
        <w:t>“</w:t>
      </w:r>
      <w:r w:rsidR="000502E7" w:rsidRPr="00681638">
        <w:rPr>
          <w:rFonts w:ascii="Times New Roman" w:hAnsi="Times New Roman" w:cs="Times New Roman"/>
          <w:sz w:val="18"/>
          <w:szCs w:val="18"/>
        </w:rPr>
        <w:t>Domestic violence, mental health calls up, violent crimes down amid pandemic: Saskatoon police”</w:t>
      </w:r>
      <w:r w:rsidR="00816E14" w:rsidRPr="00681638">
        <w:rPr>
          <w:rFonts w:ascii="Times New Roman" w:hAnsi="Times New Roman" w:cs="Times New Roman"/>
          <w:sz w:val="18"/>
          <w:szCs w:val="18"/>
        </w:rPr>
        <w:t xml:space="preserve">, </w:t>
      </w:r>
      <w:r w:rsidR="00EE680A" w:rsidRPr="00681638">
        <w:rPr>
          <w:rFonts w:ascii="Times New Roman" w:hAnsi="Times New Roman" w:cs="Times New Roman"/>
          <w:i/>
          <w:sz w:val="18"/>
          <w:szCs w:val="18"/>
        </w:rPr>
        <w:t>Global News</w:t>
      </w:r>
      <w:r w:rsidR="00EE680A" w:rsidRPr="00681638">
        <w:rPr>
          <w:rFonts w:ascii="Times New Roman" w:hAnsi="Times New Roman" w:cs="Times New Roman"/>
          <w:sz w:val="18"/>
          <w:szCs w:val="18"/>
        </w:rPr>
        <w:t xml:space="preserve"> (</w:t>
      </w:r>
      <w:r w:rsidR="00AB70E8" w:rsidRPr="00681638">
        <w:rPr>
          <w:rFonts w:ascii="Times New Roman" w:hAnsi="Times New Roman" w:cs="Times New Roman"/>
          <w:sz w:val="18"/>
          <w:szCs w:val="18"/>
        </w:rPr>
        <w:t xml:space="preserve">20 </w:t>
      </w:r>
      <w:r w:rsidR="00816E14" w:rsidRPr="00681638">
        <w:rPr>
          <w:rFonts w:ascii="Times New Roman" w:hAnsi="Times New Roman" w:cs="Times New Roman"/>
          <w:sz w:val="18"/>
          <w:szCs w:val="18"/>
        </w:rPr>
        <w:t>May</w:t>
      </w:r>
      <w:r w:rsidR="00AB70E8" w:rsidRPr="00681638">
        <w:rPr>
          <w:rFonts w:ascii="Times New Roman" w:hAnsi="Times New Roman" w:cs="Times New Roman"/>
          <w:sz w:val="18"/>
          <w:szCs w:val="18"/>
        </w:rPr>
        <w:t xml:space="preserve"> </w:t>
      </w:r>
      <w:r w:rsidR="00816E14" w:rsidRPr="00681638">
        <w:rPr>
          <w:rFonts w:ascii="Times New Roman" w:hAnsi="Times New Roman" w:cs="Times New Roman"/>
          <w:sz w:val="18"/>
          <w:szCs w:val="18"/>
        </w:rPr>
        <w:t>2020</w:t>
      </w:r>
      <w:r w:rsidR="00EE680A" w:rsidRPr="00681638">
        <w:rPr>
          <w:rFonts w:ascii="Times New Roman" w:hAnsi="Times New Roman" w:cs="Times New Roman"/>
          <w:sz w:val="18"/>
          <w:szCs w:val="18"/>
        </w:rPr>
        <w:t>)</w:t>
      </w:r>
      <w:r w:rsidR="00816E14" w:rsidRPr="00681638">
        <w:rPr>
          <w:rFonts w:ascii="Times New Roman" w:hAnsi="Times New Roman" w:cs="Times New Roman"/>
          <w:sz w:val="18"/>
          <w:szCs w:val="18"/>
        </w:rPr>
        <w:t xml:space="preserve">, online: </w:t>
      </w:r>
      <w:r w:rsidR="00EE680A" w:rsidRPr="00681638">
        <w:rPr>
          <w:rFonts w:ascii="Times New Roman" w:hAnsi="Times New Roman" w:cs="Times New Roman"/>
          <w:sz w:val="18"/>
          <w:szCs w:val="18"/>
        </w:rPr>
        <w:t>&lt;</w:t>
      </w:r>
      <w:hyperlink r:id="rId124" w:history="1">
        <w:r w:rsidR="00EE680A" w:rsidRPr="00681638">
          <w:rPr>
            <w:rStyle w:val="Hyperlink"/>
            <w:rFonts w:ascii="Times New Roman" w:hAnsi="Times New Roman" w:cs="Times New Roman"/>
            <w:sz w:val="18"/>
            <w:szCs w:val="18"/>
          </w:rPr>
          <w:t>https://globalnews.ca/news/6965985/domestic-violence-mental-health-calls-up-saskatoon-police-covid-19-coronavirus/</w:t>
        </w:r>
      </w:hyperlink>
      <w:r w:rsidR="00EE680A" w:rsidRPr="00681638">
        <w:rPr>
          <w:rFonts w:ascii="Times New Roman" w:hAnsi="Times New Roman" w:cs="Times New Roman"/>
          <w:sz w:val="18"/>
          <w:szCs w:val="18"/>
        </w:rPr>
        <w:t>&gt;</w:t>
      </w:r>
      <w:r w:rsidR="00AB70E8" w:rsidRPr="00681638">
        <w:rPr>
          <w:rFonts w:ascii="Times New Roman" w:hAnsi="Times New Roman" w:cs="Times New Roman"/>
          <w:sz w:val="18"/>
          <w:szCs w:val="18"/>
        </w:rPr>
        <w:t>.</w:t>
      </w:r>
    </w:p>
  </w:footnote>
  <w:footnote w:id="180">
    <w:p w14:paraId="4C58DCE8" w14:textId="5BD1D11E" w:rsidR="00A23DFC" w:rsidRPr="00681638" w:rsidRDefault="00A23DFC"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w:t>
      </w:r>
      <w:r w:rsidRPr="00681638">
        <w:rPr>
          <w:rFonts w:ascii="Times New Roman" w:hAnsi="Times New Roman" w:cs="Times New Roman"/>
          <w:color w:val="333333"/>
          <w:sz w:val="18"/>
          <w:szCs w:val="18"/>
          <w:lang w:val="en-CA"/>
        </w:rPr>
        <w:t xml:space="preserve">Sajal Lahiri, </w:t>
      </w:r>
      <w:r w:rsidR="00402D89" w:rsidRPr="00681638">
        <w:rPr>
          <w:rFonts w:ascii="Times New Roman" w:hAnsi="Times New Roman" w:cs="Times New Roman"/>
          <w:color w:val="333333"/>
          <w:sz w:val="18"/>
          <w:szCs w:val="18"/>
          <w:lang w:val="en-CA"/>
        </w:rPr>
        <w:t>“</w:t>
      </w:r>
      <w:r w:rsidRPr="00681638">
        <w:rPr>
          <w:rFonts w:ascii="Times New Roman" w:hAnsi="Times New Roman" w:cs="Times New Roman"/>
          <w:color w:val="333333"/>
          <w:sz w:val="18"/>
          <w:szCs w:val="18"/>
          <w:lang w:val="en-CA"/>
        </w:rPr>
        <w:t>A Child’s Right to Education: What Can the International Community Do?”</w:t>
      </w:r>
      <w:r w:rsidR="005F4F92" w:rsidRPr="00681638">
        <w:rPr>
          <w:rFonts w:ascii="Times New Roman" w:hAnsi="Times New Roman" w:cs="Times New Roman"/>
          <w:color w:val="333333"/>
          <w:sz w:val="18"/>
          <w:szCs w:val="18"/>
          <w:lang w:val="en-CA"/>
        </w:rPr>
        <w:t xml:space="preserve"> (2019)</w:t>
      </w:r>
      <w:r w:rsidRPr="00681638">
        <w:rPr>
          <w:rFonts w:ascii="Times New Roman" w:hAnsi="Times New Roman" w:cs="Times New Roman"/>
          <w:color w:val="333333"/>
          <w:sz w:val="18"/>
          <w:szCs w:val="18"/>
          <w:lang w:val="en-CA"/>
        </w:rPr>
        <w:t xml:space="preserve"> </w:t>
      </w:r>
      <w:r w:rsidR="005F4F92" w:rsidRPr="00681638">
        <w:rPr>
          <w:rFonts w:ascii="Times New Roman" w:hAnsi="Times New Roman" w:cs="Times New Roman"/>
          <w:i/>
          <w:color w:val="333333"/>
          <w:sz w:val="18"/>
          <w:szCs w:val="18"/>
          <w:lang w:val="en-CA"/>
        </w:rPr>
        <w:t>Q</w:t>
      </w:r>
      <w:r w:rsidRPr="00681638">
        <w:rPr>
          <w:rFonts w:ascii="Times New Roman" w:hAnsi="Times New Roman" w:cs="Times New Roman"/>
          <w:i/>
          <w:color w:val="333333"/>
          <w:sz w:val="18"/>
          <w:szCs w:val="18"/>
          <w:lang w:val="en-CA"/>
        </w:rPr>
        <w:t xml:space="preserve"> </w:t>
      </w:r>
      <w:r w:rsidR="005F4F92" w:rsidRPr="00681638">
        <w:rPr>
          <w:rFonts w:ascii="Times New Roman" w:hAnsi="Times New Roman" w:cs="Times New Roman"/>
          <w:i/>
          <w:color w:val="333333"/>
          <w:sz w:val="18"/>
          <w:szCs w:val="18"/>
          <w:lang w:val="en-CA"/>
        </w:rPr>
        <w:t>J</w:t>
      </w:r>
      <w:r w:rsidRPr="00681638">
        <w:rPr>
          <w:rFonts w:ascii="Times New Roman" w:hAnsi="Times New Roman" w:cs="Times New Roman"/>
          <w:i/>
          <w:color w:val="333333"/>
          <w:sz w:val="18"/>
          <w:szCs w:val="18"/>
          <w:lang w:val="en-CA"/>
        </w:rPr>
        <w:t xml:space="preserve"> of </w:t>
      </w:r>
      <w:r w:rsidR="005F4F92" w:rsidRPr="00681638">
        <w:rPr>
          <w:rFonts w:ascii="Times New Roman" w:hAnsi="Times New Roman" w:cs="Times New Roman"/>
          <w:i/>
          <w:color w:val="333333"/>
          <w:sz w:val="18"/>
          <w:szCs w:val="18"/>
          <w:lang w:val="en-CA"/>
        </w:rPr>
        <w:t>Int</w:t>
      </w:r>
      <w:r w:rsidRPr="00681638">
        <w:rPr>
          <w:rFonts w:ascii="Times New Roman" w:hAnsi="Times New Roman" w:cs="Times New Roman"/>
          <w:i/>
          <w:color w:val="333333"/>
          <w:sz w:val="18"/>
          <w:szCs w:val="18"/>
          <w:lang w:val="en-CA"/>
        </w:rPr>
        <w:t xml:space="preserve"> Law</w:t>
      </w:r>
      <w:r w:rsidRPr="00681638">
        <w:rPr>
          <w:rFonts w:ascii="Times New Roman" w:hAnsi="Times New Roman" w:cs="Times New Roman"/>
          <w:color w:val="333333"/>
          <w:sz w:val="18"/>
          <w:szCs w:val="18"/>
          <w:lang w:val="en-CA"/>
        </w:rPr>
        <w:t xml:space="preserve"> 165, 2019 CanLIIDocs 3737, </w:t>
      </w:r>
      <w:r w:rsidR="005F4F92" w:rsidRPr="00681638">
        <w:rPr>
          <w:rFonts w:ascii="Times New Roman" w:hAnsi="Times New Roman" w:cs="Times New Roman"/>
          <w:color w:val="333333"/>
          <w:sz w:val="18"/>
          <w:szCs w:val="18"/>
          <w:lang w:val="en-CA"/>
        </w:rPr>
        <w:t xml:space="preserve">online: </w:t>
      </w:r>
      <w:r w:rsidRPr="00681638">
        <w:rPr>
          <w:rFonts w:ascii="Times New Roman" w:hAnsi="Times New Roman" w:cs="Times New Roman"/>
          <w:color w:val="333333"/>
          <w:sz w:val="18"/>
          <w:szCs w:val="18"/>
          <w:lang w:val="en-CA"/>
        </w:rPr>
        <w:t>&lt;</w:t>
      </w:r>
      <w:hyperlink r:id="rId125" w:history="1">
        <w:r w:rsidR="008719F8" w:rsidRPr="00681638">
          <w:rPr>
            <w:rStyle w:val="Hyperlink"/>
            <w:rFonts w:ascii="Times New Roman" w:hAnsi="Times New Roman" w:cs="Times New Roman"/>
            <w:sz w:val="18"/>
            <w:szCs w:val="18"/>
            <w:lang w:val="en-CA"/>
          </w:rPr>
          <w:t>www.canlii.org/t/spsl</w:t>
        </w:r>
      </w:hyperlink>
      <w:r w:rsidR="008719F8" w:rsidRPr="00681638">
        <w:rPr>
          <w:rFonts w:ascii="Times New Roman" w:hAnsi="Times New Roman" w:cs="Times New Roman"/>
          <w:color w:val="333333"/>
          <w:sz w:val="18"/>
          <w:szCs w:val="18"/>
          <w:lang w:val="en-CA"/>
        </w:rPr>
        <w:t>&gt;</w:t>
      </w:r>
      <w:r w:rsidR="005F4F92" w:rsidRPr="00681638">
        <w:rPr>
          <w:rFonts w:ascii="Times New Roman" w:hAnsi="Times New Roman" w:cs="Times New Roman"/>
          <w:color w:val="333333"/>
          <w:sz w:val="18"/>
          <w:szCs w:val="18"/>
          <w:lang w:val="en-CA"/>
        </w:rPr>
        <w:t>.</w:t>
      </w:r>
    </w:p>
  </w:footnote>
  <w:footnote w:id="181">
    <w:p w14:paraId="464CFA10" w14:textId="7078DB70" w:rsidR="00D51FAF" w:rsidRPr="00681638" w:rsidRDefault="00D51FAF">
      <w:pPr>
        <w:rPr>
          <w:szCs w:val="18"/>
        </w:rPr>
      </w:pPr>
    </w:p>
    <w:p w14:paraId="2AF6036A" w14:textId="20219A07" w:rsidR="00E443A5" w:rsidRPr="00681638" w:rsidRDefault="00733D67">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rPr>
        <w:footnoteRef/>
      </w:r>
      <w:r w:rsidRPr="00681638">
        <w:rPr>
          <w:rFonts w:ascii="Times New Roman" w:hAnsi="Times New Roman" w:cs="Times New Roman"/>
          <w:sz w:val="18"/>
          <w:szCs w:val="18"/>
        </w:rPr>
        <w:t xml:space="preserve"> See e.g. Rogers/TDSB project, “Helping Ontario students in need access online learning during COVID-19 pandemic”, </w:t>
      </w:r>
      <w:r w:rsidRPr="00681638">
        <w:rPr>
          <w:rFonts w:ascii="Times New Roman" w:hAnsi="Times New Roman" w:cs="Times New Roman"/>
          <w:i/>
          <w:iCs/>
          <w:sz w:val="18"/>
          <w:szCs w:val="18"/>
        </w:rPr>
        <w:t xml:space="preserve">Rogers </w:t>
      </w:r>
      <w:r w:rsidRPr="00681638">
        <w:rPr>
          <w:rFonts w:ascii="Times New Roman" w:hAnsi="Times New Roman" w:cs="Times New Roman"/>
          <w:sz w:val="18"/>
          <w:szCs w:val="18"/>
        </w:rPr>
        <w:t>(17 April 2020), online</w:t>
      </w:r>
      <w:r w:rsidRPr="00681638">
        <w:rPr>
          <w:rFonts w:ascii="Times New Roman" w:hAnsi="Times New Roman" w:cs="Times New Roman"/>
          <w:sz w:val="18"/>
          <w:szCs w:val="18"/>
          <w:lang w:val="en-CA"/>
        </w:rPr>
        <w:t>: &lt;</w:t>
      </w:r>
      <w:hyperlink r:id="rId126" w:history="1">
        <w:r w:rsidRPr="00681638">
          <w:rPr>
            <w:rStyle w:val="Hyperlink"/>
            <w:rFonts w:ascii="Times New Roman" w:hAnsi="Times New Roman" w:cs="Times New Roman"/>
            <w:sz w:val="18"/>
            <w:szCs w:val="18"/>
          </w:rPr>
          <w:t>https://about.rogers.com/news-ideas/helping-ontario-students-in-need-access-online-learning-during-covid-19-pandemic/</w:t>
        </w:r>
      </w:hyperlink>
      <w:r w:rsidRPr="00681638">
        <w:rPr>
          <w:rFonts w:ascii="Times New Roman" w:hAnsi="Times New Roman" w:cs="Times New Roman"/>
          <w:sz w:val="18"/>
          <w:szCs w:val="18"/>
        </w:rPr>
        <w:t>&gt;.</w:t>
      </w:r>
    </w:p>
  </w:footnote>
  <w:footnote w:id="182">
    <w:p w14:paraId="183FC944" w14:textId="384AC83D" w:rsidR="00B64AF7" w:rsidRPr="00681638" w:rsidRDefault="00B64AF7" w:rsidP="000F5192">
      <w:pPr>
        <w:pStyle w:val="FootnoteText"/>
        <w:rPr>
          <w:rFonts w:ascii="Times New Roman" w:hAnsi="Times New Roman" w:cs="Times New Roman"/>
          <w:sz w:val="18"/>
          <w:szCs w:val="18"/>
          <w:lang w:val="en-CA"/>
        </w:rPr>
      </w:pPr>
      <w:r w:rsidRPr="00681638">
        <w:rPr>
          <w:rStyle w:val="FootnoteReference"/>
          <w:rFonts w:ascii="Times New Roman" w:hAnsi="Times New Roman" w:cs="Times New Roman"/>
          <w:sz w:val="18"/>
          <w:szCs w:val="18"/>
          <w:lang w:val="en-CA"/>
        </w:rPr>
        <w:footnoteRef/>
      </w:r>
      <w:r w:rsidRPr="00681638">
        <w:rPr>
          <w:rFonts w:ascii="Times New Roman" w:hAnsi="Times New Roman" w:cs="Times New Roman"/>
          <w:sz w:val="18"/>
          <w:szCs w:val="18"/>
          <w:lang w:val="en-CA"/>
        </w:rPr>
        <w:t xml:space="preserve"> See Immigration, Refugees, and Citizenship Canada, “COVID-19 Temporary Emergency Measures for Refugee Claims”</w:t>
      </w:r>
      <w:r w:rsidR="008719F8" w:rsidRPr="00681638">
        <w:rPr>
          <w:rFonts w:ascii="Times New Roman" w:hAnsi="Times New Roman" w:cs="Times New Roman"/>
          <w:sz w:val="18"/>
          <w:szCs w:val="18"/>
          <w:lang w:val="en-CA"/>
        </w:rPr>
        <w:t xml:space="preserve"> (20 </w:t>
      </w:r>
      <w:r w:rsidRPr="00681638">
        <w:rPr>
          <w:rFonts w:ascii="Times New Roman" w:hAnsi="Times New Roman" w:cs="Times New Roman"/>
          <w:sz w:val="18"/>
          <w:szCs w:val="18"/>
          <w:lang w:val="en-CA"/>
        </w:rPr>
        <w:t>March 2020</w:t>
      </w:r>
      <w:r w:rsidR="008719F8" w:rsidRPr="00681638">
        <w:rPr>
          <w:rFonts w:ascii="Times New Roman" w:hAnsi="Times New Roman" w:cs="Times New Roman"/>
          <w:sz w:val="18"/>
          <w:szCs w:val="18"/>
          <w:lang w:val="en-CA"/>
        </w:rPr>
        <w:t>)</w:t>
      </w:r>
      <w:r w:rsidRPr="00681638">
        <w:rPr>
          <w:rFonts w:ascii="Times New Roman" w:hAnsi="Times New Roman" w:cs="Times New Roman"/>
          <w:sz w:val="18"/>
          <w:szCs w:val="18"/>
          <w:lang w:val="en-CA"/>
        </w:rPr>
        <w:t>, online: &lt;</w:t>
      </w:r>
      <w:hyperlink r:id="rId127" w:history="1">
        <w:r w:rsidRPr="00681638">
          <w:rPr>
            <w:rStyle w:val="Hyperlink"/>
            <w:rFonts w:ascii="Times New Roman" w:hAnsi="Times New Roman" w:cs="Times New Roman"/>
            <w:sz w:val="18"/>
            <w:szCs w:val="18"/>
            <w:lang w:val="en-CA"/>
          </w:rPr>
          <w:t>https://ccrweb.ca/sites/ccrweb.ca/files/covid_inland_claims_notice_en.pdf</w:t>
        </w:r>
      </w:hyperlink>
      <w:r w:rsidRPr="00681638">
        <w:rPr>
          <w:rFonts w:ascii="Times New Roman" w:hAnsi="Times New Roman" w:cs="Times New Roman"/>
          <w:sz w:val="18"/>
          <w:szCs w:val="18"/>
          <w:lang w:val="en-CA"/>
        </w:rPr>
        <w:t>&gt;</w:t>
      </w:r>
      <w:r w:rsidR="008719F8" w:rsidRPr="00681638">
        <w:rPr>
          <w:rFonts w:ascii="Times New Roman" w:hAnsi="Times New Roman" w:cs="Times New Roman"/>
          <w:sz w:val="18"/>
          <w:szCs w:val="18"/>
          <w:lang w:val="en-C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A4C1C"/>
    <w:multiLevelType w:val="hybridMultilevel"/>
    <w:tmpl w:val="FFFFFFFF"/>
    <w:lvl w:ilvl="0" w:tplc="41140A32">
      <w:start w:val="1"/>
      <w:numFmt w:val="bullet"/>
      <w:lvlText w:val=""/>
      <w:lvlJc w:val="left"/>
      <w:pPr>
        <w:ind w:left="720" w:hanging="360"/>
      </w:pPr>
      <w:rPr>
        <w:rFonts w:ascii="Symbol" w:hAnsi="Symbol" w:hint="default"/>
      </w:rPr>
    </w:lvl>
    <w:lvl w:ilvl="1" w:tplc="75E429F4">
      <w:start w:val="1"/>
      <w:numFmt w:val="bullet"/>
      <w:lvlText w:val="o"/>
      <w:lvlJc w:val="left"/>
      <w:pPr>
        <w:ind w:left="1440" w:hanging="360"/>
      </w:pPr>
      <w:rPr>
        <w:rFonts w:ascii="Courier New" w:hAnsi="Courier New" w:hint="default"/>
      </w:rPr>
    </w:lvl>
    <w:lvl w:ilvl="2" w:tplc="E83CCC88">
      <w:start w:val="1"/>
      <w:numFmt w:val="bullet"/>
      <w:lvlText w:val=""/>
      <w:lvlJc w:val="left"/>
      <w:pPr>
        <w:ind w:left="2160" w:hanging="360"/>
      </w:pPr>
      <w:rPr>
        <w:rFonts w:ascii="Wingdings" w:hAnsi="Wingdings" w:hint="default"/>
      </w:rPr>
    </w:lvl>
    <w:lvl w:ilvl="3" w:tplc="3CFE60D4">
      <w:start w:val="1"/>
      <w:numFmt w:val="bullet"/>
      <w:lvlText w:val=""/>
      <w:lvlJc w:val="left"/>
      <w:pPr>
        <w:ind w:left="2880" w:hanging="360"/>
      </w:pPr>
      <w:rPr>
        <w:rFonts w:ascii="Symbol" w:hAnsi="Symbol" w:hint="default"/>
      </w:rPr>
    </w:lvl>
    <w:lvl w:ilvl="4" w:tplc="17241822">
      <w:start w:val="1"/>
      <w:numFmt w:val="bullet"/>
      <w:lvlText w:val="o"/>
      <w:lvlJc w:val="left"/>
      <w:pPr>
        <w:ind w:left="3600" w:hanging="360"/>
      </w:pPr>
      <w:rPr>
        <w:rFonts w:ascii="Courier New" w:hAnsi="Courier New" w:hint="default"/>
      </w:rPr>
    </w:lvl>
    <w:lvl w:ilvl="5" w:tplc="4210BA10">
      <w:start w:val="1"/>
      <w:numFmt w:val="bullet"/>
      <w:lvlText w:val=""/>
      <w:lvlJc w:val="left"/>
      <w:pPr>
        <w:ind w:left="4320" w:hanging="360"/>
      </w:pPr>
      <w:rPr>
        <w:rFonts w:ascii="Wingdings" w:hAnsi="Wingdings" w:hint="default"/>
      </w:rPr>
    </w:lvl>
    <w:lvl w:ilvl="6" w:tplc="773481B6">
      <w:start w:val="1"/>
      <w:numFmt w:val="bullet"/>
      <w:lvlText w:val=""/>
      <w:lvlJc w:val="left"/>
      <w:pPr>
        <w:ind w:left="5040" w:hanging="360"/>
      </w:pPr>
      <w:rPr>
        <w:rFonts w:ascii="Symbol" w:hAnsi="Symbol" w:hint="default"/>
      </w:rPr>
    </w:lvl>
    <w:lvl w:ilvl="7" w:tplc="91669AC2">
      <w:start w:val="1"/>
      <w:numFmt w:val="bullet"/>
      <w:lvlText w:val="o"/>
      <w:lvlJc w:val="left"/>
      <w:pPr>
        <w:ind w:left="5760" w:hanging="360"/>
      </w:pPr>
      <w:rPr>
        <w:rFonts w:ascii="Courier New" w:hAnsi="Courier New" w:hint="default"/>
      </w:rPr>
    </w:lvl>
    <w:lvl w:ilvl="8" w:tplc="AD12FAE8">
      <w:start w:val="1"/>
      <w:numFmt w:val="bullet"/>
      <w:lvlText w:val=""/>
      <w:lvlJc w:val="left"/>
      <w:pPr>
        <w:ind w:left="6480" w:hanging="360"/>
      </w:pPr>
      <w:rPr>
        <w:rFonts w:ascii="Wingdings" w:hAnsi="Wingdings" w:hint="default"/>
      </w:rPr>
    </w:lvl>
  </w:abstractNum>
  <w:abstractNum w:abstractNumId="1" w15:restartNumberingAfterBreak="0">
    <w:nsid w:val="086A6FFB"/>
    <w:multiLevelType w:val="hybridMultilevel"/>
    <w:tmpl w:val="86B654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940F94"/>
    <w:multiLevelType w:val="hybridMultilevel"/>
    <w:tmpl w:val="BF24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624D9F"/>
    <w:multiLevelType w:val="hybridMultilevel"/>
    <w:tmpl w:val="FFFFFFFF"/>
    <w:lvl w:ilvl="0" w:tplc="165C1B42">
      <w:start w:val="1"/>
      <w:numFmt w:val="bullet"/>
      <w:lvlText w:val=""/>
      <w:lvlJc w:val="left"/>
      <w:pPr>
        <w:ind w:left="720" w:hanging="360"/>
      </w:pPr>
      <w:rPr>
        <w:rFonts w:ascii="Symbol" w:hAnsi="Symbol" w:hint="default"/>
      </w:rPr>
    </w:lvl>
    <w:lvl w:ilvl="1" w:tplc="F5241ED8">
      <w:start w:val="1"/>
      <w:numFmt w:val="bullet"/>
      <w:lvlText w:val="o"/>
      <w:lvlJc w:val="left"/>
      <w:pPr>
        <w:ind w:left="1440" w:hanging="360"/>
      </w:pPr>
      <w:rPr>
        <w:rFonts w:ascii="Courier New" w:hAnsi="Courier New" w:hint="default"/>
      </w:rPr>
    </w:lvl>
    <w:lvl w:ilvl="2" w:tplc="BCAC9D50">
      <w:start w:val="1"/>
      <w:numFmt w:val="bullet"/>
      <w:lvlText w:val=""/>
      <w:lvlJc w:val="left"/>
      <w:pPr>
        <w:ind w:left="2160" w:hanging="360"/>
      </w:pPr>
      <w:rPr>
        <w:rFonts w:ascii="Wingdings" w:hAnsi="Wingdings" w:hint="default"/>
      </w:rPr>
    </w:lvl>
    <w:lvl w:ilvl="3" w:tplc="7A56C518">
      <w:start w:val="1"/>
      <w:numFmt w:val="bullet"/>
      <w:lvlText w:val=""/>
      <w:lvlJc w:val="left"/>
      <w:pPr>
        <w:ind w:left="2880" w:hanging="360"/>
      </w:pPr>
      <w:rPr>
        <w:rFonts w:ascii="Symbol" w:hAnsi="Symbol" w:hint="default"/>
      </w:rPr>
    </w:lvl>
    <w:lvl w:ilvl="4" w:tplc="DC543B3E">
      <w:start w:val="1"/>
      <w:numFmt w:val="bullet"/>
      <w:lvlText w:val="o"/>
      <w:lvlJc w:val="left"/>
      <w:pPr>
        <w:ind w:left="3600" w:hanging="360"/>
      </w:pPr>
      <w:rPr>
        <w:rFonts w:ascii="Courier New" w:hAnsi="Courier New" w:hint="default"/>
      </w:rPr>
    </w:lvl>
    <w:lvl w:ilvl="5" w:tplc="282A356A">
      <w:start w:val="1"/>
      <w:numFmt w:val="bullet"/>
      <w:lvlText w:val=""/>
      <w:lvlJc w:val="left"/>
      <w:pPr>
        <w:ind w:left="4320" w:hanging="360"/>
      </w:pPr>
      <w:rPr>
        <w:rFonts w:ascii="Wingdings" w:hAnsi="Wingdings" w:hint="default"/>
      </w:rPr>
    </w:lvl>
    <w:lvl w:ilvl="6" w:tplc="8726589C">
      <w:start w:val="1"/>
      <w:numFmt w:val="bullet"/>
      <w:lvlText w:val=""/>
      <w:lvlJc w:val="left"/>
      <w:pPr>
        <w:ind w:left="5040" w:hanging="360"/>
      </w:pPr>
      <w:rPr>
        <w:rFonts w:ascii="Symbol" w:hAnsi="Symbol" w:hint="default"/>
      </w:rPr>
    </w:lvl>
    <w:lvl w:ilvl="7" w:tplc="EE864CEC">
      <w:start w:val="1"/>
      <w:numFmt w:val="bullet"/>
      <w:lvlText w:val="o"/>
      <w:lvlJc w:val="left"/>
      <w:pPr>
        <w:ind w:left="5760" w:hanging="360"/>
      </w:pPr>
      <w:rPr>
        <w:rFonts w:ascii="Courier New" w:hAnsi="Courier New" w:hint="default"/>
      </w:rPr>
    </w:lvl>
    <w:lvl w:ilvl="8" w:tplc="88F46E64">
      <w:start w:val="1"/>
      <w:numFmt w:val="bullet"/>
      <w:lvlText w:val=""/>
      <w:lvlJc w:val="left"/>
      <w:pPr>
        <w:ind w:left="6480" w:hanging="360"/>
      </w:pPr>
      <w:rPr>
        <w:rFonts w:ascii="Wingdings" w:hAnsi="Wingdings" w:hint="default"/>
      </w:rPr>
    </w:lvl>
  </w:abstractNum>
  <w:abstractNum w:abstractNumId="4" w15:restartNumberingAfterBreak="0">
    <w:nsid w:val="214B6A44"/>
    <w:multiLevelType w:val="hybridMultilevel"/>
    <w:tmpl w:val="192C146C"/>
    <w:lvl w:ilvl="0" w:tplc="CF2E8F1A">
      <w:start w:val="1"/>
      <w:numFmt w:val="bullet"/>
      <w:lvlText w:val=""/>
      <w:lvlJc w:val="left"/>
      <w:pPr>
        <w:ind w:left="720" w:hanging="360"/>
      </w:pPr>
      <w:rPr>
        <w:rFonts w:ascii="Symbol" w:hAnsi="Symbol" w:hint="default"/>
      </w:rPr>
    </w:lvl>
    <w:lvl w:ilvl="1" w:tplc="4BC0685A">
      <w:start w:val="1"/>
      <w:numFmt w:val="bullet"/>
      <w:lvlText w:val="o"/>
      <w:lvlJc w:val="left"/>
      <w:pPr>
        <w:ind w:left="1440" w:hanging="360"/>
      </w:pPr>
      <w:rPr>
        <w:rFonts w:ascii="Courier New" w:hAnsi="Courier New" w:hint="default"/>
      </w:rPr>
    </w:lvl>
    <w:lvl w:ilvl="2" w:tplc="DBFCFA2A">
      <w:start w:val="1"/>
      <w:numFmt w:val="bullet"/>
      <w:lvlText w:val=""/>
      <w:lvlJc w:val="left"/>
      <w:pPr>
        <w:ind w:left="2160" w:hanging="360"/>
      </w:pPr>
      <w:rPr>
        <w:rFonts w:ascii="Wingdings" w:hAnsi="Wingdings" w:hint="default"/>
      </w:rPr>
    </w:lvl>
    <w:lvl w:ilvl="3" w:tplc="CA7457FE">
      <w:start w:val="1"/>
      <w:numFmt w:val="bullet"/>
      <w:lvlText w:val=""/>
      <w:lvlJc w:val="left"/>
      <w:pPr>
        <w:ind w:left="2880" w:hanging="360"/>
      </w:pPr>
      <w:rPr>
        <w:rFonts w:ascii="Symbol" w:hAnsi="Symbol" w:hint="default"/>
      </w:rPr>
    </w:lvl>
    <w:lvl w:ilvl="4" w:tplc="28D62146">
      <w:start w:val="1"/>
      <w:numFmt w:val="bullet"/>
      <w:lvlText w:val="o"/>
      <w:lvlJc w:val="left"/>
      <w:pPr>
        <w:ind w:left="3600" w:hanging="360"/>
      </w:pPr>
      <w:rPr>
        <w:rFonts w:ascii="Courier New" w:hAnsi="Courier New" w:hint="default"/>
      </w:rPr>
    </w:lvl>
    <w:lvl w:ilvl="5" w:tplc="E84AE63E">
      <w:start w:val="1"/>
      <w:numFmt w:val="bullet"/>
      <w:lvlText w:val=""/>
      <w:lvlJc w:val="left"/>
      <w:pPr>
        <w:ind w:left="4320" w:hanging="360"/>
      </w:pPr>
      <w:rPr>
        <w:rFonts w:ascii="Wingdings" w:hAnsi="Wingdings" w:hint="default"/>
      </w:rPr>
    </w:lvl>
    <w:lvl w:ilvl="6" w:tplc="9370B632">
      <w:start w:val="1"/>
      <w:numFmt w:val="bullet"/>
      <w:lvlText w:val=""/>
      <w:lvlJc w:val="left"/>
      <w:pPr>
        <w:ind w:left="5040" w:hanging="360"/>
      </w:pPr>
      <w:rPr>
        <w:rFonts w:ascii="Symbol" w:hAnsi="Symbol" w:hint="default"/>
      </w:rPr>
    </w:lvl>
    <w:lvl w:ilvl="7" w:tplc="161464BC">
      <w:start w:val="1"/>
      <w:numFmt w:val="bullet"/>
      <w:lvlText w:val="o"/>
      <w:lvlJc w:val="left"/>
      <w:pPr>
        <w:ind w:left="5760" w:hanging="360"/>
      </w:pPr>
      <w:rPr>
        <w:rFonts w:ascii="Courier New" w:hAnsi="Courier New" w:hint="default"/>
      </w:rPr>
    </w:lvl>
    <w:lvl w:ilvl="8" w:tplc="02304F12">
      <w:start w:val="1"/>
      <w:numFmt w:val="bullet"/>
      <w:lvlText w:val=""/>
      <w:lvlJc w:val="left"/>
      <w:pPr>
        <w:ind w:left="6480" w:hanging="360"/>
      </w:pPr>
      <w:rPr>
        <w:rFonts w:ascii="Wingdings" w:hAnsi="Wingdings" w:hint="default"/>
      </w:rPr>
    </w:lvl>
  </w:abstractNum>
  <w:abstractNum w:abstractNumId="5" w15:restartNumberingAfterBreak="0">
    <w:nsid w:val="24127AD5"/>
    <w:multiLevelType w:val="hybridMultilevel"/>
    <w:tmpl w:val="FFFFFFFF"/>
    <w:lvl w:ilvl="0" w:tplc="22D4884E">
      <w:start w:val="1"/>
      <w:numFmt w:val="bullet"/>
      <w:lvlText w:val=""/>
      <w:lvlJc w:val="left"/>
      <w:pPr>
        <w:ind w:left="720" w:hanging="360"/>
      </w:pPr>
      <w:rPr>
        <w:rFonts w:ascii="Symbol" w:hAnsi="Symbol" w:hint="default"/>
      </w:rPr>
    </w:lvl>
    <w:lvl w:ilvl="1" w:tplc="AFA605D4">
      <w:start w:val="1"/>
      <w:numFmt w:val="bullet"/>
      <w:lvlText w:val="o"/>
      <w:lvlJc w:val="left"/>
      <w:pPr>
        <w:ind w:left="1440" w:hanging="360"/>
      </w:pPr>
      <w:rPr>
        <w:rFonts w:ascii="Courier New" w:hAnsi="Courier New" w:hint="default"/>
      </w:rPr>
    </w:lvl>
    <w:lvl w:ilvl="2" w:tplc="D3B67CC6">
      <w:start w:val="1"/>
      <w:numFmt w:val="bullet"/>
      <w:lvlText w:val=""/>
      <w:lvlJc w:val="left"/>
      <w:pPr>
        <w:ind w:left="2160" w:hanging="360"/>
      </w:pPr>
      <w:rPr>
        <w:rFonts w:ascii="Wingdings" w:hAnsi="Wingdings" w:hint="default"/>
      </w:rPr>
    </w:lvl>
    <w:lvl w:ilvl="3" w:tplc="2BDA91C4">
      <w:start w:val="1"/>
      <w:numFmt w:val="bullet"/>
      <w:lvlText w:val=""/>
      <w:lvlJc w:val="left"/>
      <w:pPr>
        <w:ind w:left="2880" w:hanging="360"/>
      </w:pPr>
      <w:rPr>
        <w:rFonts w:ascii="Symbol" w:hAnsi="Symbol" w:hint="default"/>
      </w:rPr>
    </w:lvl>
    <w:lvl w:ilvl="4" w:tplc="759EB1D2">
      <w:start w:val="1"/>
      <w:numFmt w:val="bullet"/>
      <w:lvlText w:val="o"/>
      <w:lvlJc w:val="left"/>
      <w:pPr>
        <w:ind w:left="3600" w:hanging="360"/>
      </w:pPr>
      <w:rPr>
        <w:rFonts w:ascii="Courier New" w:hAnsi="Courier New" w:hint="default"/>
      </w:rPr>
    </w:lvl>
    <w:lvl w:ilvl="5" w:tplc="713CAD28">
      <w:start w:val="1"/>
      <w:numFmt w:val="bullet"/>
      <w:lvlText w:val=""/>
      <w:lvlJc w:val="left"/>
      <w:pPr>
        <w:ind w:left="4320" w:hanging="360"/>
      </w:pPr>
      <w:rPr>
        <w:rFonts w:ascii="Wingdings" w:hAnsi="Wingdings" w:hint="default"/>
      </w:rPr>
    </w:lvl>
    <w:lvl w:ilvl="6" w:tplc="5B6E1708">
      <w:start w:val="1"/>
      <w:numFmt w:val="bullet"/>
      <w:lvlText w:val=""/>
      <w:lvlJc w:val="left"/>
      <w:pPr>
        <w:ind w:left="5040" w:hanging="360"/>
      </w:pPr>
      <w:rPr>
        <w:rFonts w:ascii="Symbol" w:hAnsi="Symbol" w:hint="default"/>
      </w:rPr>
    </w:lvl>
    <w:lvl w:ilvl="7" w:tplc="FB0CAFD2">
      <w:start w:val="1"/>
      <w:numFmt w:val="bullet"/>
      <w:lvlText w:val="o"/>
      <w:lvlJc w:val="left"/>
      <w:pPr>
        <w:ind w:left="5760" w:hanging="360"/>
      </w:pPr>
      <w:rPr>
        <w:rFonts w:ascii="Courier New" w:hAnsi="Courier New" w:hint="default"/>
      </w:rPr>
    </w:lvl>
    <w:lvl w:ilvl="8" w:tplc="AB8211B8">
      <w:start w:val="1"/>
      <w:numFmt w:val="bullet"/>
      <w:lvlText w:val=""/>
      <w:lvlJc w:val="left"/>
      <w:pPr>
        <w:ind w:left="6480" w:hanging="360"/>
      </w:pPr>
      <w:rPr>
        <w:rFonts w:ascii="Wingdings" w:hAnsi="Wingdings" w:hint="default"/>
      </w:rPr>
    </w:lvl>
  </w:abstractNum>
  <w:abstractNum w:abstractNumId="6" w15:restartNumberingAfterBreak="0">
    <w:nsid w:val="2BEE167D"/>
    <w:multiLevelType w:val="hybridMultilevel"/>
    <w:tmpl w:val="CB003EEA"/>
    <w:lvl w:ilvl="0" w:tplc="41140A3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7124E9"/>
    <w:multiLevelType w:val="hybridMultilevel"/>
    <w:tmpl w:val="699034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DFE73F6"/>
    <w:multiLevelType w:val="hybridMultilevel"/>
    <w:tmpl w:val="FFFFFFFF"/>
    <w:lvl w:ilvl="0" w:tplc="0516A052">
      <w:start w:val="1"/>
      <w:numFmt w:val="decimal"/>
      <w:lvlText w:val="%1."/>
      <w:lvlJc w:val="left"/>
      <w:pPr>
        <w:ind w:left="720" w:hanging="360"/>
      </w:pPr>
    </w:lvl>
    <w:lvl w:ilvl="1" w:tplc="FF8C6D2E">
      <w:start w:val="1"/>
      <w:numFmt w:val="lowerLetter"/>
      <w:lvlText w:val="%2."/>
      <w:lvlJc w:val="left"/>
      <w:pPr>
        <w:ind w:left="1440" w:hanging="360"/>
      </w:pPr>
    </w:lvl>
    <w:lvl w:ilvl="2" w:tplc="F0BE4A4C">
      <w:start w:val="1"/>
      <w:numFmt w:val="lowerRoman"/>
      <w:lvlText w:val="%3."/>
      <w:lvlJc w:val="right"/>
      <w:pPr>
        <w:ind w:left="2160" w:hanging="180"/>
      </w:pPr>
    </w:lvl>
    <w:lvl w:ilvl="3" w:tplc="AEAEE9CA">
      <w:start w:val="1"/>
      <w:numFmt w:val="decimal"/>
      <w:lvlText w:val="%4."/>
      <w:lvlJc w:val="left"/>
      <w:pPr>
        <w:ind w:left="2880" w:hanging="360"/>
      </w:pPr>
    </w:lvl>
    <w:lvl w:ilvl="4" w:tplc="AC6A07AC">
      <w:start w:val="1"/>
      <w:numFmt w:val="lowerLetter"/>
      <w:lvlText w:val="%5."/>
      <w:lvlJc w:val="left"/>
      <w:pPr>
        <w:ind w:left="3600" w:hanging="360"/>
      </w:pPr>
    </w:lvl>
    <w:lvl w:ilvl="5" w:tplc="ABD6E0B0">
      <w:start w:val="1"/>
      <w:numFmt w:val="lowerRoman"/>
      <w:lvlText w:val="%6."/>
      <w:lvlJc w:val="right"/>
      <w:pPr>
        <w:ind w:left="4320" w:hanging="180"/>
      </w:pPr>
    </w:lvl>
    <w:lvl w:ilvl="6" w:tplc="4C9ECF74">
      <w:start w:val="1"/>
      <w:numFmt w:val="decimal"/>
      <w:lvlText w:val="%7."/>
      <w:lvlJc w:val="left"/>
      <w:pPr>
        <w:ind w:left="5040" w:hanging="360"/>
      </w:pPr>
    </w:lvl>
    <w:lvl w:ilvl="7" w:tplc="14DEEE58">
      <w:start w:val="1"/>
      <w:numFmt w:val="lowerLetter"/>
      <w:lvlText w:val="%8."/>
      <w:lvlJc w:val="left"/>
      <w:pPr>
        <w:ind w:left="5760" w:hanging="360"/>
      </w:pPr>
    </w:lvl>
    <w:lvl w:ilvl="8" w:tplc="6CDA5DEC">
      <w:start w:val="1"/>
      <w:numFmt w:val="lowerRoman"/>
      <w:lvlText w:val="%9."/>
      <w:lvlJc w:val="right"/>
      <w:pPr>
        <w:ind w:left="6480" w:hanging="180"/>
      </w:pPr>
    </w:lvl>
  </w:abstractNum>
  <w:abstractNum w:abstractNumId="9" w15:restartNumberingAfterBreak="0">
    <w:nsid w:val="55F30887"/>
    <w:multiLevelType w:val="hybridMultilevel"/>
    <w:tmpl w:val="FFFFFFFF"/>
    <w:lvl w:ilvl="0" w:tplc="99E2EADA">
      <w:start w:val="1"/>
      <w:numFmt w:val="bullet"/>
      <w:lvlText w:val=""/>
      <w:lvlJc w:val="left"/>
      <w:pPr>
        <w:ind w:left="720" w:hanging="360"/>
      </w:pPr>
      <w:rPr>
        <w:rFonts w:ascii="Symbol" w:hAnsi="Symbol" w:hint="default"/>
      </w:rPr>
    </w:lvl>
    <w:lvl w:ilvl="1" w:tplc="436855AE">
      <w:start w:val="1"/>
      <w:numFmt w:val="bullet"/>
      <w:lvlText w:val="o"/>
      <w:lvlJc w:val="left"/>
      <w:pPr>
        <w:ind w:left="1440" w:hanging="360"/>
      </w:pPr>
      <w:rPr>
        <w:rFonts w:ascii="Courier New" w:hAnsi="Courier New" w:hint="default"/>
      </w:rPr>
    </w:lvl>
    <w:lvl w:ilvl="2" w:tplc="5C3CCB7C">
      <w:start w:val="1"/>
      <w:numFmt w:val="bullet"/>
      <w:lvlText w:val=""/>
      <w:lvlJc w:val="left"/>
      <w:pPr>
        <w:ind w:left="2160" w:hanging="360"/>
      </w:pPr>
      <w:rPr>
        <w:rFonts w:ascii="Wingdings" w:hAnsi="Wingdings" w:hint="default"/>
      </w:rPr>
    </w:lvl>
    <w:lvl w:ilvl="3" w:tplc="08841B2A">
      <w:start w:val="1"/>
      <w:numFmt w:val="bullet"/>
      <w:lvlText w:val=""/>
      <w:lvlJc w:val="left"/>
      <w:pPr>
        <w:ind w:left="2880" w:hanging="360"/>
      </w:pPr>
      <w:rPr>
        <w:rFonts w:ascii="Symbol" w:hAnsi="Symbol" w:hint="default"/>
      </w:rPr>
    </w:lvl>
    <w:lvl w:ilvl="4" w:tplc="68D2AFA6">
      <w:start w:val="1"/>
      <w:numFmt w:val="bullet"/>
      <w:lvlText w:val="o"/>
      <w:lvlJc w:val="left"/>
      <w:pPr>
        <w:ind w:left="3600" w:hanging="360"/>
      </w:pPr>
      <w:rPr>
        <w:rFonts w:ascii="Courier New" w:hAnsi="Courier New" w:hint="default"/>
      </w:rPr>
    </w:lvl>
    <w:lvl w:ilvl="5" w:tplc="EB42CA86">
      <w:start w:val="1"/>
      <w:numFmt w:val="bullet"/>
      <w:lvlText w:val=""/>
      <w:lvlJc w:val="left"/>
      <w:pPr>
        <w:ind w:left="4320" w:hanging="360"/>
      </w:pPr>
      <w:rPr>
        <w:rFonts w:ascii="Wingdings" w:hAnsi="Wingdings" w:hint="default"/>
      </w:rPr>
    </w:lvl>
    <w:lvl w:ilvl="6" w:tplc="325A0B62">
      <w:start w:val="1"/>
      <w:numFmt w:val="bullet"/>
      <w:lvlText w:val=""/>
      <w:lvlJc w:val="left"/>
      <w:pPr>
        <w:ind w:left="5040" w:hanging="360"/>
      </w:pPr>
      <w:rPr>
        <w:rFonts w:ascii="Symbol" w:hAnsi="Symbol" w:hint="default"/>
      </w:rPr>
    </w:lvl>
    <w:lvl w:ilvl="7" w:tplc="F5CC4EF0">
      <w:start w:val="1"/>
      <w:numFmt w:val="bullet"/>
      <w:lvlText w:val="o"/>
      <w:lvlJc w:val="left"/>
      <w:pPr>
        <w:ind w:left="5760" w:hanging="360"/>
      </w:pPr>
      <w:rPr>
        <w:rFonts w:ascii="Courier New" w:hAnsi="Courier New" w:hint="default"/>
      </w:rPr>
    </w:lvl>
    <w:lvl w:ilvl="8" w:tplc="C68C9AB2">
      <w:start w:val="1"/>
      <w:numFmt w:val="bullet"/>
      <w:lvlText w:val=""/>
      <w:lvlJc w:val="left"/>
      <w:pPr>
        <w:ind w:left="6480" w:hanging="360"/>
      </w:pPr>
      <w:rPr>
        <w:rFonts w:ascii="Wingdings" w:hAnsi="Wingdings" w:hint="default"/>
      </w:rPr>
    </w:lvl>
  </w:abstractNum>
  <w:abstractNum w:abstractNumId="10" w15:restartNumberingAfterBreak="0">
    <w:nsid w:val="585201F8"/>
    <w:multiLevelType w:val="hybridMultilevel"/>
    <w:tmpl w:val="74AA08BA"/>
    <w:lvl w:ilvl="0" w:tplc="41140A3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833B5A"/>
    <w:multiLevelType w:val="hybridMultilevel"/>
    <w:tmpl w:val="FFFFFFFF"/>
    <w:lvl w:ilvl="0" w:tplc="35D23E3A">
      <w:start w:val="1"/>
      <w:numFmt w:val="bullet"/>
      <w:lvlText w:val=""/>
      <w:lvlJc w:val="left"/>
      <w:pPr>
        <w:ind w:left="720" w:hanging="360"/>
      </w:pPr>
      <w:rPr>
        <w:rFonts w:ascii="Symbol" w:hAnsi="Symbol" w:hint="default"/>
      </w:rPr>
    </w:lvl>
    <w:lvl w:ilvl="1" w:tplc="8A0ECCCE">
      <w:start w:val="1"/>
      <w:numFmt w:val="bullet"/>
      <w:lvlText w:val=""/>
      <w:lvlJc w:val="left"/>
      <w:pPr>
        <w:ind w:left="1440" w:hanging="360"/>
      </w:pPr>
      <w:rPr>
        <w:rFonts w:ascii="Symbol" w:hAnsi="Symbol" w:hint="default"/>
      </w:rPr>
    </w:lvl>
    <w:lvl w:ilvl="2" w:tplc="9E083B4C">
      <w:start w:val="1"/>
      <w:numFmt w:val="bullet"/>
      <w:lvlText w:val=""/>
      <w:lvlJc w:val="left"/>
      <w:pPr>
        <w:ind w:left="2160" w:hanging="360"/>
      </w:pPr>
      <w:rPr>
        <w:rFonts w:ascii="Wingdings" w:hAnsi="Wingdings" w:hint="default"/>
      </w:rPr>
    </w:lvl>
    <w:lvl w:ilvl="3" w:tplc="55AC0C6C">
      <w:start w:val="1"/>
      <w:numFmt w:val="bullet"/>
      <w:lvlText w:val=""/>
      <w:lvlJc w:val="left"/>
      <w:pPr>
        <w:ind w:left="2880" w:hanging="360"/>
      </w:pPr>
      <w:rPr>
        <w:rFonts w:ascii="Symbol" w:hAnsi="Symbol" w:hint="default"/>
      </w:rPr>
    </w:lvl>
    <w:lvl w:ilvl="4" w:tplc="CD2CBA82">
      <w:start w:val="1"/>
      <w:numFmt w:val="bullet"/>
      <w:lvlText w:val="o"/>
      <w:lvlJc w:val="left"/>
      <w:pPr>
        <w:ind w:left="3600" w:hanging="360"/>
      </w:pPr>
      <w:rPr>
        <w:rFonts w:ascii="Courier New" w:hAnsi="Courier New" w:hint="default"/>
      </w:rPr>
    </w:lvl>
    <w:lvl w:ilvl="5" w:tplc="A3DEF1E6">
      <w:start w:val="1"/>
      <w:numFmt w:val="bullet"/>
      <w:lvlText w:val=""/>
      <w:lvlJc w:val="left"/>
      <w:pPr>
        <w:ind w:left="4320" w:hanging="360"/>
      </w:pPr>
      <w:rPr>
        <w:rFonts w:ascii="Wingdings" w:hAnsi="Wingdings" w:hint="default"/>
      </w:rPr>
    </w:lvl>
    <w:lvl w:ilvl="6" w:tplc="CDFE17AA">
      <w:start w:val="1"/>
      <w:numFmt w:val="bullet"/>
      <w:lvlText w:val=""/>
      <w:lvlJc w:val="left"/>
      <w:pPr>
        <w:ind w:left="5040" w:hanging="360"/>
      </w:pPr>
      <w:rPr>
        <w:rFonts w:ascii="Symbol" w:hAnsi="Symbol" w:hint="default"/>
      </w:rPr>
    </w:lvl>
    <w:lvl w:ilvl="7" w:tplc="4112A5E0">
      <w:start w:val="1"/>
      <w:numFmt w:val="bullet"/>
      <w:lvlText w:val="o"/>
      <w:lvlJc w:val="left"/>
      <w:pPr>
        <w:ind w:left="5760" w:hanging="360"/>
      </w:pPr>
      <w:rPr>
        <w:rFonts w:ascii="Courier New" w:hAnsi="Courier New" w:hint="default"/>
      </w:rPr>
    </w:lvl>
    <w:lvl w:ilvl="8" w:tplc="1E983864">
      <w:start w:val="1"/>
      <w:numFmt w:val="bullet"/>
      <w:lvlText w:val=""/>
      <w:lvlJc w:val="left"/>
      <w:pPr>
        <w:ind w:left="6480" w:hanging="360"/>
      </w:pPr>
      <w:rPr>
        <w:rFonts w:ascii="Wingdings" w:hAnsi="Wingdings" w:hint="default"/>
      </w:rPr>
    </w:lvl>
  </w:abstractNum>
  <w:abstractNum w:abstractNumId="12" w15:restartNumberingAfterBreak="0">
    <w:nsid w:val="60D87F6B"/>
    <w:multiLevelType w:val="hybridMultilevel"/>
    <w:tmpl w:val="FFFFFFFF"/>
    <w:lvl w:ilvl="0" w:tplc="F2AA1F36">
      <w:start w:val="1"/>
      <w:numFmt w:val="bullet"/>
      <w:lvlText w:val=""/>
      <w:lvlJc w:val="left"/>
      <w:pPr>
        <w:ind w:left="720" w:hanging="360"/>
      </w:pPr>
      <w:rPr>
        <w:rFonts w:ascii="Symbol" w:hAnsi="Symbol" w:hint="default"/>
      </w:rPr>
    </w:lvl>
    <w:lvl w:ilvl="1" w:tplc="A55A2138">
      <w:start w:val="1"/>
      <w:numFmt w:val="bullet"/>
      <w:lvlText w:val=""/>
      <w:lvlJc w:val="left"/>
      <w:pPr>
        <w:ind w:left="1440" w:hanging="360"/>
      </w:pPr>
      <w:rPr>
        <w:rFonts w:ascii="Symbol" w:hAnsi="Symbol" w:hint="default"/>
      </w:rPr>
    </w:lvl>
    <w:lvl w:ilvl="2" w:tplc="B906B91E">
      <w:start w:val="1"/>
      <w:numFmt w:val="bullet"/>
      <w:lvlText w:val=""/>
      <w:lvlJc w:val="left"/>
      <w:pPr>
        <w:ind w:left="2160" w:hanging="360"/>
      </w:pPr>
      <w:rPr>
        <w:rFonts w:ascii="Wingdings" w:hAnsi="Wingdings" w:hint="default"/>
      </w:rPr>
    </w:lvl>
    <w:lvl w:ilvl="3" w:tplc="6C58E36C">
      <w:start w:val="1"/>
      <w:numFmt w:val="bullet"/>
      <w:lvlText w:val=""/>
      <w:lvlJc w:val="left"/>
      <w:pPr>
        <w:ind w:left="2880" w:hanging="360"/>
      </w:pPr>
      <w:rPr>
        <w:rFonts w:ascii="Symbol" w:hAnsi="Symbol" w:hint="default"/>
      </w:rPr>
    </w:lvl>
    <w:lvl w:ilvl="4" w:tplc="338CF742">
      <w:start w:val="1"/>
      <w:numFmt w:val="bullet"/>
      <w:lvlText w:val="o"/>
      <w:lvlJc w:val="left"/>
      <w:pPr>
        <w:ind w:left="3600" w:hanging="360"/>
      </w:pPr>
      <w:rPr>
        <w:rFonts w:ascii="Courier New" w:hAnsi="Courier New" w:hint="default"/>
      </w:rPr>
    </w:lvl>
    <w:lvl w:ilvl="5" w:tplc="2D928B9C">
      <w:start w:val="1"/>
      <w:numFmt w:val="bullet"/>
      <w:lvlText w:val=""/>
      <w:lvlJc w:val="left"/>
      <w:pPr>
        <w:ind w:left="4320" w:hanging="360"/>
      </w:pPr>
      <w:rPr>
        <w:rFonts w:ascii="Wingdings" w:hAnsi="Wingdings" w:hint="default"/>
      </w:rPr>
    </w:lvl>
    <w:lvl w:ilvl="6" w:tplc="64185C76">
      <w:start w:val="1"/>
      <w:numFmt w:val="bullet"/>
      <w:lvlText w:val=""/>
      <w:lvlJc w:val="left"/>
      <w:pPr>
        <w:ind w:left="5040" w:hanging="360"/>
      </w:pPr>
      <w:rPr>
        <w:rFonts w:ascii="Symbol" w:hAnsi="Symbol" w:hint="default"/>
      </w:rPr>
    </w:lvl>
    <w:lvl w:ilvl="7" w:tplc="B79EB780">
      <w:start w:val="1"/>
      <w:numFmt w:val="bullet"/>
      <w:lvlText w:val="o"/>
      <w:lvlJc w:val="left"/>
      <w:pPr>
        <w:ind w:left="5760" w:hanging="360"/>
      </w:pPr>
      <w:rPr>
        <w:rFonts w:ascii="Courier New" w:hAnsi="Courier New" w:hint="default"/>
      </w:rPr>
    </w:lvl>
    <w:lvl w:ilvl="8" w:tplc="5CE42D44">
      <w:start w:val="1"/>
      <w:numFmt w:val="bullet"/>
      <w:lvlText w:val=""/>
      <w:lvlJc w:val="left"/>
      <w:pPr>
        <w:ind w:left="6480" w:hanging="360"/>
      </w:pPr>
      <w:rPr>
        <w:rFonts w:ascii="Wingdings" w:hAnsi="Wingdings" w:hint="default"/>
      </w:rPr>
    </w:lvl>
  </w:abstractNum>
  <w:abstractNum w:abstractNumId="13" w15:restartNumberingAfterBreak="0">
    <w:nsid w:val="634A6763"/>
    <w:multiLevelType w:val="hybridMultilevel"/>
    <w:tmpl w:val="AE128DAA"/>
    <w:lvl w:ilvl="0" w:tplc="FFFFFFFF">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AF6F7C"/>
    <w:multiLevelType w:val="hybridMultilevel"/>
    <w:tmpl w:val="FFFFFFFF"/>
    <w:lvl w:ilvl="0" w:tplc="4EEAE722">
      <w:start w:val="1"/>
      <w:numFmt w:val="bullet"/>
      <w:lvlText w:val=""/>
      <w:lvlJc w:val="left"/>
      <w:pPr>
        <w:ind w:left="720" w:hanging="360"/>
      </w:pPr>
      <w:rPr>
        <w:rFonts w:ascii="Symbol" w:hAnsi="Symbol" w:hint="default"/>
      </w:rPr>
    </w:lvl>
    <w:lvl w:ilvl="1" w:tplc="9068705A">
      <w:start w:val="1"/>
      <w:numFmt w:val="bullet"/>
      <w:lvlText w:val=""/>
      <w:lvlJc w:val="left"/>
      <w:pPr>
        <w:ind w:left="1440" w:hanging="360"/>
      </w:pPr>
      <w:rPr>
        <w:rFonts w:ascii="Symbol" w:hAnsi="Symbol" w:hint="default"/>
      </w:rPr>
    </w:lvl>
    <w:lvl w:ilvl="2" w:tplc="C37020C6">
      <w:start w:val="1"/>
      <w:numFmt w:val="bullet"/>
      <w:lvlText w:val=""/>
      <w:lvlJc w:val="left"/>
      <w:pPr>
        <w:ind w:left="2160" w:hanging="360"/>
      </w:pPr>
      <w:rPr>
        <w:rFonts w:ascii="Wingdings" w:hAnsi="Wingdings" w:hint="default"/>
      </w:rPr>
    </w:lvl>
    <w:lvl w:ilvl="3" w:tplc="CDE45116">
      <w:start w:val="1"/>
      <w:numFmt w:val="bullet"/>
      <w:lvlText w:val=""/>
      <w:lvlJc w:val="left"/>
      <w:pPr>
        <w:ind w:left="2880" w:hanging="360"/>
      </w:pPr>
      <w:rPr>
        <w:rFonts w:ascii="Symbol" w:hAnsi="Symbol" w:hint="default"/>
      </w:rPr>
    </w:lvl>
    <w:lvl w:ilvl="4" w:tplc="33966CA4">
      <w:start w:val="1"/>
      <w:numFmt w:val="bullet"/>
      <w:lvlText w:val="o"/>
      <w:lvlJc w:val="left"/>
      <w:pPr>
        <w:ind w:left="3600" w:hanging="360"/>
      </w:pPr>
      <w:rPr>
        <w:rFonts w:ascii="Courier New" w:hAnsi="Courier New" w:hint="default"/>
      </w:rPr>
    </w:lvl>
    <w:lvl w:ilvl="5" w:tplc="3EB8A124">
      <w:start w:val="1"/>
      <w:numFmt w:val="bullet"/>
      <w:lvlText w:val=""/>
      <w:lvlJc w:val="left"/>
      <w:pPr>
        <w:ind w:left="4320" w:hanging="360"/>
      </w:pPr>
      <w:rPr>
        <w:rFonts w:ascii="Wingdings" w:hAnsi="Wingdings" w:hint="default"/>
      </w:rPr>
    </w:lvl>
    <w:lvl w:ilvl="6" w:tplc="702A9F94">
      <w:start w:val="1"/>
      <w:numFmt w:val="bullet"/>
      <w:lvlText w:val=""/>
      <w:lvlJc w:val="left"/>
      <w:pPr>
        <w:ind w:left="5040" w:hanging="360"/>
      </w:pPr>
      <w:rPr>
        <w:rFonts w:ascii="Symbol" w:hAnsi="Symbol" w:hint="default"/>
      </w:rPr>
    </w:lvl>
    <w:lvl w:ilvl="7" w:tplc="A18AC1FE">
      <w:start w:val="1"/>
      <w:numFmt w:val="bullet"/>
      <w:lvlText w:val="o"/>
      <w:lvlJc w:val="left"/>
      <w:pPr>
        <w:ind w:left="5760" w:hanging="360"/>
      </w:pPr>
      <w:rPr>
        <w:rFonts w:ascii="Courier New" w:hAnsi="Courier New" w:hint="default"/>
      </w:rPr>
    </w:lvl>
    <w:lvl w:ilvl="8" w:tplc="C1F0BFEE">
      <w:start w:val="1"/>
      <w:numFmt w:val="bullet"/>
      <w:lvlText w:val=""/>
      <w:lvlJc w:val="left"/>
      <w:pPr>
        <w:ind w:left="6480" w:hanging="360"/>
      </w:pPr>
      <w:rPr>
        <w:rFonts w:ascii="Wingdings" w:hAnsi="Wingdings" w:hint="default"/>
      </w:rPr>
    </w:lvl>
  </w:abstractNum>
  <w:abstractNum w:abstractNumId="15" w15:restartNumberingAfterBreak="0">
    <w:nsid w:val="6AC97A65"/>
    <w:multiLevelType w:val="hybridMultilevel"/>
    <w:tmpl w:val="FFFFFFFF"/>
    <w:lvl w:ilvl="0" w:tplc="9738CEC4">
      <w:start w:val="1"/>
      <w:numFmt w:val="bullet"/>
      <w:lvlText w:val="-"/>
      <w:lvlJc w:val="left"/>
      <w:pPr>
        <w:ind w:left="720" w:hanging="360"/>
      </w:pPr>
      <w:rPr>
        <w:rFonts w:ascii="Times New Roman" w:hAnsi="Times New Roman" w:hint="default"/>
      </w:rPr>
    </w:lvl>
    <w:lvl w:ilvl="1" w:tplc="B7FCC7C2">
      <w:start w:val="1"/>
      <w:numFmt w:val="bullet"/>
      <w:lvlText w:val="o"/>
      <w:lvlJc w:val="left"/>
      <w:pPr>
        <w:ind w:left="1440" w:hanging="360"/>
      </w:pPr>
      <w:rPr>
        <w:rFonts w:ascii="Courier New" w:hAnsi="Courier New" w:hint="default"/>
      </w:rPr>
    </w:lvl>
    <w:lvl w:ilvl="2" w:tplc="F17CD3D2">
      <w:start w:val="1"/>
      <w:numFmt w:val="bullet"/>
      <w:lvlText w:val=""/>
      <w:lvlJc w:val="left"/>
      <w:pPr>
        <w:ind w:left="2160" w:hanging="360"/>
      </w:pPr>
      <w:rPr>
        <w:rFonts w:ascii="Wingdings" w:hAnsi="Wingdings" w:hint="default"/>
      </w:rPr>
    </w:lvl>
    <w:lvl w:ilvl="3" w:tplc="B4ACAA86">
      <w:start w:val="1"/>
      <w:numFmt w:val="bullet"/>
      <w:lvlText w:val=""/>
      <w:lvlJc w:val="left"/>
      <w:pPr>
        <w:ind w:left="2880" w:hanging="360"/>
      </w:pPr>
      <w:rPr>
        <w:rFonts w:ascii="Symbol" w:hAnsi="Symbol" w:hint="default"/>
      </w:rPr>
    </w:lvl>
    <w:lvl w:ilvl="4" w:tplc="69A8C7B8">
      <w:start w:val="1"/>
      <w:numFmt w:val="bullet"/>
      <w:lvlText w:val="o"/>
      <w:lvlJc w:val="left"/>
      <w:pPr>
        <w:ind w:left="3600" w:hanging="360"/>
      </w:pPr>
      <w:rPr>
        <w:rFonts w:ascii="Courier New" w:hAnsi="Courier New" w:hint="default"/>
      </w:rPr>
    </w:lvl>
    <w:lvl w:ilvl="5" w:tplc="51524B58">
      <w:start w:val="1"/>
      <w:numFmt w:val="bullet"/>
      <w:lvlText w:val=""/>
      <w:lvlJc w:val="left"/>
      <w:pPr>
        <w:ind w:left="4320" w:hanging="360"/>
      </w:pPr>
      <w:rPr>
        <w:rFonts w:ascii="Wingdings" w:hAnsi="Wingdings" w:hint="default"/>
      </w:rPr>
    </w:lvl>
    <w:lvl w:ilvl="6" w:tplc="F710AC10">
      <w:start w:val="1"/>
      <w:numFmt w:val="bullet"/>
      <w:lvlText w:val=""/>
      <w:lvlJc w:val="left"/>
      <w:pPr>
        <w:ind w:left="5040" w:hanging="360"/>
      </w:pPr>
      <w:rPr>
        <w:rFonts w:ascii="Symbol" w:hAnsi="Symbol" w:hint="default"/>
      </w:rPr>
    </w:lvl>
    <w:lvl w:ilvl="7" w:tplc="6E542FA0">
      <w:start w:val="1"/>
      <w:numFmt w:val="bullet"/>
      <w:lvlText w:val="o"/>
      <w:lvlJc w:val="left"/>
      <w:pPr>
        <w:ind w:left="5760" w:hanging="360"/>
      </w:pPr>
      <w:rPr>
        <w:rFonts w:ascii="Courier New" w:hAnsi="Courier New" w:hint="default"/>
      </w:rPr>
    </w:lvl>
    <w:lvl w:ilvl="8" w:tplc="63F07F86">
      <w:start w:val="1"/>
      <w:numFmt w:val="bullet"/>
      <w:lvlText w:val=""/>
      <w:lvlJc w:val="left"/>
      <w:pPr>
        <w:ind w:left="6480" w:hanging="360"/>
      </w:pPr>
      <w:rPr>
        <w:rFonts w:ascii="Wingdings" w:hAnsi="Wingdings" w:hint="default"/>
      </w:rPr>
    </w:lvl>
  </w:abstractNum>
  <w:abstractNum w:abstractNumId="16" w15:restartNumberingAfterBreak="0">
    <w:nsid w:val="768A4BDC"/>
    <w:multiLevelType w:val="hybridMultilevel"/>
    <w:tmpl w:val="184A3E9C"/>
    <w:lvl w:ilvl="0" w:tplc="41140A32">
      <w:start w:val="1"/>
      <w:numFmt w:val="bullet"/>
      <w:lvlText w:val=""/>
      <w:lvlJc w:val="left"/>
      <w:pPr>
        <w:ind w:left="720" w:hanging="360"/>
      </w:pPr>
      <w:rPr>
        <w:rFonts w:ascii="Symbol" w:hAnsi="Symbol" w:hint="default"/>
      </w:rPr>
    </w:lvl>
    <w:lvl w:ilvl="1" w:tplc="FF8C6D2E">
      <w:start w:val="1"/>
      <w:numFmt w:val="lowerLetter"/>
      <w:lvlText w:val="%2."/>
      <w:lvlJc w:val="left"/>
      <w:pPr>
        <w:ind w:left="1440" w:hanging="360"/>
      </w:pPr>
    </w:lvl>
    <w:lvl w:ilvl="2" w:tplc="F0BE4A4C">
      <w:start w:val="1"/>
      <w:numFmt w:val="lowerRoman"/>
      <w:lvlText w:val="%3."/>
      <w:lvlJc w:val="right"/>
      <w:pPr>
        <w:ind w:left="2160" w:hanging="180"/>
      </w:pPr>
    </w:lvl>
    <w:lvl w:ilvl="3" w:tplc="AEAEE9CA">
      <w:start w:val="1"/>
      <w:numFmt w:val="decimal"/>
      <w:lvlText w:val="%4."/>
      <w:lvlJc w:val="left"/>
      <w:pPr>
        <w:ind w:left="2880" w:hanging="360"/>
      </w:pPr>
    </w:lvl>
    <w:lvl w:ilvl="4" w:tplc="AC6A07AC">
      <w:start w:val="1"/>
      <w:numFmt w:val="lowerLetter"/>
      <w:lvlText w:val="%5."/>
      <w:lvlJc w:val="left"/>
      <w:pPr>
        <w:ind w:left="3600" w:hanging="360"/>
      </w:pPr>
    </w:lvl>
    <w:lvl w:ilvl="5" w:tplc="ABD6E0B0">
      <w:start w:val="1"/>
      <w:numFmt w:val="lowerRoman"/>
      <w:lvlText w:val="%6."/>
      <w:lvlJc w:val="right"/>
      <w:pPr>
        <w:ind w:left="4320" w:hanging="180"/>
      </w:pPr>
    </w:lvl>
    <w:lvl w:ilvl="6" w:tplc="4C9ECF74">
      <w:start w:val="1"/>
      <w:numFmt w:val="decimal"/>
      <w:lvlText w:val="%7."/>
      <w:lvlJc w:val="left"/>
      <w:pPr>
        <w:ind w:left="5040" w:hanging="360"/>
      </w:pPr>
    </w:lvl>
    <w:lvl w:ilvl="7" w:tplc="14DEEE58">
      <w:start w:val="1"/>
      <w:numFmt w:val="lowerLetter"/>
      <w:lvlText w:val="%8."/>
      <w:lvlJc w:val="left"/>
      <w:pPr>
        <w:ind w:left="5760" w:hanging="360"/>
      </w:pPr>
    </w:lvl>
    <w:lvl w:ilvl="8" w:tplc="6CDA5DEC">
      <w:start w:val="1"/>
      <w:numFmt w:val="lowerRoman"/>
      <w:lvlText w:val="%9."/>
      <w:lvlJc w:val="right"/>
      <w:pPr>
        <w:ind w:left="6480" w:hanging="180"/>
      </w:pPr>
    </w:lvl>
  </w:abstractNum>
  <w:abstractNum w:abstractNumId="17" w15:restartNumberingAfterBreak="0">
    <w:nsid w:val="781B6A8B"/>
    <w:multiLevelType w:val="hybridMultilevel"/>
    <w:tmpl w:val="3DE86A42"/>
    <w:lvl w:ilvl="0" w:tplc="41140A3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3"/>
  </w:num>
  <w:num w:numId="4">
    <w:abstractNumId w:val="7"/>
  </w:num>
  <w:num w:numId="5">
    <w:abstractNumId w:val="11"/>
  </w:num>
  <w:num w:numId="6">
    <w:abstractNumId w:val="14"/>
  </w:num>
  <w:num w:numId="7">
    <w:abstractNumId w:val="12"/>
  </w:num>
  <w:num w:numId="8">
    <w:abstractNumId w:val="15"/>
  </w:num>
  <w:num w:numId="9">
    <w:abstractNumId w:val="8"/>
  </w:num>
  <w:num w:numId="10">
    <w:abstractNumId w:val="9"/>
  </w:num>
  <w:num w:numId="11">
    <w:abstractNumId w:val="3"/>
  </w:num>
  <w:num w:numId="12">
    <w:abstractNumId w:val="2"/>
  </w:num>
  <w:num w:numId="13">
    <w:abstractNumId w:val="17"/>
  </w:num>
  <w:num w:numId="14">
    <w:abstractNumId w:val="16"/>
  </w:num>
  <w:num w:numId="15">
    <w:abstractNumId w:val="6"/>
  </w:num>
  <w:num w:numId="16">
    <w:abstractNumId w:val="10"/>
  </w:num>
  <w:num w:numId="17">
    <w:abstractNumId w:val="1"/>
  </w:num>
  <w:num w:numId="18">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hoh@ccla.org">
    <w15:presenceInfo w15:providerId="None" w15:userId="Jhoh@ccla.o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revisionView w:formatting="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06E78"/>
    <w:rsid w:val="0000019C"/>
    <w:rsid w:val="00000A64"/>
    <w:rsid w:val="00000ADA"/>
    <w:rsid w:val="00000BFE"/>
    <w:rsid w:val="00001481"/>
    <w:rsid w:val="00001551"/>
    <w:rsid w:val="000015BE"/>
    <w:rsid w:val="00001627"/>
    <w:rsid w:val="0000194F"/>
    <w:rsid w:val="00001A46"/>
    <w:rsid w:val="000023BB"/>
    <w:rsid w:val="000024E6"/>
    <w:rsid w:val="00002B72"/>
    <w:rsid w:val="00002C0F"/>
    <w:rsid w:val="00002D61"/>
    <w:rsid w:val="00002DD6"/>
    <w:rsid w:val="00003462"/>
    <w:rsid w:val="000037D0"/>
    <w:rsid w:val="000039F5"/>
    <w:rsid w:val="00003D30"/>
    <w:rsid w:val="00003D46"/>
    <w:rsid w:val="0000417E"/>
    <w:rsid w:val="0000429E"/>
    <w:rsid w:val="000045EF"/>
    <w:rsid w:val="00004C3F"/>
    <w:rsid w:val="0000510E"/>
    <w:rsid w:val="0000519A"/>
    <w:rsid w:val="000056FF"/>
    <w:rsid w:val="0000580C"/>
    <w:rsid w:val="00005E9A"/>
    <w:rsid w:val="0000614E"/>
    <w:rsid w:val="000062E4"/>
    <w:rsid w:val="00006B39"/>
    <w:rsid w:val="0000700C"/>
    <w:rsid w:val="0000704B"/>
    <w:rsid w:val="000070ED"/>
    <w:rsid w:val="000071B8"/>
    <w:rsid w:val="000078C9"/>
    <w:rsid w:val="00007990"/>
    <w:rsid w:val="000101B9"/>
    <w:rsid w:val="000103B8"/>
    <w:rsid w:val="000104B7"/>
    <w:rsid w:val="000105D2"/>
    <w:rsid w:val="00010778"/>
    <w:rsid w:val="00010B09"/>
    <w:rsid w:val="000110CD"/>
    <w:rsid w:val="000114AF"/>
    <w:rsid w:val="00011A9F"/>
    <w:rsid w:val="00011AB3"/>
    <w:rsid w:val="00011B37"/>
    <w:rsid w:val="00011F93"/>
    <w:rsid w:val="00011FE6"/>
    <w:rsid w:val="000120AE"/>
    <w:rsid w:val="0001218F"/>
    <w:rsid w:val="000122B5"/>
    <w:rsid w:val="00012D00"/>
    <w:rsid w:val="00012D6C"/>
    <w:rsid w:val="000132D3"/>
    <w:rsid w:val="00013425"/>
    <w:rsid w:val="00013821"/>
    <w:rsid w:val="00013916"/>
    <w:rsid w:val="000139D7"/>
    <w:rsid w:val="00013B97"/>
    <w:rsid w:val="00013C2D"/>
    <w:rsid w:val="00013CE6"/>
    <w:rsid w:val="000140D1"/>
    <w:rsid w:val="000145FA"/>
    <w:rsid w:val="0001475A"/>
    <w:rsid w:val="00014C5E"/>
    <w:rsid w:val="00014CF9"/>
    <w:rsid w:val="00014E1B"/>
    <w:rsid w:val="00014EAF"/>
    <w:rsid w:val="00015772"/>
    <w:rsid w:val="00015800"/>
    <w:rsid w:val="00015CAF"/>
    <w:rsid w:val="00015CDC"/>
    <w:rsid w:val="00015D01"/>
    <w:rsid w:val="00015D07"/>
    <w:rsid w:val="00016062"/>
    <w:rsid w:val="00016077"/>
    <w:rsid w:val="00016615"/>
    <w:rsid w:val="000166CE"/>
    <w:rsid w:val="000168A5"/>
    <w:rsid w:val="00016938"/>
    <w:rsid w:val="00016980"/>
    <w:rsid w:val="00016E1A"/>
    <w:rsid w:val="0001751D"/>
    <w:rsid w:val="000176C0"/>
    <w:rsid w:val="00017A31"/>
    <w:rsid w:val="00017CC4"/>
    <w:rsid w:val="0001E59A"/>
    <w:rsid w:val="0002036F"/>
    <w:rsid w:val="00020F39"/>
    <w:rsid w:val="00020FE0"/>
    <w:rsid w:val="0002112F"/>
    <w:rsid w:val="000211E4"/>
    <w:rsid w:val="000214DC"/>
    <w:rsid w:val="000214ED"/>
    <w:rsid w:val="000215F9"/>
    <w:rsid w:val="000216D6"/>
    <w:rsid w:val="0002209F"/>
    <w:rsid w:val="00022168"/>
    <w:rsid w:val="000222F0"/>
    <w:rsid w:val="00022328"/>
    <w:rsid w:val="00022669"/>
    <w:rsid w:val="00022AB1"/>
    <w:rsid w:val="000233C3"/>
    <w:rsid w:val="00023641"/>
    <w:rsid w:val="0002394C"/>
    <w:rsid w:val="00023D9D"/>
    <w:rsid w:val="00023FE1"/>
    <w:rsid w:val="000242FA"/>
    <w:rsid w:val="00024616"/>
    <w:rsid w:val="00024861"/>
    <w:rsid w:val="00024F23"/>
    <w:rsid w:val="00025380"/>
    <w:rsid w:val="000253A9"/>
    <w:rsid w:val="0002550D"/>
    <w:rsid w:val="00025633"/>
    <w:rsid w:val="00025BB2"/>
    <w:rsid w:val="000264DA"/>
    <w:rsid w:val="00026678"/>
    <w:rsid w:val="000268A9"/>
    <w:rsid w:val="0002692C"/>
    <w:rsid w:val="00026959"/>
    <w:rsid w:val="00026B38"/>
    <w:rsid w:val="00026D3E"/>
    <w:rsid w:val="00026D53"/>
    <w:rsid w:val="00027140"/>
    <w:rsid w:val="00027175"/>
    <w:rsid w:val="00027957"/>
    <w:rsid w:val="00027A42"/>
    <w:rsid w:val="00027C11"/>
    <w:rsid w:val="0003015D"/>
    <w:rsid w:val="000302AD"/>
    <w:rsid w:val="00030756"/>
    <w:rsid w:val="000307E7"/>
    <w:rsid w:val="00030811"/>
    <w:rsid w:val="00031274"/>
    <w:rsid w:val="00031428"/>
    <w:rsid w:val="00031B0A"/>
    <w:rsid w:val="00031C99"/>
    <w:rsid w:val="000320B4"/>
    <w:rsid w:val="0003220E"/>
    <w:rsid w:val="00032929"/>
    <w:rsid w:val="00032B88"/>
    <w:rsid w:val="00032CA8"/>
    <w:rsid w:val="00033143"/>
    <w:rsid w:val="000334E3"/>
    <w:rsid w:val="0003361D"/>
    <w:rsid w:val="000337A5"/>
    <w:rsid w:val="00033868"/>
    <w:rsid w:val="00033A17"/>
    <w:rsid w:val="00033C70"/>
    <w:rsid w:val="00033E2E"/>
    <w:rsid w:val="00034230"/>
    <w:rsid w:val="000344E4"/>
    <w:rsid w:val="000346F6"/>
    <w:rsid w:val="00034CB9"/>
    <w:rsid w:val="00035008"/>
    <w:rsid w:val="000350AC"/>
    <w:rsid w:val="000353AE"/>
    <w:rsid w:val="00035E0C"/>
    <w:rsid w:val="0003604E"/>
    <w:rsid w:val="00036506"/>
    <w:rsid w:val="0003687A"/>
    <w:rsid w:val="00036894"/>
    <w:rsid w:val="0003698B"/>
    <w:rsid w:val="00036B67"/>
    <w:rsid w:val="00036D3F"/>
    <w:rsid w:val="00036D75"/>
    <w:rsid w:val="0003700A"/>
    <w:rsid w:val="000372BE"/>
    <w:rsid w:val="00037340"/>
    <w:rsid w:val="000373D3"/>
    <w:rsid w:val="000374B0"/>
    <w:rsid w:val="000377BA"/>
    <w:rsid w:val="000379B0"/>
    <w:rsid w:val="00037B63"/>
    <w:rsid w:val="00037EAE"/>
    <w:rsid w:val="00037F4B"/>
    <w:rsid w:val="00040538"/>
    <w:rsid w:val="00040989"/>
    <w:rsid w:val="00040BFF"/>
    <w:rsid w:val="00040DAC"/>
    <w:rsid w:val="00040F80"/>
    <w:rsid w:val="000411E4"/>
    <w:rsid w:val="00041385"/>
    <w:rsid w:val="000415A5"/>
    <w:rsid w:val="00041901"/>
    <w:rsid w:val="00041939"/>
    <w:rsid w:val="00041A45"/>
    <w:rsid w:val="00041F85"/>
    <w:rsid w:val="000422FA"/>
    <w:rsid w:val="00042517"/>
    <w:rsid w:val="00042750"/>
    <w:rsid w:val="00042983"/>
    <w:rsid w:val="000431F4"/>
    <w:rsid w:val="000433B5"/>
    <w:rsid w:val="00043551"/>
    <w:rsid w:val="00043591"/>
    <w:rsid w:val="00043747"/>
    <w:rsid w:val="000439C1"/>
    <w:rsid w:val="00043AA6"/>
    <w:rsid w:val="00043FFD"/>
    <w:rsid w:val="000444BE"/>
    <w:rsid w:val="0004456C"/>
    <w:rsid w:val="000447CC"/>
    <w:rsid w:val="000449C7"/>
    <w:rsid w:val="000449DB"/>
    <w:rsid w:val="00044DB8"/>
    <w:rsid w:val="00045653"/>
    <w:rsid w:val="000457B3"/>
    <w:rsid w:val="00045B67"/>
    <w:rsid w:val="00045C0D"/>
    <w:rsid w:val="00045F82"/>
    <w:rsid w:val="00045FF5"/>
    <w:rsid w:val="00046106"/>
    <w:rsid w:val="000462D4"/>
    <w:rsid w:val="0004630F"/>
    <w:rsid w:val="00046448"/>
    <w:rsid w:val="00046482"/>
    <w:rsid w:val="00046563"/>
    <w:rsid w:val="0004656A"/>
    <w:rsid w:val="00046AB5"/>
    <w:rsid w:val="000471EF"/>
    <w:rsid w:val="0004733E"/>
    <w:rsid w:val="0004753A"/>
    <w:rsid w:val="00047FEE"/>
    <w:rsid w:val="0005012A"/>
    <w:rsid w:val="000502E7"/>
    <w:rsid w:val="00050371"/>
    <w:rsid w:val="00050714"/>
    <w:rsid w:val="0005079D"/>
    <w:rsid w:val="00050F96"/>
    <w:rsid w:val="000512F6"/>
    <w:rsid w:val="0005142B"/>
    <w:rsid w:val="00051440"/>
    <w:rsid w:val="000515A3"/>
    <w:rsid w:val="000516ED"/>
    <w:rsid w:val="00051732"/>
    <w:rsid w:val="00051943"/>
    <w:rsid w:val="0005229D"/>
    <w:rsid w:val="00052EF3"/>
    <w:rsid w:val="00052FC9"/>
    <w:rsid w:val="000531A7"/>
    <w:rsid w:val="000537E9"/>
    <w:rsid w:val="00053CC7"/>
    <w:rsid w:val="00053CFE"/>
    <w:rsid w:val="00053D53"/>
    <w:rsid w:val="00053E96"/>
    <w:rsid w:val="000543C8"/>
    <w:rsid w:val="000544B2"/>
    <w:rsid w:val="0005498C"/>
    <w:rsid w:val="00054E20"/>
    <w:rsid w:val="00055274"/>
    <w:rsid w:val="0005559B"/>
    <w:rsid w:val="00055DF6"/>
    <w:rsid w:val="000560C9"/>
    <w:rsid w:val="000561A8"/>
    <w:rsid w:val="00056288"/>
    <w:rsid w:val="0005639B"/>
    <w:rsid w:val="00056AF2"/>
    <w:rsid w:val="00057056"/>
    <w:rsid w:val="0005715B"/>
    <w:rsid w:val="000572C5"/>
    <w:rsid w:val="00060117"/>
    <w:rsid w:val="00060194"/>
    <w:rsid w:val="0006055B"/>
    <w:rsid w:val="00060791"/>
    <w:rsid w:val="00060A13"/>
    <w:rsid w:val="000611D0"/>
    <w:rsid w:val="0006155F"/>
    <w:rsid w:val="00061A82"/>
    <w:rsid w:val="00061E07"/>
    <w:rsid w:val="00061E49"/>
    <w:rsid w:val="00061E5C"/>
    <w:rsid w:val="0006204D"/>
    <w:rsid w:val="00062300"/>
    <w:rsid w:val="000626CA"/>
    <w:rsid w:val="00062918"/>
    <w:rsid w:val="00062F46"/>
    <w:rsid w:val="00063045"/>
    <w:rsid w:val="00063377"/>
    <w:rsid w:val="0006367F"/>
    <w:rsid w:val="000636BA"/>
    <w:rsid w:val="0006399E"/>
    <w:rsid w:val="000639B0"/>
    <w:rsid w:val="00063CDC"/>
    <w:rsid w:val="00063CED"/>
    <w:rsid w:val="00064659"/>
    <w:rsid w:val="000646AA"/>
    <w:rsid w:val="00064C26"/>
    <w:rsid w:val="00064C4E"/>
    <w:rsid w:val="00064E55"/>
    <w:rsid w:val="000650BF"/>
    <w:rsid w:val="00065421"/>
    <w:rsid w:val="00065525"/>
    <w:rsid w:val="00065653"/>
    <w:rsid w:val="00065938"/>
    <w:rsid w:val="00065E78"/>
    <w:rsid w:val="00065F6F"/>
    <w:rsid w:val="000663F2"/>
    <w:rsid w:val="0006688A"/>
    <w:rsid w:val="00066A15"/>
    <w:rsid w:val="00066F9E"/>
    <w:rsid w:val="00067232"/>
    <w:rsid w:val="00067591"/>
    <w:rsid w:val="00067669"/>
    <w:rsid w:val="000678C1"/>
    <w:rsid w:val="000678DA"/>
    <w:rsid w:val="0006794A"/>
    <w:rsid w:val="00070166"/>
    <w:rsid w:val="000703DF"/>
    <w:rsid w:val="000706BE"/>
    <w:rsid w:val="0007091D"/>
    <w:rsid w:val="00070BAB"/>
    <w:rsid w:val="00070C28"/>
    <w:rsid w:val="0007199A"/>
    <w:rsid w:val="00071D7F"/>
    <w:rsid w:val="00071F8A"/>
    <w:rsid w:val="0007273B"/>
    <w:rsid w:val="00072B39"/>
    <w:rsid w:val="00072DAC"/>
    <w:rsid w:val="00073016"/>
    <w:rsid w:val="0007320A"/>
    <w:rsid w:val="0007329F"/>
    <w:rsid w:val="0007332E"/>
    <w:rsid w:val="00073428"/>
    <w:rsid w:val="000735C2"/>
    <w:rsid w:val="000738A2"/>
    <w:rsid w:val="00073A57"/>
    <w:rsid w:val="00073C41"/>
    <w:rsid w:val="00073FCF"/>
    <w:rsid w:val="000740C4"/>
    <w:rsid w:val="00074175"/>
    <w:rsid w:val="00074194"/>
    <w:rsid w:val="000741E4"/>
    <w:rsid w:val="000741F8"/>
    <w:rsid w:val="0007439A"/>
    <w:rsid w:val="00074439"/>
    <w:rsid w:val="00074909"/>
    <w:rsid w:val="00074B47"/>
    <w:rsid w:val="00074C1B"/>
    <w:rsid w:val="00074DF2"/>
    <w:rsid w:val="000754DD"/>
    <w:rsid w:val="000754F4"/>
    <w:rsid w:val="00075801"/>
    <w:rsid w:val="00075B3C"/>
    <w:rsid w:val="00075F45"/>
    <w:rsid w:val="0007683B"/>
    <w:rsid w:val="00076896"/>
    <w:rsid w:val="00076AA7"/>
    <w:rsid w:val="00076AD3"/>
    <w:rsid w:val="00076C43"/>
    <w:rsid w:val="00076CAE"/>
    <w:rsid w:val="0007756A"/>
    <w:rsid w:val="00080239"/>
    <w:rsid w:val="000802EB"/>
    <w:rsid w:val="00080492"/>
    <w:rsid w:val="00080E70"/>
    <w:rsid w:val="00080F01"/>
    <w:rsid w:val="00081257"/>
    <w:rsid w:val="0008142F"/>
    <w:rsid w:val="00081733"/>
    <w:rsid w:val="000817E2"/>
    <w:rsid w:val="00081B03"/>
    <w:rsid w:val="00081C8B"/>
    <w:rsid w:val="00082269"/>
    <w:rsid w:val="000822A1"/>
    <w:rsid w:val="000822C8"/>
    <w:rsid w:val="000826AE"/>
    <w:rsid w:val="00082B6A"/>
    <w:rsid w:val="00083355"/>
    <w:rsid w:val="000833B4"/>
    <w:rsid w:val="000839A3"/>
    <w:rsid w:val="00083B21"/>
    <w:rsid w:val="00083C0B"/>
    <w:rsid w:val="00083E7B"/>
    <w:rsid w:val="00083F92"/>
    <w:rsid w:val="0008401E"/>
    <w:rsid w:val="00084236"/>
    <w:rsid w:val="00084296"/>
    <w:rsid w:val="00084418"/>
    <w:rsid w:val="00084747"/>
    <w:rsid w:val="00084883"/>
    <w:rsid w:val="00084B3D"/>
    <w:rsid w:val="00084D70"/>
    <w:rsid w:val="00084EDB"/>
    <w:rsid w:val="00085085"/>
    <w:rsid w:val="00085DEC"/>
    <w:rsid w:val="000861A1"/>
    <w:rsid w:val="00086CED"/>
    <w:rsid w:val="00086F2B"/>
    <w:rsid w:val="000874F8"/>
    <w:rsid w:val="000876DB"/>
    <w:rsid w:val="000876F5"/>
    <w:rsid w:val="000877AE"/>
    <w:rsid w:val="000879E8"/>
    <w:rsid w:val="00087A6A"/>
    <w:rsid w:val="00087C1C"/>
    <w:rsid w:val="00087F18"/>
    <w:rsid w:val="00087F20"/>
    <w:rsid w:val="00091239"/>
    <w:rsid w:val="0009157B"/>
    <w:rsid w:val="00091A38"/>
    <w:rsid w:val="00091AC1"/>
    <w:rsid w:val="00091DC0"/>
    <w:rsid w:val="00091FF7"/>
    <w:rsid w:val="0009211C"/>
    <w:rsid w:val="000922D7"/>
    <w:rsid w:val="000926D2"/>
    <w:rsid w:val="00092D38"/>
    <w:rsid w:val="00092D46"/>
    <w:rsid w:val="00093254"/>
    <w:rsid w:val="0009360E"/>
    <w:rsid w:val="00093700"/>
    <w:rsid w:val="00093EA6"/>
    <w:rsid w:val="00094019"/>
    <w:rsid w:val="00094179"/>
    <w:rsid w:val="000944A1"/>
    <w:rsid w:val="000946A9"/>
    <w:rsid w:val="000946C6"/>
    <w:rsid w:val="0009472D"/>
    <w:rsid w:val="00094A25"/>
    <w:rsid w:val="00094DEC"/>
    <w:rsid w:val="000950B5"/>
    <w:rsid w:val="00095170"/>
    <w:rsid w:val="00095BA7"/>
    <w:rsid w:val="00095BD5"/>
    <w:rsid w:val="0009677A"/>
    <w:rsid w:val="0009686F"/>
    <w:rsid w:val="00097002"/>
    <w:rsid w:val="0009737A"/>
    <w:rsid w:val="000973EB"/>
    <w:rsid w:val="000975E9"/>
    <w:rsid w:val="00097879"/>
    <w:rsid w:val="00097935"/>
    <w:rsid w:val="00097B0B"/>
    <w:rsid w:val="00097B1D"/>
    <w:rsid w:val="000A0BF3"/>
    <w:rsid w:val="000A0C9E"/>
    <w:rsid w:val="000A0DC9"/>
    <w:rsid w:val="000A0F8D"/>
    <w:rsid w:val="000A0FB0"/>
    <w:rsid w:val="000A10C3"/>
    <w:rsid w:val="000A113B"/>
    <w:rsid w:val="000A156F"/>
    <w:rsid w:val="000A1ADB"/>
    <w:rsid w:val="000A1AEF"/>
    <w:rsid w:val="000A1F7B"/>
    <w:rsid w:val="000A21DF"/>
    <w:rsid w:val="000A223E"/>
    <w:rsid w:val="000A227A"/>
    <w:rsid w:val="000A2346"/>
    <w:rsid w:val="000A270A"/>
    <w:rsid w:val="000A2B46"/>
    <w:rsid w:val="000A2C71"/>
    <w:rsid w:val="000A2CC5"/>
    <w:rsid w:val="000A3081"/>
    <w:rsid w:val="000A3110"/>
    <w:rsid w:val="000A31B5"/>
    <w:rsid w:val="000A3405"/>
    <w:rsid w:val="000A351B"/>
    <w:rsid w:val="000A38BB"/>
    <w:rsid w:val="000A393A"/>
    <w:rsid w:val="000A3DFA"/>
    <w:rsid w:val="000A3F48"/>
    <w:rsid w:val="000A3F61"/>
    <w:rsid w:val="000A3F98"/>
    <w:rsid w:val="000A41D9"/>
    <w:rsid w:val="000A4978"/>
    <w:rsid w:val="000A4AF7"/>
    <w:rsid w:val="000A4B2A"/>
    <w:rsid w:val="000A4DB3"/>
    <w:rsid w:val="000A4E89"/>
    <w:rsid w:val="000A4F51"/>
    <w:rsid w:val="000A4FE8"/>
    <w:rsid w:val="000A5564"/>
    <w:rsid w:val="000A56FA"/>
    <w:rsid w:val="000A5861"/>
    <w:rsid w:val="000A5D57"/>
    <w:rsid w:val="000A5F50"/>
    <w:rsid w:val="000A6022"/>
    <w:rsid w:val="000A6344"/>
    <w:rsid w:val="000A6427"/>
    <w:rsid w:val="000A69F3"/>
    <w:rsid w:val="000A6A99"/>
    <w:rsid w:val="000A6E24"/>
    <w:rsid w:val="000A76AD"/>
    <w:rsid w:val="000A77D3"/>
    <w:rsid w:val="000A7849"/>
    <w:rsid w:val="000A7B01"/>
    <w:rsid w:val="000A7DF2"/>
    <w:rsid w:val="000A7F55"/>
    <w:rsid w:val="000B0A4A"/>
    <w:rsid w:val="000B0FFA"/>
    <w:rsid w:val="000B10E0"/>
    <w:rsid w:val="000B12EC"/>
    <w:rsid w:val="000B144F"/>
    <w:rsid w:val="000B1468"/>
    <w:rsid w:val="000B14C5"/>
    <w:rsid w:val="000B157E"/>
    <w:rsid w:val="000B169F"/>
    <w:rsid w:val="000B1847"/>
    <w:rsid w:val="000B1EFF"/>
    <w:rsid w:val="000B2018"/>
    <w:rsid w:val="000B20E3"/>
    <w:rsid w:val="000B2244"/>
    <w:rsid w:val="000B2792"/>
    <w:rsid w:val="000B2A87"/>
    <w:rsid w:val="000B2E4C"/>
    <w:rsid w:val="000B2EA2"/>
    <w:rsid w:val="000B32B1"/>
    <w:rsid w:val="000B32F4"/>
    <w:rsid w:val="000B3404"/>
    <w:rsid w:val="000B3690"/>
    <w:rsid w:val="000B390C"/>
    <w:rsid w:val="000B3D45"/>
    <w:rsid w:val="000B422D"/>
    <w:rsid w:val="000B4336"/>
    <w:rsid w:val="000B4466"/>
    <w:rsid w:val="000B45BF"/>
    <w:rsid w:val="000B4B08"/>
    <w:rsid w:val="000B4C9D"/>
    <w:rsid w:val="000B51C8"/>
    <w:rsid w:val="000B52B7"/>
    <w:rsid w:val="000B53CB"/>
    <w:rsid w:val="000B542A"/>
    <w:rsid w:val="000B545E"/>
    <w:rsid w:val="000B56AD"/>
    <w:rsid w:val="000B5A0A"/>
    <w:rsid w:val="000B5CD2"/>
    <w:rsid w:val="000B5FC2"/>
    <w:rsid w:val="000B6059"/>
    <w:rsid w:val="000B63F9"/>
    <w:rsid w:val="000B6520"/>
    <w:rsid w:val="000B6828"/>
    <w:rsid w:val="000B6CA0"/>
    <w:rsid w:val="000B70F1"/>
    <w:rsid w:val="000B73D1"/>
    <w:rsid w:val="000B756A"/>
    <w:rsid w:val="000B782E"/>
    <w:rsid w:val="000B7838"/>
    <w:rsid w:val="000B7A4E"/>
    <w:rsid w:val="000C022F"/>
    <w:rsid w:val="000C033F"/>
    <w:rsid w:val="000C058A"/>
    <w:rsid w:val="000C0D8C"/>
    <w:rsid w:val="000C10F7"/>
    <w:rsid w:val="000C145F"/>
    <w:rsid w:val="000C146D"/>
    <w:rsid w:val="000C1B21"/>
    <w:rsid w:val="000C1BF5"/>
    <w:rsid w:val="000C1D1D"/>
    <w:rsid w:val="000C1E89"/>
    <w:rsid w:val="000C2386"/>
    <w:rsid w:val="000C26B3"/>
    <w:rsid w:val="000C2AB2"/>
    <w:rsid w:val="000C2BAB"/>
    <w:rsid w:val="000C2EE1"/>
    <w:rsid w:val="000C314B"/>
    <w:rsid w:val="000C3448"/>
    <w:rsid w:val="000C370A"/>
    <w:rsid w:val="000C3748"/>
    <w:rsid w:val="000C3789"/>
    <w:rsid w:val="000C3A69"/>
    <w:rsid w:val="000C3EF1"/>
    <w:rsid w:val="000C4582"/>
    <w:rsid w:val="000C45BB"/>
    <w:rsid w:val="000C46E1"/>
    <w:rsid w:val="000C4A30"/>
    <w:rsid w:val="000C4A71"/>
    <w:rsid w:val="000C50F3"/>
    <w:rsid w:val="000C556C"/>
    <w:rsid w:val="000C563E"/>
    <w:rsid w:val="000C567E"/>
    <w:rsid w:val="000C583C"/>
    <w:rsid w:val="000C593B"/>
    <w:rsid w:val="000C5A6A"/>
    <w:rsid w:val="000C5AF3"/>
    <w:rsid w:val="000C6193"/>
    <w:rsid w:val="000C6324"/>
    <w:rsid w:val="000C63E0"/>
    <w:rsid w:val="000C6891"/>
    <w:rsid w:val="000C6F2F"/>
    <w:rsid w:val="000C707F"/>
    <w:rsid w:val="000C7155"/>
    <w:rsid w:val="000C7198"/>
    <w:rsid w:val="000C71E1"/>
    <w:rsid w:val="000C71F7"/>
    <w:rsid w:val="000C735B"/>
    <w:rsid w:val="000C7403"/>
    <w:rsid w:val="000C759D"/>
    <w:rsid w:val="000C7A55"/>
    <w:rsid w:val="000C7AEC"/>
    <w:rsid w:val="000C7C0E"/>
    <w:rsid w:val="000C7D89"/>
    <w:rsid w:val="000C7E04"/>
    <w:rsid w:val="000D04FA"/>
    <w:rsid w:val="000D0827"/>
    <w:rsid w:val="000D088B"/>
    <w:rsid w:val="000D0C9D"/>
    <w:rsid w:val="000D0E20"/>
    <w:rsid w:val="000D102E"/>
    <w:rsid w:val="000D11B7"/>
    <w:rsid w:val="000D11ED"/>
    <w:rsid w:val="000D1287"/>
    <w:rsid w:val="000D132E"/>
    <w:rsid w:val="000D1C8C"/>
    <w:rsid w:val="000D1FF9"/>
    <w:rsid w:val="000D2679"/>
    <w:rsid w:val="000D277B"/>
    <w:rsid w:val="000D2787"/>
    <w:rsid w:val="000D27A5"/>
    <w:rsid w:val="000D2810"/>
    <w:rsid w:val="000D2AB0"/>
    <w:rsid w:val="000D2E96"/>
    <w:rsid w:val="000D31D4"/>
    <w:rsid w:val="000D3516"/>
    <w:rsid w:val="000D3990"/>
    <w:rsid w:val="000D3AAB"/>
    <w:rsid w:val="000D477F"/>
    <w:rsid w:val="000D493F"/>
    <w:rsid w:val="000D51D4"/>
    <w:rsid w:val="000D5733"/>
    <w:rsid w:val="000D5754"/>
    <w:rsid w:val="000D5974"/>
    <w:rsid w:val="000D5B8C"/>
    <w:rsid w:val="000D5EA4"/>
    <w:rsid w:val="000D61B2"/>
    <w:rsid w:val="000D6327"/>
    <w:rsid w:val="000D69E5"/>
    <w:rsid w:val="000D6A62"/>
    <w:rsid w:val="000D6DFA"/>
    <w:rsid w:val="000D6E37"/>
    <w:rsid w:val="000D71BA"/>
    <w:rsid w:val="000D733B"/>
    <w:rsid w:val="000D7890"/>
    <w:rsid w:val="000E0116"/>
    <w:rsid w:val="000E134C"/>
    <w:rsid w:val="000E18FD"/>
    <w:rsid w:val="000E1BC9"/>
    <w:rsid w:val="000E1CBF"/>
    <w:rsid w:val="000E1F4A"/>
    <w:rsid w:val="000E289E"/>
    <w:rsid w:val="000E2A7C"/>
    <w:rsid w:val="000E2C1B"/>
    <w:rsid w:val="000E32C0"/>
    <w:rsid w:val="000E3A46"/>
    <w:rsid w:val="000E3BEA"/>
    <w:rsid w:val="000E404C"/>
    <w:rsid w:val="000E4182"/>
    <w:rsid w:val="000E41A1"/>
    <w:rsid w:val="000E421A"/>
    <w:rsid w:val="000E430C"/>
    <w:rsid w:val="000E4326"/>
    <w:rsid w:val="000E442B"/>
    <w:rsid w:val="000E4633"/>
    <w:rsid w:val="000E48AE"/>
    <w:rsid w:val="000E4A43"/>
    <w:rsid w:val="000E4B05"/>
    <w:rsid w:val="000E5070"/>
    <w:rsid w:val="000E50CA"/>
    <w:rsid w:val="000E5135"/>
    <w:rsid w:val="000E5192"/>
    <w:rsid w:val="000E57F7"/>
    <w:rsid w:val="000E58E8"/>
    <w:rsid w:val="000E5C6E"/>
    <w:rsid w:val="000E5CD0"/>
    <w:rsid w:val="000E5F3D"/>
    <w:rsid w:val="000E661B"/>
    <w:rsid w:val="000E6E6C"/>
    <w:rsid w:val="000E6E98"/>
    <w:rsid w:val="000E6FC0"/>
    <w:rsid w:val="000E77FA"/>
    <w:rsid w:val="000E7C05"/>
    <w:rsid w:val="000E7C7F"/>
    <w:rsid w:val="000E7E59"/>
    <w:rsid w:val="000E7E8C"/>
    <w:rsid w:val="000E7F92"/>
    <w:rsid w:val="000F001A"/>
    <w:rsid w:val="000F0105"/>
    <w:rsid w:val="000F0766"/>
    <w:rsid w:val="000F0DD3"/>
    <w:rsid w:val="000F0E01"/>
    <w:rsid w:val="000F102C"/>
    <w:rsid w:val="000F1094"/>
    <w:rsid w:val="000F129A"/>
    <w:rsid w:val="000F12C6"/>
    <w:rsid w:val="000F142D"/>
    <w:rsid w:val="000F1665"/>
    <w:rsid w:val="000F17C5"/>
    <w:rsid w:val="000F1CE6"/>
    <w:rsid w:val="000F1E3A"/>
    <w:rsid w:val="000F25EF"/>
    <w:rsid w:val="000F2637"/>
    <w:rsid w:val="000F2A4B"/>
    <w:rsid w:val="000F2EE9"/>
    <w:rsid w:val="000F2F4D"/>
    <w:rsid w:val="000F320B"/>
    <w:rsid w:val="000F334B"/>
    <w:rsid w:val="000F338C"/>
    <w:rsid w:val="000F349E"/>
    <w:rsid w:val="000F358A"/>
    <w:rsid w:val="000F36F1"/>
    <w:rsid w:val="000F38E8"/>
    <w:rsid w:val="000F3DB7"/>
    <w:rsid w:val="000F40AA"/>
    <w:rsid w:val="000F44CE"/>
    <w:rsid w:val="000F4507"/>
    <w:rsid w:val="000F4B1A"/>
    <w:rsid w:val="000F4DEF"/>
    <w:rsid w:val="000F5124"/>
    <w:rsid w:val="000F5192"/>
    <w:rsid w:val="000F56F8"/>
    <w:rsid w:val="000F5B06"/>
    <w:rsid w:val="000F5B6E"/>
    <w:rsid w:val="000F6096"/>
    <w:rsid w:val="000F61DC"/>
    <w:rsid w:val="000F61F2"/>
    <w:rsid w:val="000F6254"/>
    <w:rsid w:val="000F6375"/>
    <w:rsid w:val="000F63D2"/>
    <w:rsid w:val="000F6558"/>
    <w:rsid w:val="000F67F8"/>
    <w:rsid w:val="000F6808"/>
    <w:rsid w:val="000F6B8B"/>
    <w:rsid w:val="000F6C40"/>
    <w:rsid w:val="000F6D7A"/>
    <w:rsid w:val="000F6E03"/>
    <w:rsid w:val="000F6EB0"/>
    <w:rsid w:val="000F7919"/>
    <w:rsid w:val="000F7ABF"/>
    <w:rsid w:val="000F7C06"/>
    <w:rsid w:val="000F7D2A"/>
    <w:rsid w:val="000FA393"/>
    <w:rsid w:val="00100388"/>
    <w:rsid w:val="001003B6"/>
    <w:rsid w:val="0010085C"/>
    <w:rsid w:val="00100872"/>
    <w:rsid w:val="00101056"/>
    <w:rsid w:val="00101327"/>
    <w:rsid w:val="00101415"/>
    <w:rsid w:val="00101909"/>
    <w:rsid w:val="001019A4"/>
    <w:rsid w:val="00101CC4"/>
    <w:rsid w:val="00101ED4"/>
    <w:rsid w:val="00102272"/>
    <w:rsid w:val="00102577"/>
    <w:rsid w:val="00102687"/>
    <w:rsid w:val="0010291F"/>
    <w:rsid w:val="0010295C"/>
    <w:rsid w:val="001029A1"/>
    <w:rsid w:val="00102E89"/>
    <w:rsid w:val="00102EA5"/>
    <w:rsid w:val="00102F56"/>
    <w:rsid w:val="00102F6D"/>
    <w:rsid w:val="00102FD6"/>
    <w:rsid w:val="0010367E"/>
    <w:rsid w:val="00103978"/>
    <w:rsid w:val="00103E0B"/>
    <w:rsid w:val="00103EB1"/>
    <w:rsid w:val="0010407C"/>
    <w:rsid w:val="00104173"/>
    <w:rsid w:val="00104179"/>
    <w:rsid w:val="001041C8"/>
    <w:rsid w:val="00104237"/>
    <w:rsid w:val="00104288"/>
    <w:rsid w:val="00104297"/>
    <w:rsid w:val="0010429F"/>
    <w:rsid w:val="001043CC"/>
    <w:rsid w:val="001045E2"/>
    <w:rsid w:val="00104C57"/>
    <w:rsid w:val="00104D6D"/>
    <w:rsid w:val="00104E3E"/>
    <w:rsid w:val="001053F3"/>
    <w:rsid w:val="00105646"/>
    <w:rsid w:val="00105B27"/>
    <w:rsid w:val="00105B76"/>
    <w:rsid w:val="00105C6F"/>
    <w:rsid w:val="00105DC6"/>
    <w:rsid w:val="00105DCB"/>
    <w:rsid w:val="00105EC3"/>
    <w:rsid w:val="0010600F"/>
    <w:rsid w:val="00106428"/>
    <w:rsid w:val="0010659A"/>
    <w:rsid w:val="00106653"/>
    <w:rsid w:val="00106C71"/>
    <w:rsid w:val="00106EF1"/>
    <w:rsid w:val="0010733D"/>
    <w:rsid w:val="0010767A"/>
    <w:rsid w:val="00107D3D"/>
    <w:rsid w:val="00110039"/>
    <w:rsid w:val="001103EA"/>
    <w:rsid w:val="00110632"/>
    <w:rsid w:val="00110754"/>
    <w:rsid w:val="00110C0E"/>
    <w:rsid w:val="00110C7A"/>
    <w:rsid w:val="00110E90"/>
    <w:rsid w:val="00110FF7"/>
    <w:rsid w:val="00111093"/>
    <w:rsid w:val="0011140A"/>
    <w:rsid w:val="00111F54"/>
    <w:rsid w:val="001120DC"/>
    <w:rsid w:val="00112284"/>
    <w:rsid w:val="00112395"/>
    <w:rsid w:val="00112881"/>
    <w:rsid w:val="001129FA"/>
    <w:rsid w:val="00112E09"/>
    <w:rsid w:val="00112E18"/>
    <w:rsid w:val="001131CD"/>
    <w:rsid w:val="001132EA"/>
    <w:rsid w:val="0011347A"/>
    <w:rsid w:val="001134F3"/>
    <w:rsid w:val="0011369B"/>
    <w:rsid w:val="001139C1"/>
    <w:rsid w:val="00113BE0"/>
    <w:rsid w:val="0011427E"/>
    <w:rsid w:val="00114A99"/>
    <w:rsid w:val="00114AD1"/>
    <w:rsid w:val="00114B09"/>
    <w:rsid w:val="00114B2F"/>
    <w:rsid w:val="00114CBE"/>
    <w:rsid w:val="00114D8E"/>
    <w:rsid w:val="00114DAB"/>
    <w:rsid w:val="001152E9"/>
    <w:rsid w:val="001153A3"/>
    <w:rsid w:val="00115AEA"/>
    <w:rsid w:val="00115DB9"/>
    <w:rsid w:val="001160FA"/>
    <w:rsid w:val="00116300"/>
    <w:rsid w:val="001163DF"/>
    <w:rsid w:val="00116547"/>
    <w:rsid w:val="00116693"/>
    <w:rsid w:val="00116737"/>
    <w:rsid w:val="0011726D"/>
    <w:rsid w:val="001173D5"/>
    <w:rsid w:val="0011759F"/>
    <w:rsid w:val="001176B8"/>
    <w:rsid w:val="00117869"/>
    <w:rsid w:val="001178DB"/>
    <w:rsid w:val="00117C0E"/>
    <w:rsid w:val="00117FAC"/>
    <w:rsid w:val="00120152"/>
    <w:rsid w:val="001202D0"/>
    <w:rsid w:val="00120433"/>
    <w:rsid w:val="00120720"/>
    <w:rsid w:val="001207B7"/>
    <w:rsid w:val="00120A77"/>
    <w:rsid w:val="00120E7C"/>
    <w:rsid w:val="00121363"/>
    <w:rsid w:val="00121530"/>
    <w:rsid w:val="00121786"/>
    <w:rsid w:val="00121C27"/>
    <w:rsid w:val="00121EEF"/>
    <w:rsid w:val="00121FE1"/>
    <w:rsid w:val="0012259B"/>
    <w:rsid w:val="00122ADE"/>
    <w:rsid w:val="00122D7D"/>
    <w:rsid w:val="00122F1E"/>
    <w:rsid w:val="00123348"/>
    <w:rsid w:val="00123772"/>
    <w:rsid w:val="00123936"/>
    <w:rsid w:val="001239BC"/>
    <w:rsid w:val="00123FAC"/>
    <w:rsid w:val="0012450D"/>
    <w:rsid w:val="001245C7"/>
    <w:rsid w:val="001247AB"/>
    <w:rsid w:val="0012484A"/>
    <w:rsid w:val="001249E5"/>
    <w:rsid w:val="001250C3"/>
    <w:rsid w:val="00125314"/>
    <w:rsid w:val="00125422"/>
    <w:rsid w:val="001257E1"/>
    <w:rsid w:val="00125A7A"/>
    <w:rsid w:val="00125E44"/>
    <w:rsid w:val="00126204"/>
    <w:rsid w:val="00126560"/>
    <w:rsid w:val="0012661B"/>
    <w:rsid w:val="00126756"/>
    <w:rsid w:val="0012694C"/>
    <w:rsid w:val="00126CCF"/>
    <w:rsid w:val="00126F18"/>
    <w:rsid w:val="0013013D"/>
    <w:rsid w:val="00130209"/>
    <w:rsid w:val="001304DF"/>
    <w:rsid w:val="001306A7"/>
    <w:rsid w:val="00130DE5"/>
    <w:rsid w:val="00130E60"/>
    <w:rsid w:val="00131659"/>
    <w:rsid w:val="001319DC"/>
    <w:rsid w:val="00131D92"/>
    <w:rsid w:val="0013202E"/>
    <w:rsid w:val="00132652"/>
    <w:rsid w:val="00132754"/>
    <w:rsid w:val="00132781"/>
    <w:rsid w:val="001329BD"/>
    <w:rsid w:val="00132DA8"/>
    <w:rsid w:val="00132DF7"/>
    <w:rsid w:val="00133099"/>
    <w:rsid w:val="0013336F"/>
    <w:rsid w:val="001335E2"/>
    <w:rsid w:val="00133854"/>
    <w:rsid w:val="00133A4E"/>
    <w:rsid w:val="00133A7A"/>
    <w:rsid w:val="00133D54"/>
    <w:rsid w:val="00133E45"/>
    <w:rsid w:val="001342CF"/>
    <w:rsid w:val="00134372"/>
    <w:rsid w:val="00134E4C"/>
    <w:rsid w:val="00134E8E"/>
    <w:rsid w:val="00134F91"/>
    <w:rsid w:val="00135061"/>
    <w:rsid w:val="0013552E"/>
    <w:rsid w:val="00135595"/>
    <w:rsid w:val="00135A84"/>
    <w:rsid w:val="00135CDA"/>
    <w:rsid w:val="00135F3F"/>
    <w:rsid w:val="00136040"/>
    <w:rsid w:val="001360BC"/>
    <w:rsid w:val="001363D6"/>
    <w:rsid w:val="00136461"/>
    <w:rsid w:val="001367F6"/>
    <w:rsid w:val="00136D50"/>
    <w:rsid w:val="00136DA2"/>
    <w:rsid w:val="00136ECC"/>
    <w:rsid w:val="00137132"/>
    <w:rsid w:val="00137329"/>
    <w:rsid w:val="00137568"/>
    <w:rsid w:val="0013770D"/>
    <w:rsid w:val="00137FD6"/>
    <w:rsid w:val="00140473"/>
    <w:rsid w:val="001406EF"/>
    <w:rsid w:val="00140A2A"/>
    <w:rsid w:val="00140AEF"/>
    <w:rsid w:val="00140EDB"/>
    <w:rsid w:val="001418D3"/>
    <w:rsid w:val="00141B2C"/>
    <w:rsid w:val="00141D75"/>
    <w:rsid w:val="00141F35"/>
    <w:rsid w:val="001420C5"/>
    <w:rsid w:val="001420F8"/>
    <w:rsid w:val="00142126"/>
    <w:rsid w:val="001423ED"/>
    <w:rsid w:val="00142BB6"/>
    <w:rsid w:val="00142ED9"/>
    <w:rsid w:val="001434FF"/>
    <w:rsid w:val="00143851"/>
    <w:rsid w:val="00143C7F"/>
    <w:rsid w:val="00143E3A"/>
    <w:rsid w:val="00144294"/>
    <w:rsid w:val="00144BAF"/>
    <w:rsid w:val="00144F4F"/>
    <w:rsid w:val="0014557C"/>
    <w:rsid w:val="00145A1D"/>
    <w:rsid w:val="00145DF7"/>
    <w:rsid w:val="00145EA6"/>
    <w:rsid w:val="0014628E"/>
    <w:rsid w:val="00146327"/>
    <w:rsid w:val="00146336"/>
    <w:rsid w:val="00146B35"/>
    <w:rsid w:val="00146BDA"/>
    <w:rsid w:val="00146C57"/>
    <w:rsid w:val="00146D1C"/>
    <w:rsid w:val="00146FAE"/>
    <w:rsid w:val="001471DD"/>
    <w:rsid w:val="001473C8"/>
    <w:rsid w:val="00147815"/>
    <w:rsid w:val="0014792A"/>
    <w:rsid w:val="0014798A"/>
    <w:rsid w:val="00147AD9"/>
    <w:rsid w:val="00147DAF"/>
    <w:rsid w:val="00147F49"/>
    <w:rsid w:val="0015004B"/>
    <w:rsid w:val="001501D5"/>
    <w:rsid w:val="0015058F"/>
    <w:rsid w:val="00150832"/>
    <w:rsid w:val="00150B84"/>
    <w:rsid w:val="00150D33"/>
    <w:rsid w:val="00150DF0"/>
    <w:rsid w:val="00151448"/>
    <w:rsid w:val="0015148E"/>
    <w:rsid w:val="001518D9"/>
    <w:rsid w:val="001519C8"/>
    <w:rsid w:val="00151B7C"/>
    <w:rsid w:val="00151C3A"/>
    <w:rsid w:val="00151D76"/>
    <w:rsid w:val="00151E56"/>
    <w:rsid w:val="00151F0E"/>
    <w:rsid w:val="00152848"/>
    <w:rsid w:val="001533D2"/>
    <w:rsid w:val="0015351C"/>
    <w:rsid w:val="00153755"/>
    <w:rsid w:val="001537D7"/>
    <w:rsid w:val="001538B8"/>
    <w:rsid w:val="00153FC4"/>
    <w:rsid w:val="00154346"/>
    <w:rsid w:val="001548C7"/>
    <w:rsid w:val="00154932"/>
    <w:rsid w:val="00154BE0"/>
    <w:rsid w:val="00154C7F"/>
    <w:rsid w:val="001552CE"/>
    <w:rsid w:val="00155325"/>
    <w:rsid w:val="001555D5"/>
    <w:rsid w:val="001558D1"/>
    <w:rsid w:val="00155BDC"/>
    <w:rsid w:val="001561D4"/>
    <w:rsid w:val="0015620C"/>
    <w:rsid w:val="0015660E"/>
    <w:rsid w:val="0015685E"/>
    <w:rsid w:val="0015688C"/>
    <w:rsid w:val="00156A39"/>
    <w:rsid w:val="00156C63"/>
    <w:rsid w:val="00156F97"/>
    <w:rsid w:val="00157350"/>
    <w:rsid w:val="0015735F"/>
    <w:rsid w:val="0015740B"/>
    <w:rsid w:val="0015740E"/>
    <w:rsid w:val="00157780"/>
    <w:rsid w:val="001577EE"/>
    <w:rsid w:val="0015790C"/>
    <w:rsid w:val="0016002C"/>
    <w:rsid w:val="00160554"/>
    <w:rsid w:val="00160760"/>
    <w:rsid w:val="00160AEF"/>
    <w:rsid w:val="00160F0E"/>
    <w:rsid w:val="00161684"/>
    <w:rsid w:val="0016173E"/>
    <w:rsid w:val="0016178D"/>
    <w:rsid w:val="00161964"/>
    <w:rsid w:val="00161B55"/>
    <w:rsid w:val="00161B6A"/>
    <w:rsid w:val="00161D0D"/>
    <w:rsid w:val="00162473"/>
    <w:rsid w:val="001624E7"/>
    <w:rsid w:val="001625F7"/>
    <w:rsid w:val="00162750"/>
    <w:rsid w:val="00162AF3"/>
    <w:rsid w:val="00162EC6"/>
    <w:rsid w:val="00163059"/>
    <w:rsid w:val="00163147"/>
    <w:rsid w:val="00163877"/>
    <w:rsid w:val="00163D38"/>
    <w:rsid w:val="00163DBA"/>
    <w:rsid w:val="001642C9"/>
    <w:rsid w:val="001644A3"/>
    <w:rsid w:val="001645D2"/>
    <w:rsid w:val="001646E0"/>
    <w:rsid w:val="00164732"/>
    <w:rsid w:val="00164CC7"/>
    <w:rsid w:val="00165475"/>
    <w:rsid w:val="001656AC"/>
    <w:rsid w:val="0016573F"/>
    <w:rsid w:val="00165933"/>
    <w:rsid w:val="00165A4A"/>
    <w:rsid w:val="00165C21"/>
    <w:rsid w:val="00165FD0"/>
    <w:rsid w:val="00165FDC"/>
    <w:rsid w:val="00166A13"/>
    <w:rsid w:val="00166C5D"/>
    <w:rsid w:val="00166D2C"/>
    <w:rsid w:val="001673F9"/>
    <w:rsid w:val="001676F9"/>
    <w:rsid w:val="001679A0"/>
    <w:rsid w:val="001679D3"/>
    <w:rsid w:val="00167B79"/>
    <w:rsid w:val="00167C2A"/>
    <w:rsid w:val="00167ED2"/>
    <w:rsid w:val="00167F74"/>
    <w:rsid w:val="00167F7C"/>
    <w:rsid w:val="00170216"/>
    <w:rsid w:val="00170310"/>
    <w:rsid w:val="001706CB"/>
    <w:rsid w:val="00170B30"/>
    <w:rsid w:val="00170FF5"/>
    <w:rsid w:val="00171267"/>
    <w:rsid w:val="001713C3"/>
    <w:rsid w:val="0017146E"/>
    <w:rsid w:val="0017184B"/>
    <w:rsid w:val="00171D0F"/>
    <w:rsid w:val="00171DE5"/>
    <w:rsid w:val="00171E03"/>
    <w:rsid w:val="00172199"/>
    <w:rsid w:val="001721DA"/>
    <w:rsid w:val="00172280"/>
    <w:rsid w:val="00172546"/>
    <w:rsid w:val="001726C2"/>
    <w:rsid w:val="0017282E"/>
    <w:rsid w:val="00172AF0"/>
    <w:rsid w:val="00172FA7"/>
    <w:rsid w:val="001737D9"/>
    <w:rsid w:val="00173BA2"/>
    <w:rsid w:val="00173CF5"/>
    <w:rsid w:val="00173E28"/>
    <w:rsid w:val="001741E9"/>
    <w:rsid w:val="001743B4"/>
    <w:rsid w:val="00174536"/>
    <w:rsid w:val="00174B0B"/>
    <w:rsid w:val="00174C42"/>
    <w:rsid w:val="0017544F"/>
    <w:rsid w:val="001755B8"/>
    <w:rsid w:val="0017591E"/>
    <w:rsid w:val="00176018"/>
    <w:rsid w:val="00176545"/>
    <w:rsid w:val="0017692D"/>
    <w:rsid w:val="00176CCC"/>
    <w:rsid w:val="00176E95"/>
    <w:rsid w:val="00176EA6"/>
    <w:rsid w:val="001772BC"/>
    <w:rsid w:val="00177838"/>
    <w:rsid w:val="001778F6"/>
    <w:rsid w:val="00177A4F"/>
    <w:rsid w:val="001806A3"/>
    <w:rsid w:val="001809E9"/>
    <w:rsid w:val="00180C9E"/>
    <w:rsid w:val="00180DF5"/>
    <w:rsid w:val="001812F6"/>
    <w:rsid w:val="00181338"/>
    <w:rsid w:val="00181556"/>
    <w:rsid w:val="001815ED"/>
    <w:rsid w:val="0018162D"/>
    <w:rsid w:val="001816E5"/>
    <w:rsid w:val="00181EA7"/>
    <w:rsid w:val="00181FA6"/>
    <w:rsid w:val="00182084"/>
    <w:rsid w:val="00182DB3"/>
    <w:rsid w:val="00183113"/>
    <w:rsid w:val="001837E2"/>
    <w:rsid w:val="00183C0F"/>
    <w:rsid w:val="00183ECD"/>
    <w:rsid w:val="001840AD"/>
    <w:rsid w:val="001846B8"/>
    <w:rsid w:val="0018483C"/>
    <w:rsid w:val="00184942"/>
    <w:rsid w:val="00184950"/>
    <w:rsid w:val="00184952"/>
    <w:rsid w:val="00184C1D"/>
    <w:rsid w:val="00184C38"/>
    <w:rsid w:val="00184C88"/>
    <w:rsid w:val="00184DD4"/>
    <w:rsid w:val="00184EB2"/>
    <w:rsid w:val="00185254"/>
    <w:rsid w:val="00185507"/>
    <w:rsid w:val="00185F1B"/>
    <w:rsid w:val="00186023"/>
    <w:rsid w:val="00186926"/>
    <w:rsid w:val="00186981"/>
    <w:rsid w:val="001872DA"/>
    <w:rsid w:val="00187383"/>
    <w:rsid w:val="0018743C"/>
    <w:rsid w:val="00187922"/>
    <w:rsid w:val="001900F2"/>
    <w:rsid w:val="001909AE"/>
    <w:rsid w:val="001909D0"/>
    <w:rsid w:val="00191593"/>
    <w:rsid w:val="00191991"/>
    <w:rsid w:val="00191B1C"/>
    <w:rsid w:val="00192568"/>
    <w:rsid w:val="001925E3"/>
    <w:rsid w:val="001925F1"/>
    <w:rsid w:val="00192686"/>
    <w:rsid w:val="0019288A"/>
    <w:rsid w:val="00192A23"/>
    <w:rsid w:val="00192C6A"/>
    <w:rsid w:val="001930DC"/>
    <w:rsid w:val="0019325A"/>
    <w:rsid w:val="0019349B"/>
    <w:rsid w:val="001934C9"/>
    <w:rsid w:val="001938CE"/>
    <w:rsid w:val="0019394C"/>
    <w:rsid w:val="001939B4"/>
    <w:rsid w:val="001939DD"/>
    <w:rsid w:val="001939F2"/>
    <w:rsid w:val="00193CFE"/>
    <w:rsid w:val="00193DC9"/>
    <w:rsid w:val="00193E91"/>
    <w:rsid w:val="0019496D"/>
    <w:rsid w:val="001949F6"/>
    <w:rsid w:val="00194B47"/>
    <w:rsid w:val="00194DC5"/>
    <w:rsid w:val="001954DA"/>
    <w:rsid w:val="001957FA"/>
    <w:rsid w:val="00195D1A"/>
    <w:rsid w:val="00195F1F"/>
    <w:rsid w:val="0019643D"/>
    <w:rsid w:val="00196695"/>
    <w:rsid w:val="00196911"/>
    <w:rsid w:val="00196A2D"/>
    <w:rsid w:val="00196E70"/>
    <w:rsid w:val="00196ED1"/>
    <w:rsid w:val="0019726F"/>
    <w:rsid w:val="00197433"/>
    <w:rsid w:val="001978CF"/>
    <w:rsid w:val="001979C6"/>
    <w:rsid w:val="00197A9E"/>
    <w:rsid w:val="00197C32"/>
    <w:rsid w:val="00197DE7"/>
    <w:rsid w:val="00197E8C"/>
    <w:rsid w:val="001A011B"/>
    <w:rsid w:val="001A05D7"/>
    <w:rsid w:val="001A0B2B"/>
    <w:rsid w:val="001A0B2C"/>
    <w:rsid w:val="001A135C"/>
    <w:rsid w:val="001A197F"/>
    <w:rsid w:val="001A1B21"/>
    <w:rsid w:val="001A1C25"/>
    <w:rsid w:val="001A1DB1"/>
    <w:rsid w:val="001A1DF9"/>
    <w:rsid w:val="001A28AA"/>
    <w:rsid w:val="001A2A9E"/>
    <w:rsid w:val="001A36DB"/>
    <w:rsid w:val="001A3BF0"/>
    <w:rsid w:val="001A3CEA"/>
    <w:rsid w:val="001A3D68"/>
    <w:rsid w:val="001A4102"/>
    <w:rsid w:val="001A4227"/>
    <w:rsid w:val="001A4336"/>
    <w:rsid w:val="001A4569"/>
    <w:rsid w:val="001A4593"/>
    <w:rsid w:val="001A55D4"/>
    <w:rsid w:val="001A5AAE"/>
    <w:rsid w:val="001A5CBD"/>
    <w:rsid w:val="001A62C6"/>
    <w:rsid w:val="001A6422"/>
    <w:rsid w:val="001A695F"/>
    <w:rsid w:val="001A7036"/>
    <w:rsid w:val="001A75F2"/>
    <w:rsid w:val="001A76EE"/>
    <w:rsid w:val="001A7841"/>
    <w:rsid w:val="001A7DF2"/>
    <w:rsid w:val="001A7E49"/>
    <w:rsid w:val="001B0718"/>
    <w:rsid w:val="001B0990"/>
    <w:rsid w:val="001B0A4E"/>
    <w:rsid w:val="001B0D4A"/>
    <w:rsid w:val="001B108D"/>
    <w:rsid w:val="001B126C"/>
    <w:rsid w:val="001B14CF"/>
    <w:rsid w:val="001B18BB"/>
    <w:rsid w:val="001B2201"/>
    <w:rsid w:val="001B249B"/>
    <w:rsid w:val="001B26D7"/>
    <w:rsid w:val="001B2D90"/>
    <w:rsid w:val="001B30E0"/>
    <w:rsid w:val="001B30FA"/>
    <w:rsid w:val="001B32EF"/>
    <w:rsid w:val="001B3805"/>
    <w:rsid w:val="001B3E22"/>
    <w:rsid w:val="001B3E97"/>
    <w:rsid w:val="001B4052"/>
    <w:rsid w:val="001B461C"/>
    <w:rsid w:val="001B4903"/>
    <w:rsid w:val="001B4A7F"/>
    <w:rsid w:val="001B4F1D"/>
    <w:rsid w:val="001B50C6"/>
    <w:rsid w:val="001B516E"/>
    <w:rsid w:val="001B54F1"/>
    <w:rsid w:val="001B58C8"/>
    <w:rsid w:val="001B5A8F"/>
    <w:rsid w:val="001B6121"/>
    <w:rsid w:val="001B6438"/>
    <w:rsid w:val="001B698A"/>
    <w:rsid w:val="001B6A67"/>
    <w:rsid w:val="001B6D1B"/>
    <w:rsid w:val="001B6F74"/>
    <w:rsid w:val="001B70F6"/>
    <w:rsid w:val="001B7273"/>
    <w:rsid w:val="001B746D"/>
    <w:rsid w:val="001B75C2"/>
    <w:rsid w:val="001B796E"/>
    <w:rsid w:val="001B7DF7"/>
    <w:rsid w:val="001C0207"/>
    <w:rsid w:val="001C0413"/>
    <w:rsid w:val="001C091C"/>
    <w:rsid w:val="001C097F"/>
    <w:rsid w:val="001C0C71"/>
    <w:rsid w:val="001C0DA2"/>
    <w:rsid w:val="001C0ED3"/>
    <w:rsid w:val="001C0F54"/>
    <w:rsid w:val="001C124B"/>
    <w:rsid w:val="001C1449"/>
    <w:rsid w:val="001C1476"/>
    <w:rsid w:val="001C175B"/>
    <w:rsid w:val="001C179D"/>
    <w:rsid w:val="001C1C92"/>
    <w:rsid w:val="001C1EED"/>
    <w:rsid w:val="001C1F98"/>
    <w:rsid w:val="001C21D1"/>
    <w:rsid w:val="001C2464"/>
    <w:rsid w:val="001C24B4"/>
    <w:rsid w:val="001C2976"/>
    <w:rsid w:val="001C2AD7"/>
    <w:rsid w:val="001C2F4A"/>
    <w:rsid w:val="001C326E"/>
    <w:rsid w:val="001C3437"/>
    <w:rsid w:val="001C38B4"/>
    <w:rsid w:val="001C38CD"/>
    <w:rsid w:val="001C3AAA"/>
    <w:rsid w:val="001C3C33"/>
    <w:rsid w:val="001C4211"/>
    <w:rsid w:val="001C43BB"/>
    <w:rsid w:val="001C441C"/>
    <w:rsid w:val="001C4792"/>
    <w:rsid w:val="001C4931"/>
    <w:rsid w:val="001C4CC6"/>
    <w:rsid w:val="001C4DBF"/>
    <w:rsid w:val="001C5097"/>
    <w:rsid w:val="001C52D8"/>
    <w:rsid w:val="001C55CA"/>
    <w:rsid w:val="001C59FB"/>
    <w:rsid w:val="001C5EF6"/>
    <w:rsid w:val="001C6178"/>
    <w:rsid w:val="001C62F5"/>
    <w:rsid w:val="001C682E"/>
    <w:rsid w:val="001C6959"/>
    <w:rsid w:val="001C6D16"/>
    <w:rsid w:val="001C6D62"/>
    <w:rsid w:val="001C6F17"/>
    <w:rsid w:val="001C718B"/>
    <w:rsid w:val="001C719C"/>
    <w:rsid w:val="001C74EB"/>
    <w:rsid w:val="001C7CAE"/>
    <w:rsid w:val="001D0325"/>
    <w:rsid w:val="001D044A"/>
    <w:rsid w:val="001D0680"/>
    <w:rsid w:val="001D0796"/>
    <w:rsid w:val="001D07B2"/>
    <w:rsid w:val="001D09B8"/>
    <w:rsid w:val="001D0DEF"/>
    <w:rsid w:val="001D143D"/>
    <w:rsid w:val="001D174D"/>
    <w:rsid w:val="001D1A52"/>
    <w:rsid w:val="001D2357"/>
    <w:rsid w:val="001D24BC"/>
    <w:rsid w:val="001D2865"/>
    <w:rsid w:val="001D2DE0"/>
    <w:rsid w:val="001D2F8E"/>
    <w:rsid w:val="001D354B"/>
    <w:rsid w:val="001D3724"/>
    <w:rsid w:val="001D3747"/>
    <w:rsid w:val="001D3CB4"/>
    <w:rsid w:val="001D3E1A"/>
    <w:rsid w:val="001D40A9"/>
    <w:rsid w:val="001D4486"/>
    <w:rsid w:val="001D4555"/>
    <w:rsid w:val="001D45C2"/>
    <w:rsid w:val="001D47C3"/>
    <w:rsid w:val="001D4885"/>
    <w:rsid w:val="001D4AD1"/>
    <w:rsid w:val="001D4DFE"/>
    <w:rsid w:val="001D4E17"/>
    <w:rsid w:val="001D52E9"/>
    <w:rsid w:val="001D5543"/>
    <w:rsid w:val="001D58AA"/>
    <w:rsid w:val="001D5987"/>
    <w:rsid w:val="001D5CD1"/>
    <w:rsid w:val="001D5D49"/>
    <w:rsid w:val="001D60FD"/>
    <w:rsid w:val="001D6432"/>
    <w:rsid w:val="001D653A"/>
    <w:rsid w:val="001D656D"/>
    <w:rsid w:val="001D6826"/>
    <w:rsid w:val="001D6B59"/>
    <w:rsid w:val="001D6BF0"/>
    <w:rsid w:val="001D6C84"/>
    <w:rsid w:val="001D6D61"/>
    <w:rsid w:val="001D6F15"/>
    <w:rsid w:val="001D70AC"/>
    <w:rsid w:val="001D7364"/>
    <w:rsid w:val="001D7665"/>
    <w:rsid w:val="001D767E"/>
    <w:rsid w:val="001D7F47"/>
    <w:rsid w:val="001D7F6D"/>
    <w:rsid w:val="001D7FDE"/>
    <w:rsid w:val="001E0E16"/>
    <w:rsid w:val="001E1040"/>
    <w:rsid w:val="001E1436"/>
    <w:rsid w:val="001E1674"/>
    <w:rsid w:val="001E1B49"/>
    <w:rsid w:val="001E20A6"/>
    <w:rsid w:val="001E2771"/>
    <w:rsid w:val="001E29B3"/>
    <w:rsid w:val="001E2C71"/>
    <w:rsid w:val="001E3AA8"/>
    <w:rsid w:val="001E44E3"/>
    <w:rsid w:val="001E4546"/>
    <w:rsid w:val="001E5033"/>
    <w:rsid w:val="001E542E"/>
    <w:rsid w:val="001E570D"/>
    <w:rsid w:val="001E5DBD"/>
    <w:rsid w:val="001E5F82"/>
    <w:rsid w:val="001E626D"/>
    <w:rsid w:val="001E6285"/>
    <w:rsid w:val="001E6AE4"/>
    <w:rsid w:val="001E6B2E"/>
    <w:rsid w:val="001E7248"/>
    <w:rsid w:val="001E73AC"/>
    <w:rsid w:val="001E7712"/>
    <w:rsid w:val="001E7B39"/>
    <w:rsid w:val="001E7C05"/>
    <w:rsid w:val="001E7C74"/>
    <w:rsid w:val="001EE0F9"/>
    <w:rsid w:val="001F08CB"/>
    <w:rsid w:val="001F0A77"/>
    <w:rsid w:val="001F0BDC"/>
    <w:rsid w:val="001F11ED"/>
    <w:rsid w:val="001F1276"/>
    <w:rsid w:val="001F132F"/>
    <w:rsid w:val="001F13E1"/>
    <w:rsid w:val="001F174D"/>
    <w:rsid w:val="001F177A"/>
    <w:rsid w:val="001F19CA"/>
    <w:rsid w:val="001F1AD3"/>
    <w:rsid w:val="001F1C88"/>
    <w:rsid w:val="001F1E95"/>
    <w:rsid w:val="001F2519"/>
    <w:rsid w:val="001F257A"/>
    <w:rsid w:val="001F27CC"/>
    <w:rsid w:val="001F281B"/>
    <w:rsid w:val="001F2843"/>
    <w:rsid w:val="001F2D11"/>
    <w:rsid w:val="001F2FF2"/>
    <w:rsid w:val="001F329E"/>
    <w:rsid w:val="001F32EF"/>
    <w:rsid w:val="001F34BA"/>
    <w:rsid w:val="001F3704"/>
    <w:rsid w:val="001F39A9"/>
    <w:rsid w:val="001F3A28"/>
    <w:rsid w:val="001F3AAF"/>
    <w:rsid w:val="001F3B7B"/>
    <w:rsid w:val="001F40F2"/>
    <w:rsid w:val="001F433C"/>
    <w:rsid w:val="001F4672"/>
    <w:rsid w:val="001F48D9"/>
    <w:rsid w:val="001F4930"/>
    <w:rsid w:val="001F4C27"/>
    <w:rsid w:val="001F4F3F"/>
    <w:rsid w:val="001F4F4E"/>
    <w:rsid w:val="001F56A2"/>
    <w:rsid w:val="001F5914"/>
    <w:rsid w:val="001F5D5D"/>
    <w:rsid w:val="001F5E45"/>
    <w:rsid w:val="001F5F36"/>
    <w:rsid w:val="001F5F70"/>
    <w:rsid w:val="001F6A05"/>
    <w:rsid w:val="001F6A24"/>
    <w:rsid w:val="001F6B9C"/>
    <w:rsid w:val="001F6C98"/>
    <w:rsid w:val="001F71A7"/>
    <w:rsid w:val="001F71EF"/>
    <w:rsid w:val="001F71FE"/>
    <w:rsid w:val="001F72EF"/>
    <w:rsid w:val="001F7528"/>
    <w:rsid w:val="001F7E39"/>
    <w:rsid w:val="001F906D"/>
    <w:rsid w:val="002001A6"/>
    <w:rsid w:val="0020021A"/>
    <w:rsid w:val="00200BE7"/>
    <w:rsid w:val="00200D85"/>
    <w:rsid w:val="00200E0B"/>
    <w:rsid w:val="00200F87"/>
    <w:rsid w:val="00201182"/>
    <w:rsid w:val="00201D40"/>
    <w:rsid w:val="00201E4A"/>
    <w:rsid w:val="00202188"/>
    <w:rsid w:val="00202AF1"/>
    <w:rsid w:val="00202CF7"/>
    <w:rsid w:val="00202D3B"/>
    <w:rsid w:val="00202DFB"/>
    <w:rsid w:val="00203010"/>
    <w:rsid w:val="002030E7"/>
    <w:rsid w:val="00203108"/>
    <w:rsid w:val="002034B3"/>
    <w:rsid w:val="002038E9"/>
    <w:rsid w:val="002039F9"/>
    <w:rsid w:val="00203D69"/>
    <w:rsid w:val="002040C6"/>
    <w:rsid w:val="002048D1"/>
    <w:rsid w:val="00204A7B"/>
    <w:rsid w:val="00205041"/>
    <w:rsid w:val="002051B0"/>
    <w:rsid w:val="002054A3"/>
    <w:rsid w:val="00205727"/>
    <w:rsid w:val="002058AB"/>
    <w:rsid w:val="00205962"/>
    <w:rsid w:val="002064E2"/>
    <w:rsid w:val="00206620"/>
    <w:rsid w:val="002067B4"/>
    <w:rsid w:val="00206A3C"/>
    <w:rsid w:val="00206ABA"/>
    <w:rsid w:val="00206BCD"/>
    <w:rsid w:val="00206D23"/>
    <w:rsid w:val="00206E20"/>
    <w:rsid w:val="00206F83"/>
    <w:rsid w:val="00206FDD"/>
    <w:rsid w:val="002073DA"/>
    <w:rsid w:val="002074DC"/>
    <w:rsid w:val="002078ED"/>
    <w:rsid w:val="00207BE3"/>
    <w:rsid w:val="00207CFD"/>
    <w:rsid w:val="00207DFD"/>
    <w:rsid w:val="00207E00"/>
    <w:rsid w:val="00207FB4"/>
    <w:rsid w:val="00210082"/>
    <w:rsid w:val="00210320"/>
    <w:rsid w:val="00210328"/>
    <w:rsid w:val="002103E6"/>
    <w:rsid w:val="0021045B"/>
    <w:rsid w:val="002107CE"/>
    <w:rsid w:val="00210F7F"/>
    <w:rsid w:val="00211054"/>
    <w:rsid w:val="002112DA"/>
    <w:rsid w:val="002113AD"/>
    <w:rsid w:val="002116ED"/>
    <w:rsid w:val="0021180D"/>
    <w:rsid w:val="00211B41"/>
    <w:rsid w:val="00212325"/>
    <w:rsid w:val="002123A2"/>
    <w:rsid w:val="002125DE"/>
    <w:rsid w:val="0021272D"/>
    <w:rsid w:val="00212739"/>
    <w:rsid w:val="00212CC9"/>
    <w:rsid w:val="00212D31"/>
    <w:rsid w:val="00212F6E"/>
    <w:rsid w:val="00213273"/>
    <w:rsid w:val="002136E1"/>
    <w:rsid w:val="00213701"/>
    <w:rsid w:val="00213984"/>
    <w:rsid w:val="00213B87"/>
    <w:rsid w:val="00213BCE"/>
    <w:rsid w:val="00213C73"/>
    <w:rsid w:val="00213CC5"/>
    <w:rsid w:val="00213DEA"/>
    <w:rsid w:val="0021447C"/>
    <w:rsid w:val="002144C7"/>
    <w:rsid w:val="002146BF"/>
    <w:rsid w:val="00214788"/>
    <w:rsid w:val="002147BC"/>
    <w:rsid w:val="00214B10"/>
    <w:rsid w:val="00214D56"/>
    <w:rsid w:val="00214E3F"/>
    <w:rsid w:val="00215192"/>
    <w:rsid w:val="00215748"/>
    <w:rsid w:val="002157DE"/>
    <w:rsid w:val="002159EB"/>
    <w:rsid w:val="002161CC"/>
    <w:rsid w:val="002163B5"/>
    <w:rsid w:val="00216452"/>
    <w:rsid w:val="0021661B"/>
    <w:rsid w:val="00216CEC"/>
    <w:rsid w:val="00217355"/>
    <w:rsid w:val="00217557"/>
    <w:rsid w:val="002176CD"/>
    <w:rsid w:val="00217CA7"/>
    <w:rsid w:val="00217EF1"/>
    <w:rsid w:val="002204B6"/>
    <w:rsid w:val="00220628"/>
    <w:rsid w:val="0022067F"/>
    <w:rsid w:val="00220ADD"/>
    <w:rsid w:val="00220F97"/>
    <w:rsid w:val="00220FC4"/>
    <w:rsid w:val="0022159B"/>
    <w:rsid w:val="002217C8"/>
    <w:rsid w:val="00221819"/>
    <w:rsid w:val="00221B2B"/>
    <w:rsid w:val="00221D20"/>
    <w:rsid w:val="002222A4"/>
    <w:rsid w:val="0022236F"/>
    <w:rsid w:val="00222A1A"/>
    <w:rsid w:val="00222C32"/>
    <w:rsid w:val="00222D4A"/>
    <w:rsid w:val="00222EEC"/>
    <w:rsid w:val="00223165"/>
    <w:rsid w:val="00223395"/>
    <w:rsid w:val="0022347F"/>
    <w:rsid w:val="00223705"/>
    <w:rsid w:val="00223AFF"/>
    <w:rsid w:val="002240F1"/>
    <w:rsid w:val="0022481D"/>
    <w:rsid w:val="0022481F"/>
    <w:rsid w:val="00224962"/>
    <w:rsid w:val="00224A28"/>
    <w:rsid w:val="00224AE5"/>
    <w:rsid w:val="00224B12"/>
    <w:rsid w:val="00224E49"/>
    <w:rsid w:val="002253CB"/>
    <w:rsid w:val="0022540A"/>
    <w:rsid w:val="00225845"/>
    <w:rsid w:val="0022589F"/>
    <w:rsid w:val="0022613A"/>
    <w:rsid w:val="0022628D"/>
    <w:rsid w:val="00226480"/>
    <w:rsid w:val="00226526"/>
    <w:rsid w:val="0022683F"/>
    <w:rsid w:val="00226C82"/>
    <w:rsid w:val="00226ED7"/>
    <w:rsid w:val="00227442"/>
    <w:rsid w:val="002276E5"/>
    <w:rsid w:val="00227D72"/>
    <w:rsid w:val="00227EDF"/>
    <w:rsid w:val="002302B4"/>
    <w:rsid w:val="00230359"/>
    <w:rsid w:val="002305C5"/>
    <w:rsid w:val="0023069D"/>
    <w:rsid w:val="0023098F"/>
    <w:rsid w:val="00231095"/>
    <w:rsid w:val="002311F9"/>
    <w:rsid w:val="00231902"/>
    <w:rsid w:val="002319A5"/>
    <w:rsid w:val="00231BEE"/>
    <w:rsid w:val="00231CF5"/>
    <w:rsid w:val="00232259"/>
    <w:rsid w:val="0023232E"/>
    <w:rsid w:val="002324CF"/>
    <w:rsid w:val="00232540"/>
    <w:rsid w:val="002325C2"/>
    <w:rsid w:val="002327EB"/>
    <w:rsid w:val="00232D5E"/>
    <w:rsid w:val="00232E5B"/>
    <w:rsid w:val="00233538"/>
    <w:rsid w:val="0023353C"/>
    <w:rsid w:val="002338A2"/>
    <w:rsid w:val="00233E52"/>
    <w:rsid w:val="00233EAD"/>
    <w:rsid w:val="002341FA"/>
    <w:rsid w:val="00234452"/>
    <w:rsid w:val="002345ED"/>
    <w:rsid w:val="002346F8"/>
    <w:rsid w:val="00234DA7"/>
    <w:rsid w:val="002353C8"/>
    <w:rsid w:val="00235403"/>
    <w:rsid w:val="00235601"/>
    <w:rsid w:val="0023579F"/>
    <w:rsid w:val="00235838"/>
    <w:rsid w:val="00235938"/>
    <w:rsid w:val="0023598F"/>
    <w:rsid w:val="00235B5A"/>
    <w:rsid w:val="00235EE3"/>
    <w:rsid w:val="00235F20"/>
    <w:rsid w:val="0023605F"/>
    <w:rsid w:val="0023634D"/>
    <w:rsid w:val="0023650C"/>
    <w:rsid w:val="002368C1"/>
    <w:rsid w:val="00236E40"/>
    <w:rsid w:val="002370F7"/>
    <w:rsid w:val="00237187"/>
    <w:rsid w:val="00237387"/>
    <w:rsid w:val="002377D8"/>
    <w:rsid w:val="00237A54"/>
    <w:rsid w:val="00237B99"/>
    <w:rsid w:val="002405CA"/>
    <w:rsid w:val="00240711"/>
    <w:rsid w:val="0024072C"/>
    <w:rsid w:val="002407C9"/>
    <w:rsid w:val="0024091C"/>
    <w:rsid w:val="00240946"/>
    <w:rsid w:val="00240F4C"/>
    <w:rsid w:val="002414D4"/>
    <w:rsid w:val="002414E1"/>
    <w:rsid w:val="00241872"/>
    <w:rsid w:val="00241B52"/>
    <w:rsid w:val="00241DB2"/>
    <w:rsid w:val="00241DED"/>
    <w:rsid w:val="00241EEA"/>
    <w:rsid w:val="00241F65"/>
    <w:rsid w:val="002420FE"/>
    <w:rsid w:val="002421AF"/>
    <w:rsid w:val="002426F0"/>
    <w:rsid w:val="00242918"/>
    <w:rsid w:val="00242A19"/>
    <w:rsid w:val="00242A63"/>
    <w:rsid w:val="00243051"/>
    <w:rsid w:val="00243865"/>
    <w:rsid w:val="00243B7E"/>
    <w:rsid w:val="00243D9E"/>
    <w:rsid w:val="00243DC0"/>
    <w:rsid w:val="00243E30"/>
    <w:rsid w:val="00244078"/>
    <w:rsid w:val="00244173"/>
    <w:rsid w:val="00244180"/>
    <w:rsid w:val="002441DE"/>
    <w:rsid w:val="00244640"/>
    <w:rsid w:val="00244A9E"/>
    <w:rsid w:val="00244E46"/>
    <w:rsid w:val="0024567F"/>
    <w:rsid w:val="002456DA"/>
    <w:rsid w:val="00245878"/>
    <w:rsid w:val="00245887"/>
    <w:rsid w:val="00245975"/>
    <w:rsid w:val="0024622C"/>
    <w:rsid w:val="00246284"/>
    <w:rsid w:val="002462CD"/>
    <w:rsid w:val="0024663B"/>
    <w:rsid w:val="002466C1"/>
    <w:rsid w:val="00246755"/>
    <w:rsid w:val="002469BB"/>
    <w:rsid w:val="00246AAD"/>
    <w:rsid w:val="00246D28"/>
    <w:rsid w:val="00246F55"/>
    <w:rsid w:val="00246F7A"/>
    <w:rsid w:val="0024792D"/>
    <w:rsid w:val="00247EBD"/>
    <w:rsid w:val="002502C4"/>
    <w:rsid w:val="002502E3"/>
    <w:rsid w:val="00250553"/>
    <w:rsid w:val="00250ECE"/>
    <w:rsid w:val="00251293"/>
    <w:rsid w:val="00251A19"/>
    <w:rsid w:val="00251DE6"/>
    <w:rsid w:val="00251FEF"/>
    <w:rsid w:val="0025254F"/>
    <w:rsid w:val="0025265A"/>
    <w:rsid w:val="00252839"/>
    <w:rsid w:val="00252E18"/>
    <w:rsid w:val="00253207"/>
    <w:rsid w:val="002532A4"/>
    <w:rsid w:val="00253343"/>
    <w:rsid w:val="00253381"/>
    <w:rsid w:val="00253B53"/>
    <w:rsid w:val="00253D04"/>
    <w:rsid w:val="00253FDF"/>
    <w:rsid w:val="00254118"/>
    <w:rsid w:val="002545DD"/>
    <w:rsid w:val="00254620"/>
    <w:rsid w:val="00254AE8"/>
    <w:rsid w:val="00254B43"/>
    <w:rsid w:val="00254C07"/>
    <w:rsid w:val="00254D53"/>
    <w:rsid w:val="002550C0"/>
    <w:rsid w:val="002551D6"/>
    <w:rsid w:val="002551F6"/>
    <w:rsid w:val="00255259"/>
    <w:rsid w:val="00255E5B"/>
    <w:rsid w:val="00256271"/>
    <w:rsid w:val="002562BC"/>
    <w:rsid w:val="0025636C"/>
    <w:rsid w:val="00256786"/>
    <w:rsid w:val="002567C8"/>
    <w:rsid w:val="00256CF4"/>
    <w:rsid w:val="00256D91"/>
    <w:rsid w:val="002570BE"/>
    <w:rsid w:val="00257165"/>
    <w:rsid w:val="00257315"/>
    <w:rsid w:val="002573BE"/>
    <w:rsid w:val="002574A1"/>
    <w:rsid w:val="00257A71"/>
    <w:rsid w:val="00257D1A"/>
    <w:rsid w:val="00260738"/>
    <w:rsid w:val="00260D73"/>
    <w:rsid w:val="00260F04"/>
    <w:rsid w:val="002614EE"/>
    <w:rsid w:val="00261777"/>
    <w:rsid w:val="00261824"/>
    <w:rsid w:val="002619C8"/>
    <w:rsid w:val="00261E8E"/>
    <w:rsid w:val="00261F3C"/>
    <w:rsid w:val="0026246F"/>
    <w:rsid w:val="002625AC"/>
    <w:rsid w:val="002627CA"/>
    <w:rsid w:val="002629D7"/>
    <w:rsid w:val="00262B43"/>
    <w:rsid w:val="00262F5A"/>
    <w:rsid w:val="002631F2"/>
    <w:rsid w:val="0026343B"/>
    <w:rsid w:val="00263572"/>
    <w:rsid w:val="002637A9"/>
    <w:rsid w:val="0026388A"/>
    <w:rsid w:val="00263CC8"/>
    <w:rsid w:val="00263FFB"/>
    <w:rsid w:val="00264550"/>
    <w:rsid w:val="00264598"/>
    <w:rsid w:val="002645C7"/>
    <w:rsid w:val="0026490F"/>
    <w:rsid w:val="00264F94"/>
    <w:rsid w:val="0026516D"/>
    <w:rsid w:val="00265635"/>
    <w:rsid w:val="002658DC"/>
    <w:rsid w:val="00265E65"/>
    <w:rsid w:val="00265FCB"/>
    <w:rsid w:val="002660D6"/>
    <w:rsid w:val="002661BF"/>
    <w:rsid w:val="002665AD"/>
    <w:rsid w:val="00266692"/>
    <w:rsid w:val="00266863"/>
    <w:rsid w:val="00266D49"/>
    <w:rsid w:val="00267132"/>
    <w:rsid w:val="002673F1"/>
    <w:rsid w:val="002674F6"/>
    <w:rsid w:val="00267AE0"/>
    <w:rsid w:val="00270305"/>
    <w:rsid w:val="00270659"/>
    <w:rsid w:val="00270958"/>
    <w:rsid w:val="00270A53"/>
    <w:rsid w:val="00270A82"/>
    <w:rsid w:val="00270D0C"/>
    <w:rsid w:val="00270EE4"/>
    <w:rsid w:val="00270FE1"/>
    <w:rsid w:val="00271218"/>
    <w:rsid w:val="00271458"/>
    <w:rsid w:val="00271814"/>
    <w:rsid w:val="0027191F"/>
    <w:rsid w:val="002719C0"/>
    <w:rsid w:val="00271B03"/>
    <w:rsid w:val="00271D9D"/>
    <w:rsid w:val="00271E49"/>
    <w:rsid w:val="00272183"/>
    <w:rsid w:val="002726E8"/>
    <w:rsid w:val="00272C03"/>
    <w:rsid w:val="0027363D"/>
    <w:rsid w:val="00273672"/>
    <w:rsid w:val="0027401E"/>
    <w:rsid w:val="002743F8"/>
    <w:rsid w:val="002746A2"/>
    <w:rsid w:val="00274E4E"/>
    <w:rsid w:val="002751BF"/>
    <w:rsid w:val="00275460"/>
    <w:rsid w:val="0027573F"/>
    <w:rsid w:val="00275831"/>
    <w:rsid w:val="00275AAC"/>
    <w:rsid w:val="00275AE3"/>
    <w:rsid w:val="00275C18"/>
    <w:rsid w:val="00275C2E"/>
    <w:rsid w:val="002760EC"/>
    <w:rsid w:val="002762D0"/>
    <w:rsid w:val="00276454"/>
    <w:rsid w:val="002768E2"/>
    <w:rsid w:val="00276DA2"/>
    <w:rsid w:val="00277025"/>
    <w:rsid w:val="002772A4"/>
    <w:rsid w:val="0027730E"/>
    <w:rsid w:val="00277475"/>
    <w:rsid w:val="00277590"/>
    <w:rsid w:val="00277623"/>
    <w:rsid w:val="00277756"/>
    <w:rsid w:val="00277A38"/>
    <w:rsid w:val="00277B9F"/>
    <w:rsid w:val="00277C45"/>
    <w:rsid w:val="002805D0"/>
    <w:rsid w:val="002805FB"/>
    <w:rsid w:val="00280DCD"/>
    <w:rsid w:val="00280E40"/>
    <w:rsid w:val="00280F86"/>
    <w:rsid w:val="0028170C"/>
    <w:rsid w:val="002819B0"/>
    <w:rsid w:val="00281D80"/>
    <w:rsid w:val="00281F5C"/>
    <w:rsid w:val="00282061"/>
    <w:rsid w:val="0028216A"/>
    <w:rsid w:val="00282207"/>
    <w:rsid w:val="002829BD"/>
    <w:rsid w:val="00282ABA"/>
    <w:rsid w:val="002835E4"/>
    <w:rsid w:val="0028362E"/>
    <w:rsid w:val="00283E61"/>
    <w:rsid w:val="00283ED1"/>
    <w:rsid w:val="0028429E"/>
    <w:rsid w:val="0028463A"/>
    <w:rsid w:val="002852C3"/>
    <w:rsid w:val="0028544A"/>
    <w:rsid w:val="0028560F"/>
    <w:rsid w:val="00285619"/>
    <w:rsid w:val="00285A33"/>
    <w:rsid w:val="00285E63"/>
    <w:rsid w:val="00286297"/>
    <w:rsid w:val="00286504"/>
    <w:rsid w:val="0028677F"/>
    <w:rsid w:val="00286873"/>
    <w:rsid w:val="002869D7"/>
    <w:rsid w:val="00286CCC"/>
    <w:rsid w:val="00286E36"/>
    <w:rsid w:val="00286FAA"/>
    <w:rsid w:val="00287419"/>
    <w:rsid w:val="00287A30"/>
    <w:rsid w:val="00287A58"/>
    <w:rsid w:val="00287D30"/>
    <w:rsid w:val="002902B3"/>
    <w:rsid w:val="0029042D"/>
    <w:rsid w:val="00290446"/>
    <w:rsid w:val="00290671"/>
    <w:rsid w:val="002908B7"/>
    <w:rsid w:val="00290D1A"/>
    <w:rsid w:val="00290E62"/>
    <w:rsid w:val="002910BD"/>
    <w:rsid w:val="002910EB"/>
    <w:rsid w:val="0029117D"/>
    <w:rsid w:val="002911B4"/>
    <w:rsid w:val="002916B8"/>
    <w:rsid w:val="002917BC"/>
    <w:rsid w:val="00291851"/>
    <w:rsid w:val="0029191B"/>
    <w:rsid w:val="00291E63"/>
    <w:rsid w:val="00291FB3"/>
    <w:rsid w:val="00292306"/>
    <w:rsid w:val="002924A6"/>
    <w:rsid w:val="00292561"/>
    <w:rsid w:val="00292BAF"/>
    <w:rsid w:val="0029300F"/>
    <w:rsid w:val="00293364"/>
    <w:rsid w:val="00293656"/>
    <w:rsid w:val="00293761"/>
    <w:rsid w:val="00293A46"/>
    <w:rsid w:val="00293BA7"/>
    <w:rsid w:val="00293D7D"/>
    <w:rsid w:val="00293FFC"/>
    <w:rsid w:val="002941E3"/>
    <w:rsid w:val="002942FC"/>
    <w:rsid w:val="002943FA"/>
    <w:rsid w:val="0029443A"/>
    <w:rsid w:val="00294725"/>
    <w:rsid w:val="00294AB2"/>
    <w:rsid w:val="00294B8C"/>
    <w:rsid w:val="00294C3B"/>
    <w:rsid w:val="00294DBA"/>
    <w:rsid w:val="00294ED5"/>
    <w:rsid w:val="0029503B"/>
    <w:rsid w:val="0029526F"/>
    <w:rsid w:val="00295349"/>
    <w:rsid w:val="0029555D"/>
    <w:rsid w:val="00295717"/>
    <w:rsid w:val="00295728"/>
    <w:rsid w:val="00295850"/>
    <w:rsid w:val="00295ABA"/>
    <w:rsid w:val="0029609A"/>
    <w:rsid w:val="00296273"/>
    <w:rsid w:val="00296681"/>
    <w:rsid w:val="00296972"/>
    <w:rsid w:val="00296A7C"/>
    <w:rsid w:val="00296A95"/>
    <w:rsid w:val="00296C0C"/>
    <w:rsid w:val="00296CA8"/>
    <w:rsid w:val="002971E1"/>
    <w:rsid w:val="0029739F"/>
    <w:rsid w:val="00297542"/>
    <w:rsid w:val="00297725"/>
    <w:rsid w:val="0029773A"/>
    <w:rsid w:val="002978A5"/>
    <w:rsid w:val="00297F4A"/>
    <w:rsid w:val="002A045D"/>
    <w:rsid w:val="002A0565"/>
    <w:rsid w:val="002A07E0"/>
    <w:rsid w:val="002A0907"/>
    <w:rsid w:val="002A0AD6"/>
    <w:rsid w:val="002A1028"/>
    <w:rsid w:val="002A125D"/>
    <w:rsid w:val="002A13D2"/>
    <w:rsid w:val="002A17D7"/>
    <w:rsid w:val="002A1974"/>
    <w:rsid w:val="002A294C"/>
    <w:rsid w:val="002A3122"/>
    <w:rsid w:val="002A3222"/>
    <w:rsid w:val="002A3237"/>
    <w:rsid w:val="002A34F1"/>
    <w:rsid w:val="002A3541"/>
    <w:rsid w:val="002A3771"/>
    <w:rsid w:val="002A3A99"/>
    <w:rsid w:val="002A3FBE"/>
    <w:rsid w:val="002A428B"/>
    <w:rsid w:val="002A42DF"/>
    <w:rsid w:val="002A4630"/>
    <w:rsid w:val="002A48CF"/>
    <w:rsid w:val="002A4BAC"/>
    <w:rsid w:val="002A4EAA"/>
    <w:rsid w:val="002A580B"/>
    <w:rsid w:val="002A60EE"/>
    <w:rsid w:val="002A6241"/>
    <w:rsid w:val="002A6306"/>
    <w:rsid w:val="002A6423"/>
    <w:rsid w:val="002A6475"/>
    <w:rsid w:val="002A64D4"/>
    <w:rsid w:val="002A666C"/>
    <w:rsid w:val="002A69F0"/>
    <w:rsid w:val="002A6AC4"/>
    <w:rsid w:val="002A6D08"/>
    <w:rsid w:val="002A6DA8"/>
    <w:rsid w:val="002A6E00"/>
    <w:rsid w:val="002A6E87"/>
    <w:rsid w:val="002A6F89"/>
    <w:rsid w:val="002A7136"/>
    <w:rsid w:val="002A715D"/>
    <w:rsid w:val="002A77CD"/>
    <w:rsid w:val="002A77D0"/>
    <w:rsid w:val="002A7A6B"/>
    <w:rsid w:val="002A7B8F"/>
    <w:rsid w:val="002A7D43"/>
    <w:rsid w:val="002A7D75"/>
    <w:rsid w:val="002B00B1"/>
    <w:rsid w:val="002B0477"/>
    <w:rsid w:val="002B04FD"/>
    <w:rsid w:val="002B0682"/>
    <w:rsid w:val="002B0B54"/>
    <w:rsid w:val="002B0D77"/>
    <w:rsid w:val="002B14D8"/>
    <w:rsid w:val="002B14E0"/>
    <w:rsid w:val="002B1A04"/>
    <w:rsid w:val="002B1A3C"/>
    <w:rsid w:val="002B1B96"/>
    <w:rsid w:val="002B1FB3"/>
    <w:rsid w:val="002B2038"/>
    <w:rsid w:val="002B210D"/>
    <w:rsid w:val="002B301D"/>
    <w:rsid w:val="002B362F"/>
    <w:rsid w:val="002B38C6"/>
    <w:rsid w:val="002B3AF9"/>
    <w:rsid w:val="002B3C0C"/>
    <w:rsid w:val="002B3D34"/>
    <w:rsid w:val="002B3E60"/>
    <w:rsid w:val="002B3F3D"/>
    <w:rsid w:val="002B4548"/>
    <w:rsid w:val="002B5191"/>
    <w:rsid w:val="002B51C6"/>
    <w:rsid w:val="002B539F"/>
    <w:rsid w:val="002B559A"/>
    <w:rsid w:val="002B565F"/>
    <w:rsid w:val="002B5662"/>
    <w:rsid w:val="002B5974"/>
    <w:rsid w:val="002B5A05"/>
    <w:rsid w:val="002B5CA3"/>
    <w:rsid w:val="002B6340"/>
    <w:rsid w:val="002B6366"/>
    <w:rsid w:val="002B64A2"/>
    <w:rsid w:val="002B6541"/>
    <w:rsid w:val="002B6844"/>
    <w:rsid w:val="002B6AAB"/>
    <w:rsid w:val="002B758E"/>
    <w:rsid w:val="002B75B6"/>
    <w:rsid w:val="002B7CD3"/>
    <w:rsid w:val="002B7E35"/>
    <w:rsid w:val="002C0420"/>
    <w:rsid w:val="002C0781"/>
    <w:rsid w:val="002C0CB7"/>
    <w:rsid w:val="002C0D90"/>
    <w:rsid w:val="002C0E0A"/>
    <w:rsid w:val="002C1167"/>
    <w:rsid w:val="002C1247"/>
    <w:rsid w:val="002C1305"/>
    <w:rsid w:val="002C14FF"/>
    <w:rsid w:val="002C18DF"/>
    <w:rsid w:val="002C1C6A"/>
    <w:rsid w:val="002C1CEE"/>
    <w:rsid w:val="002C1ECF"/>
    <w:rsid w:val="002C1FD7"/>
    <w:rsid w:val="002C2306"/>
    <w:rsid w:val="002C2A6D"/>
    <w:rsid w:val="002C3329"/>
    <w:rsid w:val="002C3681"/>
    <w:rsid w:val="002C3FDF"/>
    <w:rsid w:val="002C4067"/>
    <w:rsid w:val="002C42D9"/>
    <w:rsid w:val="002C432D"/>
    <w:rsid w:val="002C43F8"/>
    <w:rsid w:val="002C4570"/>
    <w:rsid w:val="002C4C55"/>
    <w:rsid w:val="002C549F"/>
    <w:rsid w:val="002C54C0"/>
    <w:rsid w:val="002C56F4"/>
    <w:rsid w:val="002C5B24"/>
    <w:rsid w:val="002C5D30"/>
    <w:rsid w:val="002C6111"/>
    <w:rsid w:val="002C68DB"/>
    <w:rsid w:val="002C6B10"/>
    <w:rsid w:val="002C7311"/>
    <w:rsid w:val="002C7355"/>
    <w:rsid w:val="002C73CE"/>
    <w:rsid w:val="002C740E"/>
    <w:rsid w:val="002D00A0"/>
    <w:rsid w:val="002D0259"/>
    <w:rsid w:val="002D05AA"/>
    <w:rsid w:val="002D06FC"/>
    <w:rsid w:val="002D0982"/>
    <w:rsid w:val="002D16BE"/>
    <w:rsid w:val="002D16D1"/>
    <w:rsid w:val="002D1C02"/>
    <w:rsid w:val="002D1C25"/>
    <w:rsid w:val="002D1E12"/>
    <w:rsid w:val="002D1EBA"/>
    <w:rsid w:val="002D1F74"/>
    <w:rsid w:val="002D2B8E"/>
    <w:rsid w:val="002D2BCA"/>
    <w:rsid w:val="002D2E77"/>
    <w:rsid w:val="002D353D"/>
    <w:rsid w:val="002D3693"/>
    <w:rsid w:val="002D3969"/>
    <w:rsid w:val="002D3D77"/>
    <w:rsid w:val="002D49EC"/>
    <w:rsid w:val="002D4B64"/>
    <w:rsid w:val="002D4D71"/>
    <w:rsid w:val="002D4F90"/>
    <w:rsid w:val="002D530F"/>
    <w:rsid w:val="002D53AB"/>
    <w:rsid w:val="002D57A6"/>
    <w:rsid w:val="002D59B8"/>
    <w:rsid w:val="002D5C3F"/>
    <w:rsid w:val="002D5DA2"/>
    <w:rsid w:val="002D62A5"/>
    <w:rsid w:val="002D64A8"/>
    <w:rsid w:val="002D6797"/>
    <w:rsid w:val="002D6A87"/>
    <w:rsid w:val="002D6E5F"/>
    <w:rsid w:val="002D7311"/>
    <w:rsid w:val="002D7954"/>
    <w:rsid w:val="002D7A52"/>
    <w:rsid w:val="002D7F42"/>
    <w:rsid w:val="002E0473"/>
    <w:rsid w:val="002E064B"/>
    <w:rsid w:val="002E070D"/>
    <w:rsid w:val="002E0894"/>
    <w:rsid w:val="002E0912"/>
    <w:rsid w:val="002E0C16"/>
    <w:rsid w:val="002E0D45"/>
    <w:rsid w:val="002E0FBC"/>
    <w:rsid w:val="002E1240"/>
    <w:rsid w:val="002E1932"/>
    <w:rsid w:val="002E1A13"/>
    <w:rsid w:val="002E1B71"/>
    <w:rsid w:val="002E1E52"/>
    <w:rsid w:val="002E20FD"/>
    <w:rsid w:val="002E2293"/>
    <w:rsid w:val="002E273F"/>
    <w:rsid w:val="002E2F15"/>
    <w:rsid w:val="002E31B5"/>
    <w:rsid w:val="002E3673"/>
    <w:rsid w:val="002E36BF"/>
    <w:rsid w:val="002E37D7"/>
    <w:rsid w:val="002E39B1"/>
    <w:rsid w:val="002E3BEB"/>
    <w:rsid w:val="002E3F0A"/>
    <w:rsid w:val="002E4059"/>
    <w:rsid w:val="002E41F5"/>
    <w:rsid w:val="002E472D"/>
    <w:rsid w:val="002E4922"/>
    <w:rsid w:val="002E50DA"/>
    <w:rsid w:val="002E5756"/>
    <w:rsid w:val="002E5969"/>
    <w:rsid w:val="002E5E79"/>
    <w:rsid w:val="002E5F4E"/>
    <w:rsid w:val="002E6233"/>
    <w:rsid w:val="002E62BE"/>
    <w:rsid w:val="002E6370"/>
    <w:rsid w:val="002E6615"/>
    <w:rsid w:val="002E6878"/>
    <w:rsid w:val="002E6945"/>
    <w:rsid w:val="002E69B3"/>
    <w:rsid w:val="002E6A41"/>
    <w:rsid w:val="002E70F0"/>
    <w:rsid w:val="002E7222"/>
    <w:rsid w:val="002E7364"/>
    <w:rsid w:val="002E749C"/>
    <w:rsid w:val="002E753A"/>
    <w:rsid w:val="002E78E4"/>
    <w:rsid w:val="002E7A88"/>
    <w:rsid w:val="002E7B48"/>
    <w:rsid w:val="002E7C32"/>
    <w:rsid w:val="002E7C68"/>
    <w:rsid w:val="002E7D7E"/>
    <w:rsid w:val="002F002F"/>
    <w:rsid w:val="002F0097"/>
    <w:rsid w:val="002F0494"/>
    <w:rsid w:val="002F0716"/>
    <w:rsid w:val="002F1336"/>
    <w:rsid w:val="002F16FF"/>
    <w:rsid w:val="002F1E77"/>
    <w:rsid w:val="002F1EF0"/>
    <w:rsid w:val="002F1F0F"/>
    <w:rsid w:val="002F2136"/>
    <w:rsid w:val="002F2223"/>
    <w:rsid w:val="002F28EB"/>
    <w:rsid w:val="002F2AA4"/>
    <w:rsid w:val="002F2B06"/>
    <w:rsid w:val="002F2C59"/>
    <w:rsid w:val="002F2C64"/>
    <w:rsid w:val="002F2C7F"/>
    <w:rsid w:val="002F3B5E"/>
    <w:rsid w:val="002F3DE8"/>
    <w:rsid w:val="002F40D5"/>
    <w:rsid w:val="002F48CB"/>
    <w:rsid w:val="002F4948"/>
    <w:rsid w:val="002F495F"/>
    <w:rsid w:val="002F5041"/>
    <w:rsid w:val="002F51BE"/>
    <w:rsid w:val="002F538C"/>
    <w:rsid w:val="002F546B"/>
    <w:rsid w:val="002F57F8"/>
    <w:rsid w:val="002F587A"/>
    <w:rsid w:val="002F5D4E"/>
    <w:rsid w:val="002F5D6E"/>
    <w:rsid w:val="002F5F9C"/>
    <w:rsid w:val="002F62B5"/>
    <w:rsid w:val="002F6460"/>
    <w:rsid w:val="002F6618"/>
    <w:rsid w:val="002F68B8"/>
    <w:rsid w:val="002F6902"/>
    <w:rsid w:val="002F6BC8"/>
    <w:rsid w:val="002F70B7"/>
    <w:rsid w:val="002F73B1"/>
    <w:rsid w:val="002F7A40"/>
    <w:rsid w:val="002F7A9E"/>
    <w:rsid w:val="002F7BF2"/>
    <w:rsid w:val="002F7DDA"/>
    <w:rsid w:val="002F7E2A"/>
    <w:rsid w:val="0030025F"/>
    <w:rsid w:val="003002F9"/>
    <w:rsid w:val="0030058B"/>
    <w:rsid w:val="00300645"/>
    <w:rsid w:val="00300730"/>
    <w:rsid w:val="003008C6"/>
    <w:rsid w:val="003015A2"/>
    <w:rsid w:val="003018C7"/>
    <w:rsid w:val="00302553"/>
    <w:rsid w:val="0030286E"/>
    <w:rsid w:val="00302889"/>
    <w:rsid w:val="00302968"/>
    <w:rsid w:val="00303117"/>
    <w:rsid w:val="003031CE"/>
    <w:rsid w:val="00303408"/>
    <w:rsid w:val="00303523"/>
    <w:rsid w:val="00303C42"/>
    <w:rsid w:val="00303D3F"/>
    <w:rsid w:val="003043D4"/>
    <w:rsid w:val="003053B9"/>
    <w:rsid w:val="00305418"/>
    <w:rsid w:val="003055A7"/>
    <w:rsid w:val="003056A9"/>
    <w:rsid w:val="0030587F"/>
    <w:rsid w:val="003058E1"/>
    <w:rsid w:val="00305968"/>
    <w:rsid w:val="00305B13"/>
    <w:rsid w:val="00305F3C"/>
    <w:rsid w:val="003062AA"/>
    <w:rsid w:val="0030640C"/>
    <w:rsid w:val="003065BA"/>
    <w:rsid w:val="003066D0"/>
    <w:rsid w:val="0030677A"/>
    <w:rsid w:val="00306C85"/>
    <w:rsid w:val="00306DAC"/>
    <w:rsid w:val="00306F84"/>
    <w:rsid w:val="003070A3"/>
    <w:rsid w:val="003071DC"/>
    <w:rsid w:val="003072C2"/>
    <w:rsid w:val="00307497"/>
    <w:rsid w:val="00307499"/>
    <w:rsid w:val="00307648"/>
    <w:rsid w:val="00307893"/>
    <w:rsid w:val="00307B18"/>
    <w:rsid w:val="00307B4F"/>
    <w:rsid w:val="00307C04"/>
    <w:rsid w:val="00307C25"/>
    <w:rsid w:val="00307E6E"/>
    <w:rsid w:val="00307F94"/>
    <w:rsid w:val="0031021B"/>
    <w:rsid w:val="003103D9"/>
    <w:rsid w:val="00310882"/>
    <w:rsid w:val="003109B7"/>
    <w:rsid w:val="003109FD"/>
    <w:rsid w:val="00311030"/>
    <w:rsid w:val="0031103E"/>
    <w:rsid w:val="0031106D"/>
    <w:rsid w:val="0031107D"/>
    <w:rsid w:val="0031121F"/>
    <w:rsid w:val="0031127A"/>
    <w:rsid w:val="003119C9"/>
    <w:rsid w:val="00311A92"/>
    <w:rsid w:val="00311C9C"/>
    <w:rsid w:val="00312010"/>
    <w:rsid w:val="0031208B"/>
    <w:rsid w:val="0031238C"/>
    <w:rsid w:val="0031252C"/>
    <w:rsid w:val="00312559"/>
    <w:rsid w:val="00312660"/>
    <w:rsid w:val="00312888"/>
    <w:rsid w:val="00312AF6"/>
    <w:rsid w:val="00312C1B"/>
    <w:rsid w:val="003130B8"/>
    <w:rsid w:val="0031321C"/>
    <w:rsid w:val="003134AB"/>
    <w:rsid w:val="003135A6"/>
    <w:rsid w:val="003138CF"/>
    <w:rsid w:val="00313A1A"/>
    <w:rsid w:val="00313AAC"/>
    <w:rsid w:val="00313BA6"/>
    <w:rsid w:val="00313D71"/>
    <w:rsid w:val="00313DA8"/>
    <w:rsid w:val="00314061"/>
    <w:rsid w:val="00314CF4"/>
    <w:rsid w:val="00315247"/>
    <w:rsid w:val="00315488"/>
    <w:rsid w:val="0031550D"/>
    <w:rsid w:val="003156D5"/>
    <w:rsid w:val="003157FA"/>
    <w:rsid w:val="00315C09"/>
    <w:rsid w:val="00315C5D"/>
    <w:rsid w:val="00315D1F"/>
    <w:rsid w:val="00315EA5"/>
    <w:rsid w:val="003160AE"/>
    <w:rsid w:val="0031627A"/>
    <w:rsid w:val="003162AD"/>
    <w:rsid w:val="00316414"/>
    <w:rsid w:val="0031646C"/>
    <w:rsid w:val="003167C5"/>
    <w:rsid w:val="00316859"/>
    <w:rsid w:val="00316868"/>
    <w:rsid w:val="003169B9"/>
    <w:rsid w:val="00316A60"/>
    <w:rsid w:val="00316AC9"/>
    <w:rsid w:val="00316B67"/>
    <w:rsid w:val="00316B97"/>
    <w:rsid w:val="00317119"/>
    <w:rsid w:val="00317488"/>
    <w:rsid w:val="00317BDB"/>
    <w:rsid w:val="0031D815"/>
    <w:rsid w:val="003201EC"/>
    <w:rsid w:val="00320462"/>
    <w:rsid w:val="0032048A"/>
    <w:rsid w:val="00320610"/>
    <w:rsid w:val="003208B5"/>
    <w:rsid w:val="00320B45"/>
    <w:rsid w:val="00320C6B"/>
    <w:rsid w:val="00320D14"/>
    <w:rsid w:val="00320FA8"/>
    <w:rsid w:val="00321326"/>
    <w:rsid w:val="00321378"/>
    <w:rsid w:val="00321782"/>
    <w:rsid w:val="0032180E"/>
    <w:rsid w:val="003218AF"/>
    <w:rsid w:val="003218B3"/>
    <w:rsid w:val="00321DC5"/>
    <w:rsid w:val="00321E51"/>
    <w:rsid w:val="00322090"/>
    <w:rsid w:val="00322A06"/>
    <w:rsid w:val="00322E81"/>
    <w:rsid w:val="00322FCE"/>
    <w:rsid w:val="0032313D"/>
    <w:rsid w:val="00323220"/>
    <w:rsid w:val="00323325"/>
    <w:rsid w:val="00323422"/>
    <w:rsid w:val="0032367A"/>
    <w:rsid w:val="0032367F"/>
    <w:rsid w:val="00323CB6"/>
    <w:rsid w:val="00324034"/>
    <w:rsid w:val="00324256"/>
    <w:rsid w:val="00324BAA"/>
    <w:rsid w:val="00324C75"/>
    <w:rsid w:val="00324ED0"/>
    <w:rsid w:val="00324FC2"/>
    <w:rsid w:val="003251F6"/>
    <w:rsid w:val="00325542"/>
    <w:rsid w:val="00325745"/>
    <w:rsid w:val="00325B21"/>
    <w:rsid w:val="00325E80"/>
    <w:rsid w:val="0032609B"/>
    <w:rsid w:val="003268EA"/>
    <w:rsid w:val="00326FBB"/>
    <w:rsid w:val="0032733C"/>
    <w:rsid w:val="00327A94"/>
    <w:rsid w:val="00327C62"/>
    <w:rsid w:val="00327D60"/>
    <w:rsid w:val="00327E2A"/>
    <w:rsid w:val="00327E67"/>
    <w:rsid w:val="00327F12"/>
    <w:rsid w:val="00330661"/>
    <w:rsid w:val="00330762"/>
    <w:rsid w:val="00330C33"/>
    <w:rsid w:val="00330C52"/>
    <w:rsid w:val="00330D41"/>
    <w:rsid w:val="003311F9"/>
    <w:rsid w:val="00331211"/>
    <w:rsid w:val="00331215"/>
    <w:rsid w:val="00331244"/>
    <w:rsid w:val="0033125C"/>
    <w:rsid w:val="00331C07"/>
    <w:rsid w:val="00331EE2"/>
    <w:rsid w:val="00331FDB"/>
    <w:rsid w:val="00332599"/>
    <w:rsid w:val="00332BC1"/>
    <w:rsid w:val="00332BD5"/>
    <w:rsid w:val="00332FEE"/>
    <w:rsid w:val="0033367E"/>
    <w:rsid w:val="0033397F"/>
    <w:rsid w:val="003339BA"/>
    <w:rsid w:val="00333F97"/>
    <w:rsid w:val="00334495"/>
    <w:rsid w:val="00334B76"/>
    <w:rsid w:val="00334BBD"/>
    <w:rsid w:val="00334CD4"/>
    <w:rsid w:val="00334E1D"/>
    <w:rsid w:val="00334F2B"/>
    <w:rsid w:val="00335058"/>
    <w:rsid w:val="003350C8"/>
    <w:rsid w:val="00335180"/>
    <w:rsid w:val="00335646"/>
    <w:rsid w:val="00335674"/>
    <w:rsid w:val="0033592A"/>
    <w:rsid w:val="00335D82"/>
    <w:rsid w:val="00335F63"/>
    <w:rsid w:val="00336628"/>
    <w:rsid w:val="003367B2"/>
    <w:rsid w:val="003368DF"/>
    <w:rsid w:val="00336932"/>
    <w:rsid w:val="00336B65"/>
    <w:rsid w:val="00337024"/>
    <w:rsid w:val="0033708A"/>
    <w:rsid w:val="00337179"/>
    <w:rsid w:val="0033750F"/>
    <w:rsid w:val="00337586"/>
    <w:rsid w:val="00337633"/>
    <w:rsid w:val="00337882"/>
    <w:rsid w:val="00337A13"/>
    <w:rsid w:val="00337D0D"/>
    <w:rsid w:val="0034000F"/>
    <w:rsid w:val="00340391"/>
    <w:rsid w:val="003405F2"/>
    <w:rsid w:val="00340A5A"/>
    <w:rsid w:val="00340BFA"/>
    <w:rsid w:val="00340FA6"/>
    <w:rsid w:val="00341012"/>
    <w:rsid w:val="0034114F"/>
    <w:rsid w:val="00341240"/>
    <w:rsid w:val="00341572"/>
    <w:rsid w:val="0034157C"/>
    <w:rsid w:val="00341BBA"/>
    <w:rsid w:val="00341E85"/>
    <w:rsid w:val="003421A2"/>
    <w:rsid w:val="003422AA"/>
    <w:rsid w:val="00342A75"/>
    <w:rsid w:val="00342AEF"/>
    <w:rsid w:val="00342D86"/>
    <w:rsid w:val="00343097"/>
    <w:rsid w:val="00343B2B"/>
    <w:rsid w:val="00343D5E"/>
    <w:rsid w:val="00343EB4"/>
    <w:rsid w:val="00344068"/>
    <w:rsid w:val="0034498B"/>
    <w:rsid w:val="00344B1F"/>
    <w:rsid w:val="00344BCA"/>
    <w:rsid w:val="00344C63"/>
    <w:rsid w:val="00344D93"/>
    <w:rsid w:val="00344EEB"/>
    <w:rsid w:val="00344FC2"/>
    <w:rsid w:val="0034511B"/>
    <w:rsid w:val="00345356"/>
    <w:rsid w:val="003453F9"/>
    <w:rsid w:val="00345B21"/>
    <w:rsid w:val="0034625D"/>
    <w:rsid w:val="003462C7"/>
    <w:rsid w:val="00346F93"/>
    <w:rsid w:val="00347045"/>
    <w:rsid w:val="00347177"/>
    <w:rsid w:val="0034778F"/>
    <w:rsid w:val="003479E3"/>
    <w:rsid w:val="003500C2"/>
    <w:rsid w:val="003500C9"/>
    <w:rsid w:val="0035016F"/>
    <w:rsid w:val="003501CA"/>
    <w:rsid w:val="003506F9"/>
    <w:rsid w:val="00350770"/>
    <w:rsid w:val="00350CFA"/>
    <w:rsid w:val="00350D07"/>
    <w:rsid w:val="00350FDE"/>
    <w:rsid w:val="00351093"/>
    <w:rsid w:val="0035112B"/>
    <w:rsid w:val="00351328"/>
    <w:rsid w:val="00351597"/>
    <w:rsid w:val="003517D4"/>
    <w:rsid w:val="003518C1"/>
    <w:rsid w:val="0035196C"/>
    <w:rsid w:val="00351A03"/>
    <w:rsid w:val="00351B96"/>
    <w:rsid w:val="003522BB"/>
    <w:rsid w:val="0035237E"/>
    <w:rsid w:val="00352595"/>
    <w:rsid w:val="00352649"/>
    <w:rsid w:val="00352735"/>
    <w:rsid w:val="00352B63"/>
    <w:rsid w:val="003533B1"/>
    <w:rsid w:val="003535DC"/>
    <w:rsid w:val="00354432"/>
    <w:rsid w:val="0035444E"/>
    <w:rsid w:val="00354688"/>
    <w:rsid w:val="00354710"/>
    <w:rsid w:val="00354783"/>
    <w:rsid w:val="00354C7E"/>
    <w:rsid w:val="003553EB"/>
    <w:rsid w:val="0035551D"/>
    <w:rsid w:val="00355993"/>
    <w:rsid w:val="00355BC1"/>
    <w:rsid w:val="00356748"/>
    <w:rsid w:val="00356958"/>
    <w:rsid w:val="003569DB"/>
    <w:rsid w:val="00356AD9"/>
    <w:rsid w:val="00356D85"/>
    <w:rsid w:val="003577E9"/>
    <w:rsid w:val="00357816"/>
    <w:rsid w:val="00357B5D"/>
    <w:rsid w:val="00357C9E"/>
    <w:rsid w:val="00360080"/>
    <w:rsid w:val="0036072D"/>
    <w:rsid w:val="00360922"/>
    <w:rsid w:val="00360C04"/>
    <w:rsid w:val="00360E42"/>
    <w:rsid w:val="00360EFB"/>
    <w:rsid w:val="00361327"/>
    <w:rsid w:val="00361B3F"/>
    <w:rsid w:val="00361C76"/>
    <w:rsid w:val="00361CB0"/>
    <w:rsid w:val="00361D34"/>
    <w:rsid w:val="00361F62"/>
    <w:rsid w:val="0036213D"/>
    <w:rsid w:val="0036222C"/>
    <w:rsid w:val="003623D4"/>
    <w:rsid w:val="00362588"/>
    <w:rsid w:val="003625EC"/>
    <w:rsid w:val="0036276B"/>
    <w:rsid w:val="00362786"/>
    <w:rsid w:val="00362792"/>
    <w:rsid w:val="0036291E"/>
    <w:rsid w:val="00362DAD"/>
    <w:rsid w:val="00362E15"/>
    <w:rsid w:val="003630A5"/>
    <w:rsid w:val="0036325C"/>
    <w:rsid w:val="00363404"/>
    <w:rsid w:val="003635FF"/>
    <w:rsid w:val="00363F33"/>
    <w:rsid w:val="00364176"/>
    <w:rsid w:val="00364418"/>
    <w:rsid w:val="00364720"/>
    <w:rsid w:val="00364929"/>
    <w:rsid w:val="00364D18"/>
    <w:rsid w:val="00364D95"/>
    <w:rsid w:val="003650E8"/>
    <w:rsid w:val="003652CF"/>
    <w:rsid w:val="003654C4"/>
    <w:rsid w:val="00365506"/>
    <w:rsid w:val="00365622"/>
    <w:rsid w:val="003657C0"/>
    <w:rsid w:val="003657E8"/>
    <w:rsid w:val="00365878"/>
    <w:rsid w:val="003658E9"/>
    <w:rsid w:val="00365927"/>
    <w:rsid w:val="00365CCB"/>
    <w:rsid w:val="00365D34"/>
    <w:rsid w:val="00365F25"/>
    <w:rsid w:val="00365F48"/>
    <w:rsid w:val="0036637D"/>
    <w:rsid w:val="00366668"/>
    <w:rsid w:val="003666DC"/>
    <w:rsid w:val="003667CD"/>
    <w:rsid w:val="00366844"/>
    <w:rsid w:val="00366876"/>
    <w:rsid w:val="0036697E"/>
    <w:rsid w:val="003669EC"/>
    <w:rsid w:val="00366BB3"/>
    <w:rsid w:val="00366F24"/>
    <w:rsid w:val="00367041"/>
    <w:rsid w:val="00367240"/>
    <w:rsid w:val="00367291"/>
    <w:rsid w:val="003703EC"/>
    <w:rsid w:val="00370826"/>
    <w:rsid w:val="00370A24"/>
    <w:rsid w:val="00370A2D"/>
    <w:rsid w:val="00370A38"/>
    <w:rsid w:val="00370AFA"/>
    <w:rsid w:val="00370CCF"/>
    <w:rsid w:val="00371082"/>
    <w:rsid w:val="00371173"/>
    <w:rsid w:val="003717C3"/>
    <w:rsid w:val="0037186E"/>
    <w:rsid w:val="00371B48"/>
    <w:rsid w:val="00372134"/>
    <w:rsid w:val="003721C4"/>
    <w:rsid w:val="003722A0"/>
    <w:rsid w:val="00372F80"/>
    <w:rsid w:val="003731D0"/>
    <w:rsid w:val="003733F9"/>
    <w:rsid w:val="00373930"/>
    <w:rsid w:val="00373CAF"/>
    <w:rsid w:val="00374207"/>
    <w:rsid w:val="0037420E"/>
    <w:rsid w:val="003745AE"/>
    <w:rsid w:val="003748C1"/>
    <w:rsid w:val="00374D23"/>
    <w:rsid w:val="0037539C"/>
    <w:rsid w:val="003755AF"/>
    <w:rsid w:val="003758EA"/>
    <w:rsid w:val="00375AFA"/>
    <w:rsid w:val="00375B5D"/>
    <w:rsid w:val="00375C75"/>
    <w:rsid w:val="00376280"/>
    <w:rsid w:val="0037642C"/>
    <w:rsid w:val="003765D2"/>
    <w:rsid w:val="003767DE"/>
    <w:rsid w:val="003769E7"/>
    <w:rsid w:val="00376BDC"/>
    <w:rsid w:val="003773FE"/>
    <w:rsid w:val="0037780C"/>
    <w:rsid w:val="00377D6E"/>
    <w:rsid w:val="00377E9A"/>
    <w:rsid w:val="0037E1F3"/>
    <w:rsid w:val="00380898"/>
    <w:rsid w:val="00380ADE"/>
    <w:rsid w:val="00380EEF"/>
    <w:rsid w:val="00381196"/>
    <w:rsid w:val="00381426"/>
    <w:rsid w:val="00381674"/>
    <w:rsid w:val="003817C8"/>
    <w:rsid w:val="003817D7"/>
    <w:rsid w:val="00381B24"/>
    <w:rsid w:val="00381BB0"/>
    <w:rsid w:val="00381E69"/>
    <w:rsid w:val="003820F1"/>
    <w:rsid w:val="00382B1D"/>
    <w:rsid w:val="00382FFA"/>
    <w:rsid w:val="00383378"/>
    <w:rsid w:val="003833E4"/>
    <w:rsid w:val="00383D9E"/>
    <w:rsid w:val="00383DFA"/>
    <w:rsid w:val="00383F3C"/>
    <w:rsid w:val="00383FF6"/>
    <w:rsid w:val="003846CE"/>
    <w:rsid w:val="003847B3"/>
    <w:rsid w:val="003848B3"/>
    <w:rsid w:val="00384DE2"/>
    <w:rsid w:val="00384E59"/>
    <w:rsid w:val="00385275"/>
    <w:rsid w:val="00385C6C"/>
    <w:rsid w:val="00385E3A"/>
    <w:rsid w:val="0038604C"/>
    <w:rsid w:val="003866B1"/>
    <w:rsid w:val="003866F2"/>
    <w:rsid w:val="0038675C"/>
    <w:rsid w:val="003868AE"/>
    <w:rsid w:val="0038708F"/>
    <w:rsid w:val="0038717E"/>
    <w:rsid w:val="003871EB"/>
    <w:rsid w:val="003876BA"/>
    <w:rsid w:val="003878DD"/>
    <w:rsid w:val="00387FE9"/>
    <w:rsid w:val="00390029"/>
    <w:rsid w:val="00390319"/>
    <w:rsid w:val="00390616"/>
    <w:rsid w:val="00390A37"/>
    <w:rsid w:val="00390C92"/>
    <w:rsid w:val="00391152"/>
    <w:rsid w:val="00391594"/>
    <w:rsid w:val="003915E7"/>
    <w:rsid w:val="003917F9"/>
    <w:rsid w:val="00391961"/>
    <w:rsid w:val="00391B8C"/>
    <w:rsid w:val="00391F18"/>
    <w:rsid w:val="00391F58"/>
    <w:rsid w:val="00392228"/>
    <w:rsid w:val="0039247A"/>
    <w:rsid w:val="003924BF"/>
    <w:rsid w:val="0039254C"/>
    <w:rsid w:val="003925ED"/>
    <w:rsid w:val="00392631"/>
    <w:rsid w:val="0039266F"/>
    <w:rsid w:val="00392714"/>
    <w:rsid w:val="003927D0"/>
    <w:rsid w:val="00392928"/>
    <w:rsid w:val="00393265"/>
    <w:rsid w:val="003936DC"/>
    <w:rsid w:val="003937EE"/>
    <w:rsid w:val="003939DF"/>
    <w:rsid w:val="00393A2D"/>
    <w:rsid w:val="00393A44"/>
    <w:rsid w:val="00393E02"/>
    <w:rsid w:val="003942DF"/>
    <w:rsid w:val="003945C0"/>
    <w:rsid w:val="0039474A"/>
    <w:rsid w:val="00394AE9"/>
    <w:rsid w:val="00394C10"/>
    <w:rsid w:val="00394C95"/>
    <w:rsid w:val="00395421"/>
    <w:rsid w:val="003954F6"/>
    <w:rsid w:val="00395535"/>
    <w:rsid w:val="003957AD"/>
    <w:rsid w:val="003958C4"/>
    <w:rsid w:val="003959D5"/>
    <w:rsid w:val="003959E0"/>
    <w:rsid w:val="00395DEA"/>
    <w:rsid w:val="0039633C"/>
    <w:rsid w:val="0039665F"/>
    <w:rsid w:val="00396802"/>
    <w:rsid w:val="00396D3A"/>
    <w:rsid w:val="00396EE2"/>
    <w:rsid w:val="00396F22"/>
    <w:rsid w:val="003972C0"/>
    <w:rsid w:val="0039764E"/>
    <w:rsid w:val="003A0243"/>
    <w:rsid w:val="003A03BE"/>
    <w:rsid w:val="003A03E6"/>
    <w:rsid w:val="003A0480"/>
    <w:rsid w:val="003A0BEF"/>
    <w:rsid w:val="003A0D3F"/>
    <w:rsid w:val="003A0E87"/>
    <w:rsid w:val="003A11BF"/>
    <w:rsid w:val="003A143F"/>
    <w:rsid w:val="003A1687"/>
    <w:rsid w:val="003A16CE"/>
    <w:rsid w:val="003A1990"/>
    <w:rsid w:val="003A1E43"/>
    <w:rsid w:val="003A2068"/>
    <w:rsid w:val="003A23B6"/>
    <w:rsid w:val="003A250E"/>
    <w:rsid w:val="003A2AB2"/>
    <w:rsid w:val="003A2C67"/>
    <w:rsid w:val="003A303D"/>
    <w:rsid w:val="003A3210"/>
    <w:rsid w:val="003A3601"/>
    <w:rsid w:val="003A3623"/>
    <w:rsid w:val="003A36A1"/>
    <w:rsid w:val="003A3821"/>
    <w:rsid w:val="003A39A1"/>
    <w:rsid w:val="003A440A"/>
    <w:rsid w:val="003A4785"/>
    <w:rsid w:val="003A4892"/>
    <w:rsid w:val="003A4AD0"/>
    <w:rsid w:val="003A50B2"/>
    <w:rsid w:val="003A52FA"/>
    <w:rsid w:val="003A5375"/>
    <w:rsid w:val="003A57CC"/>
    <w:rsid w:val="003A5C99"/>
    <w:rsid w:val="003A60BB"/>
    <w:rsid w:val="003A635E"/>
    <w:rsid w:val="003A6C3E"/>
    <w:rsid w:val="003A6C6A"/>
    <w:rsid w:val="003A7029"/>
    <w:rsid w:val="003A713C"/>
    <w:rsid w:val="003A7164"/>
    <w:rsid w:val="003A751A"/>
    <w:rsid w:val="003A7796"/>
    <w:rsid w:val="003A7A15"/>
    <w:rsid w:val="003A7D72"/>
    <w:rsid w:val="003A7E41"/>
    <w:rsid w:val="003A7F9B"/>
    <w:rsid w:val="003B0347"/>
    <w:rsid w:val="003B0767"/>
    <w:rsid w:val="003B07C8"/>
    <w:rsid w:val="003B0A40"/>
    <w:rsid w:val="003B0B08"/>
    <w:rsid w:val="003B0CAC"/>
    <w:rsid w:val="003B1885"/>
    <w:rsid w:val="003B1B22"/>
    <w:rsid w:val="003B1CEE"/>
    <w:rsid w:val="003B1EF0"/>
    <w:rsid w:val="003B2020"/>
    <w:rsid w:val="003B2230"/>
    <w:rsid w:val="003B228F"/>
    <w:rsid w:val="003B2447"/>
    <w:rsid w:val="003B26B0"/>
    <w:rsid w:val="003B2D70"/>
    <w:rsid w:val="003B320C"/>
    <w:rsid w:val="003B34DE"/>
    <w:rsid w:val="003B36BF"/>
    <w:rsid w:val="003B3876"/>
    <w:rsid w:val="003B394F"/>
    <w:rsid w:val="003B3C8F"/>
    <w:rsid w:val="003B4706"/>
    <w:rsid w:val="003B4A89"/>
    <w:rsid w:val="003B4DDD"/>
    <w:rsid w:val="003B52A4"/>
    <w:rsid w:val="003B52A5"/>
    <w:rsid w:val="003B54EA"/>
    <w:rsid w:val="003B57E9"/>
    <w:rsid w:val="003B5AA5"/>
    <w:rsid w:val="003B5E43"/>
    <w:rsid w:val="003B604F"/>
    <w:rsid w:val="003B611A"/>
    <w:rsid w:val="003B6435"/>
    <w:rsid w:val="003B6710"/>
    <w:rsid w:val="003B6D0E"/>
    <w:rsid w:val="003B6FF7"/>
    <w:rsid w:val="003B723B"/>
    <w:rsid w:val="003B7338"/>
    <w:rsid w:val="003B73F5"/>
    <w:rsid w:val="003B7924"/>
    <w:rsid w:val="003B7C8A"/>
    <w:rsid w:val="003B7EC0"/>
    <w:rsid w:val="003BECD7"/>
    <w:rsid w:val="003C031F"/>
    <w:rsid w:val="003C0E01"/>
    <w:rsid w:val="003C0FE1"/>
    <w:rsid w:val="003C11A7"/>
    <w:rsid w:val="003C124C"/>
    <w:rsid w:val="003C1517"/>
    <w:rsid w:val="003C157B"/>
    <w:rsid w:val="003C15F1"/>
    <w:rsid w:val="003C169E"/>
    <w:rsid w:val="003C1BFD"/>
    <w:rsid w:val="003C2149"/>
    <w:rsid w:val="003C281B"/>
    <w:rsid w:val="003C2899"/>
    <w:rsid w:val="003C29EC"/>
    <w:rsid w:val="003C2D87"/>
    <w:rsid w:val="003C31D7"/>
    <w:rsid w:val="003C34CB"/>
    <w:rsid w:val="003C3506"/>
    <w:rsid w:val="003C3819"/>
    <w:rsid w:val="003C385F"/>
    <w:rsid w:val="003C3973"/>
    <w:rsid w:val="003C3A1B"/>
    <w:rsid w:val="003C3B67"/>
    <w:rsid w:val="003C3C84"/>
    <w:rsid w:val="003C418B"/>
    <w:rsid w:val="003C43AB"/>
    <w:rsid w:val="003C463E"/>
    <w:rsid w:val="003C4733"/>
    <w:rsid w:val="003C51F6"/>
    <w:rsid w:val="003C53AD"/>
    <w:rsid w:val="003C568D"/>
    <w:rsid w:val="003C5E72"/>
    <w:rsid w:val="003C66C3"/>
    <w:rsid w:val="003C6982"/>
    <w:rsid w:val="003C6C7A"/>
    <w:rsid w:val="003C6EA7"/>
    <w:rsid w:val="003C70D3"/>
    <w:rsid w:val="003C72AF"/>
    <w:rsid w:val="003C77E4"/>
    <w:rsid w:val="003C79CF"/>
    <w:rsid w:val="003C79D6"/>
    <w:rsid w:val="003C7AF7"/>
    <w:rsid w:val="003C7ED7"/>
    <w:rsid w:val="003D0232"/>
    <w:rsid w:val="003D0597"/>
    <w:rsid w:val="003D06B8"/>
    <w:rsid w:val="003D0A1B"/>
    <w:rsid w:val="003D0B14"/>
    <w:rsid w:val="003D0F67"/>
    <w:rsid w:val="003D1BA5"/>
    <w:rsid w:val="003D1BE3"/>
    <w:rsid w:val="003D1F22"/>
    <w:rsid w:val="003D2132"/>
    <w:rsid w:val="003D23F5"/>
    <w:rsid w:val="003D2463"/>
    <w:rsid w:val="003D25A9"/>
    <w:rsid w:val="003D26B3"/>
    <w:rsid w:val="003D2CD0"/>
    <w:rsid w:val="003D2F6D"/>
    <w:rsid w:val="003D31FE"/>
    <w:rsid w:val="003D3373"/>
    <w:rsid w:val="003D33DC"/>
    <w:rsid w:val="003D352F"/>
    <w:rsid w:val="003D35BE"/>
    <w:rsid w:val="003D367D"/>
    <w:rsid w:val="003D3B04"/>
    <w:rsid w:val="003D3B92"/>
    <w:rsid w:val="003D3D24"/>
    <w:rsid w:val="003D3E04"/>
    <w:rsid w:val="003D3F7E"/>
    <w:rsid w:val="003D436E"/>
    <w:rsid w:val="003D45F6"/>
    <w:rsid w:val="003D4B04"/>
    <w:rsid w:val="003D4BFA"/>
    <w:rsid w:val="003D4FF8"/>
    <w:rsid w:val="003D57C6"/>
    <w:rsid w:val="003D5880"/>
    <w:rsid w:val="003D6157"/>
    <w:rsid w:val="003D669E"/>
    <w:rsid w:val="003D6D24"/>
    <w:rsid w:val="003D6E56"/>
    <w:rsid w:val="003D6F24"/>
    <w:rsid w:val="003D7BCF"/>
    <w:rsid w:val="003D7D17"/>
    <w:rsid w:val="003E083D"/>
    <w:rsid w:val="003E0C89"/>
    <w:rsid w:val="003E0EA5"/>
    <w:rsid w:val="003E1013"/>
    <w:rsid w:val="003E1308"/>
    <w:rsid w:val="003E145A"/>
    <w:rsid w:val="003E1575"/>
    <w:rsid w:val="003E1735"/>
    <w:rsid w:val="003E19EF"/>
    <w:rsid w:val="003E2025"/>
    <w:rsid w:val="003E20FE"/>
    <w:rsid w:val="003E2161"/>
    <w:rsid w:val="003E22BE"/>
    <w:rsid w:val="003E26BB"/>
    <w:rsid w:val="003E27EC"/>
    <w:rsid w:val="003E313E"/>
    <w:rsid w:val="003E32AC"/>
    <w:rsid w:val="003E3315"/>
    <w:rsid w:val="003E354C"/>
    <w:rsid w:val="003E3B38"/>
    <w:rsid w:val="003E40E9"/>
    <w:rsid w:val="003E4122"/>
    <w:rsid w:val="003E4193"/>
    <w:rsid w:val="003E4D01"/>
    <w:rsid w:val="003E5078"/>
    <w:rsid w:val="003E5158"/>
    <w:rsid w:val="003E57AB"/>
    <w:rsid w:val="003E5B9F"/>
    <w:rsid w:val="003E6085"/>
    <w:rsid w:val="003E60C3"/>
    <w:rsid w:val="003E616F"/>
    <w:rsid w:val="003E6A90"/>
    <w:rsid w:val="003E6AB1"/>
    <w:rsid w:val="003E6B6C"/>
    <w:rsid w:val="003E6C20"/>
    <w:rsid w:val="003E7260"/>
    <w:rsid w:val="003E75F3"/>
    <w:rsid w:val="003E7B89"/>
    <w:rsid w:val="003E7BCA"/>
    <w:rsid w:val="003E7C58"/>
    <w:rsid w:val="003E7C8F"/>
    <w:rsid w:val="003E7DF4"/>
    <w:rsid w:val="003F045F"/>
    <w:rsid w:val="003F0695"/>
    <w:rsid w:val="003F094F"/>
    <w:rsid w:val="003F0D77"/>
    <w:rsid w:val="003F13D2"/>
    <w:rsid w:val="003F1997"/>
    <w:rsid w:val="003F1BCA"/>
    <w:rsid w:val="003F1C77"/>
    <w:rsid w:val="003F1DDC"/>
    <w:rsid w:val="003F224E"/>
    <w:rsid w:val="003F23F2"/>
    <w:rsid w:val="003F2C26"/>
    <w:rsid w:val="003F2E90"/>
    <w:rsid w:val="003F32B6"/>
    <w:rsid w:val="003F351D"/>
    <w:rsid w:val="003F357F"/>
    <w:rsid w:val="003F3719"/>
    <w:rsid w:val="003F376E"/>
    <w:rsid w:val="003F3C10"/>
    <w:rsid w:val="003F3DDB"/>
    <w:rsid w:val="003F3EC0"/>
    <w:rsid w:val="003F42C3"/>
    <w:rsid w:val="003F4E4D"/>
    <w:rsid w:val="003F4FD0"/>
    <w:rsid w:val="003F5575"/>
    <w:rsid w:val="003F5A8E"/>
    <w:rsid w:val="003F5B1B"/>
    <w:rsid w:val="003F5BA7"/>
    <w:rsid w:val="003F649C"/>
    <w:rsid w:val="003F6C76"/>
    <w:rsid w:val="003F6C7E"/>
    <w:rsid w:val="003F6DCB"/>
    <w:rsid w:val="003F6EA1"/>
    <w:rsid w:val="003F6F22"/>
    <w:rsid w:val="003F6FFC"/>
    <w:rsid w:val="003F7712"/>
    <w:rsid w:val="003F7751"/>
    <w:rsid w:val="003F78A9"/>
    <w:rsid w:val="003F7A42"/>
    <w:rsid w:val="0040002D"/>
    <w:rsid w:val="004003A5"/>
    <w:rsid w:val="00400423"/>
    <w:rsid w:val="00400473"/>
    <w:rsid w:val="0040093D"/>
    <w:rsid w:val="00400ADD"/>
    <w:rsid w:val="00400E8D"/>
    <w:rsid w:val="00400FB2"/>
    <w:rsid w:val="00400FE0"/>
    <w:rsid w:val="00401185"/>
    <w:rsid w:val="004013AE"/>
    <w:rsid w:val="00401664"/>
    <w:rsid w:val="00401817"/>
    <w:rsid w:val="00401AF2"/>
    <w:rsid w:val="00401CE1"/>
    <w:rsid w:val="00401EB1"/>
    <w:rsid w:val="004021F7"/>
    <w:rsid w:val="00402466"/>
    <w:rsid w:val="004025B9"/>
    <w:rsid w:val="00402659"/>
    <w:rsid w:val="00402D89"/>
    <w:rsid w:val="0040357E"/>
    <w:rsid w:val="00403621"/>
    <w:rsid w:val="00403A35"/>
    <w:rsid w:val="00403BBA"/>
    <w:rsid w:val="00403CD7"/>
    <w:rsid w:val="0040439B"/>
    <w:rsid w:val="004047AA"/>
    <w:rsid w:val="004050F6"/>
    <w:rsid w:val="004052B1"/>
    <w:rsid w:val="00405754"/>
    <w:rsid w:val="004058FE"/>
    <w:rsid w:val="004059BB"/>
    <w:rsid w:val="00405B2C"/>
    <w:rsid w:val="00405B48"/>
    <w:rsid w:val="004063DF"/>
    <w:rsid w:val="00406517"/>
    <w:rsid w:val="00406887"/>
    <w:rsid w:val="00406AA2"/>
    <w:rsid w:val="00406ACC"/>
    <w:rsid w:val="00406F76"/>
    <w:rsid w:val="00407447"/>
    <w:rsid w:val="004075F1"/>
    <w:rsid w:val="0041023A"/>
    <w:rsid w:val="004109C8"/>
    <w:rsid w:val="00410C12"/>
    <w:rsid w:val="00410ED9"/>
    <w:rsid w:val="004111BE"/>
    <w:rsid w:val="00411313"/>
    <w:rsid w:val="00411421"/>
    <w:rsid w:val="00411CD6"/>
    <w:rsid w:val="004123A8"/>
    <w:rsid w:val="00412620"/>
    <w:rsid w:val="00412759"/>
    <w:rsid w:val="004127A3"/>
    <w:rsid w:val="00412B7F"/>
    <w:rsid w:val="00412E2A"/>
    <w:rsid w:val="004131A4"/>
    <w:rsid w:val="004131DA"/>
    <w:rsid w:val="00413222"/>
    <w:rsid w:val="004132FE"/>
    <w:rsid w:val="0041330F"/>
    <w:rsid w:val="00413D98"/>
    <w:rsid w:val="00413D99"/>
    <w:rsid w:val="00413E04"/>
    <w:rsid w:val="00413F9F"/>
    <w:rsid w:val="004140F6"/>
    <w:rsid w:val="00414216"/>
    <w:rsid w:val="004143A3"/>
    <w:rsid w:val="004144E6"/>
    <w:rsid w:val="004145D1"/>
    <w:rsid w:val="00414788"/>
    <w:rsid w:val="00414969"/>
    <w:rsid w:val="00415311"/>
    <w:rsid w:val="00415356"/>
    <w:rsid w:val="0041547B"/>
    <w:rsid w:val="0041547F"/>
    <w:rsid w:val="00415514"/>
    <w:rsid w:val="004155FF"/>
    <w:rsid w:val="00415DE1"/>
    <w:rsid w:val="00416367"/>
    <w:rsid w:val="00416560"/>
    <w:rsid w:val="00416928"/>
    <w:rsid w:val="00416D86"/>
    <w:rsid w:val="00416D9F"/>
    <w:rsid w:val="00416F3E"/>
    <w:rsid w:val="00417065"/>
    <w:rsid w:val="00417132"/>
    <w:rsid w:val="00417199"/>
    <w:rsid w:val="0041731A"/>
    <w:rsid w:val="0041736C"/>
    <w:rsid w:val="004174CC"/>
    <w:rsid w:val="0041E5F0"/>
    <w:rsid w:val="0042022C"/>
    <w:rsid w:val="0042024E"/>
    <w:rsid w:val="0042072F"/>
    <w:rsid w:val="00420A63"/>
    <w:rsid w:val="00421580"/>
    <w:rsid w:val="00421BF8"/>
    <w:rsid w:val="0042209F"/>
    <w:rsid w:val="004223A7"/>
    <w:rsid w:val="0042263F"/>
    <w:rsid w:val="004227FF"/>
    <w:rsid w:val="00422CA2"/>
    <w:rsid w:val="004232C7"/>
    <w:rsid w:val="004233FB"/>
    <w:rsid w:val="00423A38"/>
    <w:rsid w:val="00423CBB"/>
    <w:rsid w:val="00423DA4"/>
    <w:rsid w:val="00423F94"/>
    <w:rsid w:val="004241C3"/>
    <w:rsid w:val="004242A8"/>
    <w:rsid w:val="004242B5"/>
    <w:rsid w:val="004243AA"/>
    <w:rsid w:val="00424C35"/>
    <w:rsid w:val="00424EDA"/>
    <w:rsid w:val="0042509B"/>
    <w:rsid w:val="0042547F"/>
    <w:rsid w:val="004254A4"/>
    <w:rsid w:val="004254B7"/>
    <w:rsid w:val="00425BC0"/>
    <w:rsid w:val="00425BDC"/>
    <w:rsid w:val="004262ED"/>
    <w:rsid w:val="0042668F"/>
    <w:rsid w:val="0042689D"/>
    <w:rsid w:val="004268A1"/>
    <w:rsid w:val="00426A1D"/>
    <w:rsid w:val="00426BCC"/>
    <w:rsid w:val="00426D0A"/>
    <w:rsid w:val="004273AE"/>
    <w:rsid w:val="004274F1"/>
    <w:rsid w:val="00427578"/>
    <w:rsid w:val="0042768F"/>
    <w:rsid w:val="004279BD"/>
    <w:rsid w:val="00427E07"/>
    <w:rsid w:val="0043033D"/>
    <w:rsid w:val="004304C5"/>
    <w:rsid w:val="00430524"/>
    <w:rsid w:val="0043063A"/>
    <w:rsid w:val="00430F1C"/>
    <w:rsid w:val="004311BD"/>
    <w:rsid w:val="0043129B"/>
    <w:rsid w:val="004313C5"/>
    <w:rsid w:val="00431777"/>
    <w:rsid w:val="004319C8"/>
    <w:rsid w:val="00431A90"/>
    <w:rsid w:val="00431B77"/>
    <w:rsid w:val="00431DD6"/>
    <w:rsid w:val="00432467"/>
    <w:rsid w:val="004325DC"/>
    <w:rsid w:val="004326AD"/>
    <w:rsid w:val="00432944"/>
    <w:rsid w:val="00432A54"/>
    <w:rsid w:val="00432C8F"/>
    <w:rsid w:val="00432E82"/>
    <w:rsid w:val="004331B3"/>
    <w:rsid w:val="00433A67"/>
    <w:rsid w:val="00433FF3"/>
    <w:rsid w:val="00434031"/>
    <w:rsid w:val="00434105"/>
    <w:rsid w:val="0043426F"/>
    <w:rsid w:val="004344D8"/>
    <w:rsid w:val="00434745"/>
    <w:rsid w:val="0043482E"/>
    <w:rsid w:val="00434869"/>
    <w:rsid w:val="00434C70"/>
    <w:rsid w:val="00434E0E"/>
    <w:rsid w:val="00434EE8"/>
    <w:rsid w:val="00435543"/>
    <w:rsid w:val="0043555D"/>
    <w:rsid w:val="0043561B"/>
    <w:rsid w:val="00435879"/>
    <w:rsid w:val="00435A56"/>
    <w:rsid w:val="00435B90"/>
    <w:rsid w:val="00435BE8"/>
    <w:rsid w:val="00435F74"/>
    <w:rsid w:val="00435F93"/>
    <w:rsid w:val="004369E9"/>
    <w:rsid w:val="00436E3A"/>
    <w:rsid w:val="004370E6"/>
    <w:rsid w:val="004372A1"/>
    <w:rsid w:val="0043737A"/>
    <w:rsid w:val="00437C6B"/>
    <w:rsid w:val="00437D54"/>
    <w:rsid w:val="0044011A"/>
    <w:rsid w:val="004407EC"/>
    <w:rsid w:val="00440802"/>
    <w:rsid w:val="00440810"/>
    <w:rsid w:val="00441E06"/>
    <w:rsid w:val="00442117"/>
    <w:rsid w:val="0044212D"/>
    <w:rsid w:val="004422D3"/>
    <w:rsid w:val="004422D4"/>
    <w:rsid w:val="00442766"/>
    <w:rsid w:val="00442A7B"/>
    <w:rsid w:val="00442ABF"/>
    <w:rsid w:val="00442ACE"/>
    <w:rsid w:val="00442C94"/>
    <w:rsid w:val="00442C9B"/>
    <w:rsid w:val="0044352F"/>
    <w:rsid w:val="004437A3"/>
    <w:rsid w:val="004439E4"/>
    <w:rsid w:val="00444091"/>
    <w:rsid w:val="004444BF"/>
    <w:rsid w:val="00444548"/>
    <w:rsid w:val="004448A3"/>
    <w:rsid w:val="00444BCC"/>
    <w:rsid w:val="00445200"/>
    <w:rsid w:val="004453AA"/>
    <w:rsid w:val="0044540B"/>
    <w:rsid w:val="00445483"/>
    <w:rsid w:val="004454F9"/>
    <w:rsid w:val="00445BC7"/>
    <w:rsid w:val="00446024"/>
    <w:rsid w:val="004460B3"/>
    <w:rsid w:val="004463EA"/>
    <w:rsid w:val="004465D7"/>
    <w:rsid w:val="004465E9"/>
    <w:rsid w:val="004466F1"/>
    <w:rsid w:val="004467FA"/>
    <w:rsid w:val="00446AA1"/>
    <w:rsid w:val="004471C1"/>
    <w:rsid w:val="00447E48"/>
    <w:rsid w:val="0045022D"/>
    <w:rsid w:val="00450537"/>
    <w:rsid w:val="00450606"/>
    <w:rsid w:val="0045091F"/>
    <w:rsid w:val="00450A3C"/>
    <w:rsid w:val="00450C37"/>
    <w:rsid w:val="00450C4E"/>
    <w:rsid w:val="00450ED2"/>
    <w:rsid w:val="00450F4E"/>
    <w:rsid w:val="00450F7F"/>
    <w:rsid w:val="00451441"/>
    <w:rsid w:val="0045164B"/>
    <w:rsid w:val="00451975"/>
    <w:rsid w:val="0045201B"/>
    <w:rsid w:val="00452126"/>
    <w:rsid w:val="004523B8"/>
    <w:rsid w:val="00452775"/>
    <w:rsid w:val="00452938"/>
    <w:rsid w:val="00452950"/>
    <w:rsid w:val="004534F9"/>
    <w:rsid w:val="00453AFE"/>
    <w:rsid w:val="00453C62"/>
    <w:rsid w:val="00454075"/>
    <w:rsid w:val="00454153"/>
    <w:rsid w:val="0045433B"/>
    <w:rsid w:val="0045554E"/>
    <w:rsid w:val="0045596C"/>
    <w:rsid w:val="00455D63"/>
    <w:rsid w:val="00455E8B"/>
    <w:rsid w:val="0045627E"/>
    <w:rsid w:val="00456606"/>
    <w:rsid w:val="00456924"/>
    <w:rsid w:val="00456B80"/>
    <w:rsid w:val="00456B9F"/>
    <w:rsid w:val="00457346"/>
    <w:rsid w:val="0045748A"/>
    <w:rsid w:val="00457E8E"/>
    <w:rsid w:val="00457EB8"/>
    <w:rsid w:val="00460088"/>
    <w:rsid w:val="00460630"/>
    <w:rsid w:val="004606F0"/>
    <w:rsid w:val="00460922"/>
    <w:rsid w:val="004611CA"/>
    <w:rsid w:val="00461787"/>
    <w:rsid w:val="00461944"/>
    <w:rsid w:val="004619C7"/>
    <w:rsid w:val="00462086"/>
    <w:rsid w:val="00462331"/>
    <w:rsid w:val="0046246D"/>
    <w:rsid w:val="00462502"/>
    <w:rsid w:val="00462665"/>
    <w:rsid w:val="00462B60"/>
    <w:rsid w:val="00462E22"/>
    <w:rsid w:val="00463153"/>
    <w:rsid w:val="00463546"/>
    <w:rsid w:val="0046398C"/>
    <w:rsid w:val="00463B96"/>
    <w:rsid w:val="00463B9A"/>
    <w:rsid w:val="00463E97"/>
    <w:rsid w:val="00463FC4"/>
    <w:rsid w:val="004647C0"/>
    <w:rsid w:val="0046492C"/>
    <w:rsid w:val="004649BF"/>
    <w:rsid w:val="00464B6C"/>
    <w:rsid w:val="00464BE8"/>
    <w:rsid w:val="00465169"/>
    <w:rsid w:val="0046536E"/>
    <w:rsid w:val="00465910"/>
    <w:rsid w:val="00465B51"/>
    <w:rsid w:val="0046643A"/>
    <w:rsid w:val="004664BA"/>
    <w:rsid w:val="004664F0"/>
    <w:rsid w:val="004666B6"/>
    <w:rsid w:val="00466B48"/>
    <w:rsid w:val="00466C36"/>
    <w:rsid w:val="00466CA0"/>
    <w:rsid w:val="00466CF7"/>
    <w:rsid w:val="0046706A"/>
    <w:rsid w:val="004670B9"/>
    <w:rsid w:val="004673DE"/>
    <w:rsid w:val="0046758F"/>
    <w:rsid w:val="004675CC"/>
    <w:rsid w:val="0046762E"/>
    <w:rsid w:val="0046775A"/>
    <w:rsid w:val="00467C8D"/>
    <w:rsid w:val="00467CEB"/>
    <w:rsid w:val="0046CF26"/>
    <w:rsid w:val="0047026E"/>
    <w:rsid w:val="0047085E"/>
    <w:rsid w:val="00470BDE"/>
    <w:rsid w:val="00470D1B"/>
    <w:rsid w:val="00471198"/>
    <w:rsid w:val="004715B9"/>
    <w:rsid w:val="0047188F"/>
    <w:rsid w:val="00471BF8"/>
    <w:rsid w:val="00471C40"/>
    <w:rsid w:val="00472005"/>
    <w:rsid w:val="004720DA"/>
    <w:rsid w:val="0047228D"/>
    <w:rsid w:val="00472BD2"/>
    <w:rsid w:val="00472DA5"/>
    <w:rsid w:val="00472EE0"/>
    <w:rsid w:val="00473085"/>
    <w:rsid w:val="00473236"/>
    <w:rsid w:val="004732A8"/>
    <w:rsid w:val="004734ED"/>
    <w:rsid w:val="0047372F"/>
    <w:rsid w:val="00473E50"/>
    <w:rsid w:val="00474033"/>
    <w:rsid w:val="004740FA"/>
    <w:rsid w:val="0047422A"/>
    <w:rsid w:val="00474480"/>
    <w:rsid w:val="004744B6"/>
    <w:rsid w:val="004746AC"/>
    <w:rsid w:val="0047491A"/>
    <w:rsid w:val="00474BC2"/>
    <w:rsid w:val="00474CD8"/>
    <w:rsid w:val="00474FC8"/>
    <w:rsid w:val="0047569D"/>
    <w:rsid w:val="00476306"/>
    <w:rsid w:val="004766BD"/>
    <w:rsid w:val="00476702"/>
    <w:rsid w:val="00476916"/>
    <w:rsid w:val="00477428"/>
    <w:rsid w:val="0047755C"/>
    <w:rsid w:val="00477882"/>
    <w:rsid w:val="00477883"/>
    <w:rsid w:val="00477ABC"/>
    <w:rsid w:val="00477BC6"/>
    <w:rsid w:val="00477BE1"/>
    <w:rsid w:val="00477CDE"/>
    <w:rsid w:val="004801AB"/>
    <w:rsid w:val="004801E2"/>
    <w:rsid w:val="004802AB"/>
    <w:rsid w:val="004807F6"/>
    <w:rsid w:val="00480869"/>
    <w:rsid w:val="00480955"/>
    <w:rsid w:val="004809D3"/>
    <w:rsid w:val="00480C18"/>
    <w:rsid w:val="00480E8F"/>
    <w:rsid w:val="00480F89"/>
    <w:rsid w:val="00480FDE"/>
    <w:rsid w:val="004810E3"/>
    <w:rsid w:val="0048115E"/>
    <w:rsid w:val="00481230"/>
    <w:rsid w:val="00481254"/>
    <w:rsid w:val="004816F6"/>
    <w:rsid w:val="00481C00"/>
    <w:rsid w:val="00481C4E"/>
    <w:rsid w:val="004821B2"/>
    <w:rsid w:val="0048251E"/>
    <w:rsid w:val="00482B2C"/>
    <w:rsid w:val="00482E74"/>
    <w:rsid w:val="00483100"/>
    <w:rsid w:val="0048322D"/>
    <w:rsid w:val="00483B66"/>
    <w:rsid w:val="004840BB"/>
    <w:rsid w:val="004842EF"/>
    <w:rsid w:val="00484347"/>
    <w:rsid w:val="00484392"/>
    <w:rsid w:val="004846E6"/>
    <w:rsid w:val="0048480D"/>
    <w:rsid w:val="00484BCC"/>
    <w:rsid w:val="00484EA8"/>
    <w:rsid w:val="00484F1D"/>
    <w:rsid w:val="004852BE"/>
    <w:rsid w:val="004853E6"/>
    <w:rsid w:val="0048559F"/>
    <w:rsid w:val="00485A88"/>
    <w:rsid w:val="00485B86"/>
    <w:rsid w:val="00485C7B"/>
    <w:rsid w:val="00485EF6"/>
    <w:rsid w:val="00485F4B"/>
    <w:rsid w:val="00486021"/>
    <w:rsid w:val="00486195"/>
    <w:rsid w:val="00486358"/>
    <w:rsid w:val="00486450"/>
    <w:rsid w:val="00486475"/>
    <w:rsid w:val="0048664D"/>
    <w:rsid w:val="004871E8"/>
    <w:rsid w:val="00487A0F"/>
    <w:rsid w:val="00487A2F"/>
    <w:rsid w:val="00487B3C"/>
    <w:rsid w:val="00487CB3"/>
    <w:rsid w:val="00487E5E"/>
    <w:rsid w:val="00490267"/>
    <w:rsid w:val="00490C73"/>
    <w:rsid w:val="00490E7A"/>
    <w:rsid w:val="00491309"/>
    <w:rsid w:val="004916CE"/>
    <w:rsid w:val="00491805"/>
    <w:rsid w:val="004919AD"/>
    <w:rsid w:val="004920A1"/>
    <w:rsid w:val="00492376"/>
    <w:rsid w:val="004924CD"/>
    <w:rsid w:val="004925B5"/>
    <w:rsid w:val="00492784"/>
    <w:rsid w:val="00492BD9"/>
    <w:rsid w:val="004933EB"/>
    <w:rsid w:val="0049345D"/>
    <w:rsid w:val="004935B4"/>
    <w:rsid w:val="00493665"/>
    <w:rsid w:val="004936A2"/>
    <w:rsid w:val="004936C2"/>
    <w:rsid w:val="00493C98"/>
    <w:rsid w:val="00493DD8"/>
    <w:rsid w:val="0049404C"/>
    <w:rsid w:val="00494622"/>
    <w:rsid w:val="00494656"/>
    <w:rsid w:val="00494A86"/>
    <w:rsid w:val="00494B83"/>
    <w:rsid w:val="00494C38"/>
    <w:rsid w:val="00494D01"/>
    <w:rsid w:val="00495073"/>
    <w:rsid w:val="004951E5"/>
    <w:rsid w:val="004954B2"/>
    <w:rsid w:val="00495865"/>
    <w:rsid w:val="00495C7E"/>
    <w:rsid w:val="00495F10"/>
    <w:rsid w:val="0049609C"/>
    <w:rsid w:val="0049646B"/>
    <w:rsid w:val="004965B7"/>
    <w:rsid w:val="004967DF"/>
    <w:rsid w:val="004968CC"/>
    <w:rsid w:val="00496F16"/>
    <w:rsid w:val="0049744B"/>
    <w:rsid w:val="004974EF"/>
    <w:rsid w:val="00497537"/>
    <w:rsid w:val="004975AD"/>
    <w:rsid w:val="00497829"/>
    <w:rsid w:val="00497A1E"/>
    <w:rsid w:val="00497B4F"/>
    <w:rsid w:val="00497C36"/>
    <w:rsid w:val="00497CBB"/>
    <w:rsid w:val="004A0216"/>
    <w:rsid w:val="004A043A"/>
    <w:rsid w:val="004A0716"/>
    <w:rsid w:val="004A0908"/>
    <w:rsid w:val="004A09F2"/>
    <w:rsid w:val="004A0A3C"/>
    <w:rsid w:val="004A0C44"/>
    <w:rsid w:val="004A10C8"/>
    <w:rsid w:val="004A11C4"/>
    <w:rsid w:val="004A1314"/>
    <w:rsid w:val="004A2022"/>
    <w:rsid w:val="004A22B4"/>
    <w:rsid w:val="004A290F"/>
    <w:rsid w:val="004A2AD5"/>
    <w:rsid w:val="004A2C36"/>
    <w:rsid w:val="004A3053"/>
    <w:rsid w:val="004A3114"/>
    <w:rsid w:val="004A347A"/>
    <w:rsid w:val="004A3670"/>
    <w:rsid w:val="004A3D98"/>
    <w:rsid w:val="004A4155"/>
    <w:rsid w:val="004A424E"/>
    <w:rsid w:val="004A46F9"/>
    <w:rsid w:val="004A4909"/>
    <w:rsid w:val="004A4C95"/>
    <w:rsid w:val="004A4D3F"/>
    <w:rsid w:val="004A4E33"/>
    <w:rsid w:val="004A51F3"/>
    <w:rsid w:val="004A5362"/>
    <w:rsid w:val="004A53C5"/>
    <w:rsid w:val="004A53E0"/>
    <w:rsid w:val="004A5440"/>
    <w:rsid w:val="004A5856"/>
    <w:rsid w:val="004A68F2"/>
    <w:rsid w:val="004A6D60"/>
    <w:rsid w:val="004A6F64"/>
    <w:rsid w:val="004A711A"/>
    <w:rsid w:val="004A716B"/>
    <w:rsid w:val="004A7253"/>
    <w:rsid w:val="004A7773"/>
    <w:rsid w:val="004A7FA6"/>
    <w:rsid w:val="004B0859"/>
    <w:rsid w:val="004B0BD5"/>
    <w:rsid w:val="004B1222"/>
    <w:rsid w:val="004B1244"/>
    <w:rsid w:val="004B13A1"/>
    <w:rsid w:val="004B1784"/>
    <w:rsid w:val="004B1DD8"/>
    <w:rsid w:val="004B243B"/>
    <w:rsid w:val="004B2477"/>
    <w:rsid w:val="004B286F"/>
    <w:rsid w:val="004B2A9F"/>
    <w:rsid w:val="004B2C94"/>
    <w:rsid w:val="004B2ED0"/>
    <w:rsid w:val="004B310F"/>
    <w:rsid w:val="004B3257"/>
    <w:rsid w:val="004B34C2"/>
    <w:rsid w:val="004B3BF9"/>
    <w:rsid w:val="004B43B4"/>
    <w:rsid w:val="004B45D1"/>
    <w:rsid w:val="004B4807"/>
    <w:rsid w:val="004B4BF0"/>
    <w:rsid w:val="004B4DAD"/>
    <w:rsid w:val="004B4E2F"/>
    <w:rsid w:val="004B51FB"/>
    <w:rsid w:val="004B5635"/>
    <w:rsid w:val="004B567F"/>
    <w:rsid w:val="004B5B5F"/>
    <w:rsid w:val="004B5DAC"/>
    <w:rsid w:val="004B5FF0"/>
    <w:rsid w:val="004B6041"/>
    <w:rsid w:val="004B62D1"/>
    <w:rsid w:val="004B6459"/>
    <w:rsid w:val="004B659E"/>
    <w:rsid w:val="004B66FD"/>
    <w:rsid w:val="004B6ABC"/>
    <w:rsid w:val="004B6BB3"/>
    <w:rsid w:val="004B6BE8"/>
    <w:rsid w:val="004B6E89"/>
    <w:rsid w:val="004B6EAC"/>
    <w:rsid w:val="004B7AC6"/>
    <w:rsid w:val="004B7BB2"/>
    <w:rsid w:val="004C03C3"/>
    <w:rsid w:val="004C0535"/>
    <w:rsid w:val="004C0878"/>
    <w:rsid w:val="004C0D92"/>
    <w:rsid w:val="004C0F36"/>
    <w:rsid w:val="004C1360"/>
    <w:rsid w:val="004C16A6"/>
    <w:rsid w:val="004C16BB"/>
    <w:rsid w:val="004C175C"/>
    <w:rsid w:val="004C2268"/>
    <w:rsid w:val="004C2421"/>
    <w:rsid w:val="004C25A9"/>
    <w:rsid w:val="004C2ACA"/>
    <w:rsid w:val="004C2BAE"/>
    <w:rsid w:val="004C2C04"/>
    <w:rsid w:val="004C2C15"/>
    <w:rsid w:val="004C379E"/>
    <w:rsid w:val="004C39B3"/>
    <w:rsid w:val="004C3BC5"/>
    <w:rsid w:val="004C3E81"/>
    <w:rsid w:val="004C41DF"/>
    <w:rsid w:val="004C44B2"/>
    <w:rsid w:val="004C48A0"/>
    <w:rsid w:val="004C4B00"/>
    <w:rsid w:val="004C5197"/>
    <w:rsid w:val="004C5243"/>
    <w:rsid w:val="004C53FF"/>
    <w:rsid w:val="004C57DF"/>
    <w:rsid w:val="004C5887"/>
    <w:rsid w:val="004C5932"/>
    <w:rsid w:val="004C5D71"/>
    <w:rsid w:val="004C6010"/>
    <w:rsid w:val="004C60AE"/>
    <w:rsid w:val="004C637B"/>
    <w:rsid w:val="004C63FA"/>
    <w:rsid w:val="004C6494"/>
    <w:rsid w:val="004C6779"/>
    <w:rsid w:val="004C689A"/>
    <w:rsid w:val="004C727B"/>
    <w:rsid w:val="004C7B3C"/>
    <w:rsid w:val="004C7F19"/>
    <w:rsid w:val="004D0001"/>
    <w:rsid w:val="004D0137"/>
    <w:rsid w:val="004D0E67"/>
    <w:rsid w:val="004D1959"/>
    <w:rsid w:val="004D19BC"/>
    <w:rsid w:val="004D1ED6"/>
    <w:rsid w:val="004D22EB"/>
    <w:rsid w:val="004D2440"/>
    <w:rsid w:val="004D260C"/>
    <w:rsid w:val="004D2649"/>
    <w:rsid w:val="004D2778"/>
    <w:rsid w:val="004D27CE"/>
    <w:rsid w:val="004D2812"/>
    <w:rsid w:val="004D3006"/>
    <w:rsid w:val="004D3228"/>
    <w:rsid w:val="004D3470"/>
    <w:rsid w:val="004D37A6"/>
    <w:rsid w:val="004D37ED"/>
    <w:rsid w:val="004D3A8E"/>
    <w:rsid w:val="004D4338"/>
    <w:rsid w:val="004D45AA"/>
    <w:rsid w:val="004D4823"/>
    <w:rsid w:val="004D4EBE"/>
    <w:rsid w:val="004D54A9"/>
    <w:rsid w:val="004D54D1"/>
    <w:rsid w:val="004D588C"/>
    <w:rsid w:val="004D5A84"/>
    <w:rsid w:val="004D5C1B"/>
    <w:rsid w:val="004D6224"/>
    <w:rsid w:val="004D6318"/>
    <w:rsid w:val="004D6494"/>
    <w:rsid w:val="004D6DA6"/>
    <w:rsid w:val="004D6FDD"/>
    <w:rsid w:val="004D72B1"/>
    <w:rsid w:val="004D736F"/>
    <w:rsid w:val="004D73A2"/>
    <w:rsid w:val="004D74C1"/>
    <w:rsid w:val="004D7576"/>
    <w:rsid w:val="004D757D"/>
    <w:rsid w:val="004D7D9E"/>
    <w:rsid w:val="004E01BE"/>
    <w:rsid w:val="004E04D9"/>
    <w:rsid w:val="004E0689"/>
    <w:rsid w:val="004E0734"/>
    <w:rsid w:val="004E088B"/>
    <w:rsid w:val="004E096B"/>
    <w:rsid w:val="004E0ABB"/>
    <w:rsid w:val="004E0B5F"/>
    <w:rsid w:val="004E0E3C"/>
    <w:rsid w:val="004E1273"/>
    <w:rsid w:val="004E1568"/>
    <w:rsid w:val="004E1590"/>
    <w:rsid w:val="004E160B"/>
    <w:rsid w:val="004E1B0B"/>
    <w:rsid w:val="004E1C84"/>
    <w:rsid w:val="004E1FDD"/>
    <w:rsid w:val="004E2039"/>
    <w:rsid w:val="004E2279"/>
    <w:rsid w:val="004E278E"/>
    <w:rsid w:val="004E2D01"/>
    <w:rsid w:val="004E2D34"/>
    <w:rsid w:val="004E3019"/>
    <w:rsid w:val="004E317E"/>
    <w:rsid w:val="004E31BC"/>
    <w:rsid w:val="004E32F9"/>
    <w:rsid w:val="004E3355"/>
    <w:rsid w:val="004E337F"/>
    <w:rsid w:val="004E3D5B"/>
    <w:rsid w:val="004E3DA0"/>
    <w:rsid w:val="004E408B"/>
    <w:rsid w:val="004E44C4"/>
    <w:rsid w:val="004E4994"/>
    <w:rsid w:val="004E4A38"/>
    <w:rsid w:val="004E4B69"/>
    <w:rsid w:val="004E4D84"/>
    <w:rsid w:val="004E558A"/>
    <w:rsid w:val="004E60D3"/>
    <w:rsid w:val="004E62A7"/>
    <w:rsid w:val="004E667E"/>
    <w:rsid w:val="004E6823"/>
    <w:rsid w:val="004E6883"/>
    <w:rsid w:val="004E6A3B"/>
    <w:rsid w:val="004E6D47"/>
    <w:rsid w:val="004E6DA6"/>
    <w:rsid w:val="004E70DA"/>
    <w:rsid w:val="004E7210"/>
    <w:rsid w:val="004E7BAD"/>
    <w:rsid w:val="004E7BC4"/>
    <w:rsid w:val="004E7CD8"/>
    <w:rsid w:val="004E7DD7"/>
    <w:rsid w:val="004F01B9"/>
    <w:rsid w:val="004F01CF"/>
    <w:rsid w:val="004F0645"/>
    <w:rsid w:val="004F0C06"/>
    <w:rsid w:val="004F0E68"/>
    <w:rsid w:val="004F0F46"/>
    <w:rsid w:val="004F0FD0"/>
    <w:rsid w:val="004F10F3"/>
    <w:rsid w:val="004F1469"/>
    <w:rsid w:val="004F1722"/>
    <w:rsid w:val="004F1BD6"/>
    <w:rsid w:val="004F213B"/>
    <w:rsid w:val="004F2291"/>
    <w:rsid w:val="004F26A8"/>
    <w:rsid w:val="004F2E5D"/>
    <w:rsid w:val="004F2E9E"/>
    <w:rsid w:val="004F312E"/>
    <w:rsid w:val="004F3349"/>
    <w:rsid w:val="004F37B5"/>
    <w:rsid w:val="004F392F"/>
    <w:rsid w:val="004F3F3F"/>
    <w:rsid w:val="004F43A2"/>
    <w:rsid w:val="004F44D7"/>
    <w:rsid w:val="004F45FB"/>
    <w:rsid w:val="004F4964"/>
    <w:rsid w:val="004F4CB9"/>
    <w:rsid w:val="004F4E60"/>
    <w:rsid w:val="004F52B4"/>
    <w:rsid w:val="004F53EC"/>
    <w:rsid w:val="004F5508"/>
    <w:rsid w:val="004F5D4D"/>
    <w:rsid w:val="004F5E57"/>
    <w:rsid w:val="004F628D"/>
    <w:rsid w:val="004F634C"/>
    <w:rsid w:val="004F6878"/>
    <w:rsid w:val="004F69C6"/>
    <w:rsid w:val="004F6FF5"/>
    <w:rsid w:val="004F7332"/>
    <w:rsid w:val="004F7549"/>
    <w:rsid w:val="004F7DB1"/>
    <w:rsid w:val="004F7FC9"/>
    <w:rsid w:val="00500202"/>
    <w:rsid w:val="005003A2"/>
    <w:rsid w:val="00500498"/>
    <w:rsid w:val="00500B28"/>
    <w:rsid w:val="00500BBB"/>
    <w:rsid w:val="00500E4D"/>
    <w:rsid w:val="0050123B"/>
    <w:rsid w:val="005013FA"/>
    <w:rsid w:val="00501503"/>
    <w:rsid w:val="0050170B"/>
    <w:rsid w:val="00501774"/>
    <w:rsid w:val="0050190C"/>
    <w:rsid w:val="00501B81"/>
    <w:rsid w:val="00501CC4"/>
    <w:rsid w:val="00501D78"/>
    <w:rsid w:val="00501D8B"/>
    <w:rsid w:val="00501E46"/>
    <w:rsid w:val="00501E4C"/>
    <w:rsid w:val="00501F8A"/>
    <w:rsid w:val="00501FD1"/>
    <w:rsid w:val="0050227E"/>
    <w:rsid w:val="0050269F"/>
    <w:rsid w:val="00502AA3"/>
    <w:rsid w:val="005032B3"/>
    <w:rsid w:val="005033B4"/>
    <w:rsid w:val="005033FE"/>
    <w:rsid w:val="00503B57"/>
    <w:rsid w:val="00503B94"/>
    <w:rsid w:val="00503BB5"/>
    <w:rsid w:val="00503BD0"/>
    <w:rsid w:val="00503EDB"/>
    <w:rsid w:val="00503F04"/>
    <w:rsid w:val="005041E5"/>
    <w:rsid w:val="005042C4"/>
    <w:rsid w:val="00504416"/>
    <w:rsid w:val="00504931"/>
    <w:rsid w:val="00504B11"/>
    <w:rsid w:val="00504C01"/>
    <w:rsid w:val="00505158"/>
    <w:rsid w:val="005053B5"/>
    <w:rsid w:val="0050540A"/>
    <w:rsid w:val="00506142"/>
    <w:rsid w:val="00506185"/>
    <w:rsid w:val="0050632B"/>
    <w:rsid w:val="00507495"/>
    <w:rsid w:val="0050764C"/>
    <w:rsid w:val="00507896"/>
    <w:rsid w:val="0050796D"/>
    <w:rsid w:val="00507EE9"/>
    <w:rsid w:val="00510208"/>
    <w:rsid w:val="005102FD"/>
    <w:rsid w:val="005104B4"/>
    <w:rsid w:val="00510E1C"/>
    <w:rsid w:val="00511012"/>
    <w:rsid w:val="00511843"/>
    <w:rsid w:val="00511A3B"/>
    <w:rsid w:val="00511C3A"/>
    <w:rsid w:val="00511DBE"/>
    <w:rsid w:val="0051220A"/>
    <w:rsid w:val="00512213"/>
    <w:rsid w:val="005125F2"/>
    <w:rsid w:val="005129C8"/>
    <w:rsid w:val="00512E90"/>
    <w:rsid w:val="005131F1"/>
    <w:rsid w:val="0051357D"/>
    <w:rsid w:val="005135EA"/>
    <w:rsid w:val="00513619"/>
    <w:rsid w:val="005136FE"/>
    <w:rsid w:val="005138CD"/>
    <w:rsid w:val="00513A28"/>
    <w:rsid w:val="00513AF7"/>
    <w:rsid w:val="00514479"/>
    <w:rsid w:val="00514835"/>
    <w:rsid w:val="00514B3C"/>
    <w:rsid w:val="00514E5F"/>
    <w:rsid w:val="00515546"/>
    <w:rsid w:val="00515755"/>
    <w:rsid w:val="005158FE"/>
    <w:rsid w:val="005159C3"/>
    <w:rsid w:val="00515A2E"/>
    <w:rsid w:val="00515EA2"/>
    <w:rsid w:val="00515EBB"/>
    <w:rsid w:val="00516163"/>
    <w:rsid w:val="005164EE"/>
    <w:rsid w:val="0051687E"/>
    <w:rsid w:val="00516ABC"/>
    <w:rsid w:val="00516B1B"/>
    <w:rsid w:val="00516F0B"/>
    <w:rsid w:val="0051723C"/>
    <w:rsid w:val="005172F8"/>
    <w:rsid w:val="0051749C"/>
    <w:rsid w:val="00517507"/>
    <w:rsid w:val="0051755E"/>
    <w:rsid w:val="0051793A"/>
    <w:rsid w:val="00517986"/>
    <w:rsid w:val="00517AD4"/>
    <w:rsid w:val="00517D0D"/>
    <w:rsid w:val="00517D71"/>
    <w:rsid w:val="005202B9"/>
    <w:rsid w:val="005206BB"/>
    <w:rsid w:val="005209F2"/>
    <w:rsid w:val="00520D1B"/>
    <w:rsid w:val="0052122F"/>
    <w:rsid w:val="00521A57"/>
    <w:rsid w:val="00521C7C"/>
    <w:rsid w:val="00521F43"/>
    <w:rsid w:val="005223A0"/>
    <w:rsid w:val="00522705"/>
    <w:rsid w:val="00522E9C"/>
    <w:rsid w:val="00523126"/>
    <w:rsid w:val="005231D3"/>
    <w:rsid w:val="0052364B"/>
    <w:rsid w:val="0052371E"/>
    <w:rsid w:val="00523A03"/>
    <w:rsid w:val="00523F81"/>
    <w:rsid w:val="0052445C"/>
    <w:rsid w:val="00524EBF"/>
    <w:rsid w:val="0052519C"/>
    <w:rsid w:val="005252EC"/>
    <w:rsid w:val="0052540A"/>
    <w:rsid w:val="005256BE"/>
    <w:rsid w:val="00525759"/>
    <w:rsid w:val="005258F4"/>
    <w:rsid w:val="00525AA5"/>
    <w:rsid w:val="00525B67"/>
    <w:rsid w:val="005261A5"/>
    <w:rsid w:val="0052648B"/>
    <w:rsid w:val="0052653C"/>
    <w:rsid w:val="0052678D"/>
    <w:rsid w:val="0052683D"/>
    <w:rsid w:val="00526913"/>
    <w:rsid w:val="00526DBE"/>
    <w:rsid w:val="00526F1D"/>
    <w:rsid w:val="00526F77"/>
    <w:rsid w:val="0052709D"/>
    <w:rsid w:val="0052762F"/>
    <w:rsid w:val="00527A29"/>
    <w:rsid w:val="00527CC9"/>
    <w:rsid w:val="00527CF6"/>
    <w:rsid w:val="00527ECB"/>
    <w:rsid w:val="00530129"/>
    <w:rsid w:val="0053040E"/>
    <w:rsid w:val="0053056C"/>
    <w:rsid w:val="00530AEC"/>
    <w:rsid w:val="00530E86"/>
    <w:rsid w:val="00530F8C"/>
    <w:rsid w:val="005316EF"/>
    <w:rsid w:val="00531C78"/>
    <w:rsid w:val="00531F47"/>
    <w:rsid w:val="005320C3"/>
    <w:rsid w:val="0053220F"/>
    <w:rsid w:val="00532483"/>
    <w:rsid w:val="005324D1"/>
    <w:rsid w:val="00532678"/>
    <w:rsid w:val="0053268A"/>
    <w:rsid w:val="0053272D"/>
    <w:rsid w:val="005328BD"/>
    <w:rsid w:val="00532C60"/>
    <w:rsid w:val="00532EAD"/>
    <w:rsid w:val="00532FD6"/>
    <w:rsid w:val="00533122"/>
    <w:rsid w:val="005339B1"/>
    <w:rsid w:val="00534324"/>
    <w:rsid w:val="00534431"/>
    <w:rsid w:val="00534925"/>
    <w:rsid w:val="00534A2B"/>
    <w:rsid w:val="00535223"/>
    <w:rsid w:val="00535797"/>
    <w:rsid w:val="00536664"/>
    <w:rsid w:val="005366DE"/>
    <w:rsid w:val="005368D2"/>
    <w:rsid w:val="00536BFE"/>
    <w:rsid w:val="00536D81"/>
    <w:rsid w:val="00536E6B"/>
    <w:rsid w:val="00536F94"/>
    <w:rsid w:val="00537085"/>
    <w:rsid w:val="005375A8"/>
    <w:rsid w:val="00537697"/>
    <w:rsid w:val="00537724"/>
    <w:rsid w:val="00537880"/>
    <w:rsid w:val="00537A78"/>
    <w:rsid w:val="00537C38"/>
    <w:rsid w:val="00537D3D"/>
    <w:rsid w:val="00537FCB"/>
    <w:rsid w:val="005406ED"/>
    <w:rsid w:val="00540809"/>
    <w:rsid w:val="00540F89"/>
    <w:rsid w:val="005414C1"/>
    <w:rsid w:val="0054179C"/>
    <w:rsid w:val="005417B8"/>
    <w:rsid w:val="00541869"/>
    <w:rsid w:val="005418A0"/>
    <w:rsid w:val="00541BE0"/>
    <w:rsid w:val="00541FB4"/>
    <w:rsid w:val="00542012"/>
    <w:rsid w:val="00542155"/>
    <w:rsid w:val="00542364"/>
    <w:rsid w:val="005424C4"/>
    <w:rsid w:val="00542DD6"/>
    <w:rsid w:val="00542F04"/>
    <w:rsid w:val="00542F10"/>
    <w:rsid w:val="00543021"/>
    <w:rsid w:val="00543340"/>
    <w:rsid w:val="00543349"/>
    <w:rsid w:val="0054376D"/>
    <w:rsid w:val="00544016"/>
    <w:rsid w:val="00544586"/>
    <w:rsid w:val="00544638"/>
    <w:rsid w:val="005448AE"/>
    <w:rsid w:val="00544A13"/>
    <w:rsid w:val="00545272"/>
    <w:rsid w:val="005453F7"/>
    <w:rsid w:val="005456D6"/>
    <w:rsid w:val="00545B01"/>
    <w:rsid w:val="00545FD7"/>
    <w:rsid w:val="00546005"/>
    <w:rsid w:val="005464EA"/>
    <w:rsid w:val="005465F4"/>
    <w:rsid w:val="00546B5E"/>
    <w:rsid w:val="00546D16"/>
    <w:rsid w:val="00546D33"/>
    <w:rsid w:val="00546E9F"/>
    <w:rsid w:val="005471AA"/>
    <w:rsid w:val="0054779E"/>
    <w:rsid w:val="005478D7"/>
    <w:rsid w:val="00547B3D"/>
    <w:rsid w:val="00547BB5"/>
    <w:rsid w:val="00547CB8"/>
    <w:rsid w:val="00550196"/>
    <w:rsid w:val="0055079C"/>
    <w:rsid w:val="005509B7"/>
    <w:rsid w:val="00550B09"/>
    <w:rsid w:val="00550F85"/>
    <w:rsid w:val="00551052"/>
    <w:rsid w:val="005511E9"/>
    <w:rsid w:val="00551861"/>
    <w:rsid w:val="00551F96"/>
    <w:rsid w:val="00551FB3"/>
    <w:rsid w:val="005521F2"/>
    <w:rsid w:val="005525EC"/>
    <w:rsid w:val="0055299A"/>
    <w:rsid w:val="005529A2"/>
    <w:rsid w:val="00552DDC"/>
    <w:rsid w:val="005530AD"/>
    <w:rsid w:val="0055331A"/>
    <w:rsid w:val="005537F9"/>
    <w:rsid w:val="00553814"/>
    <w:rsid w:val="005538F3"/>
    <w:rsid w:val="00553A2D"/>
    <w:rsid w:val="00554094"/>
    <w:rsid w:val="00554ABB"/>
    <w:rsid w:val="00554B27"/>
    <w:rsid w:val="00554FC6"/>
    <w:rsid w:val="00554FCE"/>
    <w:rsid w:val="00554FD2"/>
    <w:rsid w:val="0055525F"/>
    <w:rsid w:val="00555D4E"/>
    <w:rsid w:val="00555FD7"/>
    <w:rsid w:val="0055635F"/>
    <w:rsid w:val="0055665E"/>
    <w:rsid w:val="00556EF5"/>
    <w:rsid w:val="005574B0"/>
    <w:rsid w:val="00557BAC"/>
    <w:rsid w:val="00557CAC"/>
    <w:rsid w:val="00557CBC"/>
    <w:rsid w:val="00557D7B"/>
    <w:rsid w:val="0056074B"/>
    <w:rsid w:val="005608EE"/>
    <w:rsid w:val="00560A0B"/>
    <w:rsid w:val="00560F0F"/>
    <w:rsid w:val="0056103E"/>
    <w:rsid w:val="0056166D"/>
    <w:rsid w:val="0056190D"/>
    <w:rsid w:val="0056213D"/>
    <w:rsid w:val="005623CB"/>
    <w:rsid w:val="00562662"/>
    <w:rsid w:val="005627EC"/>
    <w:rsid w:val="00562B44"/>
    <w:rsid w:val="0056304F"/>
    <w:rsid w:val="00563A42"/>
    <w:rsid w:val="00564A5A"/>
    <w:rsid w:val="00565265"/>
    <w:rsid w:val="0056527B"/>
    <w:rsid w:val="005652D0"/>
    <w:rsid w:val="0056538C"/>
    <w:rsid w:val="0056549D"/>
    <w:rsid w:val="00565846"/>
    <w:rsid w:val="00565AEE"/>
    <w:rsid w:val="00565F71"/>
    <w:rsid w:val="005660F2"/>
    <w:rsid w:val="00566378"/>
    <w:rsid w:val="0056646D"/>
    <w:rsid w:val="0056650A"/>
    <w:rsid w:val="005667CF"/>
    <w:rsid w:val="00566911"/>
    <w:rsid w:val="00566A85"/>
    <w:rsid w:val="00566C76"/>
    <w:rsid w:val="00566EB8"/>
    <w:rsid w:val="00567038"/>
    <w:rsid w:val="0056749D"/>
    <w:rsid w:val="0056750B"/>
    <w:rsid w:val="005677D1"/>
    <w:rsid w:val="00567824"/>
    <w:rsid w:val="00567C6E"/>
    <w:rsid w:val="00567CD4"/>
    <w:rsid w:val="00567E0A"/>
    <w:rsid w:val="00570220"/>
    <w:rsid w:val="005706EB"/>
    <w:rsid w:val="0057082F"/>
    <w:rsid w:val="005709A5"/>
    <w:rsid w:val="00570AA7"/>
    <w:rsid w:val="005711CB"/>
    <w:rsid w:val="0057128A"/>
    <w:rsid w:val="00571704"/>
    <w:rsid w:val="00571746"/>
    <w:rsid w:val="00571B6E"/>
    <w:rsid w:val="005726AB"/>
    <w:rsid w:val="00572BCE"/>
    <w:rsid w:val="00572C8F"/>
    <w:rsid w:val="00572CFC"/>
    <w:rsid w:val="00573B04"/>
    <w:rsid w:val="00574399"/>
    <w:rsid w:val="00574955"/>
    <w:rsid w:val="005749C5"/>
    <w:rsid w:val="0057500A"/>
    <w:rsid w:val="0057517D"/>
    <w:rsid w:val="00575367"/>
    <w:rsid w:val="00575BC6"/>
    <w:rsid w:val="00575D5B"/>
    <w:rsid w:val="00575E93"/>
    <w:rsid w:val="00575F84"/>
    <w:rsid w:val="00576143"/>
    <w:rsid w:val="0057632B"/>
    <w:rsid w:val="0057639E"/>
    <w:rsid w:val="005764E2"/>
    <w:rsid w:val="00576B55"/>
    <w:rsid w:val="00576F11"/>
    <w:rsid w:val="0057710E"/>
    <w:rsid w:val="00577110"/>
    <w:rsid w:val="00577341"/>
    <w:rsid w:val="00577990"/>
    <w:rsid w:val="00577EDD"/>
    <w:rsid w:val="005801F3"/>
    <w:rsid w:val="005803CA"/>
    <w:rsid w:val="00580525"/>
    <w:rsid w:val="00580760"/>
    <w:rsid w:val="005809E8"/>
    <w:rsid w:val="00581B6F"/>
    <w:rsid w:val="00581CB8"/>
    <w:rsid w:val="00581D65"/>
    <w:rsid w:val="00581EFC"/>
    <w:rsid w:val="00581F80"/>
    <w:rsid w:val="005820F0"/>
    <w:rsid w:val="00582270"/>
    <w:rsid w:val="005824D4"/>
    <w:rsid w:val="0058299E"/>
    <w:rsid w:val="00583E64"/>
    <w:rsid w:val="005840EF"/>
    <w:rsid w:val="00584197"/>
    <w:rsid w:val="00584311"/>
    <w:rsid w:val="005843AE"/>
    <w:rsid w:val="00584A5B"/>
    <w:rsid w:val="00584D92"/>
    <w:rsid w:val="00585157"/>
    <w:rsid w:val="005851D9"/>
    <w:rsid w:val="0058520E"/>
    <w:rsid w:val="00585A48"/>
    <w:rsid w:val="00585F57"/>
    <w:rsid w:val="00585F9C"/>
    <w:rsid w:val="0058631E"/>
    <w:rsid w:val="0058634E"/>
    <w:rsid w:val="00586511"/>
    <w:rsid w:val="00586908"/>
    <w:rsid w:val="00587243"/>
    <w:rsid w:val="005872BD"/>
    <w:rsid w:val="0058784D"/>
    <w:rsid w:val="00587E3B"/>
    <w:rsid w:val="0059007E"/>
    <w:rsid w:val="0059015E"/>
    <w:rsid w:val="005901A7"/>
    <w:rsid w:val="005908E7"/>
    <w:rsid w:val="00590ABD"/>
    <w:rsid w:val="00590BE8"/>
    <w:rsid w:val="00591231"/>
    <w:rsid w:val="00591737"/>
    <w:rsid w:val="005917E9"/>
    <w:rsid w:val="005919D8"/>
    <w:rsid w:val="00591A8B"/>
    <w:rsid w:val="00591BE0"/>
    <w:rsid w:val="00591E83"/>
    <w:rsid w:val="00591F7F"/>
    <w:rsid w:val="00592055"/>
    <w:rsid w:val="00592201"/>
    <w:rsid w:val="00592280"/>
    <w:rsid w:val="0059231B"/>
    <w:rsid w:val="00592383"/>
    <w:rsid w:val="005924F6"/>
    <w:rsid w:val="00592989"/>
    <w:rsid w:val="00592AF7"/>
    <w:rsid w:val="00593A24"/>
    <w:rsid w:val="00594C74"/>
    <w:rsid w:val="005955ED"/>
    <w:rsid w:val="00595DF7"/>
    <w:rsid w:val="00596306"/>
    <w:rsid w:val="00596339"/>
    <w:rsid w:val="00596667"/>
    <w:rsid w:val="00596F37"/>
    <w:rsid w:val="005971E4"/>
    <w:rsid w:val="00597216"/>
    <w:rsid w:val="005974C3"/>
    <w:rsid w:val="00597513"/>
    <w:rsid w:val="00597527"/>
    <w:rsid w:val="0059788E"/>
    <w:rsid w:val="005978E7"/>
    <w:rsid w:val="00597A7D"/>
    <w:rsid w:val="00597E6C"/>
    <w:rsid w:val="005A0089"/>
    <w:rsid w:val="005A04D5"/>
    <w:rsid w:val="005A0636"/>
    <w:rsid w:val="005A07D6"/>
    <w:rsid w:val="005A0C95"/>
    <w:rsid w:val="005A1076"/>
    <w:rsid w:val="005A1333"/>
    <w:rsid w:val="005A146F"/>
    <w:rsid w:val="005A18C6"/>
    <w:rsid w:val="005A19B6"/>
    <w:rsid w:val="005A1B55"/>
    <w:rsid w:val="005A20F6"/>
    <w:rsid w:val="005A2265"/>
    <w:rsid w:val="005A2537"/>
    <w:rsid w:val="005A285E"/>
    <w:rsid w:val="005A2943"/>
    <w:rsid w:val="005A2948"/>
    <w:rsid w:val="005A2972"/>
    <w:rsid w:val="005A2A0F"/>
    <w:rsid w:val="005A2BD4"/>
    <w:rsid w:val="005A2C23"/>
    <w:rsid w:val="005A2D5C"/>
    <w:rsid w:val="005A2E65"/>
    <w:rsid w:val="005A2FC9"/>
    <w:rsid w:val="005A306D"/>
    <w:rsid w:val="005A312C"/>
    <w:rsid w:val="005A36F2"/>
    <w:rsid w:val="005A3A43"/>
    <w:rsid w:val="005A3D94"/>
    <w:rsid w:val="005A4204"/>
    <w:rsid w:val="005A4264"/>
    <w:rsid w:val="005A4872"/>
    <w:rsid w:val="005A500D"/>
    <w:rsid w:val="005A5327"/>
    <w:rsid w:val="005A6094"/>
    <w:rsid w:val="005A622D"/>
    <w:rsid w:val="005A63FF"/>
    <w:rsid w:val="005A654D"/>
    <w:rsid w:val="005A674A"/>
    <w:rsid w:val="005A6943"/>
    <w:rsid w:val="005A710B"/>
    <w:rsid w:val="005A72E0"/>
    <w:rsid w:val="005A73B6"/>
    <w:rsid w:val="005A784D"/>
    <w:rsid w:val="005A7B68"/>
    <w:rsid w:val="005A7D13"/>
    <w:rsid w:val="005A7D43"/>
    <w:rsid w:val="005A7DAC"/>
    <w:rsid w:val="005B01EF"/>
    <w:rsid w:val="005B027A"/>
    <w:rsid w:val="005B02DA"/>
    <w:rsid w:val="005B0862"/>
    <w:rsid w:val="005B0C0C"/>
    <w:rsid w:val="005B0F61"/>
    <w:rsid w:val="005B12EA"/>
    <w:rsid w:val="005B1665"/>
    <w:rsid w:val="005B17E1"/>
    <w:rsid w:val="005B1AE0"/>
    <w:rsid w:val="005B1B60"/>
    <w:rsid w:val="005B1BD6"/>
    <w:rsid w:val="005B1F09"/>
    <w:rsid w:val="005B238D"/>
    <w:rsid w:val="005B24EF"/>
    <w:rsid w:val="005B2737"/>
    <w:rsid w:val="005B2928"/>
    <w:rsid w:val="005B2983"/>
    <w:rsid w:val="005B2AB9"/>
    <w:rsid w:val="005B2D39"/>
    <w:rsid w:val="005B3CA4"/>
    <w:rsid w:val="005B41FA"/>
    <w:rsid w:val="005B4625"/>
    <w:rsid w:val="005B4A7D"/>
    <w:rsid w:val="005B4B82"/>
    <w:rsid w:val="005B5069"/>
    <w:rsid w:val="005B51A7"/>
    <w:rsid w:val="005B51C3"/>
    <w:rsid w:val="005B5256"/>
    <w:rsid w:val="005B5453"/>
    <w:rsid w:val="005B5780"/>
    <w:rsid w:val="005B6167"/>
    <w:rsid w:val="005B6827"/>
    <w:rsid w:val="005B6914"/>
    <w:rsid w:val="005B6BD1"/>
    <w:rsid w:val="005B6E2D"/>
    <w:rsid w:val="005B7564"/>
    <w:rsid w:val="005B75E9"/>
    <w:rsid w:val="005B77A5"/>
    <w:rsid w:val="005B79A5"/>
    <w:rsid w:val="005B7A4B"/>
    <w:rsid w:val="005B7FD8"/>
    <w:rsid w:val="005C019D"/>
    <w:rsid w:val="005C01C5"/>
    <w:rsid w:val="005C01E1"/>
    <w:rsid w:val="005C03FA"/>
    <w:rsid w:val="005C08E9"/>
    <w:rsid w:val="005C0A75"/>
    <w:rsid w:val="005C115E"/>
    <w:rsid w:val="005C12A5"/>
    <w:rsid w:val="005C1802"/>
    <w:rsid w:val="005C19A3"/>
    <w:rsid w:val="005C1AAE"/>
    <w:rsid w:val="005C1BC4"/>
    <w:rsid w:val="005C1CF2"/>
    <w:rsid w:val="005C1DBD"/>
    <w:rsid w:val="005C1DD6"/>
    <w:rsid w:val="005C2AEE"/>
    <w:rsid w:val="005C2B21"/>
    <w:rsid w:val="005C2B80"/>
    <w:rsid w:val="005C2D39"/>
    <w:rsid w:val="005C334D"/>
    <w:rsid w:val="005C33DF"/>
    <w:rsid w:val="005C369D"/>
    <w:rsid w:val="005C3A87"/>
    <w:rsid w:val="005C414D"/>
    <w:rsid w:val="005C42E5"/>
    <w:rsid w:val="005C43FA"/>
    <w:rsid w:val="005C444F"/>
    <w:rsid w:val="005C45E0"/>
    <w:rsid w:val="005C49C0"/>
    <w:rsid w:val="005C4A50"/>
    <w:rsid w:val="005C4ACF"/>
    <w:rsid w:val="005C4B62"/>
    <w:rsid w:val="005C4CF8"/>
    <w:rsid w:val="005C4D61"/>
    <w:rsid w:val="005C4EE4"/>
    <w:rsid w:val="005C51CB"/>
    <w:rsid w:val="005C5330"/>
    <w:rsid w:val="005C5903"/>
    <w:rsid w:val="005C59BF"/>
    <w:rsid w:val="005C5F95"/>
    <w:rsid w:val="005C5FD1"/>
    <w:rsid w:val="005C61A4"/>
    <w:rsid w:val="005C6375"/>
    <w:rsid w:val="005C6C28"/>
    <w:rsid w:val="005C707F"/>
    <w:rsid w:val="005C70F2"/>
    <w:rsid w:val="005C7313"/>
    <w:rsid w:val="005C73CB"/>
    <w:rsid w:val="005C7415"/>
    <w:rsid w:val="005C7CAC"/>
    <w:rsid w:val="005C7DC3"/>
    <w:rsid w:val="005D0052"/>
    <w:rsid w:val="005D008D"/>
    <w:rsid w:val="005D0359"/>
    <w:rsid w:val="005D083F"/>
    <w:rsid w:val="005D0891"/>
    <w:rsid w:val="005D0A63"/>
    <w:rsid w:val="005D0A7A"/>
    <w:rsid w:val="005D1D74"/>
    <w:rsid w:val="005D1E64"/>
    <w:rsid w:val="005D1EC3"/>
    <w:rsid w:val="005D2191"/>
    <w:rsid w:val="005D21CD"/>
    <w:rsid w:val="005D2356"/>
    <w:rsid w:val="005D385A"/>
    <w:rsid w:val="005D3928"/>
    <w:rsid w:val="005D3970"/>
    <w:rsid w:val="005D3B3B"/>
    <w:rsid w:val="005D3ED5"/>
    <w:rsid w:val="005D3FB0"/>
    <w:rsid w:val="005D431B"/>
    <w:rsid w:val="005D4653"/>
    <w:rsid w:val="005D4CF8"/>
    <w:rsid w:val="005D4CFC"/>
    <w:rsid w:val="005D51B5"/>
    <w:rsid w:val="005D5206"/>
    <w:rsid w:val="005D546B"/>
    <w:rsid w:val="005D54C3"/>
    <w:rsid w:val="005D554E"/>
    <w:rsid w:val="005D5B97"/>
    <w:rsid w:val="005D5BA2"/>
    <w:rsid w:val="005D6178"/>
    <w:rsid w:val="005D61DA"/>
    <w:rsid w:val="005D63BB"/>
    <w:rsid w:val="005D6902"/>
    <w:rsid w:val="005D69A9"/>
    <w:rsid w:val="005D6DE2"/>
    <w:rsid w:val="005D6E9C"/>
    <w:rsid w:val="005D7307"/>
    <w:rsid w:val="005D761C"/>
    <w:rsid w:val="005D771A"/>
    <w:rsid w:val="005D7A17"/>
    <w:rsid w:val="005E019E"/>
    <w:rsid w:val="005E01DF"/>
    <w:rsid w:val="005E02FD"/>
    <w:rsid w:val="005E0363"/>
    <w:rsid w:val="005E058C"/>
    <w:rsid w:val="005E05C0"/>
    <w:rsid w:val="005E05E2"/>
    <w:rsid w:val="005E07FC"/>
    <w:rsid w:val="005E0CFF"/>
    <w:rsid w:val="005E0D25"/>
    <w:rsid w:val="005E0E4E"/>
    <w:rsid w:val="005E1001"/>
    <w:rsid w:val="005E120D"/>
    <w:rsid w:val="005E123B"/>
    <w:rsid w:val="005E12DC"/>
    <w:rsid w:val="005E15B6"/>
    <w:rsid w:val="005E16C0"/>
    <w:rsid w:val="005E1974"/>
    <w:rsid w:val="005E19B2"/>
    <w:rsid w:val="005E1B00"/>
    <w:rsid w:val="005E1B08"/>
    <w:rsid w:val="005E1C05"/>
    <w:rsid w:val="005E1FBA"/>
    <w:rsid w:val="005E22AA"/>
    <w:rsid w:val="005E230A"/>
    <w:rsid w:val="005E2B95"/>
    <w:rsid w:val="005E2C33"/>
    <w:rsid w:val="005E3112"/>
    <w:rsid w:val="005E31D9"/>
    <w:rsid w:val="005E32E8"/>
    <w:rsid w:val="005E379E"/>
    <w:rsid w:val="005E4062"/>
    <w:rsid w:val="005E4239"/>
    <w:rsid w:val="005E424B"/>
    <w:rsid w:val="005E430B"/>
    <w:rsid w:val="005E44AF"/>
    <w:rsid w:val="005E45B1"/>
    <w:rsid w:val="005E52A3"/>
    <w:rsid w:val="005E52CF"/>
    <w:rsid w:val="005E541A"/>
    <w:rsid w:val="005E5C1B"/>
    <w:rsid w:val="005E5E0B"/>
    <w:rsid w:val="005E6473"/>
    <w:rsid w:val="005E654B"/>
    <w:rsid w:val="005E68C0"/>
    <w:rsid w:val="005E6BFA"/>
    <w:rsid w:val="005E6DDF"/>
    <w:rsid w:val="005E718C"/>
    <w:rsid w:val="005E7A0D"/>
    <w:rsid w:val="005E7AED"/>
    <w:rsid w:val="005E7C4E"/>
    <w:rsid w:val="005E7C8D"/>
    <w:rsid w:val="005F0295"/>
    <w:rsid w:val="005F0458"/>
    <w:rsid w:val="005F05A0"/>
    <w:rsid w:val="005F0A7D"/>
    <w:rsid w:val="005F0DE4"/>
    <w:rsid w:val="005F0F17"/>
    <w:rsid w:val="005F0F35"/>
    <w:rsid w:val="005F112D"/>
    <w:rsid w:val="005F15C2"/>
    <w:rsid w:val="005F1717"/>
    <w:rsid w:val="005F1F25"/>
    <w:rsid w:val="005F23B6"/>
    <w:rsid w:val="005F2595"/>
    <w:rsid w:val="005F2AB5"/>
    <w:rsid w:val="005F3289"/>
    <w:rsid w:val="005F329E"/>
    <w:rsid w:val="005F33B8"/>
    <w:rsid w:val="005F37E9"/>
    <w:rsid w:val="005F385A"/>
    <w:rsid w:val="005F3949"/>
    <w:rsid w:val="005F398E"/>
    <w:rsid w:val="005F3CA8"/>
    <w:rsid w:val="005F3DE9"/>
    <w:rsid w:val="005F4369"/>
    <w:rsid w:val="005F47FB"/>
    <w:rsid w:val="005F4ED6"/>
    <w:rsid w:val="005F4F92"/>
    <w:rsid w:val="005F5202"/>
    <w:rsid w:val="005F530C"/>
    <w:rsid w:val="005F56D3"/>
    <w:rsid w:val="005F575E"/>
    <w:rsid w:val="005F6142"/>
    <w:rsid w:val="005F636F"/>
    <w:rsid w:val="005F6583"/>
    <w:rsid w:val="005F6999"/>
    <w:rsid w:val="005F7033"/>
    <w:rsid w:val="005F730F"/>
    <w:rsid w:val="005F7471"/>
    <w:rsid w:val="005F7556"/>
    <w:rsid w:val="005F755A"/>
    <w:rsid w:val="005F758D"/>
    <w:rsid w:val="005F7842"/>
    <w:rsid w:val="005F7918"/>
    <w:rsid w:val="005F7933"/>
    <w:rsid w:val="00600010"/>
    <w:rsid w:val="00600129"/>
    <w:rsid w:val="00600180"/>
    <w:rsid w:val="0060084B"/>
    <w:rsid w:val="00600A44"/>
    <w:rsid w:val="00600A60"/>
    <w:rsid w:val="00600C27"/>
    <w:rsid w:val="00601093"/>
    <w:rsid w:val="006010C2"/>
    <w:rsid w:val="006012CE"/>
    <w:rsid w:val="00601AF1"/>
    <w:rsid w:val="006024DF"/>
    <w:rsid w:val="006025B9"/>
    <w:rsid w:val="00602CC8"/>
    <w:rsid w:val="00602DC3"/>
    <w:rsid w:val="00602DC4"/>
    <w:rsid w:val="00602ED2"/>
    <w:rsid w:val="00602EF3"/>
    <w:rsid w:val="0060316F"/>
    <w:rsid w:val="00603560"/>
    <w:rsid w:val="00603564"/>
    <w:rsid w:val="0060397D"/>
    <w:rsid w:val="00603A52"/>
    <w:rsid w:val="00603C5F"/>
    <w:rsid w:val="00603D0F"/>
    <w:rsid w:val="00603DE4"/>
    <w:rsid w:val="0060446F"/>
    <w:rsid w:val="00604F6B"/>
    <w:rsid w:val="00605137"/>
    <w:rsid w:val="006051A6"/>
    <w:rsid w:val="00605367"/>
    <w:rsid w:val="006055B1"/>
    <w:rsid w:val="00605891"/>
    <w:rsid w:val="00605C8A"/>
    <w:rsid w:val="00605CD0"/>
    <w:rsid w:val="00606528"/>
    <w:rsid w:val="00606614"/>
    <w:rsid w:val="006066A6"/>
    <w:rsid w:val="00606983"/>
    <w:rsid w:val="00606A52"/>
    <w:rsid w:val="00606B68"/>
    <w:rsid w:val="00606DF2"/>
    <w:rsid w:val="006072D1"/>
    <w:rsid w:val="0060758F"/>
    <w:rsid w:val="006075CA"/>
    <w:rsid w:val="006076FF"/>
    <w:rsid w:val="006106A7"/>
    <w:rsid w:val="006108B9"/>
    <w:rsid w:val="006108EF"/>
    <w:rsid w:val="00610E74"/>
    <w:rsid w:val="00610F45"/>
    <w:rsid w:val="00611437"/>
    <w:rsid w:val="00611471"/>
    <w:rsid w:val="006114EE"/>
    <w:rsid w:val="006120BA"/>
    <w:rsid w:val="006122AF"/>
    <w:rsid w:val="006124F1"/>
    <w:rsid w:val="00612A9C"/>
    <w:rsid w:val="00612BA3"/>
    <w:rsid w:val="006130A2"/>
    <w:rsid w:val="00613267"/>
    <w:rsid w:val="00613473"/>
    <w:rsid w:val="006134C3"/>
    <w:rsid w:val="006134D3"/>
    <w:rsid w:val="006135EE"/>
    <w:rsid w:val="00613629"/>
    <w:rsid w:val="00613825"/>
    <w:rsid w:val="0061455C"/>
    <w:rsid w:val="006148BB"/>
    <w:rsid w:val="00614B2C"/>
    <w:rsid w:val="00614B47"/>
    <w:rsid w:val="00614DAD"/>
    <w:rsid w:val="006160A8"/>
    <w:rsid w:val="006164FA"/>
    <w:rsid w:val="00616579"/>
    <w:rsid w:val="00616646"/>
    <w:rsid w:val="006166E7"/>
    <w:rsid w:val="0061697F"/>
    <w:rsid w:val="006169DB"/>
    <w:rsid w:val="00616B0C"/>
    <w:rsid w:val="00616B74"/>
    <w:rsid w:val="00616BDB"/>
    <w:rsid w:val="00616BF5"/>
    <w:rsid w:val="00616F17"/>
    <w:rsid w:val="0061707C"/>
    <w:rsid w:val="0061711A"/>
    <w:rsid w:val="00617294"/>
    <w:rsid w:val="00617A15"/>
    <w:rsid w:val="006207B3"/>
    <w:rsid w:val="006208E5"/>
    <w:rsid w:val="00620ACF"/>
    <w:rsid w:val="00620C96"/>
    <w:rsid w:val="00620F06"/>
    <w:rsid w:val="0062100C"/>
    <w:rsid w:val="00621137"/>
    <w:rsid w:val="00621481"/>
    <w:rsid w:val="00621768"/>
    <w:rsid w:val="00621B89"/>
    <w:rsid w:val="00621E81"/>
    <w:rsid w:val="00621F8B"/>
    <w:rsid w:val="00622B7A"/>
    <w:rsid w:val="00622CB0"/>
    <w:rsid w:val="00622D10"/>
    <w:rsid w:val="00623177"/>
    <w:rsid w:val="00623261"/>
    <w:rsid w:val="006232F8"/>
    <w:rsid w:val="006239DB"/>
    <w:rsid w:val="00623BAF"/>
    <w:rsid w:val="00623C98"/>
    <w:rsid w:val="00623CE2"/>
    <w:rsid w:val="00623F28"/>
    <w:rsid w:val="00623F82"/>
    <w:rsid w:val="0062442E"/>
    <w:rsid w:val="00624AB5"/>
    <w:rsid w:val="00624BCD"/>
    <w:rsid w:val="00624CE1"/>
    <w:rsid w:val="00624E73"/>
    <w:rsid w:val="00624F6D"/>
    <w:rsid w:val="00624FB3"/>
    <w:rsid w:val="00625205"/>
    <w:rsid w:val="006253D3"/>
    <w:rsid w:val="00625496"/>
    <w:rsid w:val="00625BFE"/>
    <w:rsid w:val="00625C5E"/>
    <w:rsid w:val="0062604F"/>
    <w:rsid w:val="006263F1"/>
    <w:rsid w:val="00626AE7"/>
    <w:rsid w:val="00626BCE"/>
    <w:rsid w:val="00626BFE"/>
    <w:rsid w:val="00626EB9"/>
    <w:rsid w:val="00626EE0"/>
    <w:rsid w:val="006275B1"/>
    <w:rsid w:val="0062762C"/>
    <w:rsid w:val="00627D4F"/>
    <w:rsid w:val="00627DF2"/>
    <w:rsid w:val="0062C1A8"/>
    <w:rsid w:val="006301D7"/>
    <w:rsid w:val="006302A5"/>
    <w:rsid w:val="00630554"/>
    <w:rsid w:val="006307E4"/>
    <w:rsid w:val="00630F58"/>
    <w:rsid w:val="006316C3"/>
    <w:rsid w:val="00631E96"/>
    <w:rsid w:val="006320DF"/>
    <w:rsid w:val="006321EA"/>
    <w:rsid w:val="00632A5D"/>
    <w:rsid w:val="00632BC1"/>
    <w:rsid w:val="00632E77"/>
    <w:rsid w:val="0063317E"/>
    <w:rsid w:val="0063367E"/>
    <w:rsid w:val="0063396D"/>
    <w:rsid w:val="006339B3"/>
    <w:rsid w:val="00633A90"/>
    <w:rsid w:val="00633EC7"/>
    <w:rsid w:val="00633FAF"/>
    <w:rsid w:val="00634044"/>
    <w:rsid w:val="00634135"/>
    <w:rsid w:val="00634435"/>
    <w:rsid w:val="006345BD"/>
    <w:rsid w:val="0063483E"/>
    <w:rsid w:val="00634ABC"/>
    <w:rsid w:val="00634BBE"/>
    <w:rsid w:val="00634C3C"/>
    <w:rsid w:val="00634CE4"/>
    <w:rsid w:val="00634F27"/>
    <w:rsid w:val="00635806"/>
    <w:rsid w:val="00635E4A"/>
    <w:rsid w:val="0063601D"/>
    <w:rsid w:val="006360CA"/>
    <w:rsid w:val="00636105"/>
    <w:rsid w:val="00636650"/>
    <w:rsid w:val="006366D6"/>
    <w:rsid w:val="00636BD9"/>
    <w:rsid w:val="00636EF1"/>
    <w:rsid w:val="00636F4A"/>
    <w:rsid w:val="00636F50"/>
    <w:rsid w:val="006373E2"/>
    <w:rsid w:val="006373FE"/>
    <w:rsid w:val="00637556"/>
    <w:rsid w:val="00637ADA"/>
    <w:rsid w:val="00637DCC"/>
    <w:rsid w:val="00637E76"/>
    <w:rsid w:val="00637ECE"/>
    <w:rsid w:val="00637F0B"/>
    <w:rsid w:val="00637FB6"/>
    <w:rsid w:val="0064007E"/>
    <w:rsid w:val="0064018C"/>
    <w:rsid w:val="0064139B"/>
    <w:rsid w:val="006413D9"/>
    <w:rsid w:val="006416C5"/>
    <w:rsid w:val="00641894"/>
    <w:rsid w:val="00641A7E"/>
    <w:rsid w:val="00641E32"/>
    <w:rsid w:val="006420FA"/>
    <w:rsid w:val="00642256"/>
    <w:rsid w:val="0064268E"/>
    <w:rsid w:val="00642AE2"/>
    <w:rsid w:val="00642E81"/>
    <w:rsid w:val="00642EEE"/>
    <w:rsid w:val="0064305F"/>
    <w:rsid w:val="00643288"/>
    <w:rsid w:val="0064353A"/>
    <w:rsid w:val="00643EFC"/>
    <w:rsid w:val="0064434D"/>
    <w:rsid w:val="00644AFF"/>
    <w:rsid w:val="00644C90"/>
    <w:rsid w:val="00644E56"/>
    <w:rsid w:val="00644EA5"/>
    <w:rsid w:val="006451DC"/>
    <w:rsid w:val="006456CD"/>
    <w:rsid w:val="00645BC7"/>
    <w:rsid w:val="00646303"/>
    <w:rsid w:val="0064642E"/>
    <w:rsid w:val="00646542"/>
    <w:rsid w:val="006466A2"/>
    <w:rsid w:val="00646AF4"/>
    <w:rsid w:val="00646B0F"/>
    <w:rsid w:val="00646E22"/>
    <w:rsid w:val="006470DA"/>
    <w:rsid w:val="00647338"/>
    <w:rsid w:val="00647602"/>
    <w:rsid w:val="006476EE"/>
    <w:rsid w:val="006477F2"/>
    <w:rsid w:val="00647AD7"/>
    <w:rsid w:val="00647B86"/>
    <w:rsid w:val="00647DC6"/>
    <w:rsid w:val="0065002B"/>
    <w:rsid w:val="0065018B"/>
    <w:rsid w:val="006501DD"/>
    <w:rsid w:val="006501E8"/>
    <w:rsid w:val="00650876"/>
    <w:rsid w:val="006508A4"/>
    <w:rsid w:val="00650B73"/>
    <w:rsid w:val="00650C69"/>
    <w:rsid w:val="00650F7A"/>
    <w:rsid w:val="00651864"/>
    <w:rsid w:val="00651CA9"/>
    <w:rsid w:val="00651CED"/>
    <w:rsid w:val="00651DFF"/>
    <w:rsid w:val="006520D8"/>
    <w:rsid w:val="006520E4"/>
    <w:rsid w:val="006521BC"/>
    <w:rsid w:val="006522BF"/>
    <w:rsid w:val="006524FF"/>
    <w:rsid w:val="00652A0F"/>
    <w:rsid w:val="00652D27"/>
    <w:rsid w:val="00652D5D"/>
    <w:rsid w:val="006531F9"/>
    <w:rsid w:val="00653231"/>
    <w:rsid w:val="006536BB"/>
    <w:rsid w:val="00653786"/>
    <w:rsid w:val="006539EF"/>
    <w:rsid w:val="00653B2B"/>
    <w:rsid w:val="00653D44"/>
    <w:rsid w:val="00654022"/>
    <w:rsid w:val="00654031"/>
    <w:rsid w:val="00654188"/>
    <w:rsid w:val="00654572"/>
    <w:rsid w:val="0065493E"/>
    <w:rsid w:val="00654AC8"/>
    <w:rsid w:val="00654D89"/>
    <w:rsid w:val="00654EBE"/>
    <w:rsid w:val="00654FDD"/>
    <w:rsid w:val="006550C2"/>
    <w:rsid w:val="00655194"/>
    <w:rsid w:val="0065522A"/>
    <w:rsid w:val="006559C2"/>
    <w:rsid w:val="00655ACD"/>
    <w:rsid w:val="006566F7"/>
    <w:rsid w:val="00656712"/>
    <w:rsid w:val="00656C4C"/>
    <w:rsid w:val="00656E70"/>
    <w:rsid w:val="0065716F"/>
    <w:rsid w:val="00657524"/>
    <w:rsid w:val="006575E8"/>
    <w:rsid w:val="00657627"/>
    <w:rsid w:val="00657B54"/>
    <w:rsid w:val="00657D18"/>
    <w:rsid w:val="00657F54"/>
    <w:rsid w:val="00657F57"/>
    <w:rsid w:val="00660D8F"/>
    <w:rsid w:val="00660E73"/>
    <w:rsid w:val="00660E9A"/>
    <w:rsid w:val="00661156"/>
    <w:rsid w:val="006612EA"/>
    <w:rsid w:val="006619C5"/>
    <w:rsid w:val="006619CF"/>
    <w:rsid w:val="00661A22"/>
    <w:rsid w:val="00661A2A"/>
    <w:rsid w:val="00661E32"/>
    <w:rsid w:val="00661FDC"/>
    <w:rsid w:val="00662192"/>
    <w:rsid w:val="00662198"/>
    <w:rsid w:val="0066227C"/>
    <w:rsid w:val="006625F6"/>
    <w:rsid w:val="0066260D"/>
    <w:rsid w:val="0066276E"/>
    <w:rsid w:val="00662828"/>
    <w:rsid w:val="00662977"/>
    <w:rsid w:val="00662E26"/>
    <w:rsid w:val="00662FD4"/>
    <w:rsid w:val="006633A4"/>
    <w:rsid w:val="006633B3"/>
    <w:rsid w:val="006637C6"/>
    <w:rsid w:val="00663F04"/>
    <w:rsid w:val="00664295"/>
    <w:rsid w:val="006644DA"/>
    <w:rsid w:val="00664855"/>
    <w:rsid w:val="00664BC3"/>
    <w:rsid w:val="00664BD8"/>
    <w:rsid w:val="0066535D"/>
    <w:rsid w:val="00665408"/>
    <w:rsid w:val="00665627"/>
    <w:rsid w:val="00665994"/>
    <w:rsid w:val="00665BF8"/>
    <w:rsid w:val="00665EC4"/>
    <w:rsid w:val="00665FBD"/>
    <w:rsid w:val="0066627E"/>
    <w:rsid w:val="0066629A"/>
    <w:rsid w:val="006662B9"/>
    <w:rsid w:val="0066631E"/>
    <w:rsid w:val="00666488"/>
    <w:rsid w:val="006664DB"/>
    <w:rsid w:val="006666FE"/>
    <w:rsid w:val="00666C18"/>
    <w:rsid w:val="006670D8"/>
    <w:rsid w:val="00667165"/>
    <w:rsid w:val="006673B2"/>
    <w:rsid w:val="006675AE"/>
    <w:rsid w:val="006678B7"/>
    <w:rsid w:val="0067013A"/>
    <w:rsid w:val="00670260"/>
    <w:rsid w:val="00670347"/>
    <w:rsid w:val="0067041C"/>
    <w:rsid w:val="00670686"/>
    <w:rsid w:val="00670B42"/>
    <w:rsid w:val="00670F49"/>
    <w:rsid w:val="00670F61"/>
    <w:rsid w:val="006711E8"/>
    <w:rsid w:val="006712C5"/>
    <w:rsid w:val="006714F9"/>
    <w:rsid w:val="00671998"/>
    <w:rsid w:val="00671B56"/>
    <w:rsid w:val="00671EB6"/>
    <w:rsid w:val="006720B8"/>
    <w:rsid w:val="006721BD"/>
    <w:rsid w:val="006721DF"/>
    <w:rsid w:val="0067228E"/>
    <w:rsid w:val="00672798"/>
    <w:rsid w:val="00672C2F"/>
    <w:rsid w:val="00672ED9"/>
    <w:rsid w:val="006731D5"/>
    <w:rsid w:val="006731F6"/>
    <w:rsid w:val="006733D4"/>
    <w:rsid w:val="0067348B"/>
    <w:rsid w:val="00673B6D"/>
    <w:rsid w:val="00673EC5"/>
    <w:rsid w:val="00673EE7"/>
    <w:rsid w:val="00673F6D"/>
    <w:rsid w:val="0067400F"/>
    <w:rsid w:val="00674133"/>
    <w:rsid w:val="006741F7"/>
    <w:rsid w:val="00674322"/>
    <w:rsid w:val="006747DB"/>
    <w:rsid w:val="00674869"/>
    <w:rsid w:val="00674C47"/>
    <w:rsid w:val="00674F9C"/>
    <w:rsid w:val="0067503B"/>
    <w:rsid w:val="0067524A"/>
    <w:rsid w:val="0067528A"/>
    <w:rsid w:val="006758E7"/>
    <w:rsid w:val="006758F3"/>
    <w:rsid w:val="00675967"/>
    <w:rsid w:val="00675AAF"/>
    <w:rsid w:val="00675C97"/>
    <w:rsid w:val="0067600E"/>
    <w:rsid w:val="006760CA"/>
    <w:rsid w:val="0067630D"/>
    <w:rsid w:val="00676E8C"/>
    <w:rsid w:val="00677089"/>
    <w:rsid w:val="006770A6"/>
    <w:rsid w:val="00677B4A"/>
    <w:rsid w:val="00677E30"/>
    <w:rsid w:val="00680027"/>
    <w:rsid w:val="0068011E"/>
    <w:rsid w:val="006801A2"/>
    <w:rsid w:val="006803BF"/>
    <w:rsid w:val="0068060C"/>
    <w:rsid w:val="006806F1"/>
    <w:rsid w:val="00680731"/>
    <w:rsid w:val="00680D8E"/>
    <w:rsid w:val="00680E36"/>
    <w:rsid w:val="00680F6A"/>
    <w:rsid w:val="006812EC"/>
    <w:rsid w:val="00681638"/>
    <w:rsid w:val="006817FD"/>
    <w:rsid w:val="00681873"/>
    <w:rsid w:val="0068188F"/>
    <w:rsid w:val="00681CA8"/>
    <w:rsid w:val="00681DEC"/>
    <w:rsid w:val="00681EB7"/>
    <w:rsid w:val="00682375"/>
    <w:rsid w:val="006823CD"/>
    <w:rsid w:val="0068284E"/>
    <w:rsid w:val="006828F3"/>
    <w:rsid w:val="00682B05"/>
    <w:rsid w:val="006831FF"/>
    <w:rsid w:val="00683556"/>
    <w:rsid w:val="00683886"/>
    <w:rsid w:val="00684226"/>
    <w:rsid w:val="006844CC"/>
    <w:rsid w:val="00684683"/>
    <w:rsid w:val="006847F9"/>
    <w:rsid w:val="00684936"/>
    <w:rsid w:val="00684B9C"/>
    <w:rsid w:val="00684BF8"/>
    <w:rsid w:val="0068510E"/>
    <w:rsid w:val="006853FE"/>
    <w:rsid w:val="00685785"/>
    <w:rsid w:val="006857AF"/>
    <w:rsid w:val="00685813"/>
    <w:rsid w:val="0068587C"/>
    <w:rsid w:val="00685973"/>
    <w:rsid w:val="006859F5"/>
    <w:rsid w:val="00685B0B"/>
    <w:rsid w:val="006861D7"/>
    <w:rsid w:val="00686222"/>
    <w:rsid w:val="0068659C"/>
    <w:rsid w:val="00686CF5"/>
    <w:rsid w:val="00686EBC"/>
    <w:rsid w:val="006871CF"/>
    <w:rsid w:val="00687293"/>
    <w:rsid w:val="00687573"/>
    <w:rsid w:val="0068761A"/>
    <w:rsid w:val="0068765E"/>
    <w:rsid w:val="00687CD9"/>
    <w:rsid w:val="00687D75"/>
    <w:rsid w:val="00687DC2"/>
    <w:rsid w:val="00687EF1"/>
    <w:rsid w:val="0069019E"/>
    <w:rsid w:val="006906B6"/>
    <w:rsid w:val="00690824"/>
    <w:rsid w:val="00690A54"/>
    <w:rsid w:val="00691840"/>
    <w:rsid w:val="00691A46"/>
    <w:rsid w:val="00691D45"/>
    <w:rsid w:val="00692105"/>
    <w:rsid w:val="0069227F"/>
    <w:rsid w:val="00692BA9"/>
    <w:rsid w:val="00692C12"/>
    <w:rsid w:val="00692D96"/>
    <w:rsid w:val="00692DB2"/>
    <w:rsid w:val="00693210"/>
    <w:rsid w:val="006932A3"/>
    <w:rsid w:val="0069341A"/>
    <w:rsid w:val="00693CB6"/>
    <w:rsid w:val="00694607"/>
    <w:rsid w:val="00694981"/>
    <w:rsid w:val="00694ACA"/>
    <w:rsid w:val="00694BC6"/>
    <w:rsid w:val="006951EC"/>
    <w:rsid w:val="0069528B"/>
    <w:rsid w:val="00695ADA"/>
    <w:rsid w:val="00695B65"/>
    <w:rsid w:val="00695DFC"/>
    <w:rsid w:val="006963E4"/>
    <w:rsid w:val="006965EE"/>
    <w:rsid w:val="0069664D"/>
    <w:rsid w:val="00696965"/>
    <w:rsid w:val="006969FC"/>
    <w:rsid w:val="00696A6D"/>
    <w:rsid w:val="00696AED"/>
    <w:rsid w:val="00696C2C"/>
    <w:rsid w:val="00696CF0"/>
    <w:rsid w:val="0069709C"/>
    <w:rsid w:val="006970FF"/>
    <w:rsid w:val="006972B4"/>
    <w:rsid w:val="006979AB"/>
    <w:rsid w:val="00697B86"/>
    <w:rsid w:val="006A0A61"/>
    <w:rsid w:val="006A0ADF"/>
    <w:rsid w:val="006A0C61"/>
    <w:rsid w:val="006A0F71"/>
    <w:rsid w:val="006A18CD"/>
    <w:rsid w:val="006A1A3C"/>
    <w:rsid w:val="006A20D0"/>
    <w:rsid w:val="006A2419"/>
    <w:rsid w:val="006A2959"/>
    <w:rsid w:val="006A2B11"/>
    <w:rsid w:val="006A2E81"/>
    <w:rsid w:val="006A30F7"/>
    <w:rsid w:val="006A322D"/>
    <w:rsid w:val="006A3BBC"/>
    <w:rsid w:val="006A430B"/>
    <w:rsid w:val="006A45BB"/>
    <w:rsid w:val="006A4945"/>
    <w:rsid w:val="006A4D48"/>
    <w:rsid w:val="006A5150"/>
    <w:rsid w:val="006A5245"/>
    <w:rsid w:val="006A52FD"/>
    <w:rsid w:val="006A59A5"/>
    <w:rsid w:val="006A5E11"/>
    <w:rsid w:val="006A5FD5"/>
    <w:rsid w:val="006A601B"/>
    <w:rsid w:val="006A61F3"/>
    <w:rsid w:val="006A6334"/>
    <w:rsid w:val="006A6888"/>
    <w:rsid w:val="006A6FFE"/>
    <w:rsid w:val="006A702D"/>
    <w:rsid w:val="006A713E"/>
    <w:rsid w:val="006A7356"/>
    <w:rsid w:val="006A73BA"/>
    <w:rsid w:val="006A7437"/>
    <w:rsid w:val="006A7681"/>
    <w:rsid w:val="006A76EA"/>
    <w:rsid w:val="006A77FB"/>
    <w:rsid w:val="006A7991"/>
    <w:rsid w:val="006A7CB0"/>
    <w:rsid w:val="006B0719"/>
    <w:rsid w:val="006B0966"/>
    <w:rsid w:val="006B0C98"/>
    <w:rsid w:val="006B14CD"/>
    <w:rsid w:val="006B19AB"/>
    <w:rsid w:val="006B1B5B"/>
    <w:rsid w:val="006B1B96"/>
    <w:rsid w:val="006B1E39"/>
    <w:rsid w:val="006B1F93"/>
    <w:rsid w:val="006B1FE4"/>
    <w:rsid w:val="006B2126"/>
    <w:rsid w:val="006B246B"/>
    <w:rsid w:val="006B2976"/>
    <w:rsid w:val="006B2982"/>
    <w:rsid w:val="006B2BE7"/>
    <w:rsid w:val="006B2CE2"/>
    <w:rsid w:val="006B2D5D"/>
    <w:rsid w:val="006B2F89"/>
    <w:rsid w:val="006B34A1"/>
    <w:rsid w:val="006B3A6B"/>
    <w:rsid w:val="006B3A87"/>
    <w:rsid w:val="006B3B53"/>
    <w:rsid w:val="006B3B99"/>
    <w:rsid w:val="006B3BAC"/>
    <w:rsid w:val="006B3DA5"/>
    <w:rsid w:val="006B4982"/>
    <w:rsid w:val="006B4A98"/>
    <w:rsid w:val="006B4B5F"/>
    <w:rsid w:val="006B4C99"/>
    <w:rsid w:val="006B4D07"/>
    <w:rsid w:val="006B4E37"/>
    <w:rsid w:val="006B4F43"/>
    <w:rsid w:val="006B5154"/>
    <w:rsid w:val="006B52A2"/>
    <w:rsid w:val="006B59CD"/>
    <w:rsid w:val="006B5A1B"/>
    <w:rsid w:val="006B64F2"/>
    <w:rsid w:val="006B66D9"/>
    <w:rsid w:val="006B6755"/>
    <w:rsid w:val="006B692B"/>
    <w:rsid w:val="006B6C88"/>
    <w:rsid w:val="006B6C89"/>
    <w:rsid w:val="006B7524"/>
    <w:rsid w:val="006B78B0"/>
    <w:rsid w:val="006B793C"/>
    <w:rsid w:val="006B7BC8"/>
    <w:rsid w:val="006B7EF7"/>
    <w:rsid w:val="006B7F61"/>
    <w:rsid w:val="006C0469"/>
    <w:rsid w:val="006C0586"/>
    <w:rsid w:val="006C0909"/>
    <w:rsid w:val="006C0D61"/>
    <w:rsid w:val="006C0FD5"/>
    <w:rsid w:val="006C1557"/>
    <w:rsid w:val="006C155C"/>
    <w:rsid w:val="006C1845"/>
    <w:rsid w:val="006C1968"/>
    <w:rsid w:val="006C1AFC"/>
    <w:rsid w:val="006C22D9"/>
    <w:rsid w:val="006C26C4"/>
    <w:rsid w:val="006C2734"/>
    <w:rsid w:val="006C2834"/>
    <w:rsid w:val="006C2C3F"/>
    <w:rsid w:val="006C2E29"/>
    <w:rsid w:val="006C2E8F"/>
    <w:rsid w:val="006C318D"/>
    <w:rsid w:val="006C3589"/>
    <w:rsid w:val="006C35BE"/>
    <w:rsid w:val="006C361E"/>
    <w:rsid w:val="006C3649"/>
    <w:rsid w:val="006C3BFB"/>
    <w:rsid w:val="006C40CB"/>
    <w:rsid w:val="006C4F5F"/>
    <w:rsid w:val="006C52CD"/>
    <w:rsid w:val="006C52D6"/>
    <w:rsid w:val="006C5ABB"/>
    <w:rsid w:val="006C5E69"/>
    <w:rsid w:val="006C60CB"/>
    <w:rsid w:val="006C6412"/>
    <w:rsid w:val="006C6807"/>
    <w:rsid w:val="006C6901"/>
    <w:rsid w:val="006C7016"/>
    <w:rsid w:val="006C7137"/>
    <w:rsid w:val="006C738A"/>
    <w:rsid w:val="006C74FB"/>
    <w:rsid w:val="006C7737"/>
    <w:rsid w:val="006C78FD"/>
    <w:rsid w:val="006C79ED"/>
    <w:rsid w:val="006C7CBB"/>
    <w:rsid w:val="006C7D71"/>
    <w:rsid w:val="006D04CE"/>
    <w:rsid w:val="006D098A"/>
    <w:rsid w:val="006D0D2A"/>
    <w:rsid w:val="006D1009"/>
    <w:rsid w:val="006D103C"/>
    <w:rsid w:val="006D1593"/>
    <w:rsid w:val="006D15CD"/>
    <w:rsid w:val="006D1976"/>
    <w:rsid w:val="006D1997"/>
    <w:rsid w:val="006D1A37"/>
    <w:rsid w:val="006D1E85"/>
    <w:rsid w:val="006D1F87"/>
    <w:rsid w:val="006D1F97"/>
    <w:rsid w:val="006D2122"/>
    <w:rsid w:val="006D212C"/>
    <w:rsid w:val="006D24CC"/>
    <w:rsid w:val="006D2719"/>
    <w:rsid w:val="006D2C60"/>
    <w:rsid w:val="006D2E7C"/>
    <w:rsid w:val="006D2F86"/>
    <w:rsid w:val="006D3137"/>
    <w:rsid w:val="006D3612"/>
    <w:rsid w:val="006D3ADD"/>
    <w:rsid w:val="006D3BEB"/>
    <w:rsid w:val="006D4708"/>
    <w:rsid w:val="006D478E"/>
    <w:rsid w:val="006D490E"/>
    <w:rsid w:val="006D4939"/>
    <w:rsid w:val="006D4970"/>
    <w:rsid w:val="006D4CC5"/>
    <w:rsid w:val="006D4F40"/>
    <w:rsid w:val="006D5199"/>
    <w:rsid w:val="006D533D"/>
    <w:rsid w:val="006D5A23"/>
    <w:rsid w:val="006D5B26"/>
    <w:rsid w:val="006D6024"/>
    <w:rsid w:val="006D66F4"/>
    <w:rsid w:val="006D67D8"/>
    <w:rsid w:val="006D6884"/>
    <w:rsid w:val="006D6AA6"/>
    <w:rsid w:val="006D6C0B"/>
    <w:rsid w:val="006D70FD"/>
    <w:rsid w:val="006D7292"/>
    <w:rsid w:val="006D7323"/>
    <w:rsid w:val="006D73F1"/>
    <w:rsid w:val="006D75FE"/>
    <w:rsid w:val="006D7AB2"/>
    <w:rsid w:val="006D7FCE"/>
    <w:rsid w:val="006E0037"/>
    <w:rsid w:val="006E02CC"/>
    <w:rsid w:val="006E0387"/>
    <w:rsid w:val="006E0C4C"/>
    <w:rsid w:val="006E0F76"/>
    <w:rsid w:val="006E0FAF"/>
    <w:rsid w:val="006E0FFD"/>
    <w:rsid w:val="006E1008"/>
    <w:rsid w:val="006E1017"/>
    <w:rsid w:val="006E15C9"/>
    <w:rsid w:val="006E16E0"/>
    <w:rsid w:val="006E1809"/>
    <w:rsid w:val="006E193C"/>
    <w:rsid w:val="006E1EA9"/>
    <w:rsid w:val="006E2339"/>
    <w:rsid w:val="006E243C"/>
    <w:rsid w:val="006E2515"/>
    <w:rsid w:val="006E25BD"/>
    <w:rsid w:val="006E27B6"/>
    <w:rsid w:val="006E2FFA"/>
    <w:rsid w:val="006E4520"/>
    <w:rsid w:val="006E46C6"/>
    <w:rsid w:val="006E4942"/>
    <w:rsid w:val="006E4A6F"/>
    <w:rsid w:val="006E5031"/>
    <w:rsid w:val="006E5718"/>
    <w:rsid w:val="006E5A38"/>
    <w:rsid w:val="006E6055"/>
    <w:rsid w:val="006E618E"/>
    <w:rsid w:val="006E628A"/>
    <w:rsid w:val="006E632B"/>
    <w:rsid w:val="006E655D"/>
    <w:rsid w:val="006E6AAC"/>
    <w:rsid w:val="006E6CB1"/>
    <w:rsid w:val="006E6EE8"/>
    <w:rsid w:val="006E796F"/>
    <w:rsid w:val="006E7BBE"/>
    <w:rsid w:val="006E7DD9"/>
    <w:rsid w:val="006F0124"/>
    <w:rsid w:val="006F035E"/>
    <w:rsid w:val="006F084D"/>
    <w:rsid w:val="006F0A5A"/>
    <w:rsid w:val="006F0CEB"/>
    <w:rsid w:val="006F0CFF"/>
    <w:rsid w:val="006F0E2A"/>
    <w:rsid w:val="006F0EC6"/>
    <w:rsid w:val="006F1456"/>
    <w:rsid w:val="006F19C6"/>
    <w:rsid w:val="006F1AEE"/>
    <w:rsid w:val="006F1AF1"/>
    <w:rsid w:val="006F2203"/>
    <w:rsid w:val="006F23BD"/>
    <w:rsid w:val="006F24FD"/>
    <w:rsid w:val="006F2782"/>
    <w:rsid w:val="006F2944"/>
    <w:rsid w:val="006F2AE9"/>
    <w:rsid w:val="006F30C8"/>
    <w:rsid w:val="006F3156"/>
    <w:rsid w:val="006F3B6D"/>
    <w:rsid w:val="006F3BB3"/>
    <w:rsid w:val="006F3F17"/>
    <w:rsid w:val="006F3FD4"/>
    <w:rsid w:val="006F4373"/>
    <w:rsid w:val="006F474E"/>
    <w:rsid w:val="006F4968"/>
    <w:rsid w:val="006F4C60"/>
    <w:rsid w:val="006F4CBA"/>
    <w:rsid w:val="006F4CC2"/>
    <w:rsid w:val="006F507D"/>
    <w:rsid w:val="006F52CB"/>
    <w:rsid w:val="006F5783"/>
    <w:rsid w:val="006F5A2B"/>
    <w:rsid w:val="006F5B76"/>
    <w:rsid w:val="006F612B"/>
    <w:rsid w:val="006F63D5"/>
    <w:rsid w:val="006F6475"/>
    <w:rsid w:val="006F648A"/>
    <w:rsid w:val="006F64E9"/>
    <w:rsid w:val="006F679E"/>
    <w:rsid w:val="006F6B96"/>
    <w:rsid w:val="006F6BBC"/>
    <w:rsid w:val="006F6C40"/>
    <w:rsid w:val="006F6F8A"/>
    <w:rsid w:val="006F776C"/>
    <w:rsid w:val="006F7850"/>
    <w:rsid w:val="006F7BEC"/>
    <w:rsid w:val="006F7F61"/>
    <w:rsid w:val="0070017E"/>
    <w:rsid w:val="007006D4"/>
    <w:rsid w:val="00700858"/>
    <w:rsid w:val="00700B59"/>
    <w:rsid w:val="00700DD3"/>
    <w:rsid w:val="00700E30"/>
    <w:rsid w:val="0070122C"/>
    <w:rsid w:val="0070127A"/>
    <w:rsid w:val="0070130D"/>
    <w:rsid w:val="00701406"/>
    <w:rsid w:val="00701837"/>
    <w:rsid w:val="00701846"/>
    <w:rsid w:val="00701B06"/>
    <w:rsid w:val="00701C63"/>
    <w:rsid w:val="00701E18"/>
    <w:rsid w:val="007022C7"/>
    <w:rsid w:val="007025AB"/>
    <w:rsid w:val="007026A0"/>
    <w:rsid w:val="00702B02"/>
    <w:rsid w:val="00702B65"/>
    <w:rsid w:val="00702D1B"/>
    <w:rsid w:val="00702DB6"/>
    <w:rsid w:val="00703210"/>
    <w:rsid w:val="007033D9"/>
    <w:rsid w:val="007035DA"/>
    <w:rsid w:val="007035DD"/>
    <w:rsid w:val="007038DF"/>
    <w:rsid w:val="00703CBF"/>
    <w:rsid w:val="0070441A"/>
    <w:rsid w:val="00704421"/>
    <w:rsid w:val="00704429"/>
    <w:rsid w:val="007044E8"/>
    <w:rsid w:val="00704542"/>
    <w:rsid w:val="007045D1"/>
    <w:rsid w:val="007046E6"/>
    <w:rsid w:val="00704760"/>
    <w:rsid w:val="007049EC"/>
    <w:rsid w:val="0070505A"/>
    <w:rsid w:val="007052AC"/>
    <w:rsid w:val="00705311"/>
    <w:rsid w:val="00705322"/>
    <w:rsid w:val="0070555C"/>
    <w:rsid w:val="007056D2"/>
    <w:rsid w:val="007057F2"/>
    <w:rsid w:val="007058C9"/>
    <w:rsid w:val="00705C46"/>
    <w:rsid w:val="00705DAD"/>
    <w:rsid w:val="0070649E"/>
    <w:rsid w:val="00706577"/>
    <w:rsid w:val="00706A69"/>
    <w:rsid w:val="00706CC8"/>
    <w:rsid w:val="00706CDE"/>
    <w:rsid w:val="00706D54"/>
    <w:rsid w:val="00707228"/>
    <w:rsid w:val="00707254"/>
    <w:rsid w:val="00707543"/>
    <w:rsid w:val="00707839"/>
    <w:rsid w:val="0070785E"/>
    <w:rsid w:val="00707ACA"/>
    <w:rsid w:val="00707B11"/>
    <w:rsid w:val="00707F68"/>
    <w:rsid w:val="00707FE3"/>
    <w:rsid w:val="00710264"/>
    <w:rsid w:val="00710521"/>
    <w:rsid w:val="00710BBC"/>
    <w:rsid w:val="00710C55"/>
    <w:rsid w:val="00710F3F"/>
    <w:rsid w:val="00711294"/>
    <w:rsid w:val="007112FA"/>
    <w:rsid w:val="00711797"/>
    <w:rsid w:val="00711AFE"/>
    <w:rsid w:val="00711C55"/>
    <w:rsid w:val="00711EE5"/>
    <w:rsid w:val="00711F21"/>
    <w:rsid w:val="00712115"/>
    <w:rsid w:val="007121B5"/>
    <w:rsid w:val="00712495"/>
    <w:rsid w:val="007127E4"/>
    <w:rsid w:val="0071289A"/>
    <w:rsid w:val="007128BD"/>
    <w:rsid w:val="00712C3E"/>
    <w:rsid w:val="00713095"/>
    <w:rsid w:val="00713821"/>
    <w:rsid w:val="00713BCF"/>
    <w:rsid w:val="00713DCB"/>
    <w:rsid w:val="00713E8C"/>
    <w:rsid w:val="007148DE"/>
    <w:rsid w:val="00714D28"/>
    <w:rsid w:val="00714EDB"/>
    <w:rsid w:val="007150BF"/>
    <w:rsid w:val="007150DC"/>
    <w:rsid w:val="00715253"/>
    <w:rsid w:val="00715358"/>
    <w:rsid w:val="00716074"/>
    <w:rsid w:val="00716090"/>
    <w:rsid w:val="007163DC"/>
    <w:rsid w:val="0071644E"/>
    <w:rsid w:val="00716597"/>
    <w:rsid w:val="00716F04"/>
    <w:rsid w:val="00716FBA"/>
    <w:rsid w:val="00716FE4"/>
    <w:rsid w:val="007175EB"/>
    <w:rsid w:val="00717B9D"/>
    <w:rsid w:val="00717BEE"/>
    <w:rsid w:val="00717CE6"/>
    <w:rsid w:val="0072011D"/>
    <w:rsid w:val="007201E6"/>
    <w:rsid w:val="00720B4C"/>
    <w:rsid w:val="00720C10"/>
    <w:rsid w:val="00721167"/>
    <w:rsid w:val="00721226"/>
    <w:rsid w:val="00721513"/>
    <w:rsid w:val="0072155A"/>
    <w:rsid w:val="00721749"/>
    <w:rsid w:val="00721D87"/>
    <w:rsid w:val="00722740"/>
    <w:rsid w:val="0072324D"/>
    <w:rsid w:val="00723256"/>
    <w:rsid w:val="007237A1"/>
    <w:rsid w:val="00723AA1"/>
    <w:rsid w:val="00723D08"/>
    <w:rsid w:val="00723E19"/>
    <w:rsid w:val="007242B1"/>
    <w:rsid w:val="00724444"/>
    <w:rsid w:val="0072452F"/>
    <w:rsid w:val="00724688"/>
    <w:rsid w:val="00724932"/>
    <w:rsid w:val="00724B8A"/>
    <w:rsid w:val="00724BCD"/>
    <w:rsid w:val="0072502C"/>
    <w:rsid w:val="00725153"/>
    <w:rsid w:val="00725293"/>
    <w:rsid w:val="007256A0"/>
    <w:rsid w:val="007257E0"/>
    <w:rsid w:val="00725A3A"/>
    <w:rsid w:val="00725C22"/>
    <w:rsid w:val="00725D7E"/>
    <w:rsid w:val="007261E5"/>
    <w:rsid w:val="007263FF"/>
    <w:rsid w:val="0072679A"/>
    <w:rsid w:val="00726DCC"/>
    <w:rsid w:val="00726E18"/>
    <w:rsid w:val="00727525"/>
    <w:rsid w:val="0072780B"/>
    <w:rsid w:val="00727B70"/>
    <w:rsid w:val="0073036C"/>
    <w:rsid w:val="00730855"/>
    <w:rsid w:val="007308DA"/>
    <w:rsid w:val="00730D76"/>
    <w:rsid w:val="00730FAB"/>
    <w:rsid w:val="0073118C"/>
    <w:rsid w:val="007314A1"/>
    <w:rsid w:val="007316A6"/>
    <w:rsid w:val="00731A2C"/>
    <w:rsid w:val="00732125"/>
    <w:rsid w:val="00732160"/>
    <w:rsid w:val="007322EB"/>
    <w:rsid w:val="00732382"/>
    <w:rsid w:val="00732919"/>
    <w:rsid w:val="00732D1C"/>
    <w:rsid w:val="00733037"/>
    <w:rsid w:val="00733162"/>
    <w:rsid w:val="0073323A"/>
    <w:rsid w:val="007332E3"/>
    <w:rsid w:val="007339B0"/>
    <w:rsid w:val="00733B98"/>
    <w:rsid w:val="00733D67"/>
    <w:rsid w:val="00733E4B"/>
    <w:rsid w:val="00733FF3"/>
    <w:rsid w:val="00734219"/>
    <w:rsid w:val="00734254"/>
    <w:rsid w:val="00734814"/>
    <w:rsid w:val="0073502F"/>
    <w:rsid w:val="007351B4"/>
    <w:rsid w:val="00735423"/>
    <w:rsid w:val="00735A3B"/>
    <w:rsid w:val="00735BBC"/>
    <w:rsid w:val="00736650"/>
    <w:rsid w:val="007367D7"/>
    <w:rsid w:val="00736C2F"/>
    <w:rsid w:val="00736DED"/>
    <w:rsid w:val="00736E32"/>
    <w:rsid w:val="007374AB"/>
    <w:rsid w:val="0073769B"/>
    <w:rsid w:val="0073770F"/>
    <w:rsid w:val="00737738"/>
    <w:rsid w:val="00737792"/>
    <w:rsid w:val="007400A4"/>
    <w:rsid w:val="0074029B"/>
    <w:rsid w:val="0074053E"/>
    <w:rsid w:val="0074134B"/>
    <w:rsid w:val="00741564"/>
    <w:rsid w:val="007415C5"/>
    <w:rsid w:val="00741AB0"/>
    <w:rsid w:val="00741DEE"/>
    <w:rsid w:val="0074228F"/>
    <w:rsid w:val="007428D2"/>
    <w:rsid w:val="00742A55"/>
    <w:rsid w:val="00742B93"/>
    <w:rsid w:val="00742BCB"/>
    <w:rsid w:val="00742EA6"/>
    <w:rsid w:val="00743415"/>
    <w:rsid w:val="0074394D"/>
    <w:rsid w:val="00743B5B"/>
    <w:rsid w:val="0074439E"/>
    <w:rsid w:val="007445BB"/>
    <w:rsid w:val="007445FA"/>
    <w:rsid w:val="0074478D"/>
    <w:rsid w:val="00744A51"/>
    <w:rsid w:val="0074549B"/>
    <w:rsid w:val="007454EB"/>
    <w:rsid w:val="0074569A"/>
    <w:rsid w:val="00745749"/>
    <w:rsid w:val="0074612D"/>
    <w:rsid w:val="007466FA"/>
    <w:rsid w:val="00746921"/>
    <w:rsid w:val="00746948"/>
    <w:rsid w:val="00746CCA"/>
    <w:rsid w:val="00747064"/>
    <w:rsid w:val="007471E0"/>
    <w:rsid w:val="00747318"/>
    <w:rsid w:val="007502EB"/>
    <w:rsid w:val="0075055F"/>
    <w:rsid w:val="007506AF"/>
    <w:rsid w:val="0075093C"/>
    <w:rsid w:val="00750BFF"/>
    <w:rsid w:val="00750FCD"/>
    <w:rsid w:val="00751634"/>
    <w:rsid w:val="00751DD6"/>
    <w:rsid w:val="007525EE"/>
    <w:rsid w:val="0075278E"/>
    <w:rsid w:val="0075280C"/>
    <w:rsid w:val="00752A95"/>
    <w:rsid w:val="00752CE3"/>
    <w:rsid w:val="00752D33"/>
    <w:rsid w:val="007530E7"/>
    <w:rsid w:val="007532F6"/>
    <w:rsid w:val="00753361"/>
    <w:rsid w:val="00753842"/>
    <w:rsid w:val="007540A3"/>
    <w:rsid w:val="007546AF"/>
    <w:rsid w:val="00754784"/>
    <w:rsid w:val="007548DB"/>
    <w:rsid w:val="00755026"/>
    <w:rsid w:val="00755296"/>
    <w:rsid w:val="00755736"/>
    <w:rsid w:val="007558B0"/>
    <w:rsid w:val="00755953"/>
    <w:rsid w:val="00755C9A"/>
    <w:rsid w:val="00755CC8"/>
    <w:rsid w:val="00755D33"/>
    <w:rsid w:val="00755D3E"/>
    <w:rsid w:val="00756083"/>
    <w:rsid w:val="007560A5"/>
    <w:rsid w:val="0075625B"/>
    <w:rsid w:val="00756315"/>
    <w:rsid w:val="00756426"/>
    <w:rsid w:val="007565D9"/>
    <w:rsid w:val="007566AA"/>
    <w:rsid w:val="00756722"/>
    <w:rsid w:val="00756F3F"/>
    <w:rsid w:val="0075703E"/>
    <w:rsid w:val="00757A90"/>
    <w:rsid w:val="00757DF3"/>
    <w:rsid w:val="007600BE"/>
    <w:rsid w:val="007604CF"/>
    <w:rsid w:val="00760511"/>
    <w:rsid w:val="007605F4"/>
    <w:rsid w:val="0076060B"/>
    <w:rsid w:val="00760875"/>
    <w:rsid w:val="00760895"/>
    <w:rsid w:val="00761195"/>
    <w:rsid w:val="00761440"/>
    <w:rsid w:val="007614FB"/>
    <w:rsid w:val="0076171F"/>
    <w:rsid w:val="0076181C"/>
    <w:rsid w:val="00761834"/>
    <w:rsid w:val="007627A3"/>
    <w:rsid w:val="007629F5"/>
    <w:rsid w:val="00762AFE"/>
    <w:rsid w:val="0076317E"/>
    <w:rsid w:val="007635DC"/>
    <w:rsid w:val="00763915"/>
    <w:rsid w:val="007642D7"/>
    <w:rsid w:val="00764BAB"/>
    <w:rsid w:val="00764C6A"/>
    <w:rsid w:val="00765059"/>
    <w:rsid w:val="007650E2"/>
    <w:rsid w:val="0076530B"/>
    <w:rsid w:val="00765423"/>
    <w:rsid w:val="007658F6"/>
    <w:rsid w:val="0076596E"/>
    <w:rsid w:val="0076596F"/>
    <w:rsid w:val="00766AFA"/>
    <w:rsid w:val="00766E33"/>
    <w:rsid w:val="00766E7F"/>
    <w:rsid w:val="00766E85"/>
    <w:rsid w:val="0076708B"/>
    <w:rsid w:val="00767848"/>
    <w:rsid w:val="00767939"/>
    <w:rsid w:val="00767AA5"/>
    <w:rsid w:val="00767B49"/>
    <w:rsid w:val="00770240"/>
    <w:rsid w:val="00770346"/>
    <w:rsid w:val="0077048D"/>
    <w:rsid w:val="0077084F"/>
    <w:rsid w:val="00770D62"/>
    <w:rsid w:val="00770E0A"/>
    <w:rsid w:val="007710B0"/>
    <w:rsid w:val="007710F8"/>
    <w:rsid w:val="00771198"/>
    <w:rsid w:val="007716AB"/>
    <w:rsid w:val="00771862"/>
    <w:rsid w:val="00771F2D"/>
    <w:rsid w:val="007724A2"/>
    <w:rsid w:val="00772ABC"/>
    <w:rsid w:val="00772CCE"/>
    <w:rsid w:val="00772E69"/>
    <w:rsid w:val="00772EA3"/>
    <w:rsid w:val="00772FD2"/>
    <w:rsid w:val="00773065"/>
    <w:rsid w:val="0077352A"/>
    <w:rsid w:val="00773631"/>
    <w:rsid w:val="0077381F"/>
    <w:rsid w:val="00773B8B"/>
    <w:rsid w:val="00773C36"/>
    <w:rsid w:val="00773F86"/>
    <w:rsid w:val="007740E4"/>
    <w:rsid w:val="007745A9"/>
    <w:rsid w:val="00774781"/>
    <w:rsid w:val="00774782"/>
    <w:rsid w:val="00774D7A"/>
    <w:rsid w:val="0077535A"/>
    <w:rsid w:val="0077588C"/>
    <w:rsid w:val="00775D3C"/>
    <w:rsid w:val="00775DCC"/>
    <w:rsid w:val="00775F47"/>
    <w:rsid w:val="0077662E"/>
    <w:rsid w:val="00776632"/>
    <w:rsid w:val="00777088"/>
    <w:rsid w:val="007770A6"/>
    <w:rsid w:val="007774B8"/>
    <w:rsid w:val="007777CF"/>
    <w:rsid w:val="00777A72"/>
    <w:rsid w:val="00777C4F"/>
    <w:rsid w:val="00777CCB"/>
    <w:rsid w:val="007802E5"/>
    <w:rsid w:val="00780876"/>
    <w:rsid w:val="007809FD"/>
    <w:rsid w:val="00780F64"/>
    <w:rsid w:val="007811B9"/>
    <w:rsid w:val="00781311"/>
    <w:rsid w:val="00781AD2"/>
    <w:rsid w:val="00781ADA"/>
    <w:rsid w:val="00781B1B"/>
    <w:rsid w:val="00781DE7"/>
    <w:rsid w:val="007820B1"/>
    <w:rsid w:val="007821A3"/>
    <w:rsid w:val="007821FC"/>
    <w:rsid w:val="0078256B"/>
    <w:rsid w:val="007825B9"/>
    <w:rsid w:val="007828F7"/>
    <w:rsid w:val="00782B4F"/>
    <w:rsid w:val="00782CBB"/>
    <w:rsid w:val="00783286"/>
    <w:rsid w:val="007833B6"/>
    <w:rsid w:val="0078368A"/>
    <w:rsid w:val="00783D54"/>
    <w:rsid w:val="00783E41"/>
    <w:rsid w:val="007842BB"/>
    <w:rsid w:val="007846B3"/>
    <w:rsid w:val="00784780"/>
    <w:rsid w:val="00784BE0"/>
    <w:rsid w:val="0078578F"/>
    <w:rsid w:val="00785AE2"/>
    <w:rsid w:val="00785CE7"/>
    <w:rsid w:val="007864FC"/>
    <w:rsid w:val="007869D2"/>
    <w:rsid w:val="00786C03"/>
    <w:rsid w:val="00786EF8"/>
    <w:rsid w:val="0078701C"/>
    <w:rsid w:val="007873CD"/>
    <w:rsid w:val="00787786"/>
    <w:rsid w:val="00787A6F"/>
    <w:rsid w:val="00787B68"/>
    <w:rsid w:val="00787C0E"/>
    <w:rsid w:val="007902FD"/>
    <w:rsid w:val="0079040D"/>
    <w:rsid w:val="007908BA"/>
    <w:rsid w:val="0079097F"/>
    <w:rsid w:val="00790BDE"/>
    <w:rsid w:val="00790C8F"/>
    <w:rsid w:val="0079121C"/>
    <w:rsid w:val="007914BC"/>
    <w:rsid w:val="007915E9"/>
    <w:rsid w:val="007917B6"/>
    <w:rsid w:val="00791CF3"/>
    <w:rsid w:val="00791F33"/>
    <w:rsid w:val="007923ED"/>
    <w:rsid w:val="00792459"/>
    <w:rsid w:val="0079254B"/>
    <w:rsid w:val="0079259F"/>
    <w:rsid w:val="00792730"/>
    <w:rsid w:val="007929EA"/>
    <w:rsid w:val="00792A45"/>
    <w:rsid w:val="00792B03"/>
    <w:rsid w:val="00792C90"/>
    <w:rsid w:val="00792DB4"/>
    <w:rsid w:val="007932AA"/>
    <w:rsid w:val="007933A8"/>
    <w:rsid w:val="0079346C"/>
    <w:rsid w:val="007935B0"/>
    <w:rsid w:val="0079383B"/>
    <w:rsid w:val="00793BD2"/>
    <w:rsid w:val="007940DA"/>
    <w:rsid w:val="0079499C"/>
    <w:rsid w:val="00794F11"/>
    <w:rsid w:val="007952B1"/>
    <w:rsid w:val="007952F7"/>
    <w:rsid w:val="00795BC9"/>
    <w:rsid w:val="00795D43"/>
    <w:rsid w:val="00795F14"/>
    <w:rsid w:val="00796536"/>
    <w:rsid w:val="0079698E"/>
    <w:rsid w:val="007969BE"/>
    <w:rsid w:val="00796BDB"/>
    <w:rsid w:val="00796DC4"/>
    <w:rsid w:val="00796EFB"/>
    <w:rsid w:val="00796F98"/>
    <w:rsid w:val="0079708E"/>
    <w:rsid w:val="007973F0"/>
    <w:rsid w:val="00797490"/>
    <w:rsid w:val="007975F8"/>
    <w:rsid w:val="00797932"/>
    <w:rsid w:val="00797C99"/>
    <w:rsid w:val="00797DB4"/>
    <w:rsid w:val="00797E24"/>
    <w:rsid w:val="0079E941"/>
    <w:rsid w:val="007A05D0"/>
    <w:rsid w:val="007A08BA"/>
    <w:rsid w:val="007A0936"/>
    <w:rsid w:val="007A096E"/>
    <w:rsid w:val="007A0E56"/>
    <w:rsid w:val="007A1107"/>
    <w:rsid w:val="007A12B8"/>
    <w:rsid w:val="007A136E"/>
    <w:rsid w:val="007A1493"/>
    <w:rsid w:val="007A15B2"/>
    <w:rsid w:val="007A2A7F"/>
    <w:rsid w:val="007A2A80"/>
    <w:rsid w:val="007A2E5D"/>
    <w:rsid w:val="007A3062"/>
    <w:rsid w:val="007A316F"/>
    <w:rsid w:val="007A3E4D"/>
    <w:rsid w:val="007A42D3"/>
    <w:rsid w:val="007A45E2"/>
    <w:rsid w:val="007A470A"/>
    <w:rsid w:val="007A48D9"/>
    <w:rsid w:val="007A4913"/>
    <w:rsid w:val="007A4939"/>
    <w:rsid w:val="007A4A2D"/>
    <w:rsid w:val="007A4F73"/>
    <w:rsid w:val="007A5008"/>
    <w:rsid w:val="007A5105"/>
    <w:rsid w:val="007A51C7"/>
    <w:rsid w:val="007A57AB"/>
    <w:rsid w:val="007A5BDD"/>
    <w:rsid w:val="007A5CF8"/>
    <w:rsid w:val="007A5FB9"/>
    <w:rsid w:val="007A613B"/>
    <w:rsid w:val="007A66D2"/>
    <w:rsid w:val="007A75B0"/>
    <w:rsid w:val="007B0496"/>
    <w:rsid w:val="007B053E"/>
    <w:rsid w:val="007B092B"/>
    <w:rsid w:val="007B0AED"/>
    <w:rsid w:val="007B1072"/>
    <w:rsid w:val="007B1446"/>
    <w:rsid w:val="007B1CEE"/>
    <w:rsid w:val="007B1EC9"/>
    <w:rsid w:val="007B298E"/>
    <w:rsid w:val="007B2C4F"/>
    <w:rsid w:val="007B32A5"/>
    <w:rsid w:val="007B3836"/>
    <w:rsid w:val="007B3AB7"/>
    <w:rsid w:val="007B3FF6"/>
    <w:rsid w:val="007B41B4"/>
    <w:rsid w:val="007B41D8"/>
    <w:rsid w:val="007B42A1"/>
    <w:rsid w:val="007B42F5"/>
    <w:rsid w:val="007B462D"/>
    <w:rsid w:val="007B4802"/>
    <w:rsid w:val="007B4AED"/>
    <w:rsid w:val="007B4BE5"/>
    <w:rsid w:val="007B4DCB"/>
    <w:rsid w:val="007B4E71"/>
    <w:rsid w:val="007B572A"/>
    <w:rsid w:val="007B5D0E"/>
    <w:rsid w:val="007B5D32"/>
    <w:rsid w:val="007B60F9"/>
    <w:rsid w:val="007B64AF"/>
    <w:rsid w:val="007B6527"/>
    <w:rsid w:val="007B675E"/>
    <w:rsid w:val="007B6AFF"/>
    <w:rsid w:val="007B6D7E"/>
    <w:rsid w:val="007B6E62"/>
    <w:rsid w:val="007B6F44"/>
    <w:rsid w:val="007B7131"/>
    <w:rsid w:val="007B73F4"/>
    <w:rsid w:val="007B7662"/>
    <w:rsid w:val="007B7688"/>
    <w:rsid w:val="007B7755"/>
    <w:rsid w:val="007B7AFD"/>
    <w:rsid w:val="007B7B61"/>
    <w:rsid w:val="007B7FDC"/>
    <w:rsid w:val="007C0098"/>
    <w:rsid w:val="007C00BD"/>
    <w:rsid w:val="007C01DF"/>
    <w:rsid w:val="007C0681"/>
    <w:rsid w:val="007C0996"/>
    <w:rsid w:val="007C109B"/>
    <w:rsid w:val="007C12E6"/>
    <w:rsid w:val="007C159C"/>
    <w:rsid w:val="007C17F3"/>
    <w:rsid w:val="007C17F4"/>
    <w:rsid w:val="007C18A6"/>
    <w:rsid w:val="007C1CC8"/>
    <w:rsid w:val="007C1D20"/>
    <w:rsid w:val="007C1D28"/>
    <w:rsid w:val="007C1ECC"/>
    <w:rsid w:val="007C1F43"/>
    <w:rsid w:val="007C208E"/>
    <w:rsid w:val="007C223E"/>
    <w:rsid w:val="007C25BB"/>
    <w:rsid w:val="007C2C5E"/>
    <w:rsid w:val="007C2E46"/>
    <w:rsid w:val="007C348D"/>
    <w:rsid w:val="007C363B"/>
    <w:rsid w:val="007C392E"/>
    <w:rsid w:val="007C3AAB"/>
    <w:rsid w:val="007C413E"/>
    <w:rsid w:val="007C4347"/>
    <w:rsid w:val="007C4368"/>
    <w:rsid w:val="007C4825"/>
    <w:rsid w:val="007C4E20"/>
    <w:rsid w:val="007C4F3A"/>
    <w:rsid w:val="007C5004"/>
    <w:rsid w:val="007C54CF"/>
    <w:rsid w:val="007C5533"/>
    <w:rsid w:val="007C55A3"/>
    <w:rsid w:val="007C55B2"/>
    <w:rsid w:val="007C55F5"/>
    <w:rsid w:val="007C5665"/>
    <w:rsid w:val="007C5CA1"/>
    <w:rsid w:val="007C6D45"/>
    <w:rsid w:val="007C6E28"/>
    <w:rsid w:val="007C7836"/>
    <w:rsid w:val="007C7E2B"/>
    <w:rsid w:val="007D02EC"/>
    <w:rsid w:val="007D05E4"/>
    <w:rsid w:val="007D0A55"/>
    <w:rsid w:val="007D0A80"/>
    <w:rsid w:val="007D0AD5"/>
    <w:rsid w:val="007D0F55"/>
    <w:rsid w:val="007D18BD"/>
    <w:rsid w:val="007D19EB"/>
    <w:rsid w:val="007D1D2A"/>
    <w:rsid w:val="007D20D8"/>
    <w:rsid w:val="007D2245"/>
    <w:rsid w:val="007D2440"/>
    <w:rsid w:val="007D2BBF"/>
    <w:rsid w:val="007D2D4C"/>
    <w:rsid w:val="007D2E62"/>
    <w:rsid w:val="007D37AA"/>
    <w:rsid w:val="007D3A24"/>
    <w:rsid w:val="007D3CDD"/>
    <w:rsid w:val="007D4173"/>
    <w:rsid w:val="007D4179"/>
    <w:rsid w:val="007D4293"/>
    <w:rsid w:val="007D4F53"/>
    <w:rsid w:val="007D5303"/>
    <w:rsid w:val="007D54A1"/>
    <w:rsid w:val="007D5581"/>
    <w:rsid w:val="007D55CE"/>
    <w:rsid w:val="007D573A"/>
    <w:rsid w:val="007D57B8"/>
    <w:rsid w:val="007D5C6D"/>
    <w:rsid w:val="007D5DE5"/>
    <w:rsid w:val="007D6192"/>
    <w:rsid w:val="007D62C3"/>
    <w:rsid w:val="007D6510"/>
    <w:rsid w:val="007D6597"/>
    <w:rsid w:val="007D6A6D"/>
    <w:rsid w:val="007D6B2C"/>
    <w:rsid w:val="007D6C39"/>
    <w:rsid w:val="007D6E2F"/>
    <w:rsid w:val="007D6EB0"/>
    <w:rsid w:val="007D6EB7"/>
    <w:rsid w:val="007D7047"/>
    <w:rsid w:val="007D7247"/>
    <w:rsid w:val="007D767A"/>
    <w:rsid w:val="007D799F"/>
    <w:rsid w:val="007D7C88"/>
    <w:rsid w:val="007D7CE3"/>
    <w:rsid w:val="007E043A"/>
    <w:rsid w:val="007E06D5"/>
    <w:rsid w:val="007E080D"/>
    <w:rsid w:val="007E1014"/>
    <w:rsid w:val="007E104A"/>
    <w:rsid w:val="007E1204"/>
    <w:rsid w:val="007E1B88"/>
    <w:rsid w:val="007E1C30"/>
    <w:rsid w:val="007E1EB8"/>
    <w:rsid w:val="007E21AA"/>
    <w:rsid w:val="007E2CE5"/>
    <w:rsid w:val="007E2D04"/>
    <w:rsid w:val="007E2F2A"/>
    <w:rsid w:val="007E2FA9"/>
    <w:rsid w:val="007E3506"/>
    <w:rsid w:val="007E3966"/>
    <w:rsid w:val="007E3C3E"/>
    <w:rsid w:val="007E3CB7"/>
    <w:rsid w:val="007E3D4D"/>
    <w:rsid w:val="007E45BB"/>
    <w:rsid w:val="007E483C"/>
    <w:rsid w:val="007E4B9F"/>
    <w:rsid w:val="007E4C27"/>
    <w:rsid w:val="007E4EB3"/>
    <w:rsid w:val="007E5205"/>
    <w:rsid w:val="007E5C19"/>
    <w:rsid w:val="007E5E6A"/>
    <w:rsid w:val="007E5ED1"/>
    <w:rsid w:val="007E6004"/>
    <w:rsid w:val="007E60B1"/>
    <w:rsid w:val="007E7501"/>
    <w:rsid w:val="007E7712"/>
    <w:rsid w:val="007E7788"/>
    <w:rsid w:val="007E7A28"/>
    <w:rsid w:val="007E7B10"/>
    <w:rsid w:val="007E7CA3"/>
    <w:rsid w:val="007F0026"/>
    <w:rsid w:val="007F0513"/>
    <w:rsid w:val="007F0790"/>
    <w:rsid w:val="007F08CD"/>
    <w:rsid w:val="007F0C98"/>
    <w:rsid w:val="007F0DBD"/>
    <w:rsid w:val="007F10AC"/>
    <w:rsid w:val="007F165C"/>
    <w:rsid w:val="007F16DA"/>
    <w:rsid w:val="007F1722"/>
    <w:rsid w:val="007F1B5E"/>
    <w:rsid w:val="007F1C2E"/>
    <w:rsid w:val="007F1E61"/>
    <w:rsid w:val="007F22FD"/>
    <w:rsid w:val="007F2E4B"/>
    <w:rsid w:val="007F32D2"/>
    <w:rsid w:val="007F3341"/>
    <w:rsid w:val="007F35B8"/>
    <w:rsid w:val="007F364C"/>
    <w:rsid w:val="007F3A8C"/>
    <w:rsid w:val="007F3CC0"/>
    <w:rsid w:val="007F3DA2"/>
    <w:rsid w:val="007F3DEA"/>
    <w:rsid w:val="007F3F0A"/>
    <w:rsid w:val="007F4BAA"/>
    <w:rsid w:val="007F4D87"/>
    <w:rsid w:val="007F4DA4"/>
    <w:rsid w:val="007F4EA3"/>
    <w:rsid w:val="007F56AD"/>
    <w:rsid w:val="007F577E"/>
    <w:rsid w:val="007F57C6"/>
    <w:rsid w:val="007F5992"/>
    <w:rsid w:val="007F5CC7"/>
    <w:rsid w:val="007F6326"/>
    <w:rsid w:val="007F636B"/>
    <w:rsid w:val="007F6749"/>
    <w:rsid w:val="007F67ED"/>
    <w:rsid w:val="007F6B81"/>
    <w:rsid w:val="007F6CCB"/>
    <w:rsid w:val="007F6FD7"/>
    <w:rsid w:val="007F7022"/>
    <w:rsid w:val="007F72AE"/>
    <w:rsid w:val="007F75A2"/>
    <w:rsid w:val="007F7C51"/>
    <w:rsid w:val="007F7E65"/>
    <w:rsid w:val="008002D7"/>
    <w:rsid w:val="008005EE"/>
    <w:rsid w:val="008007BE"/>
    <w:rsid w:val="00800913"/>
    <w:rsid w:val="00800990"/>
    <w:rsid w:val="00800DC4"/>
    <w:rsid w:val="008013B6"/>
    <w:rsid w:val="008013F1"/>
    <w:rsid w:val="00801482"/>
    <w:rsid w:val="00801558"/>
    <w:rsid w:val="00801819"/>
    <w:rsid w:val="00801AA2"/>
    <w:rsid w:val="00801C43"/>
    <w:rsid w:val="00801E8E"/>
    <w:rsid w:val="00802264"/>
    <w:rsid w:val="008023A6"/>
    <w:rsid w:val="008024A8"/>
    <w:rsid w:val="00802733"/>
    <w:rsid w:val="00802827"/>
    <w:rsid w:val="00802BA8"/>
    <w:rsid w:val="00802CCC"/>
    <w:rsid w:val="00802CEF"/>
    <w:rsid w:val="00802E3A"/>
    <w:rsid w:val="00802FAE"/>
    <w:rsid w:val="00802FE5"/>
    <w:rsid w:val="00803206"/>
    <w:rsid w:val="00803377"/>
    <w:rsid w:val="008035E7"/>
    <w:rsid w:val="00803CA6"/>
    <w:rsid w:val="00804279"/>
    <w:rsid w:val="0080432A"/>
    <w:rsid w:val="008043D0"/>
    <w:rsid w:val="008044C0"/>
    <w:rsid w:val="00804AD6"/>
    <w:rsid w:val="00804BF1"/>
    <w:rsid w:val="00804D23"/>
    <w:rsid w:val="00804FA8"/>
    <w:rsid w:val="008050FF"/>
    <w:rsid w:val="00805393"/>
    <w:rsid w:val="00805BC6"/>
    <w:rsid w:val="00805F62"/>
    <w:rsid w:val="00806555"/>
    <w:rsid w:val="008067AC"/>
    <w:rsid w:val="008067ED"/>
    <w:rsid w:val="00806D05"/>
    <w:rsid w:val="00806DB9"/>
    <w:rsid w:val="00806E8B"/>
    <w:rsid w:val="0080707F"/>
    <w:rsid w:val="0080737E"/>
    <w:rsid w:val="008074ED"/>
    <w:rsid w:val="00807508"/>
    <w:rsid w:val="0080794C"/>
    <w:rsid w:val="0080795B"/>
    <w:rsid w:val="00807AC4"/>
    <w:rsid w:val="0081000B"/>
    <w:rsid w:val="008100E1"/>
    <w:rsid w:val="00810431"/>
    <w:rsid w:val="0081067D"/>
    <w:rsid w:val="008106CD"/>
    <w:rsid w:val="0081079C"/>
    <w:rsid w:val="00810F28"/>
    <w:rsid w:val="008117BB"/>
    <w:rsid w:val="008117FD"/>
    <w:rsid w:val="00811C96"/>
    <w:rsid w:val="008121BB"/>
    <w:rsid w:val="00812345"/>
    <w:rsid w:val="008123C5"/>
    <w:rsid w:val="00812588"/>
    <w:rsid w:val="0081262A"/>
    <w:rsid w:val="00812A12"/>
    <w:rsid w:val="00812A47"/>
    <w:rsid w:val="00812C2B"/>
    <w:rsid w:val="00812E1F"/>
    <w:rsid w:val="00812F1D"/>
    <w:rsid w:val="00812FD8"/>
    <w:rsid w:val="008135DF"/>
    <w:rsid w:val="008136A5"/>
    <w:rsid w:val="00813D90"/>
    <w:rsid w:val="00813E2D"/>
    <w:rsid w:val="00814C2E"/>
    <w:rsid w:val="00814D19"/>
    <w:rsid w:val="00814EC2"/>
    <w:rsid w:val="00814F3A"/>
    <w:rsid w:val="0081502C"/>
    <w:rsid w:val="00815867"/>
    <w:rsid w:val="00815A25"/>
    <w:rsid w:val="00815B41"/>
    <w:rsid w:val="00815B5D"/>
    <w:rsid w:val="00815EB8"/>
    <w:rsid w:val="008160BD"/>
    <w:rsid w:val="0081625D"/>
    <w:rsid w:val="008162B7"/>
    <w:rsid w:val="00816627"/>
    <w:rsid w:val="00816926"/>
    <w:rsid w:val="00816E14"/>
    <w:rsid w:val="00817409"/>
    <w:rsid w:val="0082064C"/>
    <w:rsid w:val="008207DB"/>
    <w:rsid w:val="00820C27"/>
    <w:rsid w:val="00820E22"/>
    <w:rsid w:val="00820E99"/>
    <w:rsid w:val="00820F6B"/>
    <w:rsid w:val="008212FA"/>
    <w:rsid w:val="008215A5"/>
    <w:rsid w:val="0082195D"/>
    <w:rsid w:val="008219F1"/>
    <w:rsid w:val="00821B41"/>
    <w:rsid w:val="00821F30"/>
    <w:rsid w:val="00821FA0"/>
    <w:rsid w:val="0082213B"/>
    <w:rsid w:val="00822427"/>
    <w:rsid w:val="0082291A"/>
    <w:rsid w:val="00822E9E"/>
    <w:rsid w:val="00823718"/>
    <w:rsid w:val="00823842"/>
    <w:rsid w:val="00823CBF"/>
    <w:rsid w:val="00823CCC"/>
    <w:rsid w:val="008240D5"/>
    <w:rsid w:val="008240E4"/>
    <w:rsid w:val="008247D1"/>
    <w:rsid w:val="008251CA"/>
    <w:rsid w:val="00825470"/>
    <w:rsid w:val="008254EE"/>
    <w:rsid w:val="00825E2E"/>
    <w:rsid w:val="0082666E"/>
    <w:rsid w:val="0082684F"/>
    <w:rsid w:val="008268D1"/>
    <w:rsid w:val="00827077"/>
    <w:rsid w:val="008271A8"/>
    <w:rsid w:val="0082721B"/>
    <w:rsid w:val="00827332"/>
    <w:rsid w:val="00827551"/>
    <w:rsid w:val="008279E3"/>
    <w:rsid w:val="00827AC3"/>
    <w:rsid w:val="00827B29"/>
    <w:rsid w:val="00827EAE"/>
    <w:rsid w:val="008294D1"/>
    <w:rsid w:val="00830227"/>
    <w:rsid w:val="008303AD"/>
    <w:rsid w:val="00830DA0"/>
    <w:rsid w:val="00830EC0"/>
    <w:rsid w:val="008312B9"/>
    <w:rsid w:val="0083140D"/>
    <w:rsid w:val="008314CD"/>
    <w:rsid w:val="00831503"/>
    <w:rsid w:val="0083189A"/>
    <w:rsid w:val="00832137"/>
    <w:rsid w:val="00832328"/>
    <w:rsid w:val="008324C1"/>
    <w:rsid w:val="00832626"/>
    <w:rsid w:val="008329D0"/>
    <w:rsid w:val="00832E43"/>
    <w:rsid w:val="0083320C"/>
    <w:rsid w:val="008334D9"/>
    <w:rsid w:val="008335E9"/>
    <w:rsid w:val="00833BD4"/>
    <w:rsid w:val="00833D13"/>
    <w:rsid w:val="00833FF1"/>
    <w:rsid w:val="008340D8"/>
    <w:rsid w:val="00834346"/>
    <w:rsid w:val="0083443C"/>
    <w:rsid w:val="00834483"/>
    <w:rsid w:val="008349B0"/>
    <w:rsid w:val="00834A18"/>
    <w:rsid w:val="00834C5C"/>
    <w:rsid w:val="00834E38"/>
    <w:rsid w:val="00835487"/>
    <w:rsid w:val="008355C9"/>
    <w:rsid w:val="00835635"/>
    <w:rsid w:val="00835928"/>
    <w:rsid w:val="00835D42"/>
    <w:rsid w:val="00835E52"/>
    <w:rsid w:val="0083636F"/>
    <w:rsid w:val="0083637D"/>
    <w:rsid w:val="008365DD"/>
    <w:rsid w:val="008367AA"/>
    <w:rsid w:val="00836BDF"/>
    <w:rsid w:val="00837872"/>
    <w:rsid w:val="008401FF"/>
    <w:rsid w:val="008404FC"/>
    <w:rsid w:val="0084064C"/>
    <w:rsid w:val="00840692"/>
    <w:rsid w:val="00840750"/>
    <w:rsid w:val="008407BE"/>
    <w:rsid w:val="008409A8"/>
    <w:rsid w:val="00840A89"/>
    <w:rsid w:val="00841702"/>
    <w:rsid w:val="0084170B"/>
    <w:rsid w:val="008417B8"/>
    <w:rsid w:val="00841F02"/>
    <w:rsid w:val="00842316"/>
    <w:rsid w:val="00842335"/>
    <w:rsid w:val="008424DF"/>
    <w:rsid w:val="0084260E"/>
    <w:rsid w:val="00842801"/>
    <w:rsid w:val="00842D24"/>
    <w:rsid w:val="00843634"/>
    <w:rsid w:val="008436D6"/>
    <w:rsid w:val="00843731"/>
    <w:rsid w:val="008438BC"/>
    <w:rsid w:val="00843C78"/>
    <w:rsid w:val="00843D98"/>
    <w:rsid w:val="008442CF"/>
    <w:rsid w:val="008445B9"/>
    <w:rsid w:val="008446D1"/>
    <w:rsid w:val="0084481F"/>
    <w:rsid w:val="008449A3"/>
    <w:rsid w:val="00844CEF"/>
    <w:rsid w:val="00844D2F"/>
    <w:rsid w:val="00844E52"/>
    <w:rsid w:val="008453FA"/>
    <w:rsid w:val="0084540F"/>
    <w:rsid w:val="00845757"/>
    <w:rsid w:val="0084591D"/>
    <w:rsid w:val="00845935"/>
    <w:rsid w:val="00845991"/>
    <w:rsid w:val="00845CE8"/>
    <w:rsid w:val="00845F01"/>
    <w:rsid w:val="00845F41"/>
    <w:rsid w:val="00846029"/>
    <w:rsid w:val="0084615B"/>
    <w:rsid w:val="00846465"/>
    <w:rsid w:val="008466EB"/>
    <w:rsid w:val="00846981"/>
    <w:rsid w:val="00846FA8"/>
    <w:rsid w:val="00846FD4"/>
    <w:rsid w:val="0084706A"/>
    <w:rsid w:val="008470CD"/>
    <w:rsid w:val="008476D5"/>
    <w:rsid w:val="00847BEC"/>
    <w:rsid w:val="0084EC69"/>
    <w:rsid w:val="008506F0"/>
    <w:rsid w:val="008508F1"/>
    <w:rsid w:val="00850E8B"/>
    <w:rsid w:val="00850F46"/>
    <w:rsid w:val="008517E1"/>
    <w:rsid w:val="00852023"/>
    <w:rsid w:val="0085211E"/>
    <w:rsid w:val="008527B2"/>
    <w:rsid w:val="00852862"/>
    <w:rsid w:val="00852C9B"/>
    <w:rsid w:val="00853067"/>
    <w:rsid w:val="0085319C"/>
    <w:rsid w:val="008531BC"/>
    <w:rsid w:val="008531DC"/>
    <w:rsid w:val="0085320E"/>
    <w:rsid w:val="0085348F"/>
    <w:rsid w:val="00853496"/>
    <w:rsid w:val="00853648"/>
    <w:rsid w:val="00853C21"/>
    <w:rsid w:val="00854500"/>
    <w:rsid w:val="0085496F"/>
    <w:rsid w:val="00854B8B"/>
    <w:rsid w:val="00854D23"/>
    <w:rsid w:val="0085559D"/>
    <w:rsid w:val="00855633"/>
    <w:rsid w:val="00855943"/>
    <w:rsid w:val="00855A14"/>
    <w:rsid w:val="008560A8"/>
    <w:rsid w:val="00856137"/>
    <w:rsid w:val="008561C0"/>
    <w:rsid w:val="00856409"/>
    <w:rsid w:val="008564D5"/>
    <w:rsid w:val="0085661C"/>
    <w:rsid w:val="0085662C"/>
    <w:rsid w:val="00856A04"/>
    <w:rsid w:val="00856B65"/>
    <w:rsid w:val="00856DA0"/>
    <w:rsid w:val="00856DEB"/>
    <w:rsid w:val="00856EEE"/>
    <w:rsid w:val="0085724E"/>
    <w:rsid w:val="00857406"/>
    <w:rsid w:val="008579FD"/>
    <w:rsid w:val="00857D29"/>
    <w:rsid w:val="0086020E"/>
    <w:rsid w:val="008603DF"/>
    <w:rsid w:val="008604C8"/>
    <w:rsid w:val="00860903"/>
    <w:rsid w:val="00860CFA"/>
    <w:rsid w:val="00860EB9"/>
    <w:rsid w:val="00861077"/>
    <w:rsid w:val="008614F6"/>
    <w:rsid w:val="00861B29"/>
    <w:rsid w:val="0086245E"/>
    <w:rsid w:val="00862AB5"/>
    <w:rsid w:val="008632E8"/>
    <w:rsid w:val="00863696"/>
    <w:rsid w:val="00863719"/>
    <w:rsid w:val="00863F88"/>
    <w:rsid w:val="008644D1"/>
    <w:rsid w:val="0086461F"/>
    <w:rsid w:val="0086467C"/>
    <w:rsid w:val="00864DDD"/>
    <w:rsid w:val="00864DEC"/>
    <w:rsid w:val="0086530B"/>
    <w:rsid w:val="008657EA"/>
    <w:rsid w:val="0086582B"/>
    <w:rsid w:val="00865830"/>
    <w:rsid w:val="00865BC4"/>
    <w:rsid w:val="00865FA5"/>
    <w:rsid w:val="0086625A"/>
    <w:rsid w:val="008663B3"/>
    <w:rsid w:val="0086680B"/>
    <w:rsid w:val="00866B97"/>
    <w:rsid w:val="00866EA3"/>
    <w:rsid w:val="008672FC"/>
    <w:rsid w:val="0086731E"/>
    <w:rsid w:val="0086749F"/>
    <w:rsid w:val="0086768D"/>
    <w:rsid w:val="00867CC4"/>
    <w:rsid w:val="00867CED"/>
    <w:rsid w:val="00867D18"/>
    <w:rsid w:val="00867D1B"/>
    <w:rsid w:val="00867F28"/>
    <w:rsid w:val="0087012F"/>
    <w:rsid w:val="0087016E"/>
    <w:rsid w:val="00870339"/>
    <w:rsid w:val="0087086F"/>
    <w:rsid w:val="00870C8B"/>
    <w:rsid w:val="0087126B"/>
    <w:rsid w:val="008719F8"/>
    <w:rsid w:val="00871EA1"/>
    <w:rsid w:val="00872DAE"/>
    <w:rsid w:val="00872F8A"/>
    <w:rsid w:val="008738CA"/>
    <w:rsid w:val="00873AE0"/>
    <w:rsid w:val="00873CEA"/>
    <w:rsid w:val="00873CEE"/>
    <w:rsid w:val="00873CF9"/>
    <w:rsid w:val="00874561"/>
    <w:rsid w:val="008745D2"/>
    <w:rsid w:val="00874BC9"/>
    <w:rsid w:val="00874F8A"/>
    <w:rsid w:val="00875030"/>
    <w:rsid w:val="00875221"/>
    <w:rsid w:val="00875240"/>
    <w:rsid w:val="00875635"/>
    <w:rsid w:val="008758B1"/>
    <w:rsid w:val="00875EB0"/>
    <w:rsid w:val="00876451"/>
    <w:rsid w:val="008767E7"/>
    <w:rsid w:val="0087684E"/>
    <w:rsid w:val="00876FDD"/>
    <w:rsid w:val="00877407"/>
    <w:rsid w:val="008775EC"/>
    <w:rsid w:val="00877C34"/>
    <w:rsid w:val="00877D87"/>
    <w:rsid w:val="00877FA2"/>
    <w:rsid w:val="008800B3"/>
    <w:rsid w:val="00880E7B"/>
    <w:rsid w:val="008810F2"/>
    <w:rsid w:val="008811F2"/>
    <w:rsid w:val="00881558"/>
    <w:rsid w:val="0088163A"/>
    <w:rsid w:val="00881E11"/>
    <w:rsid w:val="0088209C"/>
    <w:rsid w:val="00882503"/>
    <w:rsid w:val="00882517"/>
    <w:rsid w:val="0088272F"/>
    <w:rsid w:val="00882DE7"/>
    <w:rsid w:val="00882DF5"/>
    <w:rsid w:val="00882E33"/>
    <w:rsid w:val="008830F1"/>
    <w:rsid w:val="008833A0"/>
    <w:rsid w:val="00883B62"/>
    <w:rsid w:val="0088416F"/>
    <w:rsid w:val="00884248"/>
    <w:rsid w:val="0088447D"/>
    <w:rsid w:val="008844E8"/>
    <w:rsid w:val="0088455B"/>
    <w:rsid w:val="008845AF"/>
    <w:rsid w:val="00884687"/>
    <w:rsid w:val="008848C6"/>
    <w:rsid w:val="0088493B"/>
    <w:rsid w:val="0088495F"/>
    <w:rsid w:val="008849D1"/>
    <w:rsid w:val="00884E9C"/>
    <w:rsid w:val="00884EB2"/>
    <w:rsid w:val="00885056"/>
    <w:rsid w:val="00885488"/>
    <w:rsid w:val="008856B2"/>
    <w:rsid w:val="0088578A"/>
    <w:rsid w:val="00885E28"/>
    <w:rsid w:val="00885E69"/>
    <w:rsid w:val="00885FDC"/>
    <w:rsid w:val="0088642C"/>
    <w:rsid w:val="008864CC"/>
    <w:rsid w:val="008866C8"/>
    <w:rsid w:val="008866DA"/>
    <w:rsid w:val="00887342"/>
    <w:rsid w:val="008875B5"/>
    <w:rsid w:val="00887667"/>
    <w:rsid w:val="008877F6"/>
    <w:rsid w:val="00887E29"/>
    <w:rsid w:val="0089069E"/>
    <w:rsid w:val="0089095E"/>
    <w:rsid w:val="00890A71"/>
    <w:rsid w:val="008910B5"/>
    <w:rsid w:val="008911E6"/>
    <w:rsid w:val="00891328"/>
    <w:rsid w:val="00891647"/>
    <w:rsid w:val="00891A6E"/>
    <w:rsid w:val="00891D4A"/>
    <w:rsid w:val="00891E98"/>
    <w:rsid w:val="00891F1B"/>
    <w:rsid w:val="00892047"/>
    <w:rsid w:val="00892B40"/>
    <w:rsid w:val="00892C87"/>
    <w:rsid w:val="00893138"/>
    <w:rsid w:val="008931EB"/>
    <w:rsid w:val="00893212"/>
    <w:rsid w:val="00893214"/>
    <w:rsid w:val="008935FB"/>
    <w:rsid w:val="0089396E"/>
    <w:rsid w:val="008939E7"/>
    <w:rsid w:val="00893A46"/>
    <w:rsid w:val="00893C17"/>
    <w:rsid w:val="00893EDA"/>
    <w:rsid w:val="008942EA"/>
    <w:rsid w:val="008943B3"/>
    <w:rsid w:val="00894833"/>
    <w:rsid w:val="00894A69"/>
    <w:rsid w:val="00894B1A"/>
    <w:rsid w:val="00894D4C"/>
    <w:rsid w:val="00894D91"/>
    <w:rsid w:val="00895226"/>
    <w:rsid w:val="008955E5"/>
    <w:rsid w:val="0089630A"/>
    <w:rsid w:val="00896425"/>
    <w:rsid w:val="008965D6"/>
    <w:rsid w:val="00896C98"/>
    <w:rsid w:val="00896DD4"/>
    <w:rsid w:val="00896DE0"/>
    <w:rsid w:val="00896EE4"/>
    <w:rsid w:val="00896FA7"/>
    <w:rsid w:val="008972B6"/>
    <w:rsid w:val="008972D0"/>
    <w:rsid w:val="00897564"/>
    <w:rsid w:val="00897CE9"/>
    <w:rsid w:val="008A0222"/>
    <w:rsid w:val="008A0308"/>
    <w:rsid w:val="008A055A"/>
    <w:rsid w:val="008A063F"/>
    <w:rsid w:val="008A06EB"/>
    <w:rsid w:val="008A09FE"/>
    <w:rsid w:val="008A0A1B"/>
    <w:rsid w:val="008A1391"/>
    <w:rsid w:val="008A1510"/>
    <w:rsid w:val="008A20A1"/>
    <w:rsid w:val="008A20FF"/>
    <w:rsid w:val="008A21E3"/>
    <w:rsid w:val="008A224F"/>
    <w:rsid w:val="008A236B"/>
    <w:rsid w:val="008A26F3"/>
    <w:rsid w:val="008A27E3"/>
    <w:rsid w:val="008A2CE9"/>
    <w:rsid w:val="008A2E26"/>
    <w:rsid w:val="008A2E77"/>
    <w:rsid w:val="008A2FFD"/>
    <w:rsid w:val="008A321B"/>
    <w:rsid w:val="008A3AAD"/>
    <w:rsid w:val="008A3C29"/>
    <w:rsid w:val="008A3C93"/>
    <w:rsid w:val="008A3DFE"/>
    <w:rsid w:val="008A40CC"/>
    <w:rsid w:val="008A4176"/>
    <w:rsid w:val="008A4604"/>
    <w:rsid w:val="008A466D"/>
    <w:rsid w:val="008A475B"/>
    <w:rsid w:val="008A4770"/>
    <w:rsid w:val="008A4ADF"/>
    <w:rsid w:val="008A4B33"/>
    <w:rsid w:val="008A51F0"/>
    <w:rsid w:val="008A5407"/>
    <w:rsid w:val="008A5522"/>
    <w:rsid w:val="008A571F"/>
    <w:rsid w:val="008A5A90"/>
    <w:rsid w:val="008A5C95"/>
    <w:rsid w:val="008A5DC1"/>
    <w:rsid w:val="008A5E56"/>
    <w:rsid w:val="008A5FC0"/>
    <w:rsid w:val="008A6413"/>
    <w:rsid w:val="008A66EE"/>
    <w:rsid w:val="008A6D92"/>
    <w:rsid w:val="008A6E58"/>
    <w:rsid w:val="008A701C"/>
    <w:rsid w:val="008A7168"/>
    <w:rsid w:val="008A724B"/>
    <w:rsid w:val="008A74B5"/>
    <w:rsid w:val="008A759B"/>
    <w:rsid w:val="008A771C"/>
    <w:rsid w:val="008A7B09"/>
    <w:rsid w:val="008A7E02"/>
    <w:rsid w:val="008A7EEB"/>
    <w:rsid w:val="008A7FEA"/>
    <w:rsid w:val="008B0138"/>
    <w:rsid w:val="008B03B8"/>
    <w:rsid w:val="008B048D"/>
    <w:rsid w:val="008B04C2"/>
    <w:rsid w:val="008B0525"/>
    <w:rsid w:val="008B05EE"/>
    <w:rsid w:val="008B0714"/>
    <w:rsid w:val="008B081F"/>
    <w:rsid w:val="008B0908"/>
    <w:rsid w:val="008B0C81"/>
    <w:rsid w:val="008B0EFC"/>
    <w:rsid w:val="008B11EA"/>
    <w:rsid w:val="008B13AD"/>
    <w:rsid w:val="008B154D"/>
    <w:rsid w:val="008B1579"/>
    <w:rsid w:val="008B17F4"/>
    <w:rsid w:val="008B1CA1"/>
    <w:rsid w:val="008B24C8"/>
    <w:rsid w:val="008B24E5"/>
    <w:rsid w:val="008B2A12"/>
    <w:rsid w:val="008B2A21"/>
    <w:rsid w:val="008B2AE5"/>
    <w:rsid w:val="008B2E27"/>
    <w:rsid w:val="008B342A"/>
    <w:rsid w:val="008B3698"/>
    <w:rsid w:val="008B3AD5"/>
    <w:rsid w:val="008B3CC9"/>
    <w:rsid w:val="008B3E4B"/>
    <w:rsid w:val="008B4731"/>
    <w:rsid w:val="008B493E"/>
    <w:rsid w:val="008B4B89"/>
    <w:rsid w:val="008B4FD9"/>
    <w:rsid w:val="008B5963"/>
    <w:rsid w:val="008B69DD"/>
    <w:rsid w:val="008B6B3C"/>
    <w:rsid w:val="008B6D48"/>
    <w:rsid w:val="008B6E6D"/>
    <w:rsid w:val="008B6F95"/>
    <w:rsid w:val="008B6FF2"/>
    <w:rsid w:val="008B7F84"/>
    <w:rsid w:val="008B7F85"/>
    <w:rsid w:val="008C0270"/>
    <w:rsid w:val="008C0544"/>
    <w:rsid w:val="008C0587"/>
    <w:rsid w:val="008C058F"/>
    <w:rsid w:val="008C0ADE"/>
    <w:rsid w:val="008C0D43"/>
    <w:rsid w:val="008C0EA6"/>
    <w:rsid w:val="008C10AA"/>
    <w:rsid w:val="008C1246"/>
    <w:rsid w:val="008C167C"/>
    <w:rsid w:val="008C1864"/>
    <w:rsid w:val="008C214E"/>
    <w:rsid w:val="008C23B6"/>
    <w:rsid w:val="008C284E"/>
    <w:rsid w:val="008C2876"/>
    <w:rsid w:val="008C290C"/>
    <w:rsid w:val="008C2AEB"/>
    <w:rsid w:val="008C2C2F"/>
    <w:rsid w:val="008C2F2F"/>
    <w:rsid w:val="008C34AA"/>
    <w:rsid w:val="008C3687"/>
    <w:rsid w:val="008C36D9"/>
    <w:rsid w:val="008C386F"/>
    <w:rsid w:val="008C3949"/>
    <w:rsid w:val="008C3B31"/>
    <w:rsid w:val="008C3EF0"/>
    <w:rsid w:val="008C422F"/>
    <w:rsid w:val="008C48D7"/>
    <w:rsid w:val="008C4B24"/>
    <w:rsid w:val="008C4D0D"/>
    <w:rsid w:val="008C4EEC"/>
    <w:rsid w:val="008C55BC"/>
    <w:rsid w:val="008C5782"/>
    <w:rsid w:val="008C598A"/>
    <w:rsid w:val="008C5F51"/>
    <w:rsid w:val="008C6486"/>
    <w:rsid w:val="008C65B1"/>
    <w:rsid w:val="008C6914"/>
    <w:rsid w:val="008C6988"/>
    <w:rsid w:val="008C6A3E"/>
    <w:rsid w:val="008C6AA0"/>
    <w:rsid w:val="008C6B38"/>
    <w:rsid w:val="008C6D18"/>
    <w:rsid w:val="008C6E29"/>
    <w:rsid w:val="008C6E32"/>
    <w:rsid w:val="008C6F6C"/>
    <w:rsid w:val="008C70BD"/>
    <w:rsid w:val="008C7278"/>
    <w:rsid w:val="008C7407"/>
    <w:rsid w:val="008C74A3"/>
    <w:rsid w:val="008C7AE1"/>
    <w:rsid w:val="008C7ECF"/>
    <w:rsid w:val="008D05FA"/>
    <w:rsid w:val="008D092D"/>
    <w:rsid w:val="008D0AFC"/>
    <w:rsid w:val="008D1050"/>
    <w:rsid w:val="008D118F"/>
    <w:rsid w:val="008D13E3"/>
    <w:rsid w:val="008D1614"/>
    <w:rsid w:val="008D1827"/>
    <w:rsid w:val="008D1888"/>
    <w:rsid w:val="008D1895"/>
    <w:rsid w:val="008D19A5"/>
    <w:rsid w:val="008D19E8"/>
    <w:rsid w:val="008D1D72"/>
    <w:rsid w:val="008D1EFD"/>
    <w:rsid w:val="008D2564"/>
    <w:rsid w:val="008D26A2"/>
    <w:rsid w:val="008D2864"/>
    <w:rsid w:val="008D2B3B"/>
    <w:rsid w:val="008D2DE6"/>
    <w:rsid w:val="008D2EAB"/>
    <w:rsid w:val="008D31DC"/>
    <w:rsid w:val="008D3212"/>
    <w:rsid w:val="008D36AA"/>
    <w:rsid w:val="008D3757"/>
    <w:rsid w:val="008D37D4"/>
    <w:rsid w:val="008D37EC"/>
    <w:rsid w:val="008D39A1"/>
    <w:rsid w:val="008D3B24"/>
    <w:rsid w:val="008D3DAF"/>
    <w:rsid w:val="008D4072"/>
    <w:rsid w:val="008D46F7"/>
    <w:rsid w:val="008D4760"/>
    <w:rsid w:val="008D4792"/>
    <w:rsid w:val="008D4CA9"/>
    <w:rsid w:val="008D518D"/>
    <w:rsid w:val="008D5489"/>
    <w:rsid w:val="008D566C"/>
    <w:rsid w:val="008D5C3A"/>
    <w:rsid w:val="008D6140"/>
    <w:rsid w:val="008D618F"/>
    <w:rsid w:val="008D64F3"/>
    <w:rsid w:val="008D666E"/>
    <w:rsid w:val="008D66AE"/>
    <w:rsid w:val="008D6B81"/>
    <w:rsid w:val="008D6CB9"/>
    <w:rsid w:val="008D717B"/>
    <w:rsid w:val="008D74A7"/>
    <w:rsid w:val="008D7742"/>
    <w:rsid w:val="008D7B2A"/>
    <w:rsid w:val="008D7E26"/>
    <w:rsid w:val="008E0200"/>
    <w:rsid w:val="008E0720"/>
    <w:rsid w:val="008E0BCE"/>
    <w:rsid w:val="008E0F2E"/>
    <w:rsid w:val="008E0FC6"/>
    <w:rsid w:val="008E143D"/>
    <w:rsid w:val="008E1588"/>
    <w:rsid w:val="008E1948"/>
    <w:rsid w:val="008E1C54"/>
    <w:rsid w:val="008E1C5A"/>
    <w:rsid w:val="008E1C76"/>
    <w:rsid w:val="008E1E01"/>
    <w:rsid w:val="008E2087"/>
    <w:rsid w:val="008E242E"/>
    <w:rsid w:val="008E263C"/>
    <w:rsid w:val="008E27E3"/>
    <w:rsid w:val="008E2A4A"/>
    <w:rsid w:val="008E31BB"/>
    <w:rsid w:val="008E3804"/>
    <w:rsid w:val="008E3AC6"/>
    <w:rsid w:val="008E3C85"/>
    <w:rsid w:val="008E3D91"/>
    <w:rsid w:val="008E40AB"/>
    <w:rsid w:val="008E427F"/>
    <w:rsid w:val="008E4854"/>
    <w:rsid w:val="008E492B"/>
    <w:rsid w:val="008E4B81"/>
    <w:rsid w:val="008E537C"/>
    <w:rsid w:val="008E58AA"/>
    <w:rsid w:val="008E5C5D"/>
    <w:rsid w:val="008E666F"/>
    <w:rsid w:val="008E6756"/>
    <w:rsid w:val="008E67AC"/>
    <w:rsid w:val="008E6885"/>
    <w:rsid w:val="008E6B08"/>
    <w:rsid w:val="008E6D06"/>
    <w:rsid w:val="008E6F80"/>
    <w:rsid w:val="008E739A"/>
    <w:rsid w:val="008E7582"/>
    <w:rsid w:val="008E77C1"/>
    <w:rsid w:val="008E7C3C"/>
    <w:rsid w:val="008E7E98"/>
    <w:rsid w:val="008F007C"/>
    <w:rsid w:val="008F0600"/>
    <w:rsid w:val="008F0977"/>
    <w:rsid w:val="008F0B24"/>
    <w:rsid w:val="008F0C7B"/>
    <w:rsid w:val="008F0CE0"/>
    <w:rsid w:val="008F0D08"/>
    <w:rsid w:val="008F0D82"/>
    <w:rsid w:val="008F0FDD"/>
    <w:rsid w:val="008F110F"/>
    <w:rsid w:val="008F11D2"/>
    <w:rsid w:val="008F11EA"/>
    <w:rsid w:val="008F1474"/>
    <w:rsid w:val="008F159A"/>
    <w:rsid w:val="008F15B4"/>
    <w:rsid w:val="008F1BA4"/>
    <w:rsid w:val="008F1DCE"/>
    <w:rsid w:val="008F2566"/>
    <w:rsid w:val="008F2602"/>
    <w:rsid w:val="008F271F"/>
    <w:rsid w:val="008F289D"/>
    <w:rsid w:val="008F2A84"/>
    <w:rsid w:val="008F2B51"/>
    <w:rsid w:val="008F2CBE"/>
    <w:rsid w:val="008F3326"/>
    <w:rsid w:val="008F34EE"/>
    <w:rsid w:val="008F359C"/>
    <w:rsid w:val="008F3654"/>
    <w:rsid w:val="008F3EB6"/>
    <w:rsid w:val="008F3F45"/>
    <w:rsid w:val="008F43B7"/>
    <w:rsid w:val="008F43ED"/>
    <w:rsid w:val="008F4821"/>
    <w:rsid w:val="008F4DC4"/>
    <w:rsid w:val="008F4E4D"/>
    <w:rsid w:val="008F5097"/>
    <w:rsid w:val="008F514F"/>
    <w:rsid w:val="008F543C"/>
    <w:rsid w:val="008F5839"/>
    <w:rsid w:val="008F59CE"/>
    <w:rsid w:val="008F5A42"/>
    <w:rsid w:val="008F5ABE"/>
    <w:rsid w:val="008F5B38"/>
    <w:rsid w:val="008F631D"/>
    <w:rsid w:val="008F6699"/>
    <w:rsid w:val="008F677B"/>
    <w:rsid w:val="008F68D9"/>
    <w:rsid w:val="008F713B"/>
    <w:rsid w:val="008F715F"/>
    <w:rsid w:val="008F71A4"/>
    <w:rsid w:val="008F7213"/>
    <w:rsid w:val="008F7D74"/>
    <w:rsid w:val="008F7E86"/>
    <w:rsid w:val="008F7EF4"/>
    <w:rsid w:val="008F7F5C"/>
    <w:rsid w:val="009001C0"/>
    <w:rsid w:val="009003AC"/>
    <w:rsid w:val="009005DB"/>
    <w:rsid w:val="00900A67"/>
    <w:rsid w:val="009012EA"/>
    <w:rsid w:val="00901438"/>
    <w:rsid w:val="00901555"/>
    <w:rsid w:val="009015CC"/>
    <w:rsid w:val="0090161A"/>
    <w:rsid w:val="00901B0B"/>
    <w:rsid w:val="00901C48"/>
    <w:rsid w:val="0090200E"/>
    <w:rsid w:val="009022FC"/>
    <w:rsid w:val="00902BD7"/>
    <w:rsid w:val="00902E29"/>
    <w:rsid w:val="00902FF7"/>
    <w:rsid w:val="00903868"/>
    <w:rsid w:val="00903A5A"/>
    <w:rsid w:val="00903C4C"/>
    <w:rsid w:val="00903D34"/>
    <w:rsid w:val="0090400F"/>
    <w:rsid w:val="00904068"/>
    <w:rsid w:val="009040E5"/>
    <w:rsid w:val="00904A7C"/>
    <w:rsid w:val="00904CDE"/>
    <w:rsid w:val="00904DB0"/>
    <w:rsid w:val="0090507D"/>
    <w:rsid w:val="00905161"/>
    <w:rsid w:val="00905DEE"/>
    <w:rsid w:val="00905EB8"/>
    <w:rsid w:val="00906065"/>
    <w:rsid w:val="00906084"/>
    <w:rsid w:val="0090657E"/>
    <w:rsid w:val="0090662C"/>
    <w:rsid w:val="00906743"/>
    <w:rsid w:val="009069BB"/>
    <w:rsid w:val="009073A5"/>
    <w:rsid w:val="009076BF"/>
    <w:rsid w:val="0090783E"/>
    <w:rsid w:val="00907B97"/>
    <w:rsid w:val="00910034"/>
    <w:rsid w:val="00910998"/>
    <w:rsid w:val="00911199"/>
    <w:rsid w:val="0091188F"/>
    <w:rsid w:val="009119DB"/>
    <w:rsid w:val="00911F95"/>
    <w:rsid w:val="009123CF"/>
    <w:rsid w:val="00912965"/>
    <w:rsid w:val="00912CAC"/>
    <w:rsid w:val="00912D9A"/>
    <w:rsid w:val="00913383"/>
    <w:rsid w:val="00913512"/>
    <w:rsid w:val="0091351A"/>
    <w:rsid w:val="009138D3"/>
    <w:rsid w:val="00913961"/>
    <w:rsid w:val="00914430"/>
    <w:rsid w:val="0091468D"/>
    <w:rsid w:val="009147A9"/>
    <w:rsid w:val="00914E2F"/>
    <w:rsid w:val="00914FD2"/>
    <w:rsid w:val="0091518A"/>
    <w:rsid w:val="009154ED"/>
    <w:rsid w:val="00915D69"/>
    <w:rsid w:val="00915E81"/>
    <w:rsid w:val="00915EE6"/>
    <w:rsid w:val="00915EF5"/>
    <w:rsid w:val="00916805"/>
    <w:rsid w:val="00916889"/>
    <w:rsid w:val="009168F4"/>
    <w:rsid w:val="00916961"/>
    <w:rsid w:val="00916A2F"/>
    <w:rsid w:val="0091712B"/>
    <w:rsid w:val="00917287"/>
    <w:rsid w:val="00917706"/>
    <w:rsid w:val="0092040B"/>
    <w:rsid w:val="009208F1"/>
    <w:rsid w:val="00920C2F"/>
    <w:rsid w:val="00920CE4"/>
    <w:rsid w:val="00920E47"/>
    <w:rsid w:val="00920FFA"/>
    <w:rsid w:val="0092134D"/>
    <w:rsid w:val="009213C3"/>
    <w:rsid w:val="009213CC"/>
    <w:rsid w:val="0092155E"/>
    <w:rsid w:val="00921BB6"/>
    <w:rsid w:val="0092213F"/>
    <w:rsid w:val="0092232D"/>
    <w:rsid w:val="0092260F"/>
    <w:rsid w:val="00922672"/>
    <w:rsid w:val="00922AC8"/>
    <w:rsid w:val="00922E1E"/>
    <w:rsid w:val="00922F02"/>
    <w:rsid w:val="00923486"/>
    <w:rsid w:val="00923950"/>
    <w:rsid w:val="00923DB4"/>
    <w:rsid w:val="00923FB7"/>
    <w:rsid w:val="00924211"/>
    <w:rsid w:val="00924AAB"/>
    <w:rsid w:val="00924D3E"/>
    <w:rsid w:val="00924DDE"/>
    <w:rsid w:val="00924E20"/>
    <w:rsid w:val="0092508C"/>
    <w:rsid w:val="009251D6"/>
    <w:rsid w:val="009253C9"/>
    <w:rsid w:val="00925609"/>
    <w:rsid w:val="009259FF"/>
    <w:rsid w:val="00926025"/>
    <w:rsid w:val="00926103"/>
    <w:rsid w:val="00926668"/>
    <w:rsid w:val="00926805"/>
    <w:rsid w:val="00926A51"/>
    <w:rsid w:val="00926E6A"/>
    <w:rsid w:val="0092731A"/>
    <w:rsid w:val="00927561"/>
    <w:rsid w:val="009275C8"/>
    <w:rsid w:val="00927C1D"/>
    <w:rsid w:val="00927DB0"/>
    <w:rsid w:val="00927FEE"/>
    <w:rsid w:val="00930224"/>
    <w:rsid w:val="009303F1"/>
    <w:rsid w:val="00930814"/>
    <w:rsid w:val="00930971"/>
    <w:rsid w:val="00930B71"/>
    <w:rsid w:val="00930D28"/>
    <w:rsid w:val="00930ED8"/>
    <w:rsid w:val="00930F49"/>
    <w:rsid w:val="00930F65"/>
    <w:rsid w:val="00930FA7"/>
    <w:rsid w:val="00931140"/>
    <w:rsid w:val="00931202"/>
    <w:rsid w:val="0093123F"/>
    <w:rsid w:val="009314E2"/>
    <w:rsid w:val="009318E1"/>
    <w:rsid w:val="00931D2D"/>
    <w:rsid w:val="00931FF7"/>
    <w:rsid w:val="009320F6"/>
    <w:rsid w:val="009326BF"/>
    <w:rsid w:val="00932718"/>
    <w:rsid w:val="00932787"/>
    <w:rsid w:val="00932984"/>
    <w:rsid w:val="00932D24"/>
    <w:rsid w:val="00932F96"/>
    <w:rsid w:val="00933A20"/>
    <w:rsid w:val="00933C96"/>
    <w:rsid w:val="00933CC7"/>
    <w:rsid w:val="00933D99"/>
    <w:rsid w:val="009341EB"/>
    <w:rsid w:val="00934842"/>
    <w:rsid w:val="00934BA7"/>
    <w:rsid w:val="00934BB2"/>
    <w:rsid w:val="00934F1D"/>
    <w:rsid w:val="00935599"/>
    <w:rsid w:val="0093561F"/>
    <w:rsid w:val="00935BFF"/>
    <w:rsid w:val="00935DC3"/>
    <w:rsid w:val="00935EE4"/>
    <w:rsid w:val="009363F2"/>
    <w:rsid w:val="00936404"/>
    <w:rsid w:val="00936730"/>
    <w:rsid w:val="009369F4"/>
    <w:rsid w:val="00936DB7"/>
    <w:rsid w:val="009370ED"/>
    <w:rsid w:val="00937711"/>
    <w:rsid w:val="00937995"/>
    <w:rsid w:val="00937BE5"/>
    <w:rsid w:val="00937EEA"/>
    <w:rsid w:val="00940857"/>
    <w:rsid w:val="00940871"/>
    <w:rsid w:val="00940EB3"/>
    <w:rsid w:val="009410CD"/>
    <w:rsid w:val="009412A1"/>
    <w:rsid w:val="00941483"/>
    <w:rsid w:val="00941494"/>
    <w:rsid w:val="00941E5D"/>
    <w:rsid w:val="00941E88"/>
    <w:rsid w:val="00941EF6"/>
    <w:rsid w:val="0094214E"/>
    <w:rsid w:val="009421A4"/>
    <w:rsid w:val="009421F9"/>
    <w:rsid w:val="00942326"/>
    <w:rsid w:val="00942815"/>
    <w:rsid w:val="00942BAB"/>
    <w:rsid w:val="00942E60"/>
    <w:rsid w:val="009436AF"/>
    <w:rsid w:val="0094375D"/>
    <w:rsid w:val="009439BC"/>
    <w:rsid w:val="009439F0"/>
    <w:rsid w:val="00943D0F"/>
    <w:rsid w:val="00943DAD"/>
    <w:rsid w:val="00944121"/>
    <w:rsid w:val="00944495"/>
    <w:rsid w:val="009444B0"/>
    <w:rsid w:val="009445C5"/>
    <w:rsid w:val="00944740"/>
    <w:rsid w:val="0094484D"/>
    <w:rsid w:val="0094498A"/>
    <w:rsid w:val="00944A4F"/>
    <w:rsid w:val="00944A6F"/>
    <w:rsid w:val="00944D28"/>
    <w:rsid w:val="00944E49"/>
    <w:rsid w:val="00944F49"/>
    <w:rsid w:val="00944F75"/>
    <w:rsid w:val="0094586A"/>
    <w:rsid w:val="00945A26"/>
    <w:rsid w:val="00945C41"/>
    <w:rsid w:val="00945C61"/>
    <w:rsid w:val="00945F41"/>
    <w:rsid w:val="0094601E"/>
    <w:rsid w:val="00946143"/>
    <w:rsid w:val="0094620F"/>
    <w:rsid w:val="0094645C"/>
    <w:rsid w:val="00946B20"/>
    <w:rsid w:val="00946DF8"/>
    <w:rsid w:val="009470AD"/>
    <w:rsid w:val="0094736B"/>
    <w:rsid w:val="009474CE"/>
    <w:rsid w:val="00947810"/>
    <w:rsid w:val="0094794E"/>
    <w:rsid w:val="00947FC4"/>
    <w:rsid w:val="0094F2B4"/>
    <w:rsid w:val="009502BD"/>
    <w:rsid w:val="00950779"/>
    <w:rsid w:val="0095090F"/>
    <w:rsid w:val="009509C6"/>
    <w:rsid w:val="00950BA4"/>
    <w:rsid w:val="00950C12"/>
    <w:rsid w:val="00950C8C"/>
    <w:rsid w:val="0095117B"/>
    <w:rsid w:val="00951947"/>
    <w:rsid w:val="009519CE"/>
    <w:rsid w:val="00951CCD"/>
    <w:rsid w:val="00951F0C"/>
    <w:rsid w:val="009520EB"/>
    <w:rsid w:val="009521E3"/>
    <w:rsid w:val="00952359"/>
    <w:rsid w:val="00952603"/>
    <w:rsid w:val="00952784"/>
    <w:rsid w:val="009528D4"/>
    <w:rsid w:val="00952B66"/>
    <w:rsid w:val="0095379E"/>
    <w:rsid w:val="00953AFB"/>
    <w:rsid w:val="009542C4"/>
    <w:rsid w:val="00954893"/>
    <w:rsid w:val="00954AB0"/>
    <w:rsid w:val="00954B0A"/>
    <w:rsid w:val="00954EC0"/>
    <w:rsid w:val="00954EEA"/>
    <w:rsid w:val="00954F9E"/>
    <w:rsid w:val="0095584F"/>
    <w:rsid w:val="00955CFA"/>
    <w:rsid w:val="009564C3"/>
    <w:rsid w:val="0095675E"/>
    <w:rsid w:val="0095680E"/>
    <w:rsid w:val="009568BA"/>
    <w:rsid w:val="00956A34"/>
    <w:rsid w:val="00956DE0"/>
    <w:rsid w:val="00956E16"/>
    <w:rsid w:val="00956E38"/>
    <w:rsid w:val="00956F0E"/>
    <w:rsid w:val="00956FBB"/>
    <w:rsid w:val="009570F8"/>
    <w:rsid w:val="0095721F"/>
    <w:rsid w:val="0095744B"/>
    <w:rsid w:val="009577D7"/>
    <w:rsid w:val="00957894"/>
    <w:rsid w:val="00957D03"/>
    <w:rsid w:val="00957FAD"/>
    <w:rsid w:val="00957FE4"/>
    <w:rsid w:val="009604A7"/>
    <w:rsid w:val="00960BC9"/>
    <w:rsid w:val="00960C57"/>
    <w:rsid w:val="009611BD"/>
    <w:rsid w:val="00961447"/>
    <w:rsid w:val="0096164F"/>
    <w:rsid w:val="0096170B"/>
    <w:rsid w:val="00961793"/>
    <w:rsid w:val="00961B69"/>
    <w:rsid w:val="00961C63"/>
    <w:rsid w:val="00961D9B"/>
    <w:rsid w:val="00961FB9"/>
    <w:rsid w:val="00962130"/>
    <w:rsid w:val="00962148"/>
    <w:rsid w:val="00962545"/>
    <w:rsid w:val="00962B18"/>
    <w:rsid w:val="00962E67"/>
    <w:rsid w:val="00963053"/>
    <w:rsid w:val="0096308D"/>
    <w:rsid w:val="0096315C"/>
    <w:rsid w:val="00963225"/>
    <w:rsid w:val="009635FB"/>
    <w:rsid w:val="0096378F"/>
    <w:rsid w:val="009638A8"/>
    <w:rsid w:val="009638E3"/>
    <w:rsid w:val="00963CAE"/>
    <w:rsid w:val="009643A3"/>
    <w:rsid w:val="0096442C"/>
    <w:rsid w:val="009644AB"/>
    <w:rsid w:val="009644E9"/>
    <w:rsid w:val="009644F7"/>
    <w:rsid w:val="0096450D"/>
    <w:rsid w:val="0096450F"/>
    <w:rsid w:val="009646A8"/>
    <w:rsid w:val="00964734"/>
    <w:rsid w:val="0096475A"/>
    <w:rsid w:val="00964824"/>
    <w:rsid w:val="009648E2"/>
    <w:rsid w:val="0096490E"/>
    <w:rsid w:val="00964AFD"/>
    <w:rsid w:val="0096537E"/>
    <w:rsid w:val="00965A95"/>
    <w:rsid w:val="00965CE4"/>
    <w:rsid w:val="00965D9E"/>
    <w:rsid w:val="00966276"/>
    <w:rsid w:val="009666A4"/>
    <w:rsid w:val="00966902"/>
    <w:rsid w:val="00966968"/>
    <w:rsid w:val="00966CCE"/>
    <w:rsid w:val="0096728A"/>
    <w:rsid w:val="00967299"/>
    <w:rsid w:val="00967BF6"/>
    <w:rsid w:val="00967C31"/>
    <w:rsid w:val="00970A9D"/>
    <w:rsid w:val="009711BF"/>
    <w:rsid w:val="009714F8"/>
    <w:rsid w:val="00971738"/>
    <w:rsid w:val="00971796"/>
    <w:rsid w:val="00971875"/>
    <w:rsid w:val="00971C99"/>
    <w:rsid w:val="00973BB5"/>
    <w:rsid w:val="00973C5E"/>
    <w:rsid w:val="00973DF3"/>
    <w:rsid w:val="00973EB6"/>
    <w:rsid w:val="00974115"/>
    <w:rsid w:val="009742D0"/>
    <w:rsid w:val="009746A6"/>
    <w:rsid w:val="00974AB7"/>
    <w:rsid w:val="00974E9A"/>
    <w:rsid w:val="009753E3"/>
    <w:rsid w:val="00975968"/>
    <w:rsid w:val="00975CC6"/>
    <w:rsid w:val="00975DAC"/>
    <w:rsid w:val="00975E78"/>
    <w:rsid w:val="0097601A"/>
    <w:rsid w:val="009761F3"/>
    <w:rsid w:val="009766AD"/>
    <w:rsid w:val="00976C24"/>
    <w:rsid w:val="00977293"/>
    <w:rsid w:val="00977640"/>
    <w:rsid w:val="00977737"/>
    <w:rsid w:val="009778F0"/>
    <w:rsid w:val="00977C82"/>
    <w:rsid w:val="00977D2F"/>
    <w:rsid w:val="00980D19"/>
    <w:rsid w:val="00981403"/>
    <w:rsid w:val="00981AD9"/>
    <w:rsid w:val="00981C3B"/>
    <w:rsid w:val="009822F1"/>
    <w:rsid w:val="00982ABA"/>
    <w:rsid w:val="00982D04"/>
    <w:rsid w:val="00982F06"/>
    <w:rsid w:val="00983052"/>
    <w:rsid w:val="009830FC"/>
    <w:rsid w:val="00983440"/>
    <w:rsid w:val="00983563"/>
    <w:rsid w:val="0098367B"/>
    <w:rsid w:val="009836FD"/>
    <w:rsid w:val="0098393B"/>
    <w:rsid w:val="00983B31"/>
    <w:rsid w:val="00983B4E"/>
    <w:rsid w:val="00983BDD"/>
    <w:rsid w:val="00983C59"/>
    <w:rsid w:val="00983CAA"/>
    <w:rsid w:val="009841BE"/>
    <w:rsid w:val="00984327"/>
    <w:rsid w:val="009848F1"/>
    <w:rsid w:val="009849A5"/>
    <w:rsid w:val="009853BA"/>
    <w:rsid w:val="0098544A"/>
    <w:rsid w:val="00985C6D"/>
    <w:rsid w:val="00985E08"/>
    <w:rsid w:val="00986282"/>
    <w:rsid w:val="00986450"/>
    <w:rsid w:val="00986466"/>
    <w:rsid w:val="00986ABF"/>
    <w:rsid w:val="00986DF2"/>
    <w:rsid w:val="009871C5"/>
    <w:rsid w:val="00987489"/>
    <w:rsid w:val="0098755F"/>
    <w:rsid w:val="009875FE"/>
    <w:rsid w:val="00987D64"/>
    <w:rsid w:val="009902F9"/>
    <w:rsid w:val="009905FD"/>
    <w:rsid w:val="009906DA"/>
    <w:rsid w:val="009907AC"/>
    <w:rsid w:val="00990AD2"/>
    <w:rsid w:val="00990E60"/>
    <w:rsid w:val="00990F3F"/>
    <w:rsid w:val="009917A6"/>
    <w:rsid w:val="009917DE"/>
    <w:rsid w:val="00991B70"/>
    <w:rsid w:val="00991F4D"/>
    <w:rsid w:val="00991F59"/>
    <w:rsid w:val="00992014"/>
    <w:rsid w:val="009924C1"/>
    <w:rsid w:val="00992517"/>
    <w:rsid w:val="00992989"/>
    <w:rsid w:val="00992A4A"/>
    <w:rsid w:val="00992B50"/>
    <w:rsid w:val="00992E90"/>
    <w:rsid w:val="00993393"/>
    <w:rsid w:val="0099347E"/>
    <w:rsid w:val="009935D9"/>
    <w:rsid w:val="009936F3"/>
    <w:rsid w:val="009940D5"/>
    <w:rsid w:val="00995287"/>
    <w:rsid w:val="00995593"/>
    <w:rsid w:val="0099578C"/>
    <w:rsid w:val="00995CB1"/>
    <w:rsid w:val="00996A8C"/>
    <w:rsid w:val="00996BB5"/>
    <w:rsid w:val="00996C34"/>
    <w:rsid w:val="00996FD9"/>
    <w:rsid w:val="00996FDA"/>
    <w:rsid w:val="0099718B"/>
    <w:rsid w:val="0099729B"/>
    <w:rsid w:val="00997494"/>
    <w:rsid w:val="009974A2"/>
    <w:rsid w:val="009978D2"/>
    <w:rsid w:val="0099B14A"/>
    <w:rsid w:val="009A042D"/>
    <w:rsid w:val="009A043E"/>
    <w:rsid w:val="009A0690"/>
    <w:rsid w:val="009A082F"/>
    <w:rsid w:val="009A097F"/>
    <w:rsid w:val="009A143A"/>
    <w:rsid w:val="009A1544"/>
    <w:rsid w:val="009A1D38"/>
    <w:rsid w:val="009A1FB7"/>
    <w:rsid w:val="009A1FDD"/>
    <w:rsid w:val="009A267F"/>
    <w:rsid w:val="009A29D6"/>
    <w:rsid w:val="009A2A19"/>
    <w:rsid w:val="009A2C9C"/>
    <w:rsid w:val="009A3028"/>
    <w:rsid w:val="009A30A5"/>
    <w:rsid w:val="009A32FA"/>
    <w:rsid w:val="009A340A"/>
    <w:rsid w:val="009A3764"/>
    <w:rsid w:val="009A38AC"/>
    <w:rsid w:val="009A39AB"/>
    <w:rsid w:val="009A3A37"/>
    <w:rsid w:val="009A3E91"/>
    <w:rsid w:val="009A3F1A"/>
    <w:rsid w:val="009A4271"/>
    <w:rsid w:val="009A4356"/>
    <w:rsid w:val="009A45BE"/>
    <w:rsid w:val="009A472F"/>
    <w:rsid w:val="009A47F5"/>
    <w:rsid w:val="009A481A"/>
    <w:rsid w:val="009A491F"/>
    <w:rsid w:val="009A4D6B"/>
    <w:rsid w:val="009A4DFB"/>
    <w:rsid w:val="009A4FC9"/>
    <w:rsid w:val="009A52F6"/>
    <w:rsid w:val="009A555C"/>
    <w:rsid w:val="009A557C"/>
    <w:rsid w:val="009A5D26"/>
    <w:rsid w:val="009A5D31"/>
    <w:rsid w:val="009A5D4B"/>
    <w:rsid w:val="009A5E7B"/>
    <w:rsid w:val="009A5EFA"/>
    <w:rsid w:val="009A6217"/>
    <w:rsid w:val="009A676E"/>
    <w:rsid w:val="009A68BB"/>
    <w:rsid w:val="009A6F23"/>
    <w:rsid w:val="009A7AC3"/>
    <w:rsid w:val="009A7ADA"/>
    <w:rsid w:val="009A7C67"/>
    <w:rsid w:val="009B01D8"/>
    <w:rsid w:val="009B0546"/>
    <w:rsid w:val="009B05C7"/>
    <w:rsid w:val="009B0664"/>
    <w:rsid w:val="009B0CEC"/>
    <w:rsid w:val="009B0D70"/>
    <w:rsid w:val="009B0ED6"/>
    <w:rsid w:val="009B0F72"/>
    <w:rsid w:val="009B1073"/>
    <w:rsid w:val="009B11D7"/>
    <w:rsid w:val="009B12E7"/>
    <w:rsid w:val="009B135B"/>
    <w:rsid w:val="009B1763"/>
    <w:rsid w:val="009B1A18"/>
    <w:rsid w:val="009B1BC3"/>
    <w:rsid w:val="009B1CDF"/>
    <w:rsid w:val="009B2212"/>
    <w:rsid w:val="009B23DE"/>
    <w:rsid w:val="009B27C2"/>
    <w:rsid w:val="009B297D"/>
    <w:rsid w:val="009B2B7E"/>
    <w:rsid w:val="009B2D86"/>
    <w:rsid w:val="009B337C"/>
    <w:rsid w:val="009B348E"/>
    <w:rsid w:val="009B38FD"/>
    <w:rsid w:val="009B3B24"/>
    <w:rsid w:val="009B3C5A"/>
    <w:rsid w:val="009B42B5"/>
    <w:rsid w:val="009B45B7"/>
    <w:rsid w:val="009B4FC9"/>
    <w:rsid w:val="009B50CB"/>
    <w:rsid w:val="009B533E"/>
    <w:rsid w:val="009B564C"/>
    <w:rsid w:val="009B5AF4"/>
    <w:rsid w:val="009B5BCA"/>
    <w:rsid w:val="009B5C06"/>
    <w:rsid w:val="009B5C9F"/>
    <w:rsid w:val="009B613D"/>
    <w:rsid w:val="009B6212"/>
    <w:rsid w:val="009B64B2"/>
    <w:rsid w:val="009B6770"/>
    <w:rsid w:val="009B6C8F"/>
    <w:rsid w:val="009B6E92"/>
    <w:rsid w:val="009B7240"/>
    <w:rsid w:val="009B74C1"/>
    <w:rsid w:val="009B7867"/>
    <w:rsid w:val="009B794A"/>
    <w:rsid w:val="009B7A98"/>
    <w:rsid w:val="009B7B7E"/>
    <w:rsid w:val="009B7C6B"/>
    <w:rsid w:val="009B7C6E"/>
    <w:rsid w:val="009C0393"/>
    <w:rsid w:val="009C04DC"/>
    <w:rsid w:val="009C06F4"/>
    <w:rsid w:val="009C0AA6"/>
    <w:rsid w:val="009C0C10"/>
    <w:rsid w:val="009C0EC2"/>
    <w:rsid w:val="009C18D6"/>
    <w:rsid w:val="009C1CB0"/>
    <w:rsid w:val="009C1CB8"/>
    <w:rsid w:val="009C23A5"/>
    <w:rsid w:val="009C24E9"/>
    <w:rsid w:val="009C251D"/>
    <w:rsid w:val="009C2A8A"/>
    <w:rsid w:val="009C2B33"/>
    <w:rsid w:val="009C2B73"/>
    <w:rsid w:val="009C2B91"/>
    <w:rsid w:val="009C2BAB"/>
    <w:rsid w:val="009C2BE2"/>
    <w:rsid w:val="009C2E34"/>
    <w:rsid w:val="009C3162"/>
    <w:rsid w:val="009C35DA"/>
    <w:rsid w:val="009C37C4"/>
    <w:rsid w:val="009C394D"/>
    <w:rsid w:val="009C3AAA"/>
    <w:rsid w:val="009C3D16"/>
    <w:rsid w:val="009C4204"/>
    <w:rsid w:val="009C420A"/>
    <w:rsid w:val="009C472B"/>
    <w:rsid w:val="009C4EE9"/>
    <w:rsid w:val="009C5136"/>
    <w:rsid w:val="009C54D6"/>
    <w:rsid w:val="009C5815"/>
    <w:rsid w:val="009C582D"/>
    <w:rsid w:val="009C5CB1"/>
    <w:rsid w:val="009C714A"/>
    <w:rsid w:val="009C78D7"/>
    <w:rsid w:val="009C7C0D"/>
    <w:rsid w:val="009C7E4B"/>
    <w:rsid w:val="009C7FB3"/>
    <w:rsid w:val="009D004C"/>
    <w:rsid w:val="009D07CE"/>
    <w:rsid w:val="009D0D69"/>
    <w:rsid w:val="009D0E1A"/>
    <w:rsid w:val="009D155B"/>
    <w:rsid w:val="009D18C0"/>
    <w:rsid w:val="009D22F3"/>
    <w:rsid w:val="009D23F9"/>
    <w:rsid w:val="009D2424"/>
    <w:rsid w:val="009D27B5"/>
    <w:rsid w:val="009D2BAC"/>
    <w:rsid w:val="009D2CD7"/>
    <w:rsid w:val="009D310E"/>
    <w:rsid w:val="009D3133"/>
    <w:rsid w:val="009D3335"/>
    <w:rsid w:val="009D35A1"/>
    <w:rsid w:val="009D386E"/>
    <w:rsid w:val="009D3911"/>
    <w:rsid w:val="009D3F35"/>
    <w:rsid w:val="009D3FC0"/>
    <w:rsid w:val="009D422D"/>
    <w:rsid w:val="009D4707"/>
    <w:rsid w:val="009D51AD"/>
    <w:rsid w:val="009D51CC"/>
    <w:rsid w:val="009D5343"/>
    <w:rsid w:val="009D5493"/>
    <w:rsid w:val="009D5530"/>
    <w:rsid w:val="009D5849"/>
    <w:rsid w:val="009D5977"/>
    <w:rsid w:val="009D5A69"/>
    <w:rsid w:val="009D5B4E"/>
    <w:rsid w:val="009D5CBD"/>
    <w:rsid w:val="009D5F41"/>
    <w:rsid w:val="009D616B"/>
    <w:rsid w:val="009D644C"/>
    <w:rsid w:val="009D648B"/>
    <w:rsid w:val="009D69A7"/>
    <w:rsid w:val="009D6C6C"/>
    <w:rsid w:val="009D6D6E"/>
    <w:rsid w:val="009D7605"/>
    <w:rsid w:val="009D7658"/>
    <w:rsid w:val="009D76EB"/>
    <w:rsid w:val="009D77E6"/>
    <w:rsid w:val="009D7F1D"/>
    <w:rsid w:val="009D7F87"/>
    <w:rsid w:val="009E0327"/>
    <w:rsid w:val="009E0CF0"/>
    <w:rsid w:val="009E0DDF"/>
    <w:rsid w:val="009E0F06"/>
    <w:rsid w:val="009E102D"/>
    <w:rsid w:val="009E1410"/>
    <w:rsid w:val="009E1496"/>
    <w:rsid w:val="009E18DF"/>
    <w:rsid w:val="009E1BF7"/>
    <w:rsid w:val="009E25C0"/>
    <w:rsid w:val="009E2610"/>
    <w:rsid w:val="009E299B"/>
    <w:rsid w:val="009E320A"/>
    <w:rsid w:val="009E3609"/>
    <w:rsid w:val="009E36E4"/>
    <w:rsid w:val="009E371A"/>
    <w:rsid w:val="009E3724"/>
    <w:rsid w:val="009E3BC2"/>
    <w:rsid w:val="009E4413"/>
    <w:rsid w:val="009E44C6"/>
    <w:rsid w:val="009E45C6"/>
    <w:rsid w:val="009E4892"/>
    <w:rsid w:val="009E4B9A"/>
    <w:rsid w:val="009E4E5E"/>
    <w:rsid w:val="009E4F00"/>
    <w:rsid w:val="009E51E5"/>
    <w:rsid w:val="009E52CB"/>
    <w:rsid w:val="009E55D4"/>
    <w:rsid w:val="009E55DA"/>
    <w:rsid w:val="009E5E20"/>
    <w:rsid w:val="009E62C3"/>
    <w:rsid w:val="009E65D8"/>
    <w:rsid w:val="009E7085"/>
    <w:rsid w:val="009E7099"/>
    <w:rsid w:val="009E7295"/>
    <w:rsid w:val="009E74AA"/>
    <w:rsid w:val="009E7763"/>
    <w:rsid w:val="009E77FE"/>
    <w:rsid w:val="009E7843"/>
    <w:rsid w:val="009F041F"/>
    <w:rsid w:val="009F0CFA"/>
    <w:rsid w:val="009F0D0E"/>
    <w:rsid w:val="009F0D4A"/>
    <w:rsid w:val="009F0DDB"/>
    <w:rsid w:val="009F0E3B"/>
    <w:rsid w:val="009F100B"/>
    <w:rsid w:val="009F13DB"/>
    <w:rsid w:val="009F146A"/>
    <w:rsid w:val="009F157E"/>
    <w:rsid w:val="009F15D6"/>
    <w:rsid w:val="009F1624"/>
    <w:rsid w:val="009F171B"/>
    <w:rsid w:val="009F1DF7"/>
    <w:rsid w:val="009F1F1A"/>
    <w:rsid w:val="009F2579"/>
    <w:rsid w:val="009F30A8"/>
    <w:rsid w:val="009F31A9"/>
    <w:rsid w:val="009F34A3"/>
    <w:rsid w:val="009F34F6"/>
    <w:rsid w:val="009F352A"/>
    <w:rsid w:val="009F3959"/>
    <w:rsid w:val="009F3B62"/>
    <w:rsid w:val="009F3DBE"/>
    <w:rsid w:val="009F3E1E"/>
    <w:rsid w:val="009F3F11"/>
    <w:rsid w:val="009F3F28"/>
    <w:rsid w:val="009F4093"/>
    <w:rsid w:val="009F409C"/>
    <w:rsid w:val="009F40B0"/>
    <w:rsid w:val="009F427D"/>
    <w:rsid w:val="009F432F"/>
    <w:rsid w:val="009F44E4"/>
    <w:rsid w:val="009F4DC2"/>
    <w:rsid w:val="009F4F07"/>
    <w:rsid w:val="009F5511"/>
    <w:rsid w:val="009F5561"/>
    <w:rsid w:val="009F5BE0"/>
    <w:rsid w:val="009F5EAE"/>
    <w:rsid w:val="009F5FE2"/>
    <w:rsid w:val="009F604A"/>
    <w:rsid w:val="009F63A0"/>
    <w:rsid w:val="009F64AC"/>
    <w:rsid w:val="009F6813"/>
    <w:rsid w:val="009F692B"/>
    <w:rsid w:val="009F6A79"/>
    <w:rsid w:val="009F6E22"/>
    <w:rsid w:val="009F7418"/>
    <w:rsid w:val="009F7A60"/>
    <w:rsid w:val="00A00539"/>
    <w:rsid w:val="00A006A4"/>
    <w:rsid w:val="00A00C0B"/>
    <w:rsid w:val="00A00C30"/>
    <w:rsid w:val="00A00CB2"/>
    <w:rsid w:val="00A00D58"/>
    <w:rsid w:val="00A00F5F"/>
    <w:rsid w:val="00A012D9"/>
    <w:rsid w:val="00A016BD"/>
    <w:rsid w:val="00A0172A"/>
    <w:rsid w:val="00A01947"/>
    <w:rsid w:val="00A01E1A"/>
    <w:rsid w:val="00A02A6B"/>
    <w:rsid w:val="00A02DBA"/>
    <w:rsid w:val="00A03057"/>
    <w:rsid w:val="00A030FE"/>
    <w:rsid w:val="00A03712"/>
    <w:rsid w:val="00A0385E"/>
    <w:rsid w:val="00A0390A"/>
    <w:rsid w:val="00A03AC2"/>
    <w:rsid w:val="00A03C5D"/>
    <w:rsid w:val="00A03D4F"/>
    <w:rsid w:val="00A03FE2"/>
    <w:rsid w:val="00A04590"/>
    <w:rsid w:val="00A04751"/>
    <w:rsid w:val="00A04C13"/>
    <w:rsid w:val="00A04C98"/>
    <w:rsid w:val="00A04D3E"/>
    <w:rsid w:val="00A04E09"/>
    <w:rsid w:val="00A04F98"/>
    <w:rsid w:val="00A051E9"/>
    <w:rsid w:val="00A05343"/>
    <w:rsid w:val="00A0597E"/>
    <w:rsid w:val="00A05B25"/>
    <w:rsid w:val="00A061C0"/>
    <w:rsid w:val="00A062C1"/>
    <w:rsid w:val="00A06469"/>
    <w:rsid w:val="00A064AA"/>
    <w:rsid w:val="00A06802"/>
    <w:rsid w:val="00A06A68"/>
    <w:rsid w:val="00A06BED"/>
    <w:rsid w:val="00A06E76"/>
    <w:rsid w:val="00A06E78"/>
    <w:rsid w:val="00A07202"/>
    <w:rsid w:val="00A075A3"/>
    <w:rsid w:val="00A07E79"/>
    <w:rsid w:val="00A102DF"/>
    <w:rsid w:val="00A10509"/>
    <w:rsid w:val="00A10723"/>
    <w:rsid w:val="00A10B59"/>
    <w:rsid w:val="00A111E5"/>
    <w:rsid w:val="00A116BE"/>
    <w:rsid w:val="00A11C07"/>
    <w:rsid w:val="00A11CBC"/>
    <w:rsid w:val="00A11DE8"/>
    <w:rsid w:val="00A1239D"/>
    <w:rsid w:val="00A1245B"/>
    <w:rsid w:val="00A12A2E"/>
    <w:rsid w:val="00A131E4"/>
    <w:rsid w:val="00A1352A"/>
    <w:rsid w:val="00A13C3F"/>
    <w:rsid w:val="00A14467"/>
    <w:rsid w:val="00A14470"/>
    <w:rsid w:val="00A149BA"/>
    <w:rsid w:val="00A149F1"/>
    <w:rsid w:val="00A14F67"/>
    <w:rsid w:val="00A14FDC"/>
    <w:rsid w:val="00A153D7"/>
    <w:rsid w:val="00A155C4"/>
    <w:rsid w:val="00A157D3"/>
    <w:rsid w:val="00A157EB"/>
    <w:rsid w:val="00A15852"/>
    <w:rsid w:val="00A15A4D"/>
    <w:rsid w:val="00A15AE4"/>
    <w:rsid w:val="00A15C54"/>
    <w:rsid w:val="00A15DCC"/>
    <w:rsid w:val="00A15FE6"/>
    <w:rsid w:val="00A16494"/>
    <w:rsid w:val="00A16799"/>
    <w:rsid w:val="00A16C73"/>
    <w:rsid w:val="00A16EE2"/>
    <w:rsid w:val="00A16F62"/>
    <w:rsid w:val="00A17013"/>
    <w:rsid w:val="00A171D2"/>
    <w:rsid w:val="00A17AD5"/>
    <w:rsid w:val="00A17AF9"/>
    <w:rsid w:val="00A17C17"/>
    <w:rsid w:val="00A17E51"/>
    <w:rsid w:val="00A17ECB"/>
    <w:rsid w:val="00A2017F"/>
    <w:rsid w:val="00A20290"/>
    <w:rsid w:val="00A2051A"/>
    <w:rsid w:val="00A2081A"/>
    <w:rsid w:val="00A20850"/>
    <w:rsid w:val="00A208AE"/>
    <w:rsid w:val="00A20921"/>
    <w:rsid w:val="00A20B87"/>
    <w:rsid w:val="00A20BE7"/>
    <w:rsid w:val="00A2102C"/>
    <w:rsid w:val="00A2107F"/>
    <w:rsid w:val="00A2117D"/>
    <w:rsid w:val="00A2122A"/>
    <w:rsid w:val="00A2127B"/>
    <w:rsid w:val="00A21617"/>
    <w:rsid w:val="00A21968"/>
    <w:rsid w:val="00A21D77"/>
    <w:rsid w:val="00A221F0"/>
    <w:rsid w:val="00A2232D"/>
    <w:rsid w:val="00A22377"/>
    <w:rsid w:val="00A229E5"/>
    <w:rsid w:val="00A22A38"/>
    <w:rsid w:val="00A22C01"/>
    <w:rsid w:val="00A22C2B"/>
    <w:rsid w:val="00A22EDE"/>
    <w:rsid w:val="00A2302B"/>
    <w:rsid w:val="00A231C8"/>
    <w:rsid w:val="00A238C8"/>
    <w:rsid w:val="00A23D57"/>
    <w:rsid w:val="00A23D62"/>
    <w:rsid w:val="00A23DFC"/>
    <w:rsid w:val="00A23F21"/>
    <w:rsid w:val="00A23F2D"/>
    <w:rsid w:val="00A241C6"/>
    <w:rsid w:val="00A24332"/>
    <w:rsid w:val="00A24401"/>
    <w:rsid w:val="00A24B5D"/>
    <w:rsid w:val="00A24D27"/>
    <w:rsid w:val="00A25159"/>
    <w:rsid w:val="00A253E3"/>
    <w:rsid w:val="00A2543A"/>
    <w:rsid w:val="00A25B0B"/>
    <w:rsid w:val="00A25B79"/>
    <w:rsid w:val="00A25C9C"/>
    <w:rsid w:val="00A25ECB"/>
    <w:rsid w:val="00A25F38"/>
    <w:rsid w:val="00A25F52"/>
    <w:rsid w:val="00A26EA0"/>
    <w:rsid w:val="00A26F24"/>
    <w:rsid w:val="00A27098"/>
    <w:rsid w:val="00A27100"/>
    <w:rsid w:val="00A27110"/>
    <w:rsid w:val="00A271EB"/>
    <w:rsid w:val="00A271F7"/>
    <w:rsid w:val="00A27609"/>
    <w:rsid w:val="00A27ADF"/>
    <w:rsid w:val="00A27BCD"/>
    <w:rsid w:val="00A27E11"/>
    <w:rsid w:val="00A27F7A"/>
    <w:rsid w:val="00A3001D"/>
    <w:rsid w:val="00A30399"/>
    <w:rsid w:val="00A303E0"/>
    <w:rsid w:val="00A3041F"/>
    <w:rsid w:val="00A30580"/>
    <w:rsid w:val="00A306E9"/>
    <w:rsid w:val="00A30A68"/>
    <w:rsid w:val="00A30BBD"/>
    <w:rsid w:val="00A30BDE"/>
    <w:rsid w:val="00A30E8A"/>
    <w:rsid w:val="00A30FC7"/>
    <w:rsid w:val="00A310A9"/>
    <w:rsid w:val="00A31172"/>
    <w:rsid w:val="00A3179D"/>
    <w:rsid w:val="00A31A43"/>
    <w:rsid w:val="00A31A4B"/>
    <w:rsid w:val="00A31AEA"/>
    <w:rsid w:val="00A31EAC"/>
    <w:rsid w:val="00A31F1E"/>
    <w:rsid w:val="00A325CE"/>
    <w:rsid w:val="00A326A9"/>
    <w:rsid w:val="00A327BA"/>
    <w:rsid w:val="00A328A8"/>
    <w:rsid w:val="00A3345C"/>
    <w:rsid w:val="00A33510"/>
    <w:rsid w:val="00A33815"/>
    <w:rsid w:val="00A3382E"/>
    <w:rsid w:val="00A33C87"/>
    <w:rsid w:val="00A33D6B"/>
    <w:rsid w:val="00A3459B"/>
    <w:rsid w:val="00A348A9"/>
    <w:rsid w:val="00A34B4D"/>
    <w:rsid w:val="00A35007"/>
    <w:rsid w:val="00A351FF"/>
    <w:rsid w:val="00A353D5"/>
    <w:rsid w:val="00A3567E"/>
    <w:rsid w:val="00A3591E"/>
    <w:rsid w:val="00A35BEF"/>
    <w:rsid w:val="00A35DE1"/>
    <w:rsid w:val="00A35DE4"/>
    <w:rsid w:val="00A35F65"/>
    <w:rsid w:val="00A361E8"/>
    <w:rsid w:val="00A364EF"/>
    <w:rsid w:val="00A365E1"/>
    <w:rsid w:val="00A36A27"/>
    <w:rsid w:val="00A36A4A"/>
    <w:rsid w:val="00A36C96"/>
    <w:rsid w:val="00A37142"/>
    <w:rsid w:val="00A371B5"/>
    <w:rsid w:val="00A37337"/>
    <w:rsid w:val="00A37481"/>
    <w:rsid w:val="00A376EB"/>
    <w:rsid w:val="00A37737"/>
    <w:rsid w:val="00A37876"/>
    <w:rsid w:val="00A37B8F"/>
    <w:rsid w:val="00A40681"/>
    <w:rsid w:val="00A40739"/>
    <w:rsid w:val="00A4074E"/>
    <w:rsid w:val="00A40B5A"/>
    <w:rsid w:val="00A40F5D"/>
    <w:rsid w:val="00A41458"/>
    <w:rsid w:val="00A41502"/>
    <w:rsid w:val="00A4170B"/>
    <w:rsid w:val="00A417B1"/>
    <w:rsid w:val="00A419C0"/>
    <w:rsid w:val="00A4276D"/>
    <w:rsid w:val="00A42A43"/>
    <w:rsid w:val="00A42DC5"/>
    <w:rsid w:val="00A42E63"/>
    <w:rsid w:val="00A43075"/>
    <w:rsid w:val="00A4353C"/>
    <w:rsid w:val="00A43D61"/>
    <w:rsid w:val="00A43F00"/>
    <w:rsid w:val="00A44165"/>
    <w:rsid w:val="00A4454E"/>
    <w:rsid w:val="00A44605"/>
    <w:rsid w:val="00A448E5"/>
    <w:rsid w:val="00A449F6"/>
    <w:rsid w:val="00A44B93"/>
    <w:rsid w:val="00A44D13"/>
    <w:rsid w:val="00A44E99"/>
    <w:rsid w:val="00A45140"/>
    <w:rsid w:val="00A4545B"/>
    <w:rsid w:val="00A45668"/>
    <w:rsid w:val="00A4567F"/>
    <w:rsid w:val="00A45758"/>
    <w:rsid w:val="00A45F21"/>
    <w:rsid w:val="00A46006"/>
    <w:rsid w:val="00A46EB7"/>
    <w:rsid w:val="00A47104"/>
    <w:rsid w:val="00A47151"/>
    <w:rsid w:val="00A47459"/>
    <w:rsid w:val="00A47545"/>
    <w:rsid w:val="00A478EF"/>
    <w:rsid w:val="00A47ADF"/>
    <w:rsid w:val="00A47FF6"/>
    <w:rsid w:val="00A5002B"/>
    <w:rsid w:val="00A500A1"/>
    <w:rsid w:val="00A50694"/>
    <w:rsid w:val="00A50748"/>
    <w:rsid w:val="00A50EDE"/>
    <w:rsid w:val="00A511A2"/>
    <w:rsid w:val="00A511B1"/>
    <w:rsid w:val="00A51565"/>
    <w:rsid w:val="00A516CD"/>
    <w:rsid w:val="00A51907"/>
    <w:rsid w:val="00A51A1C"/>
    <w:rsid w:val="00A51DA6"/>
    <w:rsid w:val="00A51F6E"/>
    <w:rsid w:val="00A5221B"/>
    <w:rsid w:val="00A5239D"/>
    <w:rsid w:val="00A529D0"/>
    <w:rsid w:val="00A52C6D"/>
    <w:rsid w:val="00A52D6C"/>
    <w:rsid w:val="00A52F90"/>
    <w:rsid w:val="00A536F4"/>
    <w:rsid w:val="00A54192"/>
    <w:rsid w:val="00A542B6"/>
    <w:rsid w:val="00A54874"/>
    <w:rsid w:val="00A54F6C"/>
    <w:rsid w:val="00A55039"/>
    <w:rsid w:val="00A551E4"/>
    <w:rsid w:val="00A55256"/>
    <w:rsid w:val="00A55285"/>
    <w:rsid w:val="00A5541F"/>
    <w:rsid w:val="00A55AAE"/>
    <w:rsid w:val="00A55B10"/>
    <w:rsid w:val="00A56026"/>
    <w:rsid w:val="00A5619B"/>
    <w:rsid w:val="00A5680D"/>
    <w:rsid w:val="00A56A39"/>
    <w:rsid w:val="00A56B5A"/>
    <w:rsid w:val="00A56BCA"/>
    <w:rsid w:val="00A56BCC"/>
    <w:rsid w:val="00A56D12"/>
    <w:rsid w:val="00A56FEB"/>
    <w:rsid w:val="00A57052"/>
    <w:rsid w:val="00A5763D"/>
    <w:rsid w:val="00A57EFA"/>
    <w:rsid w:val="00A57F59"/>
    <w:rsid w:val="00A57FCF"/>
    <w:rsid w:val="00A60277"/>
    <w:rsid w:val="00A602E2"/>
    <w:rsid w:val="00A6050C"/>
    <w:rsid w:val="00A60B9D"/>
    <w:rsid w:val="00A60E5D"/>
    <w:rsid w:val="00A60ECB"/>
    <w:rsid w:val="00A61166"/>
    <w:rsid w:val="00A61581"/>
    <w:rsid w:val="00A61751"/>
    <w:rsid w:val="00A61DDC"/>
    <w:rsid w:val="00A61FB6"/>
    <w:rsid w:val="00A62109"/>
    <w:rsid w:val="00A62657"/>
    <w:rsid w:val="00A62A76"/>
    <w:rsid w:val="00A62B90"/>
    <w:rsid w:val="00A62EF3"/>
    <w:rsid w:val="00A63158"/>
    <w:rsid w:val="00A6365E"/>
    <w:rsid w:val="00A64305"/>
    <w:rsid w:val="00A64442"/>
    <w:rsid w:val="00A647ED"/>
    <w:rsid w:val="00A6496F"/>
    <w:rsid w:val="00A64E81"/>
    <w:rsid w:val="00A6511D"/>
    <w:rsid w:val="00A65228"/>
    <w:rsid w:val="00A65325"/>
    <w:rsid w:val="00A658DF"/>
    <w:rsid w:val="00A65A36"/>
    <w:rsid w:val="00A65BD4"/>
    <w:rsid w:val="00A65FEA"/>
    <w:rsid w:val="00A660D5"/>
    <w:rsid w:val="00A66448"/>
    <w:rsid w:val="00A6655C"/>
    <w:rsid w:val="00A6663E"/>
    <w:rsid w:val="00A66826"/>
    <w:rsid w:val="00A66F45"/>
    <w:rsid w:val="00A67A9F"/>
    <w:rsid w:val="00A7003A"/>
    <w:rsid w:val="00A70564"/>
    <w:rsid w:val="00A709A9"/>
    <w:rsid w:val="00A70A7C"/>
    <w:rsid w:val="00A70C2D"/>
    <w:rsid w:val="00A70F0F"/>
    <w:rsid w:val="00A70F36"/>
    <w:rsid w:val="00A711B8"/>
    <w:rsid w:val="00A71275"/>
    <w:rsid w:val="00A713DF"/>
    <w:rsid w:val="00A7144B"/>
    <w:rsid w:val="00A714C6"/>
    <w:rsid w:val="00A717BD"/>
    <w:rsid w:val="00A71A67"/>
    <w:rsid w:val="00A7244E"/>
    <w:rsid w:val="00A7253E"/>
    <w:rsid w:val="00A7258C"/>
    <w:rsid w:val="00A725C8"/>
    <w:rsid w:val="00A7265C"/>
    <w:rsid w:val="00A727D7"/>
    <w:rsid w:val="00A72904"/>
    <w:rsid w:val="00A72A06"/>
    <w:rsid w:val="00A72BBA"/>
    <w:rsid w:val="00A72C83"/>
    <w:rsid w:val="00A730E5"/>
    <w:rsid w:val="00A733BD"/>
    <w:rsid w:val="00A736EB"/>
    <w:rsid w:val="00A73AB3"/>
    <w:rsid w:val="00A73B39"/>
    <w:rsid w:val="00A73D35"/>
    <w:rsid w:val="00A73E29"/>
    <w:rsid w:val="00A74024"/>
    <w:rsid w:val="00A7409E"/>
    <w:rsid w:val="00A74159"/>
    <w:rsid w:val="00A74938"/>
    <w:rsid w:val="00A749C5"/>
    <w:rsid w:val="00A74C92"/>
    <w:rsid w:val="00A74E7B"/>
    <w:rsid w:val="00A75098"/>
    <w:rsid w:val="00A755C8"/>
    <w:rsid w:val="00A75D6E"/>
    <w:rsid w:val="00A75EDF"/>
    <w:rsid w:val="00A761E1"/>
    <w:rsid w:val="00A76679"/>
    <w:rsid w:val="00A76ADA"/>
    <w:rsid w:val="00A76D2A"/>
    <w:rsid w:val="00A77401"/>
    <w:rsid w:val="00A7740D"/>
    <w:rsid w:val="00A77418"/>
    <w:rsid w:val="00A775DC"/>
    <w:rsid w:val="00A7765A"/>
    <w:rsid w:val="00A77D08"/>
    <w:rsid w:val="00A79671"/>
    <w:rsid w:val="00A8011F"/>
    <w:rsid w:val="00A80349"/>
    <w:rsid w:val="00A80411"/>
    <w:rsid w:val="00A80576"/>
    <w:rsid w:val="00A806AB"/>
    <w:rsid w:val="00A8070F"/>
    <w:rsid w:val="00A814E0"/>
    <w:rsid w:val="00A819B5"/>
    <w:rsid w:val="00A8220C"/>
    <w:rsid w:val="00A82222"/>
    <w:rsid w:val="00A8228E"/>
    <w:rsid w:val="00A824B1"/>
    <w:rsid w:val="00A82A0E"/>
    <w:rsid w:val="00A82BEB"/>
    <w:rsid w:val="00A82E3C"/>
    <w:rsid w:val="00A83126"/>
    <w:rsid w:val="00A83259"/>
    <w:rsid w:val="00A83419"/>
    <w:rsid w:val="00A83789"/>
    <w:rsid w:val="00A839A5"/>
    <w:rsid w:val="00A83C5A"/>
    <w:rsid w:val="00A83CCF"/>
    <w:rsid w:val="00A83E44"/>
    <w:rsid w:val="00A844B8"/>
    <w:rsid w:val="00A84A66"/>
    <w:rsid w:val="00A84FB9"/>
    <w:rsid w:val="00A8500D"/>
    <w:rsid w:val="00A85041"/>
    <w:rsid w:val="00A851AD"/>
    <w:rsid w:val="00A852BF"/>
    <w:rsid w:val="00A8553E"/>
    <w:rsid w:val="00A855A2"/>
    <w:rsid w:val="00A85768"/>
    <w:rsid w:val="00A858A8"/>
    <w:rsid w:val="00A85AB5"/>
    <w:rsid w:val="00A85B63"/>
    <w:rsid w:val="00A85C41"/>
    <w:rsid w:val="00A85E80"/>
    <w:rsid w:val="00A85F85"/>
    <w:rsid w:val="00A86416"/>
    <w:rsid w:val="00A864D3"/>
    <w:rsid w:val="00A86C73"/>
    <w:rsid w:val="00A86CF0"/>
    <w:rsid w:val="00A86E96"/>
    <w:rsid w:val="00A87094"/>
    <w:rsid w:val="00A8738D"/>
    <w:rsid w:val="00A8740C"/>
    <w:rsid w:val="00A87560"/>
    <w:rsid w:val="00A87A64"/>
    <w:rsid w:val="00A90045"/>
    <w:rsid w:val="00A90435"/>
    <w:rsid w:val="00A907A5"/>
    <w:rsid w:val="00A90A26"/>
    <w:rsid w:val="00A90A6C"/>
    <w:rsid w:val="00A90CC4"/>
    <w:rsid w:val="00A9125E"/>
    <w:rsid w:val="00A912B3"/>
    <w:rsid w:val="00A912D7"/>
    <w:rsid w:val="00A9169A"/>
    <w:rsid w:val="00A917CE"/>
    <w:rsid w:val="00A91814"/>
    <w:rsid w:val="00A91AE6"/>
    <w:rsid w:val="00A91E7A"/>
    <w:rsid w:val="00A91F4C"/>
    <w:rsid w:val="00A92748"/>
    <w:rsid w:val="00A92792"/>
    <w:rsid w:val="00A927B5"/>
    <w:rsid w:val="00A929BE"/>
    <w:rsid w:val="00A93294"/>
    <w:rsid w:val="00A9335F"/>
    <w:rsid w:val="00A9341C"/>
    <w:rsid w:val="00A9365A"/>
    <w:rsid w:val="00A936A5"/>
    <w:rsid w:val="00A937DA"/>
    <w:rsid w:val="00A93A5B"/>
    <w:rsid w:val="00A93E83"/>
    <w:rsid w:val="00A93F7B"/>
    <w:rsid w:val="00A941A3"/>
    <w:rsid w:val="00A941FF"/>
    <w:rsid w:val="00A94352"/>
    <w:rsid w:val="00A944B4"/>
    <w:rsid w:val="00A94525"/>
    <w:rsid w:val="00A94C1E"/>
    <w:rsid w:val="00A94D08"/>
    <w:rsid w:val="00A951F6"/>
    <w:rsid w:val="00A955A1"/>
    <w:rsid w:val="00A955DE"/>
    <w:rsid w:val="00A965DB"/>
    <w:rsid w:val="00A965DD"/>
    <w:rsid w:val="00A96D9C"/>
    <w:rsid w:val="00A96F56"/>
    <w:rsid w:val="00A9774F"/>
    <w:rsid w:val="00A97944"/>
    <w:rsid w:val="00A979EA"/>
    <w:rsid w:val="00A97C6A"/>
    <w:rsid w:val="00A97C78"/>
    <w:rsid w:val="00A97F79"/>
    <w:rsid w:val="00AA00E1"/>
    <w:rsid w:val="00AA00E2"/>
    <w:rsid w:val="00AA0160"/>
    <w:rsid w:val="00AA0FD6"/>
    <w:rsid w:val="00AA0FE0"/>
    <w:rsid w:val="00AA1332"/>
    <w:rsid w:val="00AA13CC"/>
    <w:rsid w:val="00AA159C"/>
    <w:rsid w:val="00AA2687"/>
    <w:rsid w:val="00AA2854"/>
    <w:rsid w:val="00AA2BAA"/>
    <w:rsid w:val="00AA2BAB"/>
    <w:rsid w:val="00AA2C79"/>
    <w:rsid w:val="00AA2D05"/>
    <w:rsid w:val="00AA2D1B"/>
    <w:rsid w:val="00AA30C7"/>
    <w:rsid w:val="00AA3351"/>
    <w:rsid w:val="00AA3916"/>
    <w:rsid w:val="00AA393A"/>
    <w:rsid w:val="00AA39A0"/>
    <w:rsid w:val="00AA3DBC"/>
    <w:rsid w:val="00AA3F25"/>
    <w:rsid w:val="00AA3FE7"/>
    <w:rsid w:val="00AA4310"/>
    <w:rsid w:val="00AA43E0"/>
    <w:rsid w:val="00AA48B3"/>
    <w:rsid w:val="00AA4C46"/>
    <w:rsid w:val="00AA4D02"/>
    <w:rsid w:val="00AA5103"/>
    <w:rsid w:val="00AA5318"/>
    <w:rsid w:val="00AA5346"/>
    <w:rsid w:val="00AA57C0"/>
    <w:rsid w:val="00AA580E"/>
    <w:rsid w:val="00AA5FDB"/>
    <w:rsid w:val="00AA60E9"/>
    <w:rsid w:val="00AA64DD"/>
    <w:rsid w:val="00AA69D3"/>
    <w:rsid w:val="00AA6A23"/>
    <w:rsid w:val="00AA6D10"/>
    <w:rsid w:val="00AA7180"/>
    <w:rsid w:val="00AA71B4"/>
    <w:rsid w:val="00AB0199"/>
    <w:rsid w:val="00AB096E"/>
    <w:rsid w:val="00AB0D69"/>
    <w:rsid w:val="00AB146A"/>
    <w:rsid w:val="00AB1545"/>
    <w:rsid w:val="00AB1701"/>
    <w:rsid w:val="00AB22AD"/>
    <w:rsid w:val="00AB2887"/>
    <w:rsid w:val="00AB2D1F"/>
    <w:rsid w:val="00AB330E"/>
    <w:rsid w:val="00AB3366"/>
    <w:rsid w:val="00AB3859"/>
    <w:rsid w:val="00AB385A"/>
    <w:rsid w:val="00AB388E"/>
    <w:rsid w:val="00AB3CCE"/>
    <w:rsid w:val="00AB3FFE"/>
    <w:rsid w:val="00AB40C8"/>
    <w:rsid w:val="00AB41D3"/>
    <w:rsid w:val="00AB48C7"/>
    <w:rsid w:val="00AB4B22"/>
    <w:rsid w:val="00AB4B8F"/>
    <w:rsid w:val="00AB4D3F"/>
    <w:rsid w:val="00AB4F66"/>
    <w:rsid w:val="00AB5A1E"/>
    <w:rsid w:val="00AB5BBE"/>
    <w:rsid w:val="00AB5FD6"/>
    <w:rsid w:val="00AB6047"/>
    <w:rsid w:val="00AB60B3"/>
    <w:rsid w:val="00AB635C"/>
    <w:rsid w:val="00AB66B2"/>
    <w:rsid w:val="00AB6D1D"/>
    <w:rsid w:val="00AB702B"/>
    <w:rsid w:val="00AB70E8"/>
    <w:rsid w:val="00AB739A"/>
    <w:rsid w:val="00AB7703"/>
    <w:rsid w:val="00AB7B48"/>
    <w:rsid w:val="00AB7CF2"/>
    <w:rsid w:val="00AC03CF"/>
    <w:rsid w:val="00AC0725"/>
    <w:rsid w:val="00AC0884"/>
    <w:rsid w:val="00AC09AA"/>
    <w:rsid w:val="00AC0A04"/>
    <w:rsid w:val="00AC0A80"/>
    <w:rsid w:val="00AC0D46"/>
    <w:rsid w:val="00AC1079"/>
    <w:rsid w:val="00AC108E"/>
    <w:rsid w:val="00AC11D3"/>
    <w:rsid w:val="00AC11F1"/>
    <w:rsid w:val="00AC11F7"/>
    <w:rsid w:val="00AC1206"/>
    <w:rsid w:val="00AC15C8"/>
    <w:rsid w:val="00AC1B80"/>
    <w:rsid w:val="00AC2580"/>
    <w:rsid w:val="00AC25A3"/>
    <w:rsid w:val="00AC2A52"/>
    <w:rsid w:val="00AC2F20"/>
    <w:rsid w:val="00AC3423"/>
    <w:rsid w:val="00AC3447"/>
    <w:rsid w:val="00AC3676"/>
    <w:rsid w:val="00AC39A4"/>
    <w:rsid w:val="00AC3AE9"/>
    <w:rsid w:val="00AC3BBC"/>
    <w:rsid w:val="00AC404A"/>
    <w:rsid w:val="00AC40C5"/>
    <w:rsid w:val="00AC4324"/>
    <w:rsid w:val="00AC46C6"/>
    <w:rsid w:val="00AC58F8"/>
    <w:rsid w:val="00AC5CA8"/>
    <w:rsid w:val="00AC60FA"/>
    <w:rsid w:val="00AC61FD"/>
    <w:rsid w:val="00AC679E"/>
    <w:rsid w:val="00AC685E"/>
    <w:rsid w:val="00AC730C"/>
    <w:rsid w:val="00AC736D"/>
    <w:rsid w:val="00AC74E3"/>
    <w:rsid w:val="00AC7AC6"/>
    <w:rsid w:val="00AC7F38"/>
    <w:rsid w:val="00AD008F"/>
    <w:rsid w:val="00AD0401"/>
    <w:rsid w:val="00AD0442"/>
    <w:rsid w:val="00AD0985"/>
    <w:rsid w:val="00AD09F4"/>
    <w:rsid w:val="00AD0C04"/>
    <w:rsid w:val="00AD0C2C"/>
    <w:rsid w:val="00AD0D03"/>
    <w:rsid w:val="00AD0DA2"/>
    <w:rsid w:val="00AD1300"/>
    <w:rsid w:val="00AD1341"/>
    <w:rsid w:val="00AD13F8"/>
    <w:rsid w:val="00AD173A"/>
    <w:rsid w:val="00AD17AB"/>
    <w:rsid w:val="00AD17B3"/>
    <w:rsid w:val="00AD1801"/>
    <w:rsid w:val="00AD1886"/>
    <w:rsid w:val="00AD18FC"/>
    <w:rsid w:val="00AD1A30"/>
    <w:rsid w:val="00AD2115"/>
    <w:rsid w:val="00AD236B"/>
    <w:rsid w:val="00AD240E"/>
    <w:rsid w:val="00AD24C4"/>
    <w:rsid w:val="00AD2933"/>
    <w:rsid w:val="00AD2C21"/>
    <w:rsid w:val="00AD2EEF"/>
    <w:rsid w:val="00AD3225"/>
    <w:rsid w:val="00AD3390"/>
    <w:rsid w:val="00AD360C"/>
    <w:rsid w:val="00AD3909"/>
    <w:rsid w:val="00AD3B65"/>
    <w:rsid w:val="00AD3D79"/>
    <w:rsid w:val="00AD3F47"/>
    <w:rsid w:val="00AD462F"/>
    <w:rsid w:val="00AD46AF"/>
    <w:rsid w:val="00AD4707"/>
    <w:rsid w:val="00AD47AF"/>
    <w:rsid w:val="00AD4ACC"/>
    <w:rsid w:val="00AD4B6B"/>
    <w:rsid w:val="00AD4DCB"/>
    <w:rsid w:val="00AD5AA2"/>
    <w:rsid w:val="00AD6368"/>
    <w:rsid w:val="00AD63E9"/>
    <w:rsid w:val="00AD64FC"/>
    <w:rsid w:val="00AD658A"/>
    <w:rsid w:val="00AD6E73"/>
    <w:rsid w:val="00AD6F43"/>
    <w:rsid w:val="00AD73FC"/>
    <w:rsid w:val="00AD775E"/>
    <w:rsid w:val="00AD7CAB"/>
    <w:rsid w:val="00AE0277"/>
    <w:rsid w:val="00AE0A9F"/>
    <w:rsid w:val="00AE0AEF"/>
    <w:rsid w:val="00AE1A53"/>
    <w:rsid w:val="00AE2049"/>
    <w:rsid w:val="00AE22AB"/>
    <w:rsid w:val="00AE2AC4"/>
    <w:rsid w:val="00AE2B0E"/>
    <w:rsid w:val="00AE2E17"/>
    <w:rsid w:val="00AE32D9"/>
    <w:rsid w:val="00AE37E4"/>
    <w:rsid w:val="00AE3BC4"/>
    <w:rsid w:val="00AE3CCC"/>
    <w:rsid w:val="00AE3F97"/>
    <w:rsid w:val="00AE410D"/>
    <w:rsid w:val="00AE429C"/>
    <w:rsid w:val="00AE4371"/>
    <w:rsid w:val="00AE4802"/>
    <w:rsid w:val="00AE4814"/>
    <w:rsid w:val="00AE487C"/>
    <w:rsid w:val="00AE4D72"/>
    <w:rsid w:val="00AE5166"/>
    <w:rsid w:val="00AE575E"/>
    <w:rsid w:val="00AE5AA7"/>
    <w:rsid w:val="00AE5B38"/>
    <w:rsid w:val="00AE5CE9"/>
    <w:rsid w:val="00AE6275"/>
    <w:rsid w:val="00AE6422"/>
    <w:rsid w:val="00AE657B"/>
    <w:rsid w:val="00AE68A4"/>
    <w:rsid w:val="00AE72F1"/>
    <w:rsid w:val="00AE754E"/>
    <w:rsid w:val="00AE7757"/>
    <w:rsid w:val="00AE77B5"/>
    <w:rsid w:val="00AE7805"/>
    <w:rsid w:val="00AE78BE"/>
    <w:rsid w:val="00AE7EB7"/>
    <w:rsid w:val="00AE7F44"/>
    <w:rsid w:val="00AF01FD"/>
    <w:rsid w:val="00AF0921"/>
    <w:rsid w:val="00AF0B65"/>
    <w:rsid w:val="00AF1398"/>
    <w:rsid w:val="00AF16BD"/>
    <w:rsid w:val="00AF1828"/>
    <w:rsid w:val="00AF1EE4"/>
    <w:rsid w:val="00AF1FD7"/>
    <w:rsid w:val="00AF2199"/>
    <w:rsid w:val="00AF2503"/>
    <w:rsid w:val="00AF258A"/>
    <w:rsid w:val="00AF2C4D"/>
    <w:rsid w:val="00AF2F0F"/>
    <w:rsid w:val="00AF3154"/>
    <w:rsid w:val="00AF321C"/>
    <w:rsid w:val="00AF35C3"/>
    <w:rsid w:val="00AF385D"/>
    <w:rsid w:val="00AF3DC5"/>
    <w:rsid w:val="00AF4064"/>
    <w:rsid w:val="00AF413C"/>
    <w:rsid w:val="00AF466C"/>
    <w:rsid w:val="00AF471D"/>
    <w:rsid w:val="00AF4B3C"/>
    <w:rsid w:val="00AF4C81"/>
    <w:rsid w:val="00AF4CD0"/>
    <w:rsid w:val="00AF4D5E"/>
    <w:rsid w:val="00AF5258"/>
    <w:rsid w:val="00AF5609"/>
    <w:rsid w:val="00AF5769"/>
    <w:rsid w:val="00AF57E0"/>
    <w:rsid w:val="00AF59CD"/>
    <w:rsid w:val="00AF5A34"/>
    <w:rsid w:val="00AF5AEE"/>
    <w:rsid w:val="00AF6E00"/>
    <w:rsid w:val="00AF6E79"/>
    <w:rsid w:val="00AF737C"/>
    <w:rsid w:val="00AF7452"/>
    <w:rsid w:val="00AF76B9"/>
    <w:rsid w:val="00AF7877"/>
    <w:rsid w:val="00AF7880"/>
    <w:rsid w:val="00AF7D4F"/>
    <w:rsid w:val="00AF7ED0"/>
    <w:rsid w:val="00B0034D"/>
    <w:rsid w:val="00B00504"/>
    <w:rsid w:val="00B00716"/>
    <w:rsid w:val="00B008D7"/>
    <w:rsid w:val="00B01041"/>
    <w:rsid w:val="00B010BA"/>
    <w:rsid w:val="00B01190"/>
    <w:rsid w:val="00B01350"/>
    <w:rsid w:val="00B016E4"/>
    <w:rsid w:val="00B01768"/>
    <w:rsid w:val="00B01BD0"/>
    <w:rsid w:val="00B01C75"/>
    <w:rsid w:val="00B01D27"/>
    <w:rsid w:val="00B02038"/>
    <w:rsid w:val="00B02472"/>
    <w:rsid w:val="00B02570"/>
    <w:rsid w:val="00B0271D"/>
    <w:rsid w:val="00B02C8F"/>
    <w:rsid w:val="00B02D7D"/>
    <w:rsid w:val="00B02FA4"/>
    <w:rsid w:val="00B032E8"/>
    <w:rsid w:val="00B03562"/>
    <w:rsid w:val="00B035D4"/>
    <w:rsid w:val="00B03705"/>
    <w:rsid w:val="00B03A71"/>
    <w:rsid w:val="00B03A8E"/>
    <w:rsid w:val="00B03D46"/>
    <w:rsid w:val="00B03F62"/>
    <w:rsid w:val="00B0411E"/>
    <w:rsid w:val="00B04150"/>
    <w:rsid w:val="00B044BB"/>
    <w:rsid w:val="00B044BF"/>
    <w:rsid w:val="00B04828"/>
    <w:rsid w:val="00B04843"/>
    <w:rsid w:val="00B048FF"/>
    <w:rsid w:val="00B04CD5"/>
    <w:rsid w:val="00B04CF7"/>
    <w:rsid w:val="00B04F8F"/>
    <w:rsid w:val="00B0503C"/>
    <w:rsid w:val="00B05187"/>
    <w:rsid w:val="00B052ED"/>
    <w:rsid w:val="00B05400"/>
    <w:rsid w:val="00B05497"/>
    <w:rsid w:val="00B059A6"/>
    <w:rsid w:val="00B05AD7"/>
    <w:rsid w:val="00B05CD6"/>
    <w:rsid w:val="00B05E2A"/>
    <w:rsid w:val="00B05F83"/>
    <w:rsid w:val="00B061E8"/>
    <w:rsid w:val="00B06361"/>
    <w:rsid w:val="00B06850"/>
    <w:rsid w:val="00B069A3"/>
    <w:rsid w:val="00B06DE7"/>
    <w:rsid w:val="00B06F27"/>
    <w:rsid w:val="00B06F86"/>
    <w:rsid w:val="00B07647"/>
    <w:rsid w:val="00B07699"/>
    <w:rsid w:val="00B0775A"/>
    <w:rsid w:val="00B078B1"/>
    <w:rsid w:val="00B07942"/>
    <w:rsid w:val="00B079D3"/>
    <w:rsid w:val="00B07AA0"/>
    <w:rsid w:val="00B07D3E"/>
    <w:rsid w:val="00B07E68"/>
    <w:rsid w:val="00B1014A"/>
    <w:rsid w:val="00B1032B"/>
    <w:rsid w:val="00B103C9"/>
    <w:rsid w:val="00B10899"/>
    <w:rsid w:val="00B10A21"/>
    <w:rsid w:val="00B10A30"/>
    <w:rsid w:val="00B10D11"/>
    <w:rsid w:val="00B10DE0"/>
    <w:rsid w:val="00B10E78"/>
    <w:rsid w:val="00B10F41"/>
    <w:rsid w:val="00B1104A"/>
    <w:rsid w:val="00B11805"/>
    <w:rsid w:val="00B11915"/>
    <w:rsid w:val="00B11AF5"/>
    <w:rsid w:val="00B11C3E"/>
    <w:rsid w:val="00B11E42"/>
    <w:rsid w:val="00B11E43"/>
    <w:rsid w:val="00B11EAE"/>
    <w:rsid w:val="00B122AD"/>
    <w:rsid w:val="00B12B82"/>
    <w:rsid w:val="00B12BF8"/>
    <w:rsid w:val="00B130FE"/>
    <w:rsid w:val="00B134E5"/>
    <w:rsid w:val="00B134F3"/>
    <w:rsid w:val="00B1392C"/>
    <w:rsid w:val="00B13B39"/>
    <w:rsid w:val="00B13EE5"/>
    <w:rsid w:val="00B14301"/>
    <w:rsid w:val="00B14522"/>
    <w:rsid w:val="00B1452A"/>
    <w:rsid w:val="00B14DF1"/>
    <w:rsid w:val="00B14F52"/>
    <w:rsid w:val="00B152C0"/>
    <w:rsid w:val="00B1552C"/>
    <w:rsid w:val="00B155A3"/>
    <w:rsid w:val="00B1564C"/>
    <w:rsid w:val="00B15B8E"/>
    <w:rsid w:val="00B16337"/>
    <w:rsid w:val="00B163EE"/>
    <w:rsid w:val="00B17199"/>
    <w:rsid w:val="00B171D2"/>
    <w:rsid w:val="00B172EC"/>
    <w:rsid w:val="00B17792"/>
    <w:rsid w:val="00B17796"/>
    <w:rsid w:val="00B1779C"/>
    <w:rsid w:val="00B178F0"/>
    <w:rsid w:val="00B178FD"/>
    <w:rsid w:val="00B17DED"/>
    <w:rsid w:val="00B17E89"/>
    <w:rsid w:val="00B201D3"/>
    <w:rsid w:val="00B205E3"/>
    <w:rsid w:val="00B20B8F"/>
    <w:rsid w:val="00B20C0E"/>
    <w:rsid w:val="00B20EF0"/>
    <w:rsid w:val="00B20F0B"/>
    <w:rsid w:val="00B20F35"/>
    <w:rsid w:val="00B21167"/>
    <w:rsid w:val="00B21478"/>
    <w:rsid w:val="00B21639"/>
    <w:rsid w:val="00B217C0"/>
    <w:rsid w:val="00B219BB"/>
    <w:rsid w:val="00B219D2"/>
    <w:rsid w:val="00B21DD8"/>
    <w:rsid w:val="00B21EC6"/>
    <w:rsid w:val="00B21F7E"/>
    <w:rsid w:val="00B21FD7"/>
    <w:rsid w:val="00B22756"/>
    <w:rsid w:val="00B227F1"/>
    <w:rsid w:val="00B2288B"/>
    <w:rsid w:val="00B22899"/>
    <w:rsid w:val="00B22A54"/>
    <w:rsid w:val="00B22B2F"/>
    <w:rsid w:val="00B22DB9"/>
    <w:rsid w:val="00B22E61"/>
    <w:rsid w:val="00B23118"/>
    <w:rsid w:val="00B23B93"/>
    <w:rsid w:val="00B23EA9"/>
    <w:rsid w:val="00B243B4"/>
    <w:rsid w:val="00B247E6"/>
    <w:rsid w:val="00B2520B"/>
    <w:rsid w:val="00B25352"/>
    <w:rsid w:val="00B25436"/>
    <w:rsid w:val="00B255A1"/>
    <w:rsid w:val="00B25E6E"/>
    <w:rsid w:val="00B25F6D"/>
    <w:rsid w:val="00B25FA8"/>
    <w:rsid w:val="00B26688"/>
    <w:rsid w:val="00B269C9"/>
    <w:rsid w:val="00B269EF"/>
    <w:rsid w:val="00B26B16"/>
    <w:rsid w:val="00B26D55"/>
    <w:rsid w:val="00B26DBE"/>
    <w:rsid w:val="00B26E57"/>
    <w:rsid w:val="00B26EAD"/>
    <w:rsid w:val="00B27CE9"/>
    <w:rsid w:val="00B2BAF9"/>
    <w:rsid w:val="00B30166"/>
    <w:rsid w:val="00B30518"/>
    <w:rsid w:val="00B3081D"/>
    <w:rsid w:val="00B30B22"/>
    <w:rsid w:val="00B30C80"/>
    <w:rsid w:val="00B31133"/>
    <w:rsid w:val="00B312A8"/>
    <w:rsid w:val="00B3177E"/>
    <w:rsid w:val="00B317E3"/>
    <w:rsid w:val="00B31E39"/>
    <w:rsid w:val="00B3209C"/>
    <w:rsid w:val="00B32311"/>
    <w:rsid w:val="00B32352"/>
    <w:rsid w:val="00B32D9E"/>
    <w:rsid w:val="00B32DA0"/>
    <w:rsid w:val="00B32DBF"/>
    <w:rsid w:val="00B32E4F"/>
    <w:rsid w:val="00B32E7A"/>
    <w:rsid w:val="00B334FB"/>
    <w:rsid w:val="00B337A3"/>
    <w:rsid w:val="00B337B7"/>
    <w:rsid w:val="00B33A64"/>
    <w:rsid w:val="00B33B6A"/>
    <w:rsid w:val="00B33F1B"/>
    <w:rsid w:val="00B33F59"/>
    <w:rsid w:val="00B33F96"/>
    <w:rsid w:val="00B34A2E"/>
    <w:rsid w:val="00B34C8C"/>
    <w:rsid w:val="00B34F6D"/>
    <w:rsid w:val="00B34F7C"/>
    <w:rsid w:val="00B351A9"/>
    <w:rsid w:val="00B351D2"/>
    <w:rsid w:val="00B35472"/>
    <w:rsid w:val="00B35750"/>
    <w:rsid w:val="00B357B0"/>
    <w:rsid w:val="00B360BD"/>
    <w:rsid w:val="00B367A5"/>
    <w:rsid w:val="00B3694B"/>
    <w:rsid w:val="00B36ECE"/>
    <w:rsid w:val="00B36F6C"/>
    <w:rsid w:val="00B370ED"/>
    <w:rsid w:val="00B3710F"/>
    <w:rsid w:val="00B3711C"/>
    <w:rsid w:val="00B37528"/>
    <w:rsid w:val="00B4078C"/>
    <w:rsid w:val="00B408D4"/>
    <w:rsid w:val="00B40C31"/>
    <w:rsid w:val="00B40ED7"/>
    <w:rsid w:val="00B421AC"/>
    <w:rsid w:val="00B4249E"/>
    <w:rsid w:val="00B42556"/>
    <w:rsid w:val="00B42FC3"/>
    <w:rsid w:val="00B43054"/>
    <w:rsid w:val="00B431E8"/>
    <w:rsid w:val="00B436E8"/>
    <w:rsid w:val="00B43B6E"/>
    <w:rsid w:val="00B4427D"/>
    <w:rsid w:val="00B44445"/>
    <w:rsid w:val="00B44CD9"/>
    <w:rsid w:val="00B451AD"/>
    <w:rsid w:val="00B45975"/>
    <w:rsid w:val="00B459CB"/>
    <w:rsid w:val="00B45BDA"/>
    <w:rsid w:val="00B45F7E"/>
    <w:rsid w:val="00B46317"/>
    <w:rsid w:val="00B463BF"/>
    <w:rsid w:val="00B4642B"/>
    <w:rsid w:val="00B4674C"/>
    <w:rsid w:val="00B46876"/>
    <w:rsid w:val="00B4777E"/>
    <w:rsid w:val="00B47784"/>
    <w:rsid w:val="00B4786F"/>
    <w:rsid w:val="00B47C7B"/>
    <w:rsid w:val="00B47DF3"/>
    <w:rsid w:val="00B47DF7"/>
    <w:rsid w:val="00B47EBC"/>
    <w:rsid w:val="00B502BA"/>
    <w:rsid w:val="00B5036C"/>
    <w:rsid w:val="00B5045B"/>
    <w:rsid w:val="00B506A0"/>
    <w:rsid w:val="00B50E81"/>
    <w:rsid w:val="00B50FA6"/>
    <w:rsid w:val="00B51053"/>
    <w:rsid w:val="00B513F6"/>
    <w:rsid w:val="00B5148E"/>
    <w:rsid w:val="00B51BCE"/>
    <w:rsid w:val="00B51D61"/>
    <w:rsid w:val="00B51F79"/>
    <w:rsid w:val="00B520DB"/>
    <w:rsid w:val="00B5215F"/>
    <w:rsid w:val="00B522F1"/>
    <w:rsid w:val="00B52626"/>
    <w:rsid w:val="00B52755"/>
    <w:rsid w:val="00B527AE"/>
    <w:rsid w:val="00B5281F"/>
    <w:rsid w:val="00B52B27"/>
    <w:rsid w:val="00B52E7B"/>
    <w:rsid w:val="00B53075"/>
    <w:rsid w:val="00B534A1"/>
    <w:rsid w:val="00B53749"/>
    <w:rsid w:val="00B53ACB"/>
    <w:rsid w:val="00B53F46"/>
    <w:rsid w:val="00B53F9D"/>
    <w:rsid w:val="00B54409"/>
    <w:rsid w:val="00B5448B"/>
    <w:rsid w:val="00B54570"/>
    <w:rsid w:val="00B545F7"/>
    <w:rsid w:val="00B54774"/>
    <w:rsid w:val="00B54E4A"/>
    <w:rsid w:val="00B551A8"/>
    <w:rsid w:val="00B553DC"/>
    <w:rsid w:val="00B55889"/>
    <w:rsid w:val="00B55B33"/>
    <w:rsid w:val="00B55DAF"/>
    <w:rsid w:val="00B560A1"/>
    <w:rsid w:val="00B5676E"/>
    <w:rsid w:val="00B5682B"/>
    <w:rsid w:val="00B57739"/>
    <w:rsid w:val="00B57893"/>
    <w:rsid w:val="00B57FE2"/>
    <w:rsid w:val="00B6017B"/>
    <w:rsid w:val="00B602A8"/>
    <w:rsid w:val="00B609DF"/>
    <w:rsid w:val="00B60BF7"/>
    <w:rsid w:val="00B60C10"/>
    <w:rsid w:val="00B60EF3"/>
    <w:rsid w:val="00B60F8E"/>
    <w:rsid w:val="00B612E5"/>
    <w:rsid w:val="00B61473"/>
    <w:rsid w:val="00B6164C"/>
    <w:rsid w:val="00B616E2"/>
    <w:rsid w:val="00B61EC4"/>
    <w:rsid w:val="00B61EF4"/>
    <w:rsid w:val="00B624CD"/>
    <w:rsid w:val="00B628F5"/>
    <w:rsid w:val="00B62A7B"/>
    <w:rsid w:val="00B630CF"/>
    <w:rsid w:val="00B63190"/>
    <w:rsid w:val="00B6362F"/>
    <w:rsid w:val="00B63DEA"/>
    <w:rsid w:val="00B6433D"/>
    <w:rsid w:val="00B64565"/>
    <w:rsid w:val="00B647FF"/>
    <w:rsid w:val="00B64951"/>
    <w:rsid w:val="00B649F0"/>
    <w:rsid w:val="00B64AF7"/>
    <w:rsid w:val="00B64E4C"/>
    <w:rsid w:val="00B64F54"/>
    <w:rsid w:val="00B65391"/>
    <w:rsid w:val="00B659F3"/>
    <w:rsid w:val="00B65A81"/>
    <w:rsid w:val="00B660AA"/>
    <w:rsid w:val="00B667F0"/>
    <w:rsid w:val="00B66928"/>
    <w:rsid w:val="00B66A6E"/>
    <w:rsid w:val="00B66C23"/>
    <w:rsid w:val="00B6710C"/>
    <w:rsid w:val="00B67174"/>
    <w:rsid w:val="00B677AE"/>
    <w:rsid w:val="00B677EF"/>
    <w:rsid w:val="00B6C1B9"/>
    <w:rsid w:val="00B7023B"/>
    <w:rsid w:val="00B70EA9"/>
    <w:rsid w:val="00B71357"/>
    <w:rsid w:val="00B71374"/>
    <w:rsid w:val="00B7137B"/>
    <w:rsid w:val="00B713E4"/>
    <w:rsid w:val="00B71486"/>
    <w:rsid w:val="00B719FA"/>
    <w:rsid w:val="00B7277E"/>
    <w:rsid w:val="00B72B42"/>
    <w:rsid w:val="00B72BAE"/>
    <w:rsid w:val="00B72BEC"/>
    <w:rsid w:val="00B72E07"/>
    <w:rsid w:val="00B72EF3"/>
    <w:rsid w:val="00B73041"/>
    <w:rsid w:val="00B7354E"/>
    <w:rsid w:val="00B73731"/>
    <w:rsid w:val="00B73AE7"/>
    <w:rsid w:val="00B73BFB"/>
    <w:rsid w:val="00B73EEB"/>
    <w:rsid w:val="00B742DE"/>
    <w:rsid w:val="00B74322"/>
    <w:rsid w:val="00B743D7"/>
    <w:rsid w:val="00B74D5E"/>
    <w:rsid w:val="00B751F5"/>
    <w:rsid w:val="00B758A1"/>
    <w:rsid w:val="00B759C9"/>
    <w:rsid w:val="00B76178"/>
    <w:rsid w:val="00B7629A"/>
    <w:rsid w:val="00B76778"/>
    <w:rsid w:val="00B76977"/>
    <w:rsid w:val="00B76BD1"/>
    <w:rsid w:val="00B76C65"/>
    <w:rsid w:val="00B77087"/>
    <w:rsid w:val="00B7727D"/>
    <w:rsid w:val="00B77289"/>
    <w:rsid w:val="00B7745A"/>
    <w:rsid w:val="00B774B4"/>
    <w:rsid w:val="00B774DC"/>
    <w:rsid w:val="00B776B7"/>
    <w:rsid w:val="00B77799"/>
    <w:rsid w:val="00B77B06"/>
    <w:rsid w:val="00B77D38"/>
    <w:rsid w:val="00B80766"/>
    <w:rsid w:val="00B807C8"/>
    <w:rsid w:val="00B80906"/>
    <w:rsid w:val="00B80AB7"/>
    <w:rsid w:val="00B81032"/>
    <w:rsid w:val="00B813F4"/>
    <w:rsid w:val="00B8145D"/>
    <w:rsid w:val="00B815F4"/>
    <w:rsid w:val="00B81AB5"/>
    <w:rsid w:val="00B81DE0"/>
    <w:rsid w:val="00B81F68"/>
    <w:rsid w:val="00B820C7"/>
    <w:rsid w:val="00B826A2"/>
    <w:rsid w:val="00B8277E"/>
    <w:rsid w:val="00B82E4A"/>
    <w:rsid w:val="00B82F11"/>
    <w:rsid w:val="00B83360"/>
    <w:rsid w:val="00B83432"/>
    <w:rsid w:val="00B836D2"/>
    <w:rsid w:val="00B83AF7"/>
    <w:rsid w:val="00B83C82"/>
    <w:rsid w:val="00B83E7C"/>
    <w:rsid w:val="00B84392"/>
    <w:rsid w:val="00B8443E"/>
    <w:rsid w:val="00B84634"/>
    <w:rsid w:val="00B84C63"/>
    <w:rsid w:val="00B857E2"/>
    <w:rsid w:val="00B85B8E"/>
    <w:rsid w:val="00B85C92"/>
    <w:rsid w:val="00B85CB1"/>
    <w:rsid w:val="00B866C5"/>
    <w:rsid w:val="00B86980"/>
    <w:rsid w:val="00B86C7A"/>
    <w:rsid w:val="00B8706F"/>
    <w:rsid w:val="00B87071"/>
    <w:rsid w:val="00B870C2"/>
    <w:rsid w:val="00B875F0"/>
    <w:rsid w:val="00B878BE"/>
    <w:rsid w:val="00B87C11"/>
    <w:rsid w:val="00B87DD3"/>
    <w:rsid w:val="00B90074"/>
    <w:rsid w:val="00B90112"/>
    <w:rsid w:val="00B905E1"/>
    <w:rsid w:val="00B9065B"/>
    <w:rsid w:val="00B90803"/>
    <w:rsid w:val="00B90C45"/>
    <w:rsid w:val="00B91103"/>
    <w:rsid w:val="00B9132B"/>
    <w:rsid w:val="00B91424"/>
    <w:rsid w:val="00B91C43"/>
    <w:rsid w:val="00B91DA3"/>
    <w:rsid w:val="00B91E14"/>
    <w:rsid w:val="00B92039"/>
    <w:rsid w:val="00B92BCA"/>
    <w:rsid w:val="00B92C6C"/>
    <w:rsid w:val="00B9357C"/>
    <w:rsid w:val="00B9395F"/>
    <w:rsid w:val="00B93DDC"/>
    <w:rsid w:val="00B93E23"/>
    <w:rsid w:val="00B94049"/>
    <w:rsid w:val="00B94167"/>
    <w:rsid w:val="00B942CB"/>
    <w:rsid w:val="00B943FC"/>
    <w:rsid w:val="00B945E1"/>
    <w:rsid w:val="00B9474A"/>
    <w:rsid w:val="00B94BE5"/>
    <w:rsid w:val="00B94CB9"/>
    <w:rsid w:val="00B94E98"/>
    <w:rsid w:val="00B94EAD"/>
    <w:rsid w:val="00B94F83"/>
    <w:rsid w:val="00B950BF"/>
    <w:rsid w:val="00B954E2"/>
    <w:rsid w:val="00B95704"/>
    <w:rsid w:val="00B95CED"/>
    <w:rsid w:val="00B95FDD"/>
    <w:rsid w:val="00B960E2"/>
    <w:rsid w:val="00B96535"/>
    <w:rsid w:val="00B9653F"/>
    <w:rsid w:val="00B96613"/>
    <w:rsid w:val="00B966AC"/>
    <w:rsid w:val="00B968F9"/>
    <w:rsid w:val="00B96C54"/>
    <w:rsid w:val="00B96C6D"/>
    <w:rsid w:val="00B96C7B"/>
    <w:rsid w:val="00B96DF9"/>
    <w:rsid w:val="00B9703F"/>
    <w:rsid w:val="00B970D5"/>
    <w:rsid w:val="00B970EA"/>
    <w:rsid w:val="00B973BB"/>
    <w:rsid w:val="00B97F12"/>
    <w:rsid w:val="00BA00BD"/>
    <w:rsid w:val="00BA0186"/>
    <w:rsid w:val="00BA0369"/>
    <w:rsid w:val="00BA129C"/>
    <w:rsid w:val="00BA195C"/>
    <w:rsid w:val="00BA1BAB"/>
    <w:rsid w:val="00BA1C32"/>
    <w:rsid w:val="00BA1FCD"/>
    <w:rsid w:val="00BA21A5"/>
    <w:rsid w:val="00BA21B8"/>
    <w:rsid w:val="00BA26C8"/>
    <w:rsid w:val="00BA296E"/>
    <w:rsid w:val="00BA29CD"/>
    <w:rsid w:val="00BA2A20"/>
    <w:rsid w:val="00BA2AB9"/>
    <w:rsid w:val="00BA3029"/>
    <w:rsid w:val="00BA304A"/>
    <w:rsid w:val="00BA33B3"/>
    <w:rsid w:val="00BA34C8"/>
    <w:rsid w:val="00BA37E6"/>
    <w:rsid w:val="00BA37F0"/>
    <w:rsid w:val="00BA3D44"/>
    <w:rsid w:val="00BA40AC"/>
    <w:rsid w:val="00BA4323"/>
    <w:rsid w:val="00BA446B"/>
    <w:rsid w:val="00BA47EF"/>
    <w:rsid w:val="00BA49C4"/>
    <w:rsid w:val="00BA53E7"/>
    <w:rsid w:val="00BA58B5"/>
    <w:rsid w:val="00BA5B02"/>
    <w:rsid w:val="00BA5B75"/>
    <w:rsid w:val="00BA61FA"/>
    <w:rsid w:val="00BA63EE"/>
    <w:rsid w:val="00BA6A6E"/>
    <w:rsid w:val="00BA6D6E"/>
    <w:rsid w:val="00BA6ECC"/>
    <w:rsid w:val="00BA6F17"/>
    <w:rsid w:val="00BA6FE3"/>
    <w:rsid w:val="00BA7040"/>
    <w:rsid w:val="00BA7631"/>
    <w:rsid w:val="00BA765C"/>
    <w:rsid w:val="00BA7A48"/>
    <w:rsid w:val="00BB004A"/>
    <w:rsid w:val="00BB0335"/>
    <w:rsid w:val="00BB061B"/>
    <w:rsid w:val="00BB0738"/>
    <w:rsid w:val="00BB08C9"/>
    <w:rsid w:val="00BB0CD7"/>
    <w:rsid w:val="00BB0F0D"/>
    <w:rsid w:val="00BB0F31"/>
    <w:rsid w:val="00BB0FBC"/>
    <w:rsid w:val="00BB12C6"/>
    <w:rsid w:val="00BB15C1"/>
    <w:rsid w:val="00BB1A1D"/>
    <w:rsid w:val="00BB1B1E"/>
    <w:rsid w:val="00BB1B7E"/>
    <w:rsid w:val="00BB1BDC"/>
    <w:rsid w:val="00BB1CBD"/>
    <w:rsid w:val="00BB1E9E"/>
    <w:rsid w:val="00BB1FB9"/>
    <w:rsid w:val="00BB2626"/>
    <w:rsid w:val="00BB2785"/>
    <w:rsid w:val="00BB27AE"/>
    <w:rsid w:val="00BB27F5"/>
    <w:rsid w:val="00BB28F4"/>
    <w:rsid w:val="00BB28F5"/>
    <w:rsid w:val="00BB3501"/>
    <w:rsid w:val="00BB383E"/>
    <w:rsid w:val="00BB389F"/>
    <w:rsid w:val="00BB3A13"/>
    <w:rsid w:val="00BB3A5D"/>
    <w:rsid w:val="00BB3AD1"/>
    <w:rsid w:val="00BB4315"/>
    <w:rsid w:val="00BB43A2"/>
    <w:rsid w:val="00BB4449"/>
    <w:rsid w:val="00BB446B"/>
    <w:rsid w:val="00BB45BB"/>
    <w:rsid w:val="00BB47A0"/>
    <w:rsid w:val="00BB484B"/>
    <w:rsid w:val="00BB4AE1"/>
    <w:rsid w:val="00BB4CB1"/>
    <w:rsid w:val="00BB5115"/>
    <w:rsid w:val="00BB5351"/>
    <w:rsid w:val="00BB59FE"/>
    <w:rsid w:val="00BB5AAD"/>
    <w:rsid w:val="00BB60EF"/>
    <w:rsid w:val="00BB6321"/>
    <w:rsid w:val="00BB6667"/>
    <w:rsid w:val="00BB6D1E"/>
    <w:rsid w:val="00BB6D4A"/>
    <w:rsid w:val="00BB6FF1"/>
    <w:rsid w:val="00BB712F"/>
    <w:rsid w:val="00BB7622"/>
    <w:rsid w:val="00BB778A"/>
    <w:rsid w:val="00BB79D9"/>
    <w:rsid w:val="00BB7A62"/>
    <w:rsid w:val="00BB7B52"/>
    <w:rsid w:val="00BB7E1F"/>
    <w:rsid w:val="00BC0418"/>
    <w:rsid w:val="00BC06A3"/>
    <w:rsid w:val="00BC0951"/>
    <w:rsid w:val="00BC0B7D"/>
    <w:rsid w:val="00BC1073"/>
    <w:rsid w:val="00BC1098"/>
    <w:rsid w:val="00BC15BE"/>
    <w:rsid w:val="00BC1BD5"/>
    <w:rsid w:val="00BC1C88"/>
    <w:rsid w:val="00BC1F84"/>
    <w:rsid w:val="00BC2371"/>
    <w:rsid w:val="00BC2448"/>
    <w:rsid w:val="00BC24A8"/>
    <w:rsid w:val="00BC290F"/>
    <w:rsid w:val="00BC2976"/>
    <w:rsid w:val="00BC2A92"/>
    <w:rsid w:val="00BC2D6B"/>
    <w:rsid w:val="00BC2E7D"/>
    <w:rsid w:val="00BC30D2"/>
    <w:rsid w:val="00BC31E8"/>
    <w:rsid w:val="00BC3471"/>
    <w:rsid w:val="00BC354F"/>
    <w:rsid w:val="00BC35F8"/>
    <w:rsid w:val="00BC3F55"/>
    <w:rsid w:val="00BC3F6E"/>
    <w:rsid w:val="00BC4732"/>
    <w:rsid w:val="00BC5343"/>
    <w:rsid w:val="00BC57E1"/>
    <w:rsid w:val="00BC5BD0"/>
    <w:rsid w:val="00BC5C2D"/>
    <w:rsid w:val="00BC617B"/>
    <w:rsid w:val="00BC6188"/>
    <w:rsid w:val="00BC6366"/>
    <w:rsid w:val="00BC6413"/>
    <w:rsid w:val="00BC6978"/>
    <w:rsid w:val="00BC6B02"/>
    <w:rsid w:val="00BC6F68"/>
    <w:rsid w:val="00BC6F7C"/>
    <w:rsid w:val="00BC7419"/>
    <w:rsid w:val="00BC769E"/>
    <w:rsid w:val="00BC784F"/>
    <w:rsid w:val="00BC7997"/>
    <w:rsid w:val="00BC7BFC"/>
    <w:rsid w:val="00BD01C9"/>
    <w:rsid w:val="00BD03A4"/>
    <w:rsid w:val="00BD0726"/>
    <w:rsid w:val="00BD0C16"/>
    <w:rsid w:val="00BD0F2B"/>
    <w:rsid w:val="00BD12AD"/>
    <w:rsid w:val="00BD179B"/>
    <w:rsid w:val="00BD19A5"/>
    <w:rsid w:val="00BD1AAA"/>
    <w:rsid w:val="00BD1CC2"/>
    <w:rsid w:val="00BD1DED"/>
    <w:rsid w:val="00BD1F46"/>
    <w:rsid w:val="00BD20A1"/>
    <w:rsid w:val="00BD238B"/>
    <w:rsid w:val="00BD27F4"/>
    <w:rsid w:val="00BD2974"/>
    <w:rsid w:val="00BD317B"/>
    <w:rsid w:val="00BD333E"/>
    <w:rsid w:val="00BD37E8"/>
    <w:rsid w:val="00BD382D"/>
    <w:rsid w:val="00BD39B4"/>
    <w:rsid w:val="00BD3BD0"/>
    <w:rsid w:val="00BD3FBD"/>
    <w:rsid w:val="00BD3FE9"/>
    <w:rsid w:val="00BD4030"/>
    <w:rsid w:val="00BD425D"/>
    <w:rsid w:val="00BD42EC"/>
    <w:rsid w:val="00BD4560"/>
    <w:rsid w:val="00BD4990"/>
    <w:rsid w:val="00BD4C04"/>
    <w:rsid w:val="00BD5028"/>
    <w:rsid w:val="00BD5643"/>
    <w:rsid w:val="00BD5767"/>
    <w:rsid w:val="00BD58EC"/>
    <w:rsid w:val="00BD5E3D"/>
    <w:rsid w:val="00BD5E69"/>
    <w:rsid w:val="00BD625E"/>
    <w:rsid w:val="00BD6571"/>
    <w:rsid w:val="00BD6681"/>
    <w:rsid w:val="00BD68FC"/>
    <w:rsid w:val="00BD6DD7"/>
    <w:rsid w:val="00BD6F7C"/>
    <w:rsid w:val="00BD7167"/>
    <w:rsid w:val="00BD7296"/>
    <w:rsid w:val="00BD759F"/>
    <w:rsid w:val="00BD75D5"/>
    <w:rsid w:val="00BD7884"/>
    <w:rsid w:val="00BD78BC"/>
    <w:rsid w:val="00BD78C3"/>
    <w:rsid w:val="00BD7AD0"/>
    <w:rsid w:val="00BD7F54"/>
    <w:rsid w:val="00BE03FC"/>
    <w:rsid w:val="00BE0835"/>
    <w:rsid w:val="00BE0968"/>
    <w:rsid w:val="00BE0CC4"/>
    <w:rsid w:val="00BE0E9B"/>
    <w:rsid w:val="00BE10CC"/>
    <w:rsid w:val="00BE10EA"/>
    <w:rsid w:val="00BE1221"/>
    <w:rsid w:val="00BE1308"/>
    <w:rsid w:val="00BE14F9"/>
    <w:rsid w:val="00BE1AE5"/>
    <w:rsid w:val="00BE1CBB"/>
    <w:rsid w:val="00BE1E18"/>
    <w:rsid w:val="00BE2017"/>
    <w:rsid w:val="00BE21BB"/>
    <w:rsid w:val="00BE24DD"/>
    <w:rsid w:val="00BE25F5"/>
    <w:rsid w:val="00BE27F8"/>
    <w:rsid w:val="00BE32AF"/>
    <w:rsid w:val="00BE35F4"/>
    <w:rsid w:val="00BE4079"/>
    <w:rsid w:val="00BE407F"/>
    <w:rsid w:val="00BE40C8"/>
    <w:rsid w:val="00BE45A2"/>
    <w:rsid w:val="00BE46C2"/>
    <w:rsid w:val="00BE48C2"/>
    <w:rsid w:val="00BE4954"/>
    <w:rsid w:val="00BE4A51"/>
    <w:rsid w:val="00BE4B43"/>
    <w:rsid w:val="00BE4F9E"/>
    <w:rsid w:val="00BE5A40"/>
    <w:rsid w:val="00BE5B44"/>
    <w:rsid w:val="00BE60D5"/>
    <w:rsid w:val="00BE614C"/>
    <w:rsid w:val="00BE6656"/>
    <w:rsid w:val="00BE670A"/>
    <w:rsid w:val="00BE6875"/>
    <w:rsid w:val="00BE68BF"/>
    <w:rsid w:val="00BE6BDC"/>
    <w:rsid w:val="00BE7008"/>
    <w:rsid w:val="00BE7558"/>
    <w:rsid w:val="00BE76B8"/>
    <w:rsid w:val="00BE7855"/>
    <w:rsid w:val="00BE7A35"/>
    <w:rsid w:val="00BE7A53"/>
    <w:rsid w:val="00BE7B88"/>
    <w:rsid w:val="00BE7BD4"/>
    <w:rsid w:val="00BE7C09"/>
    <w:rsid w:val="00BF0140"/>
    <w:rsid w:val="00BF01F6"/>
    <w:rsid w:val="00BF04A7"/>
    <w:rsid w:val="00BF04AF"/>
    <w:rsid w:val="00BF0734"/>
    <w:rsid w:val="00BF0A86"/>
    <w:rsid w:val="00BF0D72"/>
    <w:rsid w:val="00BF0F99"/>
    <w:rsid w:val="00BF1053"/>
    <w:rsid w:val="00BF10C8"/>
    <w:rsid w:val="00BF1355"/>
    <w:rsid w:val="00BF1645"/>
    <w:rsid w:val="00BF1A7B"/>
    <w:rsid w:val="00BF1E21"/>
    <w:rsid w:val="00BF202F"/>
    <w:rsid w:val="00BF23CC"/>
    <w:rsid w:val="00BF2400"/>
    <w:rsid w:val="00BF25C0"/>
    <w:rsid w:val="00BF2700"/>
    <w:rsid w:val="00BF270C"/>
    <w:rsid w:val="00BF2C17"/>
    <w:rsid w:val="00BF3EF2"/>
    <w:rsid w:val="00BF40D2"/>
    <w:rsid w:val="00BF46E6"/>
    <w:rsid w:val="00BF4792"/>
    <w:rsid w:val="00BF4803"/>
    <w:rsid w:val="00BF486B"/>
    <w:rsid w:val="00BF4A22"/>
    <w:rsid w:val="00BF4C19"/>
    <w:rsid w:val="00BF4E05"/>
    <w:rsid w:val="00BF5382"/>
    <w:rsid w:val="00BF5B0D"/>
    <w:rsid w:val="00BF5CD2"/>
    <w:rsid w:val="00BF5E32"/>
    <w:rsid w:val="00BF624B"/>
    <w:rsid w:val="00BF65F4"/>
    <w:rsid w:val="00BF6B72"/>
    <w:rsid w:val="00BF747E"/>
    <w:rsid w:val="00BF74A3"/>
    <w:rsid w:val="00BF76A0"/>
    <w:rsid w:val="00BF7959"/>
    <w:rsid w:val="00BF7AA1"/>
    <w:rsid w:val="00BF7C5E"/>
    <w:rsid w:val="00BF7DEB"/>
    <w:rsid w:val="00C00042"/>
    <w:rsid w:val="00C0021A"/>
    <w:rsid w:val="00C00351"/>
    <w:rsid w:val="00C00694"/>
    <w:rsid w:val="00C0084B"/>
    <w:rsid w:val="00C00852"/>
    <w:rsid w:val="00C00C33"/>
    <w:rsid w:val="00C00CC9"/>
    <w:rsid w:val="00C00FB2"/>
    <w:rsid w:val="00C01089"/>
    <w:rsid w:val="00C012AD"/>
    <w:rsid w:val="00C01424"/>
    <w:rsid w:val="00C017B2"/>
    <w:rsid w:val="00C01BA2"/>
    <w:rsid w:val="00C01C52"/>
    <w:rsid w:val="00C01D94"/>
    <w:rsid w:val="00C02C28"/>
    <w:rsid w:val="00C02D75"/>
    <w:rsid w:val="00C02FA8"/>
    <w:rsid w:val="00C03297"/>
    <w:rsid w:val="00C03362"/>
    <w:rsid w:val="00C039BC"/>
    <w:rsid w:val="00C03A00"/>
    <w:rsid w:val="00C03A34"/>
    <w:rsid w:val="00C03EE1"/>
    <w:rsid w:val="00C03F5F"/>
    <w:rsid w:val="00C0415C"/>
    <w:rsid w:val="00C0447B"/>
    <w:rsid w:val="00C0478E"/>
    <w:rsid w:val="00C04793"/>
    <w:rsid w:val="00C047FE"/>
    <w:rsid w:val="00C0498A"/>
    <w:rsid w:val="00C050CB"/>
    <w:rsid w:val="00C05150"/>
    <w:rsid w:val="00C0566D"/>
    <w:rsid w:val="00C05DA5"/>
    <w:rsid w:val="00C063B3"/>
    <w:rsid w:val="00C067CF"/>
    <w:rsid w:val="00C06AE3"/>
    <w:rsid w:val="00C06E12"/>
    <w:rsid w:val="00C07037"/>
    <w:rsid w:val="00C075A1"/>
    <w:rsid w:val="00C1037F"/>
    <w:rsid w:val="00C10433"/>
    <w:rsid w:val="00C104B5"/>
    <w:rsid w:val="00C10D44"/>
    <w:rsid w:val="00C10DE7"/>
    <w:rsid w:val="00C10FE0"/>
    <w:rsid w:val="00C11068"/>
    <w:rsid w:val="00C114C8"/>
    <w:rsid w:val="00C1173C"/>
    <w:rsid w:val="00C11788"/>
    <w:rsid w:val="00C11A64"/>
    <w:rsid w:val="00C11FEA"/>
    <w:rsid w:val="00C12219"/>
    <w:rsid w:val="00C1251F"/>
    <w:rsid w:val="00C1255F"/>
    <w:rsid w:val="00C127A4"/>
    <w:rsid w:val="00C12806"/>
    <w:rsid w:val="00C12905"/>
    <w:rsid w:val="00C12919"/>
    <w:rsid w:val="00C12AFE"/>
    <w:rsid w:val="00C12D0D"/>
    <w:rsid w:val="00C13075"/>
    <w:rsid w:val="00C1308D"/>
    <w:rsid w:val="00C130C8"/>
    <w:rsid w:val="00C1351E"/>
    <w:rsid w:val="00C13577"/>
    <w:rsid w:val="00C13D3D"/>
    <w:rsid w:val="00C13E1B"/>
    <w:rsid w:val="00C13E3E"/>
    <w:rsid w:val="00C13F80"/>
    <w:rsid w:val="00C1417D"/>
    <w:rsid w:val="00C145E2"/>
    <w:rsid w:val="00C14822"/>
    <w:rsid w:val="00C14A19"/>
    <w:rsid w:val="00C14E21"/>
    <w:rsid w:val="00C15021"/>
    <w:rsid w:val="00C1565D"/>
    <w:rsid w:val="00C1567E"/>
    <w:rsid w:val="00C16372"/>
    <w:rsid w:val="00C163E5"/>
    <w:rsid w:val="00C1643A"/>
    <w:rsid w:val="00C16AFD"/>
    <w:rsid w:val="00C16DD2"/>
    <w:rsid w:val="00C16E28"/>
    <w:rsid w:val="00C16F70"/>
    <w:rsid w:val="00C1706A"/>
    <w:rsid w:val="00C171C1"/>
    <w:rsid w:val="00C172B4"/>
    <w:rsid w:val="00C174AD"/>
    <w:rsid w:val="00C174D2"/>
    <w:rsid w:val="00C175F2"/>
    <w:rsid w:val="00C17676"/>
    <w:rsid w:val="00C17EB5"/>
    <w:rsid w:val="00C17F82"/>
    <w:rsid w:val="00C17F98"/>
    <w:rsid w:val="00C200B2"/>
    <w:rsid w:val="00C20195"/>
    <w:rsid w:val="00C20259"/>
    <w:rsid w:val="00C20B4E"/>
    <w:rsid w:val="00C20E90"/>
    <w:rsid w:val="00C20F3F"/>
    <w:rsid w:val="00C2115F"/>
    <w:rsid w:val="00C213E2"/>
    <w:rsid w:val="00C216B3"/>
    <w:rsid w:val="00C21A0D"/>
    <w:rsid w:val="00C21A5F"/>
    <w:rsid w:val="00C21A66"/>
    <w:rsid w:val="00C21C3A"/>
    <w:rsid w:val="00C21E4E"/>
    <w:rsid w:val="00C2221C"/>
    <w:rsid w:val="00C22405"/>
    <w:rsid w:val="00C22653"/>
    <w:rsid w:val="00C2268A"/>
    <w:rsid w:val="00C22A1E"/>
    <w:rsid w:val="00C22A80"/>
    <w:rsid w:val="00C22EF9"/>
    <w:rsid w:val="00C23C51"/>
    <w:rsid w:val="00C23C55"/>
    <w:rsid w:val="00C23D6B"/>
    <w:rsid w:val="00C24302"/>
    <w:rsid w:val="00C24489"/>
    <w:rsid w:val="00C245CC"/>
    <w:rsid w:val="00C246AF"/>
    <w:rsid w:val="00C247EB"/>
    <w:rsid w:val="00C24986"/>
    <w:rsid w:val="00C260A9"/>
    <w:rsid w:val="00C26349"/>
    <w:rsid w:val="00C264C3"/>
    <w:rsid w:val="00C2655A"/>
    <w:rsid w:val="00C2688A"/>
    <w:rsid w:val="00C26921"/>
    <w:rsid w:val="00C26B5A"/>
    <w:rsid w:val="00C27138"/>
    <w:rsid w:val="00C27217"/>
    <w:rsid w:val="00C27423"/>
    <w:rsid w:val="00C277E2"/>
    <w:rsid w:val="00C30165"/>
    <w:rsid w:val="00C3047F"/>
    <w:rsid w:val="00C3097D"/>
    <w:rsid w:val="00C309CE"/>
    <w:rsid w:val="00C309D7"/>
    <w:rsid w:val="00C30EA1"/>
    <w:rsid w:val="00C31B6A"/>
    <w:rsid w:val="00C31F10"/>
    <w:rsid w:val="00C32110"/>
    <w:rsid w:val="00C32211"/>
    <w:rsid w:val="00C32213"/>
    <w:rsid w:val="00C326E9"/>
    <w:rsid w:val="00C326EE"/>
    <w:rsid w:val="00C3290D"/>
    <w:rsid w:val="00C33126"/>
    <w:rsid w:val="00C334A6"/>
    <w:rsid w:val="00C3360B"/>
    <w:rsid w:val="00C33625"/>
    <w:rsid w:val="00C3378E"/>
    <w:rsid w:val="00C339A5"/>
    <w:rsid w:val="00C33AC1"/>
    <w:rsid w:val="00C33BDD"/>
    <w:rsid w:val="00C33C67"/>
    <w:rsid w:val="00C33C7A"/>
    <w:rsid w:val="00C33EFA"/>
    <w:rsid w:val="00C3432D"/>
    <w:rsid w:val="00C347E6"/>
    <w:rsid w:val="00C34A62"/>
    <w:rsid w:val="00C353A9"/>
    <w:rsid w:val="00C355EF"/>
    <w:rsid w:val="00C35D9F"/>
    <w:rsid w:val="00C361BC"/>
    <w:rsid w:val="00C361BF"/>
    <w:rsid w:val="00C36683"/>
    <w:rsid w:val="00C366E4"/>
    <w:rsid w:val="00C36C67"/>
    <w:rsid w:val="00C36DBD"/>
    <w:rsid w:val="00C36F68"/>
    <w:rsid w:val="00C37204"/>
    <w:rsid w:val="00C3748D"/>
    <w:rsid w:val="00C378A8"/>
    <w:rsid w:val="00C378C9"/>
    <w:rsid w:val="00C37B1E"/>
    <w:rsid w:val="00C37BB3"/>
    <w:rsid w:val="00C37C13"/>
    <w:rsid w:val="00C37EE1"/>
    <w:rsid w:val="00C400B7"/>
    <w:rsid w:val="00C40439"/>
    <w:rsid w:val="00C40ADE"/>
    <w:rsid w:val="00C41184"/>
    <w:rsid w:val="00C411E2"/>
    <w:rsid w:val="00C41580"/>
    <w:rsid w:val="00C415C7"/>
    <w:rsid w:val="00C41A09"/>
    <w:rsid w:val="00C41AD1"/>
    <w:rsid w:val="00C41CB1"/>
    <w:rsid w:val="00C41ECA"/>
    <w:rsid w:val="00C41FE6"/>
    <w:rsid w:val="00C423D8"/>
    <w:rsid w:val="00C42468"/>
    <w:rsid w:val="00C4293B"/>
    <w:rsid w:val="00C42B9B"/>
    <w:rsid w:val="00C42EFB"/>
    <w:rsid w:val="00C42F1A"/>
    <w:rsid w:val="00C42F8F"/>
    <w:rsid w:val="00C431B7"/>
    <w:rsid w:val="00C43251"/>
    <w:rsid w:val="00C433D3"/>
    <w:rsid w:val="00C43417"/>
    <w:rsid w:val="00C43425"/>
    <w:rsid w:val="00C43488"/>
    <w:rsid w:val="00C4357B"/>
    <w:rsid w:val="00C436F1"/>
    <w:rsid w:val="00C436FC"/>
    <w:rsid w:val="00C43875"/>
    <w:rsid w:val="00C43D98"/>
    <w:rsid w:val="00C442E2"/>
    <w:rsid w:val="00C442FD"/>
    <w:rsid w:val="00C4453A"/>
    <w:rsid w:val="00C45066"/>
    <w:rsid w:val="00C45095"/>
    <w:rsid w:val="00C453B4"/>
    <w:rsid w:val="00C4560C"/>
    <w:rsid w:val="00C458E9"/>
    <w:rsid w:val="00C46352"/>
    <w:rsid w:val="00C46727"/>
    <w:rsid w:val="00C469F4"/>
    <w:rsid w:val="00C46B5C"/>
    <w:rsid w:val="00C46BF7"/>
    <w:rsid w:val="00C46C21"/>
    <w:rsid w:val="00C47083"/>
    <w:rsid w:val="00C471AF"/>
    <w:rsid w:val="00C4744E"/>
    <w:rsid w:val="00C47698"/>
    <w:rsid w:val="00C479BE"/>
    <w:rsid w:val="00C47A78"/>
    <w:rsid w:val="00C47A86"/>
    <w:rsid w:val="00C47C01"/>
    <w:rsid w:val="00C502B0"/>
    <w:rsid w:val="00C504C4"/>
    <w:rsid w:val="00C5059E"/>
    <w:rsid w:val="00C50CE2"/>
    <w:rsid w:val="00C50DA4"/>
    <w:rsid w:val="00C50E99"/>
    <w:rsid w:val="00C50F07"/>
    <w:rsid w:val="00C51020"/>
    <w:rsid w:val="00C512CE"/>
    <w:rsid w:val="00C5130C"/>
    <w:rsid w:val="00C5190C"/>
    <w:rsid w:val="00C51BC8"/>
    <w:rsid w:val="00C51CB3"/>
    <w:rsid w:val="00C51CE1"/>
    <w:rsid w:val="00C52120"/>
    <w:rsid w:val="00C52163"/>
    <w:rsid w:val="00C5261D"/>
    <w:rsid w:val="00C5268D"/>
    <w:rsid w:val="00C52910"/>
    <w:rsid w:val="00C52DB5"/>
    <w:rsid w:val="00C530F4"/>
    <w:rsid w:val="00C530FE"/>
    <w:rsid w:val="00C5313B"/>
    <w:rsid w:val="00C5319F"/>
    <w:rsid w:val="00C53754"/>
    <w:rsid w:val="00C53788"/>
    <w:rsid w:val="00C537EF"/>
    <w:rsid w:val="00C538A6"/>
    <w:rsid w:val="00C54718"/>
    <w:rsid w:val="00C54912"/>
    <w:rsid w:val="00C54EA1"/>
    <w:rsid w:val="00C550B8"/>
    <w:rsid w:val="00C551A1"/>
    <w:rsid w:val="00C55468"/>
    <w:rsid w:val="00C555F5"/>
    <w:rsid w:val="00C55817"/>
    <w:rsid w:val="00C55834"/>
    <w:rsid w:val="00C55B6F"/>
    <w:rsid w:val="00C55E44"/>
    <w:rsid w:val="00C55F4F"/>
    <w:rsid w:val="00C56366"/>
    <w:rsid w:val="00C56566"/>
    <w:rsid w:val="00C565E4"/>
    <w:rsid w:val="00C56B51"/>
    <w:rsid w:val="00C56B6F"/>
    <w:rsid w:val="00C5731C"/>
    <w:rsid w:val="00C57514"/>
    <w:rsid w:val="00C577ED"/>
    <w:rsid w:val="00C578FE"/>
    <w:rsid w:val="00C57AAA"/>
    <w:rsid w:val="00C57CC6"/>
    <w:rsid w:val="00C57EC5"/>
    <w:rsid w:val="00C6030F"/>
    <w:rsid w:val="00C605DC"/>
    <w:rsid w:val="00C60830"/>
    <w:rsid w:val="00C609B9"/>
    <w:rsid w:val="00C60F79"/>
    <w:rsid w:val="00C6110C"/>
    <w:rsid w:val="00C6111B"/>
    <w:rsid w:val="00C612B8"/>
    <w:rsid w:val="00C61796"/>
    <w:rsid w:val="00C618AF"/>
    <w:rsid w:val="00C61B17"/>
    <w:rsid w:val="00C61CAE"/>
    <w:rsid w:val="00C6266D"/>
    <w:rsid w:val="00C62D9A"/>
    <w:rsid w:val="00C62FA0"/>
    <w:rsid w:val="00C630B1"/>
    <w:rsid w:val="00C635CB"/>
    <w:rsid w:val="00C6366D"/>
    <w:rsid w:val="00C63733"/>
    <w:rsid w:val="00C63B6D"/>
    <w:rsid w:val="00C63F21"/>
    <w:rsid w:val="00C63F6C"/>
    <w:rsid w:val="00C64427"/>
    <w:rsid w:val="00C6469A"/>
    <w:rsid w:val="00C647AB"/>
    <w:rsid w:val="00C64A72"/>
    <w:rsid w:val="00C64BB7"/>
    <w:rsid w:val="00C65162"/>
    <w:rsid w:val="00C651B4"/>
    <w:rsid w:val="00C653AB"/>
    <w:rsid w:val="00C6550E"/>
    <w:rsid w:val="00C6589A"/>
    <w:rsid w:val="00C660E3"/>
    <w:rsid w:val="00C66735"/>
    <w:rsid w:val="00C66899"/>
    <w:rsid w:val="00C66980"/>
    <w:rsid w:val="00C66FC2"/>
    <w:rsid w:val="00C671A7"/>
    <w:rsid w:val="00C672EB"/>
    <w:rsid w:val="00C67317"/>
    <w:rsid w:val="00C67578"/>
    <w:rsid w:val="00C67C31"/>
    <w:rsid w:val="00C67E04"/>
    <w:rsid w:val="00C67EE6"/>
    <w:rsid w:val="00C7002A"/>
    <w:rsid w:val="00C70048"/>
    <w:rsid w:val="00C70B43"/>
    <w:rsid w:val="00C71B99"/>
    <w:rsid w:val="00C71D4D"/>
    <w:rsid w:val="00C72117"/>
    <w:rsid w:val="00C72467"/>
    <w:rsid w:val="00C7285D"/>
    <w:rsid w:val="00C72CBC"/>
    <w:rsid w:val="00C72F75"/>
    <w:rsid w:val="00C7315C"/>
    <w:rsid w:val="00C73533"/>
    <w:rsid w:val="00C73847"/>
    <w:rsid w:val="00C73936"/>
    <w:rsid w:val="00C739BF"/>
    <w:rsid w:val="00C739FD"/>
    <w:rsid w:val="00C73B92"/>
    <w:rsid w:val="00C73CA7"/>
    <w:rsid w:val="00C73DDD"/>
    <w:rsid w:val="00C742BD"/>
    <w:rsid w:val="00C744A0"/>
    <w:rsid w:val="00C744B5"/>
    <w:rsid w:val="00C74741"/>
    <w:rsid w:val="00C747D4"/>
    <w:rsid w:val="00C75087"/>
    <w:rsid w:val="00C75095"/>
    <w:rsid w:val="00C7544C"/>
    <w:rsid w:val="00C7566D"/>
    <w:rsid w:val="00C756F9"/>
    <w:rsid w:val="00C758C1"/>
    <w:rsid w:val="00C758E4"/>
    <w:rsid w:val="00C75C05"/>
    <w:rsid w:val="00C75E31"/>
    <w:rsid w:val="00C75EFF"/>
    <w:rsid w:val="00C75F64"/>
    <w:rsid w:val="00C761F4"/>
    <w:rsid w:val="00C764FA"/>
    <w:rsid w:val="00C7650F"/>
    <w:rsid w:val="00C765DD"/>
    <w:rsid w:val="00C76675"/>
    <w:rsid w:val="00C767B4"/>
    <w:rsid w:val="00C76A20"/>
    <w:rsid w:val="00C76EE4"/>
    <w:rsid w:val="00C775EE"/>
    <w:rsid w:val="00C77719"/>
    <w:rsid w:val="00C77D78"/>
    <w:rsid w:val="00C80278"/>
    <w:rsid w:val="00C802B9"/>
    <w:rsid w:val="00C80867"/>
    <w:rsid w:val="00C808FE"/>
    <w:rsid w:val="00C80B38"/>
    <w:rsid w:val="00C80BB0"/>
    <w:rsid w:val="00C80E88"/>
    <w:rsid w:val="00C80EA4"/>
    <w:rsid w:val="00C810C6"/>
    <w:rsid w:val="00C812E1"/>
    <w:rsid w:val="00C81394"/>
    <w:rsid w:val="00C81B3C"/>
    <w:rsid w:val="00C81C5B"/>
    <w:rsid w:val="00C81D58"/>
    <w:rsid w:val="00C81EF5"/>
    <w:rsid w:val="00C82049"/>
    <w:rsid w:val="00C82281"/>
    <w:rsid w:val="00C8232D"/>
    <w:rsid w:val="00C823EE"/>
    <w:rsid w:val="00C824FE"/>
    <w:rsid w:val="00C829E7"/>
    <w:rsid w:val="00C82A2B"/>
    <w:rsid w:val="00C82D80"/>
    <w:rsid w:val="00C831C0"/>
    <w:rsid w:val="00C8350C"/>
    <w:rsid w:val="00C83972"/>
    <w:rsid w:val="00C8436B"/>
    <w:rsid w:val="00C84399"/>
    <w:rsid w:val="00C8439A"/>
    <w:rsid w:val="00C84562"/>
    <w:rsid w:val="00C84632"/>
    <w:rsid w:val="00C84757"/>
    <w:rsid w:val="00C848DA"/>
    <w:rsid w:val="00C84931"/>
    <w:rsid w:val="00C84976"/>
    <w:rsid w:val="00C84F7D"/>
    <w:rsid w:val="00C84FA3"/>
    <w:rsid w:val="00C85068"/>
    <w:rsid w:val="00C8524F"/>
    <w:rsid w:val="00C85864"/>
    <w:rsid w:val="00C85969"/>
    <w:rsid w:val="00C861B2"/>
    <w:rsid w:val="00C862A2"/>
    <w:rsid w:val="00C866C1"/>
    <w:rsid w:val="00C86AD1"/>
    <w:rsid w:val="00C86E03"/>
    <w:rsid w:val="00C86FFD"/>
    <w:rsid w:val="00C8703E"/>
    <w:rsid w:val="00C872AE"/>
    <w:rsid w:val="00C872CB"/>
    <w:rsid w:val="00C87857"/>
    <w:rsid w:val="00C8799A"/>
    <w:rsid w:val="00C87B58"/>
    <w:rsid w:val="00C87DDD"/>
    <w:rsid w:val="00C9063C"/>
    <w:rsid w:val="00C90733"/>
    <w:rsid w:val="00C90938"/>
    <w:rsid w:val="00C90BCE"/>
    <w:rsid w:val="00C91065"/>
    <w:rsid w:val="00C91067"/>
    <w:rsid w:val="00C9112A"/>
    <w:rsid w:val="00C91375"/>
    <w:rsid w:val="00C9165B"/>
    <w:rsid w:val="00C919F0"/>
    <w:rsid w:val="00C91D28"/>
    <w:rsid w:val="00C91DEF"/>
    <w:rsid w:val="00C91F1A"/>
    <w:rsid w:val="00C91F21"/>
    <w:rsid w:val="00C920B3"/>
    <w:rsid w:val="00C92993"/>
    <w:rsid w:val="00C93349"/>
    <w:rsid w:val="00C93365"/>
    <w:rsid w:val="00C9354A"/>
    <w:rsid w:val="00C93C20"/>
    <w:rsid w:val="00C9473A"/>
    <w:rsid w:val="00C94DD5"/>
    <w:rsid w:val="00C94E3B"/>
    <w:rsid w:val="00C94F18"/>
    <w:rsid w:val="00C9510B"/>
    <w:rsid w:val="00C9512F"/>
    <w:rsid w:val="00C9513B"/>
    <w:rsid w:val="00C954BA"/>
    <w:rsid w:val="00C954DA"/>
    <w:rsid w:val="00C95756"/>
    <w:rsid w:val="00C95A32"/>
    <w:rsid w:val="00C95F15"/>
    <w:rsid w:val="00C96575"/>
    <w:rsid w:val="00C9694D"/>
    <w:rsid w:val="00C97001"/>
    <w:rsid w:val="00C97151"/>
    <w:rsid w:val="00C97558"/>
    <w:rsid w:val="00C9774F"/>
    <w:rsid w:val="00C978E7"/>
    <w:rsid w:val="00C97E39"/>
    <w:rsid w:val="00C9FE1D"/>
    <w:rsid w:val="00CA00E6"/>
    <w:rsid w:val="00CA01C9"/>
    <w:rsid w:val="00CA020B"/>
    <w:rsid w:val="00CA029B"/>
    <w:rsid w:val="00CA06EA"/>
    <w:rsid w:val="00CA0E8B"/>
    <w:rsid w:val="00CA1052"/>
    <w:rsid w:val="00CA119C"/>
    <w:rsid w:val="00CA11D9"/>
    <w:rsid w:val="00CA15C2"/>
    <w:rsid w:val="00CA15E9"/>
    <w:rsid w:val="00CA1E5A"/>
    <w:rsid w:val="00CA2285"/>
    <w:rsid w:val="00CA2772"/>
    <w:rsid w:val="00CA2AAE"/>
    <w:rsid w:val="00CA2D3E"/>
    <w:rsid w:val="00CA3361"/>
    <w:rsid w:val="00CA33D7"/>
    <w:rsid w:val="00CA33FB"/>
    <w:rsid w:val="00CA352A"/>
    <w:rsid w:val="00CA3701"/>
    <w:rsid w:val="00CA392E"/>
    <w:rsid w:val="00CA3CE8"/>
    <w:rsid w:val="00CA3D0A"/>
    <w:rsid w:val="00CA3F8A"/>
    <w:rsid w:val="00CA3FA6"/>
    <w:rsid w:val="00CA4150"/>
    <w:rsid w:val="00CA4AA9"/>
    <w:rsid w:val="00CA5245"/>
    <w:rsid w:val="00CA5474"/>
    <w:rsid w:val="00CA5636"/>
    <w:rsid w:val="00CA5714"/>
    <w:rsid w:val="00CA5CD9"/>
    <w:rsid w:val="00CA5E0F"/>
    <w:rsid w:val="00CA64C5"/>
    <w:rsid w:val="00CA6615"/>
    <w:rsid w:val="00CA6703"/>
    <w:rsid w:val="00CA670E"/>
    <w:rsid w:val="00CA6774"/>
    <w:rsid w:val="00CA6B13"/>
    <w:rsid w:val="00CA6C19"/>
    <w:rsid w:val="00CA6C26"/>
    <w:rsid w:val="00CA6DA3"/>
    <w:rsid w:val="00CA6E82"/>
    <w:rsid w:val="00CA724E"/>
    <w:rsid w:val="00CA78D5"/>
    <w:rsid w:val="00CA7D81"/>
    <w:rsid w:val="00CA7E87"/>
    <w:rsid w:val="00CA7F20"/>
    <w:rsid w:val="00CA7F7C"/>
    <w:rsid w:val="00CB00F6"/>
    <w:rsid w:val="00CB02FE"/>
    <w:rsid w:val="00CB044B"/>
    <w:rsid w:val="00CB0465"/>
    <w:rsid w:val="00CB0677"/>
    <w:rsid w:val="00CB0945"/>
    <w:rsid w:val="00CB0B17"/>
    <w:rsid w:val="00CB1387"/>
    <w:rsid w:val="00CB17DA"/>
    <w:rsid w:val="00CB1FE8"/>
    <w:rsid w:val="00CB20D6"/>
    <w:rsid w:val="00CB227F"/>
    <w:rsid w:val="00CB279C"/>
    <w:rsid w:val="00CB28E2"/>
    <w:rsid w:val="00CB28F1"/>
    <w:rsid w:val="00CB2A37"/>
    <w:rsid w:val="00CB2BA7"/>
    <w:rsid w:val="00CB2F8C"/>
    <w:rsid w:val="00CB303B"/>
    <w:rsid w:val="00CB33C2"/>
    <w:rsid w:val="00CB358D"/>
    <w:rsid w:val="00CB3705"/>
    <w:rsid w:val="00CB37F9"/>
    <w:rsid w:val="00CB38AB"/>
    <w:rsid w:val="00CB3F17"/>
    <w:rsid w:val="00CB4595"/>
    <w:rsid w:val="00CB476A"/>
    <w:rsid w:val="00CB50A3"/>
    <w:rsid w:val="00CB50E9"/>
    <w:rsid w:val="00CB514B"/>
    <w:rsid w:val="00CB52BB"/>
    <w:rsid w:val="00CB550E"/>
    <w:rsid w:val="00CB58C7"/>
    <w:rsid w:val="00CB5A64"/>
    <w:rsid w:val="00CB5E13"/>
    <w:rsid w:val="00CB6012"/>
    <w:rsid w:val="00CB6A88"/>
    <w:rsid w:val="00CB6B0C"/>
    <w:rsid w:val="00CB6D64"/>
    <w:rsid w:val="00CB7152"/>
    <w:rsid w:val="00CB761E"/>
    <w:rsid w:val="00CB7637"/>
    <w:rsid w:val="00CB76F1"/>
    <w:rsid w:val="00CB77D8"/>
    <w:rsid w:val="00CB783A"/>
    <w:rsid w:val="00CB783B"/>
    <w:rsid w:val="00CB7E69"/>
    <w:rsid w:val="00CB7EE4"/>
    <w:rsid w:val="00CC039D"/>
    <w:rsid w:val="00CC0480"/>
    <w:rsid w:val="00CC0A3E"/>
    <w:rsid w:val="00CC0BF1"/>
    <w:rsid w:val="00CC0F4E"/>
    <w:rsid w:val="00CC10D0"/>
    <w:rsid w:val="00CC1409"/>
    <w:rsid w:val="00CC1596"/>
    <w:rsid w:val="00CC1CC4"/>
    <w:rsid w:val="00CC2088"/>
    <w:rsid w:val="00CC251F"/>
    <w:rsid w:val="00CC2719"/>
    <w:rsid w:val="00CC29D6"/>
    <w:rsid w:val="00CC2A09"/>
    <w:rsid w:val="00CC3353"/>
    <w:rsid w:val="00CC33A0"/>
    <w:rsid w:val="00CC3B90"/>
    <w:rsid w:val="00CC3D35"/>
    <w:rsid w:val="00CC4245"/>
    <w:rsid w:val="00CC4445"/>
    <w:rsid w:val="00CC453D"/>
    <w:rsid w:val="00CC4FD5"/>
    <w:rsid w:val="00CC50A1"/>
    <w:rsid w:val="00CC596F"/>
    <w:rsid w:val="00CC5ACB"/>
    <w:rsid w:val="00CC5FF7"/>
    <w:rsid w:val="00CC60E5"/>
    <w:rsid w:val="00CC64F8"/>
    <w:rsid w:val="00CC6775"/>
    <w:rsid w:val="00CC6E23"/>
    <w:rsid w:val="00CC713E"/>
    <w:rsid w:val="00CC7149"/>
    <w:rsid w:val="00CC7650"/>
    <w:rsid w:val="00CC7915"/>
    <w:rsid w:val="00CC79DE"/>
    <w:rsid w:val="00CC7C6A"/>
    <w:rsid w:val="00CC7EBE"/>
    <w:rsid w:val="00CD0203"/>
    <w:rsid w:val="00CD05EA"/>
    <w:rsid w:val="00CD0A2A"/>
    <w:rsid w:val="00CD0B94"/>
    <w:rsid w:val="00CD0E1D"/>
    <w:rsid w:val="00CD0F20"/>
    <w:rsid w:val="00CD1294"/>
    <w:rsid w:val="00CD130E"/>
    <w:rsid w:val="00CD13CC"/>
    <w:rsid w:val="00CD1453"/>
    <w:rsid w:val="00CD17E7"/>
    <w:rsid w:val="00CD1CEE"/>
    <w:rsid w:val="00CD1E7B"/>
    <w:rsid w:val="00CD256D"/>
    <w:rsid w:val="00CD296A"/>
    <w:rsid w:val="00CD2E1C"/>
    <w:rsid w:val="00CD2F01"/>
    <w:rsid w:val="00CD319B"/>
    <w:rsid w:val="00CD3241"/>
    <w:rsid w:val="00CD3C71"/>
    <w:rsid w:val="00CD3EB2"/>
    <w:rsid w:val="00CD3F59"/>
    <w:rsid w:val="00CD40B2"/>
    <w:rsid w:val="00CD4342"/>
    <w:rsid w:val="00CD453C"/>
    <w:rsid w:val="00CD4CC7"/>
    <w:rsid w:val="00CD4E37"/>
    <w:rsid w:val="00CD5726"/>
    <w:rsid w:val="00CD5D93"/>
    <w:rsid w:val="00CD5E4F"/>
    <w:rsid w:val="00CD6651"/>
    <w:rsid w:val="00CD6855"/>
    <w:rsid w:val="00CD6CC7"/>
    <w:rsid w:val="00CD6DB6"/>
    <w:rsid w:val="00CD6EA0"/>
    <w:rsid w:val="00CD6F8A"/>
    <w:rsid w:val="00CD755A"/>
    <w:rsid w:val="00CD7916"/>
    <w:rsid w:val="00CD797E"/>
    <w:rsid w:val="00CD7C8A"/>
    <w:rsid w:val="00CE0056"/>
    <w:rsid w:val="00CE047B"/>
    <w:rsid w:val="00CE04C4"/>
    <w:rsid w:val="00CE0542"/>
    <w:rsid w:val="00CE08C0"/>
    <w:rsid w:val="00CE0FE1"/>
    <w:rsid w:val="00CE119F"/>
    <w:rsid w:val="00CE15F3"/>
    <w:rsid w:val="00CE1629"/>
    <w:rsid w:val="00CE172E"/>
    <w:rsid w:val="00CE186A"/>
    <w:rsid w:val="00CE1884"/>
    <w:rsid w:val="00CE189C"/>
    <w:rsid w:val="00CE1EB8"/>
    <w:rsid w:val="00CE210F"/>
    <w:rsid w:val="00CE2156"/>
    <w:rsid w:val="00CE216A"/>
    <w:rsid w:val="00CE21D0"/>
    <w:rsid w:val="00CE2608"/>
    <w:rsid w:val="00CE269E"/>
    <w:rsid w:val="00CE2B8E"/>
    <w:rsid w:val="00CE2C45"/>
    <w:rsid w:val="00CE316C"/>
    <w:rsid w:val="00CE3547"/>
    <w:rsid w:val="00CE3567"/>
    <w:rsid w:val="00CE37CD"/>
    <w:rsid w:val="00CE3DF1"/>
    <w:rsid w:val="00CE412B"/>
    <w:rsid w:val="00CE4337"/>
    <w:rsid w:val="00CE488E"/>
    <w:rsid w:val="00CE542C"/>
    <w:rsid w:val="00CE5970"/>
    <w:rsid w:val="00CE5A9E"/>
    <w:rsid w:val="00CE5B83"/>
    <w:rsid w:val="00CE62A5"/>
    <w:rsid w:val="00CE6B78"/>
    <w:rsid w:val="00CE6EE0"/>
    <w:rsid w:val="00CE71B4"/>
    <w:rsid w:val="00CE733C"/>
    <w:rsid w:val="00CE74C2"/>
    <w:rsid w:val="00CE7834"/>
    <w:rsid w:val="00CE7C72"/>
    <w:rsid w:val="00CF0364"/>
    <w:rsid w:val="00CF0457"/>
    <w:rsid w:val="00CF0CE9"/>
    <w:rsid w:val="00CF0FA6"/>
    <w:rsid w:val="00CF1053"/>
    <w:rsid w:val="00CF118F"/>
    <w:rsid w:val="00CF1368"/>
    <w:rsid w:val="00CF15FB"/>
    <w:rsid w:val="00CF17CD"/>
    <w:rsid w:val="00CF1974"/>
    <w:rsid w:val="00CF1B57"/>
    <w:rsid w:val="00CF201D"/>
    <w:rsid w:val="00CF2141"/>
    <w:rsid w:val="00CF2260"/>
    <w:rsid w:val="00CF22A2"/>
    <w:rsid w:val="00CF2441"/>
    <w:rsid w:val="00CF262D"/>
    <w:rsid w:val="00CF2644"/>
    <w:rsid w:val="00CF2782"/>
    <w:rsid w:val="00CF29BB"/>
    <w:rsid w:val="00CF2A78"/>
    <w:rsid w:val="00CF2BFB"/>
    <w:rsid w:val="00CF2E34"/>
    <w:rsid w:val="00CF2EB8"/>
    <w:rsid w:val="00CF3478"/>
    <w:rsid w:val="00CF34D4"/>
    <w:rsid w:val="00CF37E5"/>
    <w:rsid w:val="00CF3846"/>
    <w:rsid w:val="00CF3C5C"/>
    <w:rsid w:val="00CF3FA6"/>
    <w:rsid w:val="00CF4179"/>
    <w:rsid w:val="00CF4331"/>
    <w:rsid w:val="00CF4366"/>
    <w:rsid w:val="00CF483E"/>
    <w:rsid w:val="00CF48DA"/>
    <w:rsid w:val="00CF4D8E"/>
    <w:rsid w:val="00CF4F68"/>
    <w:rsid w:val="00CF5014"/>
    <w:rsid w:val="00CF52A6"/>
    <w:rsid w:val="00CF5393"/>
    <w:rsid w:val="00CF5446"/>
    <w:rsid w:val="00CF580D"/>
    <w:rsid w:val="00CF5A3E"/>
    <w:rsid w:val="00CF5A60"/>
    <w:rsid w:val="00CF5C91"/>
    <w:rsid w:val="00CF5DD0"/>
    <w:rsid w:val="00CF63B6"/>
    <w:rsid w:val="00CF6ADF"/>
    <w:rsid w:val="00CF71FF"/>
    <w:rsid w:val="00CF7A72"/>
    <w:rsid w:val="00D002C0"/>
    <w:rsid w:val="00D00341"/>
    <w:rsid w:val="00D00534"/>
    <w:rsid w:val="00D00938"/>
    <w:rsid w:val="00D00AC1"/>
    <w:rsid w:val="00D00B16"/>
    <w:rsid w:val="00D00C3F"/>
    <w:rsid w:val="00D00E7D"/>
    <w:rsid w:val="00D00E7E"/>
    <w:rsid w:val="00D0119F"/>
    <w:rsid w:val="00D011A7"/>
    <w:rsid w:val="00D0143F"/>
    <w:rsid w:val="00D0144A"/>
    <w:rsid w:val="00D01751"/>
    <w:rsid w:val="00D019FF"/>
    <w:rsid w:val="00D01D1E"/>
    <w:rsid w:val="00D01DE3"/>
    <w:rsid w:val="00D01E93"/>
    <w:rsid w:val="00D020DB"/>
    <w:rsid w:val="00D0249E"/>
    <w:rsid w:val="00D02672"/>
    <w:rsid w:val="00D02737"/>
    <w:rsid w:val="00D02926"/>
    <w:rsid w:val="00D02F74"/>
    <w:rsid w:val="00D03070"/>
    <w:rsid w:val="00D033DD"/>
    <w:rsid w:val="00D03699"/>
    <w:rsid w:val="00D03750"/>
    <w:rsid w:val="00D03899"/>
    <w:rsid w:val="00D03BBB"/>
    <w:rsid w:val="00D04091"/>
    <w:rsid w:val="00D040E2"/>
    <w:rsid w:val="00D046A3"/>
    <w:rsid w:val="00D04C24"/>
    <w:rsid w:val="00D04E45"/>
    <w:rsid w:val="00D053D0"/>
    <w:rsid w:val="00D05623"/>
    <w:rsid w:val="00D0562D"/>
    <w:rsid w:val="00D05A47"/>
    <w:rsid w:val="00D05B07"/>
    <w:rsid w:val="00D05B75"/>
    <w:rsid w:val="00D05D7A"/>
    <w:rsid w:val="00D06407"/>
    <w:rsid w:val="00D0642F"/>
    <w:rsid w:val="00D067A4"/>
    <w:rsid w:val="00D070F7"/>
    <w:rsid w:val="00D074AE"/>
    <w:rsid w:val="00D074D0"/>
    <w:rsid w:val="00D074EA"/>
    <w:rsid w:val="00D076BC"/>
    <w:rsid w:val="00D0770C"/>
    <w:rsid w:val="00D07750"/>
    <w:rsid w:val="00D0788B"/>
    <w:rsid w:val="00D07B2A"/>
    <w:rsid w:val="00D07B8C"/>
    <w:rsid w:val="00D07DED"/>
    <w:rsid w:val="00D07ECC"/>
    <w:rsid w:val="00D103CA"/>
    <w:rsid w:val="00D10452"/>
    <w:rsid w:val="00D109E3"/>
    <w:rsid w:val="00D10E25"/>
    <w:rsid w:val="00D111D8"/>
    <w:rsid w:val="00D11247"/>
    <w:rsid w:val="00D11336"/>
    <w:rsid w:val="00D113D0"/>
    <w:rsid w:val="00D11724"/>
    <w:rsid w:val="00D118CB"/>
    <w:rsid w:val="00D11C03"/>
    <w:rsid w:val="00D11F6B"/>
    <w:rsid w:val="00D121AB"/>
    <w:rsid w:val="00D12409"/>
    <w:rsid w:val="00D124B6"/>
    <w:rsid w:val="00D1274E"/>
    <w:rsid w:val="00D1277A"/>
    <w:rsid w:val="00D12853"/>
    <w:rsid w:val="00D12904"/>
    <w:rsid w:val="00D12930"/>
    <w:rsid w:val="00D1294F"/>
    <w:rsid w:val="00D129A7"/>
    <w:rsid w:val="00D12A10"/>
    <w:rsid w:val="00D12A47"/>
    <w:rsid w:val="00D12BCF"/>
    <w:rsid w:val="00D12C58"/>
    <w:rsid w:val="00D133B0"/>
    <w:rsid w:val="00D1348E"/>
    <w:rsid w:val="00D1376B"/>
    <w:rsid w:val="00D13B56"/>
    <w:rsid w:val="00D13E23"/>
    <w:rsid w:val="00D140E7"/>
    <w:rsid w:val="00D142DA"/>
    <w:rsid w:val="00D14410"/>
    <w:rsid w:val="00D14577"/>
    <w:rsid w:val="00D14C04"/>
    <w:rsid w:val="00D14D23"/>
    <w:rsid w:val="00D14D3F"/>
    <w:rsid w:val="00D14F01"/>
    <w:rsid w:val="00D14F66"/>
    <w:rsid w:val="00D153E1"/>
    <w:rsid w:val="00D15561"/>
    <w:rsid w:val="00D156F5"/>
    <w:rsid w:val="00D16372"/>
    <w:rsid w:val="00D163F6"/>
    <w:rsid w:val="00D16405"/>
    <w:rsid w:val="00D16460"/>
    <w:rsid w:val="00D16489"/>
    <w:rsid w:val="00D16789"/>
    <w:rsid w:val="00D167DC"/>
    <w:rsid w:val="00D1683E"/>
    <w:rsid w:val="00D168C1"/>
    <w:rsid w:val="00D169F6"/>
    <w:rsid w:val="00D16F64"/>
    <w:rsid w:val="00D1711F"/>
    <w:rsid w:val="00D17446"/>
    <w:rsid w:val="00D17DDD"/>
    <w:rsid w:val="00D17EA2"/>
    <w:rsid w:val="00D205BA"/>
    <w:rsid w:val="00D209E0"/>
    <w:rsid w:val="00D20DB3"/>
    <w:rsid w:val="00D20FDB"/>
    <w:rsid w:val="00D2106B"/>
    <w:rsid w:val="00D210E0"/>
    <w:rsid w:val="00D213BD"/>
    <w:rsid w:val="00D216F4"/>
    <w:rsid w:val="00D21E9F"/>
    <w:rsid w:val="00D21F5C"/>
    <w:rsid w:val="00D22009"/>
    <w:rsid w:val="00D2222C"/>
    <w:rsid w:val="00D2264E"/>
    <w:rsid w:val="00D22735"/>
    <w:rsid w:val="00D22880"/>
    <w:rsid w:val="00D239C4"/>
    <w:rsid w:val="00D23A1E"/>
    <w:rsid w:val="00D23AF9"/>
    <w:rsid w:val="00D23E2C"/>
    <w:rsid w:val="00D24288"/>
    <w:rsid w:val="00D242A3"/>
    <w:rsid w:val="00D242B0"/>
    <w:rsid w:val="00D24391"/>
    <w:rsid w:val="00D244D0"/>
    <w:rsid w:val="00D2463E"/>
    <w:rsid w:val="00D24E76"/>
    <w:rsid w:val="00D25378"/>
    <w:rsid w:val="00D25C1A"/>
    <w:rsid w:val="00D25CCB"/>
    <w:rsid w:val="00D25D71"/>
    <w:rsid w:val="00D268DD"/>
    <w:rsid w:val="00D26A98"/>
    <w:rsid w:val="00D27183"/>
    <w:rsid w:val="00D2735E"/>
    <w:rsid w:val="00D274B7"/>
    <w:rsid w:val="00D275DC"/>
    <w:rsid w:val="00D27773"/>
    <w:rsid w:val="00D27922"/>
    <w:rsid w:val="00D27E17"/>
    <w:rsid w:val="00D27ED8"/>
    <w:rsid w:val="00D27FB9"/>
    <w:rsid w:val="00D30026"/>
    <w:rsid w:val="00D3014B"/>
    <w:rsid w:val="00D301E3"/>
    <w:rsid w:val="00D30555"/>
    <w:rsid w:val="00D306BA"/>
    <w:rsid w:val="00D306E4"/>
    <w:rsid w:val="00D309DB"/>
    <w:rsid w:val="00D30A30"/>
    <w:rsid w:val="00D30D09"/>
    <w:rsid w:val="00D30F49"/>
    <w:rsid w:val="00D3102D"/>
    <w:rsid w:val="00D31932"/>
    <w:rsid w:val="00D31EC7"/>
    <w:rsid w:val="00D3232E"/>
    <w:rsid w:val="00D32727"/>
    <w:rsid w:val="00D32785"/>
    <w:rsid w:val="00D32869"/>
    <w:rsid w:val="00D32894"/>
    <w:rsid w:val="00D32A56"/>
    <w:rsid w:val="00D32B9C"/>
    <w:rsid w:val="00D32BEC"/>
    <w:rsid w:val="00D32F8A"/>
    <w:rsid w:val="00D33116"/>
    <w:rsid w:val="00D333D0"/>
    <w:rsid w:val="00D33955"/>
    <w:rsid w:val="00D33B17"/>
    <w:rsid w:val="00D33F94"/>
    <w:rsid w:val="00D34093"/>
    <w:rsid w:val="00D34158"/>
    <w:rsid w:val="00D344DC"/>
    <w:rsid w:val="00D34AF9"/>
    <w:rsid w:val="00D34F7A"/>
    <w:rsid w:val="00D35172"/>
    <w:rsid w:val="00D352BB"/>
    <w:rsid w:val="00D35389"/>
    <w:rsid w:val="00D354F2"/>
    <w:rsid w:val="00D365B5"/>
    <w:rsid w:val="00D3684D"/>
    <w:rsid w:val="00D36EC9"/>
    <w:rsid w:val="00D374C9"/>
    <w:rsid w:val="00D375BB"/>
    <w:rsid w:val="00D3778A"/>
    <w:rsid w:val="00D3781F"/>
    <w:rsid w:val="00D37F6E"/>
    <w:rsid w:val="00D403C5"/>
    <w:rsid w:val="00D4044D"/>
    <w:rsid w:val="00D407E6"/>
    <w:rsid w:val="00D40BD5"/>
    <w:rsid w:val="00D40DE7"/>
    <w:rsid w:val="00D40F2B"/>
    <w:rsid w:val="00D40FE5"/>
    <w:rsid w:val="00D4113B"/>
    <w:rsid w:val="00D41860"/>
    <w:rsid w:val="00D419B2"/>
    <w:rsid w:val="00D41A5B"/>
    <w:rsid w:val="00D41B56"/>
    <w:rsid w:val="00D41B5F"/>
    <w:rsid w:val="00D41D5A"/>
    <w:rsid w:val="00D41FC7"/>
    <w:rsid w:val="00D424AC"/>
    <w:rsid w:val="00D435C9"/>
    <w:rsid w:val="00D43A04"/>
    <w:rsid w:val="00D43E2C"/>
    <w:rsid w:val="00D43E9E"/>
    <w:rsid w:val="00D43FBF"/>
    <w:rsid w:val="00D44011"/>
    <w:rsid w:val="00D441D6"/>
    <w:rsid w:val="00D441EE"/>
    <w:rsid w:val="00D44949"/>
    <w:rsid w:val="00D44AE4"/>
    <w:rsid w:val="00D44BD0"/>
    <w:rsid w:val="00D44F20"/>
    <w:rsid w:val="00D44FE0"/>
    <w:rsid w:val="00D45063"/>
    <w:rsid w:val="00D45450"/>
    <w:rsid w:val="00D4554F"/>
    <w:rsid w:val="00D456F7"/>
    <w:rsid w:val="00D45705"/>
    <w:rsid w:val="00D459B8"/>
    <w:rsid w:val="00D45AF5"/>
    <w:rsid w:val="00D45D12"/>
    <w:rsid w:val="00D45F36"/>
    <w:rsid w:val="00D462BD"/>
    <w:rsid w:val="00D46905"/>
    <w:rsid w:val="00D46C7F"/>
    <w:rsid w:val="00D46CA5"/>
    <w:rsid w:val="00D46F14"/>
    <w:rsid w:val="00D470B6"/>
    <w:rsid w:val="00D4717C"/>
    <w:rsid w:val="00D472F2"/>
    <w:rsid w:val="00D47648"/>
    <w:rsid w:val="00D476F9"/>
    <w:rsid w:val="00D47A85"/>
    <w:rsid w:val="00D5059B"/>
    <w:rsid w:val="00D50716"/>
    <w:rsid w:val="00D512F6"/>
    <w:rsid w:val="00D514D4"/>
    <w:rsid w:val="00D51A18"/>
    <w:rsid w:val="00D51A7D"/>
    <w:rsid w:val="00D51B6E"/>
    <w:rsid w:val="00D51FAF"/>
    <w:rsid w:val="00D5247D"/>
    <w:rsid w:val="00D52A8C"/>
    <w:rsid w:val="00D52B7B"/>
    <w:rsid w:val="00D52CD8"/>
    <w:rsid w:val="00D52D86"/>
    <w:rsid w:val="00D52E8F"/>
    <w:rsid w:val="00D52F69"/>
    <w:rsid w:val="00D5309F"/>
    <w:rsid w:val="00D53161"/>
    <w:rsid w:val="00D531F4"/>
    <w:rsid w:val="00D53886"/>
    <w:rsid w:val="00D53961"/>
    <w:rsid w:val="00D539C7"/>
    <w:rsid w:val="00D53C14"/>
    <w:rsid w:val="00D53E1E"/>
    <w:rsid w:val="00D53E48"/>
    <w:rsid w:val="00D541D2"/>
    <w:rsid w:val="00D54741"/>
    <w:rsid w:val="00D54A02"/>
    <w:rsid w:val="00D55627"/>
    <w:rsid w:val="00D5588C"/>
    <w:rsid w:val="00D55F28"/>
    <w:rsid w:val="00D56061"/>
    <w:rsid w:val="00D56093"/>
    <w:rsid w:val="00D56637"/>
    <w:rsid w:val="00D567E8"/>
    <w:rsid w:val="00D56A07"/>
    <w:rsid w:val="00D571B3"/>
    <w:rsid w:val="00D5775B"/>
    <w:rsid w:val="00D577F0"/>
    <w:rsid w:val="00D60140"/>
    <w:rsid w:val="00D6025A"/>
    <w:rsid w:val="00D60360"/>
    <w:rsid w:val="00D604EF"/>
    <w:rsid w:val="00D60545"/>
    <w:rsid w:val="00D60615"/>
    <w:rsid w:val="00D60782"/>
    <w:rsid w:val="00D607BA"/>
    <w:rsid w:val="00D60B11"/>
    <w:rsid w:val="00D60B59"/>
    <w:rsid w:val="00D61841"/>
    <w:rsid w:val="00D61E59"/>
    <w:rsid w:val="00D6203D"/>
    <w:rsid w:val="00D62256"/>
    <w:rsid w:val="00D62850"/>
    <w:rsid w:val="00D62947"/>
    <w:rsid w:val="00D62952"/>
    <w:rsid w:val="00D629E9"/>
    <w:rsid w:val="00D62F5A"/>
    <w:rsid w:val="00D63934"/>
    <w:rsid w:val="00D639C3"/>
    <w:rsid w:val="00D64121"/>
    <w:rsid w:val="00D64352"/>
    <w:rsid w:val="00D643AA"/>
    <w:rsid w:val="00D64760"/>
    <w:rsid w:val="00D64B8B"/>
    <w:rsid w:val="00D64C05"/>
    <w:rsid w:val="00D64CE7"/>
    <w:rsid w:val="00D64F37"/>
    <w:rsid w:val="00D64FBB"/>
    <w:rsid w:val="00D65154"/>
    <w:rsid w:val="00D652BF"/>
    <w:rsid w:val="00D656AF"/>
    <w:rsid w:val="00D65C1D"/>
    <w:rsid w:val="00D65F93"/>
    <w:rsid w:val="00D6625E"/>
    <w:rsid w:val="00D662A2"/>
    <w:rsid w:val="00D66729"/>
    <w:rsid w:val="00D67193"/>
    <w:rsid w:val="00D6719C"/>
    <w:rsid w:val="00D67242"/>
    <w:rsid w:val="00D67323"/>
    <w:rsid w:val="00D6784C"/>
    <w:rsid w:val="00D67C22"/>
    <w:rsid w:val="00D67D41"/>
    <w:rsid w:val="00D708D6"/>
    <w:rsid w:val="00D70915"/>
    <w:rsid w:val="00D71132"/>
    <w:rsid w:val="00D715C7"/>
    <w:rsid w:val="00D718B3"/>
    <w:rsid w:val="00D71910"/>
    <w:rsid w:val="00D71D16"/>
    <w:rsid w:val="00D72279"/>
    <w:rsid w:val="00D724DA"/>
    <w:rsid w:val="00D72891"/>
    <w:rsid w:val="00D72946"/>
    <w:rsid w:val="00D7294F"/>
    <w:rsid w:val="00D72958"/>
    <w:rsid w:val="00D73165"/>
    <w:rsid w:val="00D73507"/>
    <w:rsid w:val="00D7368D"/>
    <w:rsid w:val="00D739B8"/>
    <w:rsid w:val="00D73A39"/>
    <w:rsid w:val="00D73E30"/>
    <w:rsid w:val="00D7429D"/>
    <w:rsid w:val="00D74432"/>
    <w:rsid w:val="00D74690"/>
    <w:rsid w:val="00D74B82"/>
    <w:rsid w:val="00D74E74"/>
    <w:rsid w:val="00D7596D"/>
    <w:rsid w:val="00D75B03"/>
    <w:rsid w:val="00D75CE2"/>
    <w:rsid w:val="00D75EB9"/>
    <w:rsid w:val="00D762B2"/>
    <w:rsid w:val="00D7648A"/>
    <w:rsid w:val="00D769F1"/>
    <w:rsid w:val="00D76BC5"/>
    <w:rsid w:val="00D76DD3"/>
    <w:rsid w:val="00D76E15"/>
    <w:rsid w:val="00D773E9"/>
    <w:rsid w:val="00D7752B"/>
    <w:rsid w:val="00D7754C"/>
    <w:rsid w:val="00D775EE"/>
    <w:rsid w:val="00D7761C"/>
    <w:rsid w:val="00D77728"/>
    <w:rsid w:val="00D777E2"/>
    <w:rsid w:val="00D800FE"/>
    <w:rsid w:val="00D80188"/>
    <w:rsid w:val="00D8057F"/>
    <w:rsid w:val="00D80A9A"/>
    <w:rsid w:val="00D80F20"/>
    <w:rsid w:val="00D8106E"/>
    <w:rsid w:val="00D812C4"/>
    <w:rsid w:val="00D814E1"/>
    <w:rsid w:val="00D81514"/>
    <w:rsid w:val="00D81745"/>
    <w:rsid w:val="00D82799"/>
    <w:rsid w:val="00D828D1"/>
    <w:rsid w:val="00D82A2D"/>
    <w:rsid w:val="00D82A4B"/>
    <w:rsid w:val="00D82CC5"/>
    <w:rsid w:val="00D8330A"/>
    <w:rsid w:val="00D83974"/>
    <w:rsid w:val="00D8461F"/>
    <w:rsid w:val="00D848E1"/>
    <w:rsid w:val="00D848F9"/>
    <w:rsid w:val="00D84964"/>
    <w:rsid w:val="00D84CE1"/>
    <w:rsid w:val="00D84DD8"/>
    <w:rsid w:val="00D84DFE"/>
    <w:rsid w:val="00D850C4"/>
    <w:rsid w:val="00D8519C"/>
    <w:rsid w:val="00D85294"/>
    <w:rsid w:val="00D854AE"/>
    <w:rsid w:val="00D854B5"/>
    <w:rsid w:val="00D85515"/>
    <w:rsid w:val="00D85592"/>
    <w:rsid w:val="00D86099"/>
    <w:rsid w:val="00D8632E"/>
    <w:rsid w:val="00D8688E"/>
    <w:rsid w:val="00D86AE0"/>
    <w:rsid w:val="00D86E5D"/>
    <w:rsid w:val="00D86F05"/>
    <w:rsid w:val="00D870ED"/>
    <w:rsid w:val="00D87BFA"/>
    <w:rsid w:val="00D90251"/>
    <w:rsid w:val="00D90509"/>
    <w:rsid w:val="00D9058C"/>
    <w:rsid w:val="00D905F5"/>
    <w:rsid w:val="00D90622"/>
    <w:rsid w:val="00D90695"/>
    <w:rsid w:val="00D9097E"/>
    <w:rsid w:val="00D909D1"/>
    <w:rsid w:val="00D90BA6"/>
    <w:rsid w:val="00D90BD1"/>
    <w:rsid w:val="00D90F4E"/>
    <w:rsid w:val="00D90F77"/>
    <w:rsid w:val="00D91506"/>
    <w:rsid w:val="00D91651"/>
    <w:rsid w:val="00D919F0"/>
    <w:rsid w:val="00D91AA9"/>
    <w:rsid w:val="00D91C65"/>
    <w:rsid w:val="00D91EFC"/>
    <w:rsid w:val="00D9214A"/>
    <w:rsid w:val="00D921B7"/>
    <w:rsid w:val="00D92412"/>
    <w:rsid w:val="00D927BC"/>
    <w:rsid w:val="00D92BF4"/>
    <w:rsid w:val="00D92DA7"/>
    <w:rsid w:val="00D932A8"/>
    <w:rsid w:val="00D932AB"/>
    <w:rsid w:val="00D9352C"/>
    <w:rsid w:val="00D9358A"/>
    <w:rsid w:val="00D93E87"/>
    <w:rsid w:val="00D93EB0"/>
    <w:rsid w:val="00D9468B"/>
    <w:rsid w:val="00D94869"/>
    <w:rsid w:val="00D94AF3"/>
    <w:rsid w:val="00D94F1D"/>
    <w:rsid w:val="00D94F6E"/>
    <w:rsid w:val="00D95489"/>
    <w:rsid w:val="00D954AE"/>
    <w:rsid w:val="00D95666"/>
    <w:rsid w:val="00D95A34"/>
    <w:rsid w:val="00D95DC7"/>
    <w:rsid w:val="00D96113"/>
    <w:rsid w:val="00D96BC6"/>
    <w:rsid w:val="00D96BF7"/>
    <w:rsid w:val="00D96C7A"/>
    <w:rsid w:val="00D974D5"/>
    <w:rsid w:val="00D97599"/>
    <w:rsid w:val="00D97831"/>
    <w:rsid w:val="00D9798A"/>
    <w:rsid w:val="00D97F9A"/>
    <w:rsid w:val="00DA0722"/>
    <w:rsid w:val="00DA0940"/>
    <w:rsid w:val="00DA0E50"/>
    <w:rsid w:val="00DA0F11"/>
    <w:rsid w:val="00DA10B7"/>
    <w:rsid w:val="00DA11E5"/>
    <w:rsid w:val="00DA1226"/>
    <w:rsid w:val="00DA172D"/>
    <w:rsid w:val="00DA1732"/>
    <w:rsid w:val="00DA1945"/>
    <w:rsid w:val="00DA1A76"/>
    <w:rsid w:val="00DA1D56"/>
    <w:rsid w:val="00DA1D87"/>
    <w:rsid w:val="00DA1F3E"/>
    <w:rsid w:val="00DA218C"/>
    <w:rsid w:val="00DA21A5"/>
    <w:rsid w:val="00DA2443"/>
    <w:rsid w:val="00DA24A4"/>
    <w:rsid w:val="00DA24D4"/>
    <w:rsid w:val="00DA2674"/>
    <w:rsid w:val="00DA26E1"/>
    <w:rsid w:val="00DA26F9"/>
    <w:rsid w:val="00DA271F"/>
    <w:rsid w:val="00DA28D4"/>
    <w:rsid w:val="00DA3039"/>
    <w:rsid w:val="00DA36B8"/>
    <w:rsid w:val="00DA36D4"/>
    <w:rsid w:val="00DA370A"/>
    <w:rsid w:val="00DA3954"/>
    <w:rsid w:val="00DA3AE1"/>
    <w:rsid w:val="00DA3D1E"/>
    <w:rsid w:val="00DA445D"/>
    <w:rsid w:val="00DA47A6"/>
    <w:rsid w:val="00DA4F02"/>
    <w:rsid w:val="00DA4F1D"/>
    <w:rsid w:val="00DA50D0"/>
    <w:rsid w:val="00DA533F"/>
    <w:rsid w:val="00DA540D"/>
    <w:rsid w:val="00DA5510"/>
    <w:rsid w:val="00DA57DC"/>
    <w:rsid w:val="00DA57F8"/>
    <w:rsid w:val="00DA5816"/>
    <w:rsid w:val="00DA5C5C"/>
    <w:rsid w:val="00DA609E"/>
    <w:rsid w:val="00DA6126"/>
    <w:rsid w:val="00DA6476"/>
    <w:rsid w:val="00DA6B4E"/>
    <w:rsid w:val="00DA705D"/>
    <w:rsid w:val="00DA7479"/>
    <w:rsid w:val="00DA77B1"/>
    <w:rsid w:val="00DA77B6"/>
    <w:rsid w:val="00DA77F6"/>
    <w:rsid w:val="00DA7CD9"/>
    <w:rsid w:val="00DA7D89"/>
    <w:rsid w:val="00DA7FE4"/>
    <w:rsid w:val="00DB01A2"/>
    <w:rsid w:val="00DB0586"/>
    <w:rsid w:val="00DB05DC"/>
    <w:rsid w:val="00DB067F"/>
    <w:rsid w:val="00DB08D1"/>
    <w:rsid w:val="00DB0BF2"/>
    <w:rsid w:val="00DB0F20"/>
    <w:rsid w:val="00DB1023"/>
    <w:rsid w:val="00DB1291"/>
    <w:rsid w:val="00DB12AC"/>
    <w:rsid w:val="00DB155D"/>
    <w:rsid w:val="00DB15BD"/>
    <w:rsid w:val="00DB15F5"/>
    <w:rsid w:val="00DB17B5"/>
    <w:rsid w:val="00DB24CA"/>
    <w:rsid w:val="00DB31DD"/>
    <w:rsid w:val="00DB36A1"/>
    <w:rsid w:val="00DB3703"/>
    <w:rsid w:val="00DB3722"/>
    <w:rsid w:val="00DB377F"/>
    <w:rsid w:val="00DB3A9B"/>
    <w:rsid w:val="00DB3F3A"/>
    <w:rsid w:val="00DB4234"/>
    <w:rsid w:val="00DB4430"/>
    <w:rsid w:val="00DB47D6"/>
    <w:rsid w:val="00DB49D9"/>
    <w:rsid w:val="00DB4DBD"/>
    <w:rsid w:val="00DB4F60"/>
    <w:rsid w:val="00DB4FDE"/>
    <w:rsid w:val="00DB5067"/>
    <w:rsid w:val="00DB5075"/>
    <w:rsid w:val="00DB5152"/>
    <w:rsid w:val="00DB574F"/>
    <w:rsid w:val="00DB58B4"/>
    <w:rsid w:val="00DB5A0D"/>
    <w:rsid w:val="00DB5C5F"/>
    <w:rsid w:val="00DB5CE5"/>
    <w:rsid w:val="00DB5EB7"/>
    <w:rsid w:val="00DB60AB"/>
    <w:rsid w:val="00DB6269"/>
    <w:rsid w:val="00DB62A9"/>
    <w:rsid w:val="00DB62CB"/>
    <w:rsid w:val="00DB6307"/>
    <w:rsid w:val="00DB6523"/>
    <w:rsid w:val="00DB69A7"/>
    <w:rsid w:val="00DB69E4"/>
    <w:rsid w:val="00DB6AF5"/>
    <w:rsid w:val="00DB6C48"/>
    <w:rsid w:val="00DB6D6F"/>
    <w:rsid w:val="00DB6DAD"/>
    <w:rsid w:val="00DB6E75"/>
    <w:rsid w:val="00DB72A5"/>
    <w:rsid w:val="00DB798A"/>
    <w:rsid w:val="00DB7A78"/>
    <w:rsid w:val="00DB7BA0"/>
    <w:rsid w:val="00DB7FA3"/>
    <w:rsid w:val="00DC06AD"/>
    <w:rsid w:val="00DC0763"/>
    <w:rsid w:val="00DC08F6"/>
    <w:rsid w:val="00DC0C34"/>
    <w:rsid w:val="00DC14EF"/>
    <w:rsid w:val="00DC1530"/>
    <w:rsid w:val="00DC1751"/>
    <w:rsid w:val="00DC1C53"/>
    <w:rsid w:val="00DC2165"/>
    <w:rsid w:val="00DC26CE"/>
    <w:rsid w:val="00DC2750"/>
    <w:rsid w:val="00DC2CE1"/>
    <w:rsid w:val="00DC2CF8"/>
    <w:rsid w:val="00DC357C"/>
    <w:rsid w:val="00DC3751"/>
    <w:rsid w:val="00DC39B2"/>
    <w:rsid w:val="00DC4019"/>
    <w:rsid w:val="00DC45C2"/>
    <w:rsid w:val="00DC469C"/>
    <w:rsid w:val="00DC47A0"/>
    <w:rsid w:val="00DC489E"/>
    <w:rsid w:val="00DC48CF"/>
    <w:rsid w:val="00DC4F04"/>
    <w:rsid w:val="00DC4F70"/>
    <w:rsid w:val="00DC51B8"/>
    <w:rsid w:val="00DC51FC"/>
    <w:rsid w:val="00DC53D1"/>
    <w:rsid w:val="00DC544A"/>
    <w:rsid w:val="00DC5A1B"/>
    <w:rsid w:val="00DC5EC4"/>
    <w:rsid w:val="00DC5FF0"/>
    <w:rsid w:val="00DC6019"/>
    <w:rsid w:val="00DC6911"/>
    <w:rsid w:val="00DC6CCC"/>
    <w:rsid w:val="00DC6EF3"/>
    <w:rsid w:val="00DC6F7A"/>
    <w:rsid w:val="00DC716C"/>
    <w:rsid w:val="00DC72BD"/>
    <w:rsid w:val="00DC7E53"/>
    <w:rsid w:val="00DD0650"/>
    <w:rsid w:val="00DD10CD"/>
    <w:rsid w:val="00DD17F4"/>
    <w:rsid w:val="00DD184C"/>
    <w:rsid w:val="00DD1B15"/>
    <w:rsid w:val="00DD1E11"/>
    <w:rsid w:val="00DD2879"/>
    <w:rsid w:val="00DD29AE"/>
    <w:rsid w:val="00DD2C03"/>
    <w:rsid w:val="00DD3060"/>
    <w:rsid w:val="00DD3223"/>
    <w:rsid w:val="00DD3A9B"/>
    <w:rsid w:val="00DD3C8F"/>
    <w:rsid w:val="00DD3D7A"/>
    <w:rsid w:val="00DD4034"/>
    <w:rsid w:val="00DD4223"/>
    <w:rsid w:val="00DD444B"/>
    <w:rsid w:val="00DD49D9"/>
    <w:rsid w:val="00DD4B9D"/>
    <w:rsid w:val="00DD4BAA"/>
    <w:rsid w:val="00DD4F23"/>
    <w:rsid w:val="00DD4F53"/>
    <w:rsid w:val="00DD541E"/>
    <w:rsid w:val="00DD553B"/>
    <w:rsid w:val="00DD5BA7"/>
    <w:rsid w:val="00DD63BB"/>
    <w:rsid w:val="00DD6769"/>
    <w:rsid w:val="00DD69CE"/>
    <w:rsid w:val="00DD6B0C"/>
    <w:rsid w:val="00DD6C5A"/>
    <w:rsid w:val="00DD6D41"/>
    <w:rsid w:val="00DD6E4F"/>
    <w:rsid w:val="00DD6E70"/>
    <w:rsid w:val="00DD7319"/>
    <w:rsid w:val="00DD75B2"/>
    <w:rsid w:val="00DD76CB"/>
    <w:rsid w:val="00DD7B98"/>
    <w:rsid w:val="00DD7D8A"/>
    <w:rsid w:val="00DE0293"/>
    <w:rsid w:val="00DE02A1"/>
    <w:rsid w:val="00DE087B"/>
    <w:rsid w:val="00DE0D05"/>
    <w:rsid w:val="00DE0D2F"/>
    <w:rsid w:val="00DE0D48"/>
    <w:rsid w:val="00DE15B9"/>
    <w:rsid w:val="00DE1716"/>
    <w:rsid w:val="00DE1740"/>
    <w:rsid w:val="00DE1AB7"/>
    <w:rsid w:val="00DE1ADD"/>
    <w:rsid w:val="00DE1B5A"/>
    <w:rsid w:val="00DE1C2B"/>
    <w:rsid w:val="00DE221E"/>
    <w:rsid w:val="00DE261F"/>
    <w:rsid w:val="00DE268D"/>
    <w:rsid w:val="00DE26B8"/>
    <w:rsid w:val="00DE27F5"/>
    <w:rsid w:val="00DE2A76"/>
    <w:rsid w:val="00DE2BA6"/>
    <w:rsid w:val="00DE3312"/>
    <w:rsid w:val="00DE3321"/>
    <w:rsid w:val="00DE34EE"/>
    <w:rsid w:val="00DE3541"/>
    <w:rsid w:val="00DE385B"/>
    <w:rsid w:val="00DE415F"/>
    <w:rsid w:val="00DE4241"/>
    <w:rsid w:val="00DE4336"/>
    <w:rsid w:val="00DE445A"/>
    <w:rsid w:val="00DE4B11"/>
    <w:rsid w:val="00DE5195"/>
    <w:rsid w:val="00DE5269"/>
    <w:rsid w:val="00DE52F9"/>
    <w:rsid w:val="00DE5330"/>
    <w:rsid w:val="00DE5E58"/>
    <w:rsid w:val="00DE5F65"/>
    <w:rsid w:val="00DE6168"/>
    <w:rsid w:val="00DE63EC"/>
    <w:rsid w:val="00DE653A"/>
    <w:rsid w:val="00DE6E00"/>
    <w:rsid w:val="00DE6EA8"/>
    <w:rsid w:val="00DE723E"/>
    <w:rsid w:val="00DE74B7"/>
    <w:rsid w:val="00DE7C2A"/>
    <w:rsid w:val="00DE7D63"/>
    <w:rsid w:val="00DF02C8"/>
    <w:rsid w:val="00DF08E1"/>
    <w:rsid w:val="00DF0AC0"/>
    <w:rsid w:val="00DF0CD2"/>
    <w:rsid w:val="00DF0E16"/>
    <w:rsid w:val="00DF1EE4"/>
    <w:rsid w:val="00DF260F"/>
    <w:rsid w:val="00DF273F"/>
    <w:rsid w:val="00DF2AA9"/>
    <w:rsid w:val="00DF2DC1"/>
    <w:rsid w:val="00DF2FB8"/>
    <w:rsid w:val="00DF358C"/>
    <w:rsid w:val="00DF369D"/>
    <w:rsid w:val="00DF3A39"/>
    <w:rsid w:val="00DF3EE3"/>
    <w:rsid w:val="00DF3F54"/>
    <w:rsid w:val="00DF3FF5"/>
    <w:rsid w:val="00DF47CD"/>
    <w:rsid w:val="00DF490C"/>
    <w:rsid w:val="00DF4947"/>
    <w:rsid w:val="00DF4B4F"/>
    <w:rsid w:val="00DF4D20"/>
    <w:rsid w:val="00DF50E5"/>
    <w:rsid w:val="00DF520B"/>
    <w:rsid w:val="00DF541A"/>
    <w:rsid w:val="00DF54EA"/>
    <w:rsid w:val="00DF6199"/>
    <w:rsid w:val="00DF621F"/>
    <w:rsid w:val="00DF6238"/>
    <w:rsid w:val="00DF6423"/>
    <w:rsid w:val="00DF6742"/>
    <w:rsid w:val="00DF6B2A"/>
    <w:rsid w:val="00DF7397"/>
    <w:rsid w:val="00DF75C1"/>
    <w:rsid w:val="00DF76F4"/>
    <w:rsid w:val="00DF7BD3"/>
    <w:rsid w:val="00DF7EEC"/>
    <w:rsid w:val="00DF7FBA"/>
    <w:rsid w:val="00E00246"/>
    <w:rsid w:val="00E0039A"/>
    <w:rsid w:val="00E00BEC"/>
    <w:rsid w:val="00E00E34"/>
    <w:rsid w:val="00E00E71"/>
    <w:rsid w:val="00E01272"/>
    <w:rsid w:val="00E01293"/>
    <w:rsid w:val="00E014E9"/>
    <w:rsid w:val="00E015AB"/>
    <w:rsid w:val="00E01B08"/>
    <w:rsid w:val="00E01D94"/>
    <w:rsid w:val="00E02017"/>
    <w:rsid w:val="00E02055"/>
    <w:rsid w:val="00E0221C"/>
    <w:rsid w:val="00E02239"/>
    <w:rsid w:val="00E02335"/>
    <w:rsid w:val="00E02A18"/>
    <w:rsid w:val="00E02E7A"/>
    <w:rsid w:val="00E03463"/>
    <w:rsid w:val="00E03A4E"/>
    <w:rsid w:val="00E042F2"/>
    <w:rsid w:val="00E04464"/>
    <w:rsid w:val="00E04C43"/>
    <w:rsid w:val="00E04F32"/>
    <w:rsid w:val="00E04F8F"/>
    <w:rsid w:val="00E0507F"/>
    <w:rsid w:val="00E05828"/>
    <w:rsid w:val="00E059EF"/>
    <w:rsid w:val="00E05A13"/>
    <w:rsid w:val="00E05EE8"/>
    <w:rsid w:val="00E05F02"/>
    <w:rsid w:val="00E0611B"/>
    <w:rsid w:val="00E0614E"/>
    <w:rsid w:val="00E064E6"/>
    <w:rsid w:val="00E0669B"/>
    <w:rsid w:val="00E066B2"/>
    <w:rsid w:val="00E066E2"/>
    <w:rsid w:val="00E0671C"/>
    <w:rsid w:val="00E068FA"/>
    <w:rsid w:val="00E07230"/>
    <w:rsid w:val="00E07395"/>
    <w:rsid w:val="00E0776F"/>
    <w:rsid w:val="00E07E7B"/>
    <w:rsid w:val="00E07FE9"/>
    <w:rsid w:val="00E1002D"/>
    <w:rsid w:val="00E1035F"/>
    <w:rsid w:val="00E105D6"/>
    <w:rsid w:val="00E10A4E"/>
    <w:rsid w:val="00E10D10"/>
    <w:rsid w:val="00E110F9"/>
    <w:rsid w:val="00E11387"/>
    <w:rsid w:val="00E119BB"/>
    <w:rsid w:val="00E11ACA"/>
    <w:rsid w:val="00E11F32"/>
    <w:rsid w:val="00E12292"/>
    <w:rsid w:val="00E1244B"/>
    <w:rsid w:val="00E12496"/>
    <w:rsid w:val="00E124C5"/>
    <w:rsid w:val="00E12B9D"/>
    <w:rsid w:val="00E12F6A"/>
    <w:rsid w:val="00E13012"/>
    <w:rsid w:val="00E13277"/>
    <w:rsid w:val="00E13623"/>
    <w:rsid w:val="00E1389A"/>
    <w:rsid w:val="00E13D24"/>
    <w:rsid w:val="00E13E01"/>
    <w:rsid w:val="00E1406A"/>
    <w:rsid w:val="00E140CD"/>
    <w:rsid w:val="00E14909"/>
    <w:rsid w:val="00E14AF6"/>
    <w:rsid w:val="00E14B72"/>
    <w:rsid w:val="00E14D75"/>
    <w:rsid w:val="00E14E98"/>
    <w:rsid w:val="00E1593C"/>
    <w:rsid w:val="00E15D4E"/>
    <w:rsid w:val="00E15EA2"/>
    <w:rsid w:val="00E160C9"/>
    <w:rsid w:val="00E167D4"/>
    <w:rsid w:val="00E16AB3"/>
    <w:rsid w:val="00E16C62"/>
    <w:rsid w:val="00E16D40"/>
    <w:rsid w:val="00E16D6D"/>
    <w:rsid w:val="00E171C1"/>
    <w:rsid w:val="00E1751D"/>
    <w:rsid w:val="00E17A0B"/>
    <w:rsid w:val="00E17DD8"/>
    <w:rsid w:val="00E17F26"/>
    <w:rsid w:val="00E200B5"/>
    <w:rsid w:val="00E20312"/>
    <w:rsid w:val="00E2074E"/>
    <w:rsid w:val="00E2114D"/>
    <w:rsid w:val="00E211BE"/>
    <w:rsid w:val="00E21B94"/>
    <w:rsid w:val="00E21E41"/>
    <w:rsid w:val="00E21E6D"/>
    <w:rsid w:val="00E220AD"/>
    <w:rsid w:val="00E227DA"/>
    <w:rsid w:val="00E22A6C"/>
    <w:rsid w:val="00E22BD9"/>
    <w:rsid w:val="00E22C6B"/>
    <w:rsid w:val="00E22F76"/>
    <w:rsid w:val="00E230FE"/>
    <w:rsid w:val="00E23D34"/>
    <w:rsid w:val="00E24024"/>
    <w:rsid w:val="00E24508"/>
    <w:rsid w:val="00E24B52"/>
    <w:rsid w:val="00E24F9A"/>
    <w:rsid w:val="00E257AB"/>
    <w:rsid w:val="00E258A5"/>
    <w:rsid w:val="00E25ED7"/>
    <w:rsid w:val="00E26204"/>
    <w:rsid w:val="00E26397"/>
    <w:rsid w:val="00E264D7"/>
    <w:rsid w:val="00E266E2"/>
    <w:rsid w:val="00E26AE4"/>
    <w:rsid w:val="00E272D6"/>
    <w:rsid w:val="00E2744B"/>
    <w:rsid w:val="00E2759A"/>
    <w:rsid w:val="00E275F9"/>
    <w:rsid w:val="00E27655"/>
    <w:rsid w:val="00E27716"/>
    <w:rsid w:val="00E27E54"/>
    <w:rsid w:val="00E27F78"/>
    <w:rsid w:val="00E30124"/>
    <w:rsid w:val="00E314D4"/>
    <w:rsid w:val="00E31796"/>
    <w:rsid w:val="00E31979"/>
    <w:rsid w:val="00E31AF6"/>
    <w:rsid w:val="00E31D5D"/>
    <w:rsid w:val="00E31F37"/>
    <w:rsid w:val="00E32118"/>
    <w:rsid w:val="00E321EF"/>
    <w:rsid w:val="00E32ABB"/>
    <w:rsid w:val="00E32C31"/>
    <w:rsid w:val="00E3301C"/>
    <w:rsid w:val="00E3322E"/>
    <w:rsid w:val="00E333CF"/>
    <w:rsid w:val="00E335EE"/>
    <w:rsid w:val="00E336DD"/>
    <w:rsid w:val="00E337C6"/>
    <w:rsid w:val="00E33A37"/>
    <w:rsid w:val="00E33B46"/>
    <w:rsid w:val="00E33B82"/>
    <w:rsid w:val="00E341EE"/>
    <w:rsid w:val="00E34282"/>
    <w:rsid w:val="00E3473B"/>
    <w:rsid w:val="00E34961"/>
    <w:rsid w:val="00E34BD5"/>
    <w:rsid w:val="00E34DBE"/>
    <w:rsid w:val="00E350FF"/>
    <w:rsid w:val="00E352E2"/>
    <w:rsid w:val="00E353D1"/>
    <w:rsid w:val="00E35559"/>
    <w:rsid w:val="00E3558B"/>
    <w:rsid w:val="00E35A53"/>
    <w:rsid w:val="00E35C1D"/>
    <w:rsid w:val="00E35CB1"/>
    <w:rsid w:val="00E35E6C"/>
    <w:rsid w:val="00E35F54"/>
    <w:rsid w:val="00E3653D"/>
    <w:rsid w:val="00E36616"/>
    <w:rsid w:val="00E36735"/>
    <w:rsid w:val="00E36C7D"/>
    <w:rsid w:val="00E36CCE"/>
    <w:rsid w:val="00E36DEC"/>
    <w:rsid w:val="00E370C8"/>
    <w:rsid w:val="00E37BEF"/>
    <w:rsid w:val="00E37CA4"/>
    <w:rsid w:val="00E409F9"/>
    <w:rsid w:val="00E40C3D"/>
    <w:rsid w:val="00E40C85"/>
    <w:rsid w:val="00E40D18"/>
    <w:rsid w:val="00E4113D"/>
    <w:rsid w:val="00E411A1"/>
    <w:rsid w:val="00E4166B"/>
    <w:rsid w:val="00E416CF"/>
    <w:rsid w:val="00E41843"/>
    <w:rsid w:val="00E41CAF"/>
    <w:rsid w:val="00E4249A"/>
    <w:rsid w:val="00E42559"/>
    <w:rsid w:val="00E42690"/>
    <w:rsid w:val="00E42BF3"/>
    <w:rsid w:val="00E434BD"/>
    <w:rsid w:val="00E436C7"/>
    <w:rsid w:val="00E43858"/>
    <w:rsid w:val="00E43994"/>
    <w:rsid w:val="00E43EBA"/>
    <w:rsid w:val="00E4403E"/>
    <w:rsid w:val="00E4430C"/>
    <w:rsid w:val="00E443A5"/>
    <w:rsid w:val="00E4469B"/>
    <w:rsid w:val="00E44BEC"/>
    <w:rsid w:val="00E44D16"/>
    <w:rsid w:val="00E45028"/>
    <w:rsid w:val="00E4558C"/>
    <w:rsid w:val="00E456CE"/>
    <w:rsid w:val="00E457C7"/>
    <w:rsid w:val="00E45921"/>
    <w:rsid w:val="00E45A6F"/>
    <w:rsid w:val="00E45EA4"/>
    <w:rsid w:val="00E46065"/>
    <w:rsid w:val="00E46158"/>
    <w:rsid w:val="00E4685D"/>
    <w:rsid w:val="00E468EB"/>
    <w:rsid w:val="00E46BD0"/>
    <w:rsid w:val="00E46C4A"/>
    <w:rsid w:val="00E46C93"/>
    <w:rsid w:val="00E47156"/>
    <w:rsid w:val="00E472FA"/>
    <w:rsid w:val="00E4766E"/>
    <w:rsid w:val="00E47A1F"/>
    <w:rsid w:val="00E47D4C"/>
    <w:rsid w:val="00E47D93"/>
    <w:rsid w:val="00E47DBE"/>
    <w:rsid w:val="00E50003"/>
    <w:rsid w:val="00E50767"/>
    <w:rsid w:val="00E50926"/>
    <w:rsid w:val="00E509E9"/>
    <w:rsid w:val="00E51209"/>
    <w:rsid w:val="00E5131C"/>
    <w:rsid w:val="00E51690"/>
    <w:rsid w:val="00E51811"/>
    <w:rsid w:val="00E51D59"/>
    <w:rsid w:val="00E51DA1"/>
    <w:rsid w:val="00E52134"/>
    <w:rsid w:val="00E52371"/>
    <w:rsid w:val="00E526FE"/>
    <w:rsid w:val="00E52C1F"/>
    <w:rsid w:val="00E534A5"/>
    <w:rsid w:val="00E5380D"/>
    <w:rsid w:val="00E53925"/>
    <w:rsid w:val="00E53B62"/>
    <w:rsid w:val="00E53C2A"/>
    <w:rsid w:val="00E53C5C"/>
    <w:rsid w:val="00E54422"/>
    <w:rsid w:val="00E5460F"/>
    <w:rsid w:val="00E54933"/>
    <w:rsid w:val="00E54BA1"/>
    <w:rsid w:val="00E54EAE"/>
    <w:rsid w:val="00E55195"/>
    <w:rsid w:val="00E554A3"/>
    <w:rsid w:val="00E5562C"/>
    <w:rsid w:val="00E55698"/>
    <w:rsid w:val="00E5571F"/>
    <w:rsid w:val="00E55894"/>
    <w:rsid w:val="00E55A5B"/>
    <w:rsid w:val="00E55BD9"/>
    <w:rsid w:val="00E55EEC"/>
    <w:rsid w:val="00E55FDF"/>
    <w:rsid w:val="00E56575"/>
    <w:rsid w:val="00E566F6"/>
    <w:rsid w:val="00E56DBF"/>
    <w:rsid w:val="00E56E82"/>
    <w:rsid w:val="00E5713F"/>
    <w:rsid w:val="00E574F2"/>
    <w:rsid w:val="00E57669"/>
    <w:rsid w:val="00E5776E"/>
    <w:rsid w:val="00E57D93"/>
    <w:rsid w:val="00E57DA6"/>
    <w:rsid w:val="00E6072D"/>
    <w:rsid w:val="00E60D38"/>
    <w:rsid w:val="00E612A2"/>
    <w:rsid w:val="00E6156F"/>
    <w:rsid w:val="00E61AEE"/>
    <w:rsid w:val="00E61B2F"/>
    <w:rsid w:val="00E622A8"/>
    <w:rsid w:val="00E62369"/>
    <w:rsid w:val="00E63359"/>
    <w:rsid w:val="00E635B9"/>
    <w:rsid w:val="00E63C44"/>
    <w:rsid w:val="00E646BE"/>
    <w:rsid w:val="00E6477E"/>
    <w:rsid w:val="00E64801"/>
    <w:rsid w:val="00E64ED2"/>
    <w:rsid w:val="00E65464"/>
    <w:rsid w:val="00E65493"/>
    <w:rsid w:val="00E65569"/>
    <w:rsid w:val="00E657B2"/>
    <w:rsid w:val="00E65C30"/>
    <w:rsid w:val="00E65D8A"/>
    <w:rsid w:val="00E65E12"/>
    <w:rsid w:val="00E65E87"/>
    <w:rsid w:val="00E65FC9"/>
    <w:rsid w:val="00E65FE7"/>
    <w:rsid w:val="00E66460"/>
    <w:rsid w:val="00E665A6"/>
    <w:rsid w:val="00E66DC1"/>
    <w:rsid w:val="00E66E35"/>
    <w:rsid w:val="00E67252"/>
    <w:rsid w:val="00E67310"/>
    <w:rsid w:val="00E6782A"/>
    <w:rsid w:val="00E67AF3"/>
    <w:rsid w:val="00E67D8E"/>
    <w:rsid w:val="00E702BF"/>
    <w:rsid w:val="00E706B9"/>
    <w:rsid w:val="00E709B0"/>
    <w:rsid w:val="00E709B9"/>
    <w:rsid w:val="00E7122A"/>
    <w:rsid w:val="00E71400"/>
    <w:rsid w:val="00E7141C"/>
    <w:rsid w:val="00E71CBC"/>
    <w:rsid w:val="00E71F6F"/>
    <w:rsid w:val="00E7205A"/>
    <w:rsid w:val="00E72331"/>
    <w:rsid w:val="00E7237E"/>
    <w:rsid w:val="00E72585"/>
    <w:rsid w:val="00E72589"/>
    <w:rsid w:val="00E729F5"/>
    <w:rsid w:val="00E72B20"/>
    <w:rsid w:val="00E72E64"/>
    <w:rsid w:val="00E72F1A"/>
    <w:rsid w:val="00E72F83"/>
    <w:rsid w:val="00E73E0B"/>
    <w:rsid w:val="00E7407D"/>
    <w:rsid w:val="00E74290"/>
    <w:rsid w:val="00E74B3A"/>
    <w:rsid w:val="00E75277"/>
    <w:rsid w:val="00E75810"/>
    <w:rsid w:val="00E75A2C"/>
    <w:rsid w:val="00E75E20"/>
    <w:rsid w:val="00E76EF3"/>
    <w:rsid w:val="00E76F94"/>
    <w:rsid w:val="00E77163"/>
    <w:rsid w:val="00E77179"/>
    <w:rsid w:val="00E772D3"/>
    <w:rsid w:val="00E77629"/>
    <w:rsid w:val="00E77787"/>
    <w:rsid w:val="00E7790D"/>
    <w:rsid w:val="00E77D42"/>
    <w:rsid w:val="00E77ED7"/>
    <w:rsid w:val="00E8085D"/>
    <w:rsid w:val="00E80C8C"/>
    <w:rsid w:val="00E8112F"/>
    <w:rsid w:val="00E81271"/>
    <w:rsid w:val="00E8168B"/>
    <w:rsid w:val="00E8193D"/>
    <w:rsid w:val="00E819F5"/>
    <w:rsid w:val="00E81E16"/>
    <w:rsid w:val="00E82558"/>
    <w:rsid w:val="00E8256A"/>
    <w:rsid w:val="00E829DF"/>
    <w:rsid w:val="00E82D76"/>
    <w:rsid w:val="00E82F14"/>
    <w:rsid w:val="00E82FAA"/>
    <w:rsid w:val="00E831FB"/>
    <w:rsid w:val="00E835DF"/>
    <w:rsid w:val="00E835FB"/>
    <w:rsid w:val="00E837E0"/>
    <w:rsid w:val="00E83BF7"/>
    <w:rsid w:val="00E83CF8"/>
    <w:rsid w:val="00E83DA5"/>
    <w:rsid w:val="00E83E9D"/>
    <w:rsid w:val="00E83EC2"/>
    <w:rsid w:val="00E83F9C"/>
    <w:rsid w:val="00E842E8"/>
    <w:rsid w:val="00E843B4"/>
    <w:rsid w:val="00E843CF"/>
    <w:rsid w:val="00E847CE"/>
    <w:rsid w:val="00E84841"/>
    <w:rsid w:val="00E8487C"/>
    <w:rsid w:val="00E85570"/>
    <w:rsid w:val="00E85598"/>
    <w:rsid w:val="00E855B4"/>
    <w:rsid w:val="00E8588C"/>
    <w:rsid w:val="00E859BD"/>
    <w:rsid w:val="00E85BC3"/>
    <w:rsid w:val="00E85C9E"/>
    <w:rsid w:val="00E865C5"/>
    <w:rsid w:val="00E8667C"/>
    <w:rsid w:val="00E86A62"/>
    <w:rsid w:val="00E86B1D"/>
    <w:rsid w:val="00E87243"/>
    <w:rsid w:val="00E873AD"/>
    <w:rsid w:val="00E876D3"/>
    <w:rsid w:val="00E879F1"/>
    <w:rsid w:val="00E87A7B"/>
    <w:rsid w:val="00E87D3A"/>
    <w:rsid w:val="00E87D7A"/>
    <w:rsid w:val="00E903F7"/>
    <w:rsid w:val="00E904FF"/>
    <w:rsid w:val="00E909B0"/>
    <w:rsid w:val="00E90D7D"/>
    <w:rsid w:val="00E911A6"/>
    <w:rsid w:val="00E9126C"/>
    <w:rsid w:val="00E916F0"/>
    <w:rsid w:val="00E91E2A"/>
    <w:rsid w:val="00E92093"/>
    <w:rsid w:val="00E92135"/>
    <w:rsid w:val="00E922C2"/>
    <w:rsid w:val="00E9237C"/>
    <w:rsid w:val="00E92A1A"/>
    <w:rsid w:val="00E92BCD"/>
    <w:rsid w:val="00E93027"/>
    <w:rsid w:val="00E9379F"/>
    <w:rsid w:val="00E939CE"/>
    <w:rsid w:val="00E939E0"/>
    <w:rsid w:val="00E93B37"/>
    <w:rsid w:val="00E941E9"/>
    <w:rsid w:val="00E94545"/>
    <w:rsid w:val="00E9470A"/>
    <w:rsid w:val="00E94AA1"/>
    <w:rsid w:val="00E94E1B"/>
    <w:rsid w:val="00E954FF"/>
    <w:rsid w:val="00E955E9"/>
    <w:rsid w:val="00E95770"/>
    <w:rsid w:val="00E9623E"/>
    <w:rsid w:val="00E964CF"/>
    <w:rsid w:val="00E9681F"/>
    <w:rsid w:val="00E96CDA"/>
    <w:rsid w:val="00E97297"/>
    <w:rsid w:val="00E9788A"/>
    <w:rsid w:val="00E97D7A"/>
    <w:rsid w:val="00E97D7C"/>
    <w:rsid w:val="00E9BEE2"/>
    <w:rsid w:val="00EA0011"/>
    <w:rsid w:val="00EA0029"/>
    <w:rsid w:val="00EA01F4"/>
    <w:rsid w:val="00EA0735"/>
    <w:rsid w:val="00EA09F8"/>
    <w:rsid w:val="00EA0C32"/>
    <w:rsid w:val="00EA0F1A"/>
    <w:rsid w:val="00EA0F27"/>
    <w:rsid w:val="00EA11EB"/>
    <w:rsid w:val="00EA1211"/>
    <w:rsid w:val="00EA1909"/>
    <w:rsid w:val="00EA1EE5"/>
    <w:rsid w:val="00EA1F41"/>
    <w:rsid w:val="00EA214B"/>
    <w:rsid w:val="00EA2166"/>
    <w:rsid w:val="00EA25F1"/>
    <w:rsid w:val="00EA2619"/>
    <w:rsid w:val="00EA2A4F"/>
    <w:rsid w:val="00EA2F13"/>
    <w:rsid w:val="00EA3000"/>
    <w:rsid w:val="00EA3263"/>
    <w:rsid w:val="00EA3452"/>
    <w:rsid w:val="00EA3558"/>
    <w:rsid w:val="00EA3B61"/>
    <w:rsid w:val="00EA3E90"/>
    <w:rsid w:val="00EA50A4"/>
    <w:rsid w:val="00EA52C5"/>
    <w:rsid w:val="00EA5923"/>
    <w:rsid w:val="00EA597B"/>
    <w:rsid w:val="00EA626C"/>
    <w:rsid w:val="00EA6304"/>
    <w:rsid w:val="00EA6513"/>
    <w:rsid w:val="00EA66FF"/>
    <w:rsid w:val="00EA6AB0"/>
    <w:rsid w:val="00EA6AD7"/>
    <w:rsid w:val="00EA7C71"/>
    <w:rsid w:val="00EA7E3F"/>
    <w:rsid w:val="00EA7E45"/>
    <w:rsid w:val="00EB00BD"/>
    <w:rsid w:val="00EB04FE"/>
    <w:rsid w:val="00EB0FA7"/>
    <w:rsid w:val="00EB1166"/>
    <w:rsid w:val="00EB11C4"/>
    <w:rsid w:val="00EB1322"/>
    <w:rsid w:val="00EB14AE"/>
    <w:rsid w:val="00EB196B"/>
    <w:rsid w:val="00EB1EEC"/>
    <w:rsid w:val="00EB1F22"/>
    <w:rsid w:val="00EB1F88"/>
    <w:rsid w:val="00EB2048"/>
    <w:rsid w:val="00EB22E1"/>
    <w:rsid w:val="00EB27A5"/>
    <w:rsid w:val="00EB2A54"/>
    <w:rsid w:val="00EB2B1F"/>
    <w:rsid w:val="00EB2CE5"/>
    <w:rsid w:val="00EB3A5A"/>
    <w:rsid w:val="00EB3AA5"/>
    <w:rsid w:val="00EB3B02"/>
    <w:rsid w:val="00EB3B8D"/>
    <w:rsid w:val="00EB3D9A"/>
    <w:rsid w:val="00EB4216"/>
    <w:rsid w:val="00EB4825"/>
    <w:rsid w:val="00EB49F5"/>
    <w:rsid w:val="00EB4B25"/>
    <w:rsid w:val="00EB4E84"/>
    <w:rsid w:val="00EB4F1E"/>
    <w:rsid w:val="00EB4F62"/>
    <w:rsid w:val="00EB5248"/>
    <w:rsid w:val="00EB5291"/>
    <w:rsid w:val="00EB5941"/>
    <w:rsid w:val="00EB5AF7"/>
    <w:rsid w:val="00EB5DF4"/>
    <w:rsid w:val="00EB637E"/>
    <w:rsid w:val="00EB67EE"/>
    <w:rsid w:val="00EB68B2"/>
    <w:rsid w:val="00EB6AC0"/>
    <w:rsid w:val="00EB6D5C"/>
    <w:rsid w:val="00EB6FC9"/>
    <w:rsid w:val="00EB73B7"/>
    <w:rsid w:val="00EB77BD"/>
    <w:rsid w:val="00EB7915"/>
    <w:rsid w:val="00EB791D"/>
    <w:rsid w:val="00EB7A82"/>
    <w:rsid w:val="00EB7EE0"/>
    <w:rsid w:val="00EC01E9"/>
    <w:rsid w:val="00EC029D"/>
    <w:rsid w:val="00EC02C2"/>
    <w:rsid w:val="00EC0963"/>
    <w:rsid w:val="00EC09ED"/>
    <w:rsid w:val="00EC0E4F"/>
    <w:rsid w:val="00EC0F29"/>
    <w:rsid w:val="00EC0F4C"/>
    <w:rsid w:val="00EC1062"/>
    <w:rsid w:val="00EC158E"/>
    <w:rsid w:val="00EC1992"/>
    <w:rsid w:val="00EC1A87"/>
    <w:rsid w:val="00EC1C23"/>
    <w:rsid w:val="00EC2088"/>
    <w:rsid w:val="00EC20A9"/>
    <w:rsid w:val="00EC2107"/>
    <w:rsid w:val="00EC278C"/>
    <w:rsid w:val="00EC2844"/>
    <w:rsid w:val="00EC2CA2"/>
    <w:rsid w:val="00EC2FB2"/>
    <w:rsid w:val="00EC3087"/>
    <w:rsid w:val="00EC3C1D"/>
    <w:rsid w:val="00EC3F6C"/>
    <w:rsid w:val="00EC4121"/>
    <w:rsid w:val="00EC4307"/>
    <w:rsid w:val="00EC4774"/>
    <w:rsid w:val="00EC497F"/>
    <w:rsid w:val="00EC4B32"/>
    <w:rsid w:val="00EC4B6C"/>
    <w:rsid w:val="00EC51AF"/>
    <w:rsid w:val="00EC5580"/>
    <w:rsid w:val="00EC5880"/>
    <w:rsid w:val="00EC5985"/>
    <w:rsid w:val="00EC5EE5"/>
    <w:rsid w:val="00EC6ABA"/>
    <w:rsid w:val="00EC6F44"/>
    <w:rsid w:val="00EC730E"/>
    <w:rsid w:val="00EC74A5"/>
    <w:rsid w:val="00EC7579"/>
    <w:rsid w:val="00EC79E4"/>
    <w:rsid w:val="00EC7A09"/>
    <w:rsid w:val="00EC7ACA"/>
    <w:rsid w:val="00EC7B46"/>
    <w:rsid w:val="00EC7C0C"/>
    <w:rsid w:val="00EC7F8F"/>
    <w:rsid w:val="00ED051C"/>
    <w:rsid w:val="00ED08E5"/>
    <w:rsid w:val="00ED0911"/>
    <w:rsid w:val="00ED09E7"/>
    <w:rsid w:val="00ED0B39"/>
    <w:rsid w:val="00ED0F65"/>
    <w:rsid w:val="00ED138C"/>
    <w:rsid w:val="00ED14FB"/>
    <w:rsid w:val="00ED1533"/>
    <w:rsid w:val="00ED15F3"/>
    <w:rsid w:val="00ED1785"/>
    <w:rsid w:val="00ED19C3"/>
    <w:rsid w:val="00ED1DAF"/>
    <w:rsid w:val="00ED1E1E"/>
    <w:rsid w:val="00ED1E6F"/>
    <w:rsid w:val="00ED23BE"/>
    <w:rsid w:val="00ED23E6"/>
    <w:rsid w:val="00ED2D87"/>
    <w:rsid w:val="00ED2E50"/>
    <w:rsid w:val="00ED34E7"/>
    <w:rsid w:val="00ED3519"/>
    <w:rsid w:val="00ED3748"/>
    <w:rsid w:val="00ED3EDE"/>
    <w:rsid w:val="00ED4180"/>
    <w:rsid w:val="00ED4195"/>
    <w:rsid w:val="00ED4CF4"/>
    <w:rsid w:val="00ED51F8"/>
    <w:rsid w:val="00ED5305"/>
    <w:rsid w:val="00ED534A"/>
    <w:rsid w:val="00ED55E0"/>
    <w:rsid w:val="00ED5CF4"/>
    <w:rsid w:val="00ED6572"/>
    <w:rsid w:val="00ED6D13"/>
    <w:rsid w:val="00ED6D61"/>
    <w:rsid w:val="00ED6ED0"/>
    <w:rsid w:val="00ED7475"/>
    <w:rsid w:val="00ED74BF"/>
    <w:rsid w:val="00ED7EDA"/>
    <w:rsid w:val="00ED7FAB"/>
    <w:rsid w:val="00ED7FD8"/>
    <w:rsid w:val="00EE0010"/>
    <w:rsid w:val="00EE0300"/>
    <w:rsid w:val="00EE0363"/>
    <w:rsid w:val="00EE0406"/>
    <w:rsid w:val="00EE042A"/>
    <w:rsid w:val="00EE0454"/>
    <w:rsid w:val="00EE0AFD"/>
    <w:rsid w:val="00EE0BA4"/>
    <w:rsid w:val="00EE12C7"/>
    <w:rsid w:val="00EE12E8"/>
    <w:rsid w:val="00EE1804"/>
    <w:rsid w:val="00EE1BF3"/>
    <w:rsid w:val="00EE1C7D"/>
    <w:rsid w:val="00EE1D5E"/>
    <w:rsid w:val="00EE22A2"/>
    <w:rsid w:val="00EE288F"/>
    <w:rsid w:val="00EE2CB6"/>
    <w:rsid w:val="00EE2E29"/>
    <w:rsid w:val="00EE30E5"/>
    <w:rsid w:val="00EE3389"/>
    <w:rsid w:val="00EE3461"/>
    <w:rsid w:val="00EE37FD"/>
    <w:rsid w:val="00EE39EA"/>
    <w:rsid w:val="00EE40DE"/>
    <w:rsid w:val="00EE43D4"/>
    <w:rsid w:val="00EE4458"/>
    <w:rsid w:val="00EE45AF"/>
    <w:rsid w:val="00EE45EB"/>
    <w:rsid w:val="00EE49ED"/>
    <w:rsid w:val="00EE4BD8"/>
    <w:rsid w:val="00EE5097"/>
    <w:rsid w:val="00EE53D9"/>
    <w:rsid w:val="00EE53F8"/>
    <w:rsid w:val="00EE574F"/>
    <w:rsid w:val="00EE5826"/>
    <w:rsid w:val="00EE58CF"/>
    <w:rsid w:val="00EE59CF"/>
    <w:rsid w:val="00EE5A1A"/>
    <w:rsid w:val="00EE5E58"/>
    <w:rsid w:val="00EE5EB6"/>
    <w:rsid w:val="00EE5F85"/>
    <w:rsid w:val="00EE680A"/>
    <w:rsid w:val="00EE6CE8"/>
    <w:rsid w:val="00EE6D1C"/>
    <w:rsid w:val="00EE6D36"/>
    <w:rsid w:val="00EE6E0B"/>
    <w:rsid w:val="00EE6E4C"/>
    <w:rsid w:val="00EE73D0"/>
    <w:rsid w:val="00EE7B8F"/>
    <w:rsid w:val="00EE7C82"/>
    <w:rsid w:val="00EE7D80"/>
    <w:rsid w:val="00EE7DFA"/>
    <w:rsid w:val="00EEE621"/>
    <w:rsid w:val="00EF00E1"/>
    <w:rsid w:val="00EF01B0"/>
    <w:rsid w:val="00EF04DE"/>
    <w:rsid w:val="00EF0853"/>
    <w:rsid w:val="00EF0CF7"/>
    <w:rsid w:val="00EF0D62"/>
    <w:rsid w:val="00EF0D63"/>
    <w:rsid w:val="00EF21F2"/>
    <w:rsid w:val="00EF2638"/>
    <w:rsid w:val="00EF296B"/>
    <w:rsid w:val="00EF2A2F"/>
    <w:rsid w:val="00EF2FD0"/>
    <w:rsid w:val="00EF31ED"/>
    <w:rsid w:val="00EF3626"/>
    <w:rsid w:val="00EF3A5D"/>
    <w:rsid w:val="00EF3E26"/>
    <w:rsid w:val="00EF3F4A"/>
    <w:rsid w:val="00EF401F"/>
    <w:rsid w:val="00EF4555"/>
    <w:rsid w:val="00EF45D0"/>
    <w:rsid w:val="00EF48F8"/>
    <w:rsid w:val="00EF4973"/>
    <w:rsid w:val="00EF4B84"/>
    <w:rsid w:val="00EF4C17"/>
    <w:rsid w:val="00EF4F06"/>
    <w:rsid w:val="00EF54FC"/>
    <w:rsid w:val="00EF55C0"/>
    <w:rsid w:val="00EF5719"/>
    <w:rsid w:val="00EF5A00"/>
    <w:rsid w:val="00EF5E19"/>
    <w:rsid w:val="00EF5F05"/>
    <w:rsid w:val="00EF6530"/>
    <w:rsid w:val="00EF6944"/>
    <w:rsid w:val="00EF6C89"/>
    <w:rsid w:val="00EF6E69"/>
    <w:rsid w:val="00EF7003"/>
    <w:rsid w:val="00EF700B"/>
    <w:rsid w:val="00EF7030"/>
    <w:rsid w:val="00EF7060"/>
    <w:rsid w:val="00EF72DA"/>
    <w:rsid w:val="00EF72F6"/>
    <w:rsid w:val="00EF768E"/>
    <w:rsid w:val="00EF796E"/>
    <w:rsid w:val="00EF7B73"/>
    <w:rsid w:val="00EF7C2B"/>
    <w:rsid w:val="00EF7D6C"/>
    <w:rsid w:val="00F0001A"/>
    <w:rsid w:val="00F002C1"/>
    <w:rsid w:val="00F0033B"/>
    <w:rsid w:val="00F0034D"/>
    <w:rsid w:val="00F003F2"/>
    <w:rsid w:val="00F0089A"/>
    <w:rsid w:val="00F00918"/>
    <w:rsid w:val="00F00D0D"/>
    <w:rsid w:val="00F00D92"/>
    <w:rsid w:val="00F00FD4"/>
    <w:rsid w:val="00F00FFB"/>
    <w:rsid w:val="00F01188"/>
    <w:rsid w:val="00F01512"/>
    <w:rsid w:val="00F01610"/>
    <w:rsid w:val="00F018E1"/>
    <w:rsid w:val="00F01947"/>
    <w:rsid w:val="00F01A65"/>
    <w:rsid w:val="00F02098"/>
    <w:rsid w:val="00F0230F"/>
    <w:rsid w:val="00F02333"/>
    <w:rsid w:val="00F023FF"/>
    <w:rsid w:val="00F02B6D"/>
    <w:rsid w:val="00F02E84"/>
    <w:rsid w:val="00F0302D"/>
    <w:rsid w:val="00F031DD"/>
    <w:rsid w:val="00F037B9"/>
    <w:rsid w:val="00F0391B"/>
    <w:rsid w:val="00F0398E"/>
    <w:rsid w:val="00F039B9"/>
    <w:rsid w:val="00F03AF4"/>
    <w:rsid w:val="00F04018"/>
    <w:rsid w:val="00F0402F"/>
    <w:rsid w:val="00F046D2"/>
    <w:rsid w:val="00F047F7"/>
    <w:rsid w:val="00F0548E"/>
    <w:rsid w:val="00F059C6"/>
    <w:rsid w:val="00F05B4A"/>
    <w:rsid w:val="00F05B7E"/>
    <w:rsid w:val="00F05FB9"/>
    <w:rsid w:val="00F06156"/>
    <w:rsid w:val="00F061DE"/>
    <w:rsid w:val="00F0629F"/>
    <w:rsid w:val="00F0635A"/>
    <w:rsid w:val="00F074E4"/>
    <w:rsid w:val="00F07FB5"/>
    <w:rsid w:val="00F1000E"/>
    <w:rsid w:val="00F102C2"/>
    <w:rsid w:val="00F103C1"/>
    <w:rsid w:val="00F10918"/>
    <w:rsid w:val="00F10A7C"/>
    <w:rsid w:val="00F10AE8"/>
    <w:rsid w:val="00F10C8D"/>
    <w:rsid w:val="00F10D30"/>
    <w:rsid w:val="00F10E3A"/>
    <w:rsid w:val="00F11016"/>
    <w:rsid w:val="00F11094"/>
    <w:rsid w:val="00F115B8"/>
    <w:rsid w:val="00F1181F"/>
    <w:rsid w:val="00F11F04"/>
    <w:rsid w:val="00F12139"/>
    <w:rsid w:val="00F12352"/>
    <w:rsid w:val="00F1252A"/>
    <w:rsid w:val="00F12E39"/>
    <w:rsid w:val="00F12ECF"/>
    <w:rsid w:val="00F12F99"/>
    <w:rsid w:val="00F13698"/>
    <w:rsid w:val="00F13853"/>
    <w:rsid w:val="00F13C2A"/>
    <w:rsid w:val="00F13E23"/>
    <w:rsid w:val="00F14126"/>
    <w:rsid w:val="00F146F7"/>
    <w:rsid w:val="00F14CD3"/>
    <w:rsid w:val="00F14F33"/>
    <w:rsid w:val="00F15117"/>
    <w:rsid w:val="00F15461"/>
    <w:rsid w:val="00F155D6"/>
    <w:rsid w:val="00F15659"/>
    <w:rsid w:val="00F15C09"/>
    <w:rsid w:val="00F15DBF"/>
    <w:rsid w:val="00F15FA7"/>
    <w:rsid w:val="00F15FFF"/>
    <w:rsid w:val="00F1629B"/>
    <w:rsid w:val="00F16524"/>
    <w:rsid w:val="00F16751"/>
    <w:rsid w:val="00F16781"/>
    <w:rsid w:val="00F167B6"/>
    <w:rsid w:val="00F16A61"/>
    <w:rsid w:val="00F1731D"/>
    <w:rsid w:val="00F175B2"/>
    <w:rsid w:val="00F175BD"/>
    <w:rsid w:val="00F1781D"/>
    <w:rsid w:val="00F17D24"/>
    <w:rsid w:val="00F17D76"/>
    <w:rsid w:val="00F17FA2"/>
    <w:rsid w:val="00F208F4"/>
    <w:rsid w:val="00F20A63"/>
    <w:rsid w:val="00F20AD7"/>
    <w:rsid w:val="00F210AA"/>
    <w:rsid w:val="00F2187F"/>
    <w:rsid w:val="00F21C6E"/>
    <w:rsid w:val="00F21DA9"/>
    <w:rsid w:val="00F22333"/>
    <w:rsid w:val="00F22558"/>
    <w:rsid w:val="00F227D7"/>
    <w:rsid w:val="00F227FC"/>
    <w:rsid w:val="00F22949"/>
    <w:rsid w:val="00F22AF4"/>
    <w:rsid w:val="00F22BAB"/>
    <w:rsid w:val="00F22BF9"/>
    <w:rsid w:val="00F22F66"/>
    <w:rsid w:val="00F23DA7"/>
    <w:rsid w:val="00F23E14"/>
    <w:rsid w:val="00F23F75"/>
    <w:rsid w:val="00F24011"/>
    <w:rsid w:val="00F241FE"/>
    <w:rsid w:val="00F25027"/>
    <w:rsid w:val="00F25698"/>
    <w:rsid w:val="00F2571E"/>
    <w:rsid w:val="00F25905"/>
    <w:rsid w:val="00F25958"/>
    <w:rsid w:val="00F2596F"/>
    <w:rsid w:val="00F25A45"/>
    <w:rsid w:val="00F25AE0"/>
    <w:rsid w:val="00F26200"/>
    <w:rsid w:val="00F26293"/>
    <w:rsid w:val="00F265ED"/>
    <w:rsid w:val="00F268C9"/>
    <w:rsid w:val="00F26AD1"/>
    <w:rsid w:val="00F26FCB"/>
    <w:rsid w:val="00F27482"/>
    <w:rsid w:val="00F275DB"/>
    <w:rsid w:val="00F279E2"/>
    <w:rsid w:val="00F27B53"/>
    <w:rsid w:val="00F27B61"/>
    <w:rsid w:val="00F27C06"/>
    <w:rsid w:val="00F27C83"/>
    <w:rsid w:val="00F27D5C"/>
    <w:rsid w:val="00F306AA"/>
    <w:rsid w:val="00F3099F"/>
    <w:rsid w:val="00F30C8F"/>
    <w:rsid w:val="00F30EF9"/>
    <w:rsid w:val="00F312D0"/>
    <w:rsid w:val="00F31395"/>
    <w:rsid w:val="00F31792"/>
    <w:rsid w:val="00F3189F"/>
    <w:rsid w:val="00F31AEC"/>
    <w:rsid w:val="00F31DB4"/>
    <w:rsid w:val="00F31DB6"/>
    <w:rsid w:val="00F32024"/>
    <w:rsid w:val="00F3256E"/>
    <w:rsid w:val="00F325CB"/>
    <w:rsid w:val="00F3285A"/>
    <w:rsid w:val="00F32E0A"/>
    <w:rsid w:val="00F3340C"/>
    <w:rsid w:val="00F334EB"/>
    <w:rsid w:val="00F33891"/>
    <w:rsid w:val="00F338E8"/>
    <w:rsid w:val="00F33B83"/>
    <w:rsid w:val="00F33B93"/>
    <w:rsid w:val="00F3410E"/>
    <w:rsid w:val="00F3419A"/>
    <w:rsid w:val="00F34333"/>
    <w:rsid w:val="00F343AD"/>
    <w:rsid w:val="00F34AB7"/>
    <w:rsid w:val="00F350E1"/>
    <w:rsid w:val="00F3511B"/>
    <w:rsid w:val="00F353AD"/>
    <w:rsid w:val="00F3591E"/>
    <w:rsid w:val="00F35B44"/>
    <w:rsid w:val="00F35BC4"/>
    <w:rsid w:val="00F35F1E"/>
    <w:rsid w:val="00F362CD"/>
    <w:rsid w:val="00F36305"/>
    <w:rsid w:val="00F36350"/>
    <w:rsid w:val="00F3656B"/>
    <w:rsid w:val="00F368B9"/>
    <w:rsid w:val="00F3695D"/>
    <w:rsid w:val="00F36DAC"/>
    <w:rsid w:val="00F374CD"/>
    <w:rsid w:val="00F37505"/>
    <w:rsid w:val="00F37FFA"/>
    <w:rsid w:val="00F40469"/>
    <w:rsid w:val="00F407E4"/>
    <w:rsid w:val="00F408CA"/>
    <w:rsid w:val="00F4092A"/>
    <w:rsid w:val="00F4097B"/>
    <w:rsid w:val="00F4114C"/>
    <w:rsid w:val="00F41321"/>
    <w:rsid w:val="00F415F0"/>
    <w:rsid w:val="00F419EF"/>
    <w:rsid w:val="00F41FBD"/>
    <w:rsid w:val="00F42032"/>
    <w:rsid w:val="00F42049"/>
    <w:rsid w:val="00F42113"/>
    <w:rsid w:val="00F421C7"/>
    <w:rsid w:val="00F428B1"/>
    <w:rsid w:val="00F42A3C"/>
    <w:rsid w:val="00F43536"/>
    <w:rsid w:val="00F43880"/>
    <w:rsid w:val="00F438BE"/>
    <w:rsid w:val="00F438EF"/>
    <w:rsid w:val="00F43906"/>
    <w:rsid w:val="00F43BC6"/>
    <w:rsid w:val="00F43CED"/>
    <w:rsid w:val="00F43F73"/>
    <w:rsid w:val="00F43F98"/>
    <w:rsid w:val="00F440C5"/>
    <w:rsid w:val="00F44788"/>
    <w:rsid w:val="00F44A33"/>
    <w:rsid w:val="00F44F4B"/>
    <w:rsid w:val="00F45271"/>
    <w:rsid w:val="00F45EC1"/>
    <w:rsid w:val="00F4600E"/>
    <w:rsid w:val="00F4602F"/>
    <w:rsid w:val="00F46C6F"/>
    <w:rsid w:val="00F46C8A"/>
    <w:rsid w:val="00F46E8A"/>
    <w:rsid w:val="00F47316"/>
    <w:rsid w:val="00F4745F"/>
    <w:rsid w:val="00F475F7"/>
    <w:rsid w:val="00F476C3"/>
    <w:rsid w:val="00F47787"/>
    <w:rsid w:val="00F478B3"/>
    <w:rsid w:val="00F478E0"/>
    <w:rsid w:val="00F47957"/>
    <w:rsid w:val="00F47EB5"/>
    <w:rsid w:val="00F47EDD"/>
    <w:rsid w:val="00F48C25"/>
    <w:rsid w:val="00F50361"/>
    <w:rsid w:val="00F50546"/>
    <w:rsid w:val="00F5069A"/>
    <w:rsid w:val="00F506C3"/>
    <w:rsid w:val="00F50746"/>
    <w:rsid w:val="00F50EFF"/>
    <w:rsid w:val="00F50FD3"/>
    <w:rsid w:val="00F5150C"/>
    <w:rsid w:val="00F5151A"/>
    <w:rsid w:val="00F51741"/>
    <w:rsid w:val="00F519DE"/>
    <w:rsid w:val="00F51C36"/>
    <w:rsid w:val="00F51E78"/>
    <w:rsid w:val="00F52871"/>
    <w:rsid w:val="00F52920"/>
    <w:rsid w:val="00F5293C"/>
    <w:rsid w:val="00F52D87"/>
    <w:rsid w:val="00F539CF"/>
    <w:rsid w:val="00F53C6A"/>
    <w:rsid w:val="00F53CF0"/>
    <w:rsid w:val="00F53F52"/>
    <w:rsid w:val="00F544D6"/>
    <w:rsid w:val="00F54512"/>
    <w:rsid w:val="00F54518"/>
    <w:rsid w:val="00F54DDE"/>
    <w:rsid w:val="00F55A4B"/>
    <w:rsid w:val="00F55DC8"/>
    <w:rsid w:val="00F55DFE"/>
    <w:rsid w:val="00F55EA3"/>
    <w:rsid w:val="00F55EB3"/>
    <w:rsid w:val="00F55EEF"/>
    <w:rsid w:val="00F561FF"/>
    <w:rsid w:val="00F5649F"/>
    <w:rsid w:val="00F56B16"/>
    <w:rsid w:val="00F56B26"/>
    <w:rsid w:val="00F56B9D"/>
    <w:rsid w:val="00F56CC5"/>
    <w:rsid w:val="00F56D42"/>
    <w:rsid w:val="00F5720C"/>
    <w:rsid w:val="00F57B48"/>
    <w:rsid w:val="00F57EF9"/>
    <w:rsid w:val="00F57F5E"/>
    <w:rsid w:val="00F5D452"/>
    <w:rsid w:val="00F60417"/>
    <w:rsid w:val="00F60449"/>
    <w:rsid w:val="00F60AB9"/>
    <w:rsid w:val="00F6135D"/>
    <w:rsid w:val="00F619C4"/>
    <w:rsid w:val="00F61AE0"/>
    <w:rsid w:val="00F61B4C"/>
    <w:rsid w:val="00F61F58"/>
    <w:rsid w:val="00F621BC"/>
    <w:rsid w:val="00F621D4"/>
    <w:rsid w:val="00F62635"/>
    <w:rsid w:val="00F62932"/>
    <w:rsid w:val="00F62936"/>
    <w:rsid w:val="00F6296B"/>
    <w:rsid w:val="00F62BAB"/>
    <w:rsid w:val="00F631EE"/>
    <w:rsid w:val="00F63210"/>
    <w:rsid w:val="00F63216"/>
    <w:rsid w:val="00F63315"/>
    <w:rsid w:val="00F634D9"/>
    <w:rsid w:val="00F635FE"/>
    <w:rsid w:val="00F63723"/>
    <w:rsid w:val="00F6398E"/>
    <w:rsid w:val="00F640AC"/>
    <w:rsid w:val="00F64252"/>
    <w:rsid w:val="00F6438B"/>
    <w:rsid w:val="00F6445D"/>
    <w:rsid w:val="00F64ACE"/>
    <w:rsid w:val="00F65410"/>
    <w:rsid w:val="00F65A49"/>
    <w:rsid w:val="00F65C5E"/>
    <w:rsid w:val="00F65D12"/>
    <w:rsid w:val="00F65F6C"/>
    <w:rsid w:val="00F6680F"/>
    <w:rsid w:val="00F66884"/>
    <w:rsid w:val="00F66C69"/>
    <w:rsid w:val="00F66FB3"/>
    <w:rsid w:val="00F670FD"/>
    <w:rsid w:val="00F6722A"/>
    <w:rsid w:val="00F67354"/>
    <w:rsid w:val="00F6769A"/>
    <w:rsid w:val="00F6771A"/>
    <w:rsid w:val="00F679A5"/>
    <w:rsid w:val="00F679AB"/>
    <w:rsid w:val="00F67C65"/>
    <w:rsid w:val="00F704BA"/>
    <w:rsid w:val="00F70EF3"/>
    <w:rsid w:val="00F70FE0"/>
    <w:rsid w:val="00F70FEE"/>
    <w:rsid w:val="00F71130"/>
    <w:rsid w:val="00F7134C"/>
    <w:rsid w:val="00F713BB"/>
    <w:rsid w:val="00F714CA"/>
    <w:rsid w:val="00F71582"/>
    <w:rsid w:val="00F715BB"/>
    <w:rsid w:val="00F717C1"/>
    <w:rsid w:val="00F717E1"/>
    <w:rsid w:val="00F71DDC"/>
    <w:rsid w:val="00F71E51"/>
    <w:rsid w:val="00F71EC7"/>
    <w:rsid w:val="00F71F72"/>
    <w:rsid w:val="00F72073"/>
    <w:rsid w:val="00F72277"/>
    <w:rsid w:val="00F72356"/>
    <w:rsid w:val="00F72DD6"/>
    <w:rsid w:val="00F72EDC"/>
    <w:rsid w:val="00F72FBD"/>
    <w:rsid w:val="00F73034"/>
    <w:rsid w:val="00F7319E"/>
    <w:rsid w:val="00F733A0"/>
    <w:rsid w:val="00F734B0"/>
    <w:rsid w:val="00F735F8"/>
    <w:rsid w:val="00F73F10"/>
    <w:rsid w:val="00F742F7"/>
    <w:rsid w:val="00F749CC"/>
    <w:rsid w:val="00F74AD4"/>
    <w:rsid w:val="00F74C07"/>
    <w:rsid w:val="00F74ED0"/>
    <w:rsid w:val="00F74F1D"/>
    <w:rsid w:val="00F7535C"/>
    <w:rsid w:val="00F75385"/>
    <w:rsid w:val="00F754C1"/>
    <w:rsid w:val="00F754D6"/>
    <w:rsid w:val="00F755F7"/>
    <w:rsid w:val="00F75A59"/>
    <w:rsid w:val="00F75ACB"/>
    <w:rsid w:val="00F76077"/>
    <w:rsid w:val="00F76895"/>
    <w:rsid w:val="00F768C6"/>
    <w:rsid w:val="00F769F9"/>
    <w:rsid w:val="00F776CE"/>
    <w:rsid w:val="00F777A9"/>
    <w:rsid w:val="00F779F1"/>
    <w:rsid w:val="00F77E04"/>
    <w:rsid w:val="00F77E43"/>
    <w:rsid w:val="00F80340"/>
    <w:rsid w:val="00F80349"/>
    <w:rsid w:val="00F80B33"/>
    <w:rsid w:val="00F80BE1"/>
    <w:rsid w:val="00F80E96"/>
    <w:rsid w:val="00F8145C"/>
    <w:rsid w:val="00F815BD"/>
    <w:rsid w:val="00F81F70"/>
    <w:rsid w:val="00F82360"/>
    <w:rsid w:val="00F82889"/>
    <w:rsid w:val="00F82DF3"/>
    <w:rsid w:val="00F82F73"/>
    <w:rsid w:val="00F8344A"/>
    <w:rsid w:val="00F8366D"/>
    <w:rsid w:val="00F83A54"/>
    <w:rsid w:val="00F848FE"/>
    <w:rsid w:val="00F85019"/>
    <w:rsid w:val="00F8514E"/>
    <w:rsid w:val="00F85615"/>
    <w:rsid w:val="00F85809"/>
    <w:rsid w:val="00F85A00"/>
    <w:rsid w:val="00F85A0A"/>
    <w:rsid w:val="00F85B85"/>
    <w:rsid w:val="00F85E60"/>
    <w:rsid w:val="00F861B8"/>
    <w:rsid w:val="00F8625C"/>
    <w:rsid w:val="00F863AE"/>
    <w:rsid w:val="00F87736"/>
    <w:rsid w:val="00F87773"/>
    <w:rsid w:val="00F878FA"/>
    <w:rsid w:val="00F87F5D"/>
    <w:rsid w:val="00F902CD"/>
    <w:rsid w:val="00F9056A"/>
    <w:rsid w:val="00F905D6"/>
    <w:rsid w:val="00F90F53"/>
    <w:rsid w:val="00F91205"/>
    <w:rsid w:val="00F914CF"/>
    <w:rsid w:val="00F9183E"/>
    <w:rsid w:val="00F918EE"/>
    <w:rsid w:val="00F91D66"/>
    <w:rsid w:val="00F91E4E"/>
    <w:rsid w:val="00F91F5D"/>
    <w:rsid w:val="00F9247D"/>
    <w:rsid w:val="00F928BB"/>
    <w:rsid w:val="00F9293E"/>
    <w:rsid w:val="00F92957"/>
    <w:rsid w:val="00F92B8B"/>
    <w:rsid w:val="00F92DB0"/>
    <w:rsid w:val="00F93490"/>
    <w:rsid w:val="00F93673"/>
    <w:rsid w:val="00F93B22"/>
    <w:rsid w:val="00F93DCC"/>
    <w:rsid w:val="00F93F66"/>
    <w:rsid w:val="00F941F0"/>
    <w:rsid w:val="00F94497"/>
    <w:rsid w:val="00F94701"/>
    <w:rsid w:val="00F94872"/>
    <w:rsid w:val="00F949B7"/>
    <w:rsid w:val="00F94D13"/>
    <w:rsid w:val="00F94D94"/>
    <w:rsid w:val="00F94E00"/>
    <w:rsid w:val="00F94F79"/>
    <w:rsid w:val="00F950FC"/>
    <w:rsid w:val="00F9598B"/>
    <w:rsid w:val="00F9619C"/>
    <w:rsid w:val="00F961B9"/>
    <w:rsid w:val="00F96299"/>
    <w:rsid w:val="00F96ECE"/>
    <w:rsid w:val="00F970B1"/>
    <w:rsid w:val="00F97523"/>
    <w:rsid w:val="00F9760A"/>
    <w:rsid w:val="00F977CE"/>
    <w:rsid w:val="00F9795D"/>
    <w:rsid w:val="00F97A6F"/>
    <w:rsid w:val="00F97C8B"/>
    <w:rsid w:val="00F97D64"/>
    <w:rsid w:val="00F9C551"/>
    <w:rsid w:val="00FA01D0"/>
    <w:rsid w:val="00FA080B"/>
    <w:rsid w:val="00FA0921"/>
    <w:rsid w:val="00FA0BE5"/>
    <w:rsid w:val="00FA0CEF"/>
    <w:rsid w:val="00FA1005"/>
    <w:rsid w:val="00FA12D0"/>
    <w:rsid w:val="00FA1441"/>
    <w:rsid w:val="00FA14AF"/>
    <w:rsid w:val="00FA2231"/>
    <w:rsid w:val="00FA2475"/>
    <w:rsid w:val="00FA2C04"/>
    <w:rsid w:val="00FA2C7A"/>
    <w:rsid w:val="00FA2E18"/>
    <w:rsid w:val="00FA32A0"/>
    <w:rsid w:val="00FA32E8"/>
    <w:rsid w:val="00FA3741"/>
    <w:rsid w:val="00FA3ABE"/>
    <w:rsid w:val="00FA3C0C"/>
    <w:rsid w:val="00FA4201"/>
    <w:rsid w:val="00FA4688"/>
    <w:rsid w:val="00FA4BAE"/>
    <w:rsid w:val="00FA4E6C"/>
    <w:rsid w:val="00FA5369"/>
    <w:rsid w:val="00FA5718"/>
    <w:rsid w:val="00FA599A"/>
    <w:rsid w:val="00FA5CC2"/>
    <w:rsid w:val="00FA69B6"/>
    <w:rsid w:val="00FA69E5"/>
    <w:rsid w:val="00FA6D8E"/>
    <w:rsid w:val="00FA6E32"/>
    <w:rsid w:val="00FA7282"/>
    <w:rsid w:val="00FA7481"/>
    <w:rsid w:val="00FA7F80"/>
    <w:rsid w:val="00FAB1AC"/>
    <w:rsid w:val="00FB02DE"/>
    <w:rsid w:val="00FB044A"/>
    <w:rsid w:val="00FB0715"/>
    <w:rsid w:val="00FB0AAE"/>
    <w:rsid w:val="00FB0B52"/>
    <w:rsid w:val="00FB0CD9"/>
    <w:rsid w:val="00FB0D19"/>
    <w:rsid w:val="00FB1024"/>
    <w:rsid w:val="00FB13F4"/>
    <w:rsid w:val="00FB1B9E"/>
    <w:rsid w:val="00FB1C2E"/>
    <w:rsid w:val="00FB1EB6"/>
    <w:rsid w:val="00FB2003"/>
    <w:rsid w:val="00FB234A"/>
    <w:rsid w:val="00FB2657"/>
    <w:rsid w:val="00FB2850"/>
    <w:rsid w:val="00FB2A0E"/>
    <w:rsid w:val="00FB2B23"/>
    <w:rsid w:val="00FB2E2F"/>
    <w:rsid w:val="00FB30F0"/>
    <w:rsid w:val="00FB3845"/>
    <w:rsid w:val="00FB398C"/>
    <w:rsid w:val="00FB3A66"/>
    <w:rsid w:val="00FB3A82"/>
    <w:rsid w:val="00FB3C56"/>
    <w:rsid w:val="00FB3D2B"/>
    <w:rsid w:val="00FB3DA3"/>
    <w:rsid w:val="00FB40E5"/>
    <w:rsid w:val="00FB425D"/>
    <w:rsid w:val="00FB4406"/>
    <w:rsid w:val="00FB4C94"/>
    <w:rsid w:val="00FB4CF4"/>
    <w:rsid w:val="00FB507E"/>
    <w:rsid w:val="00FB52DA"/>
    <w:rsid w:val="00FB575F"/>
    <w:rsid w:val="00FB62D7"/>
    <w:rsid w:val="00FB677B"/>
    <w:rsid w:val="00FB6B5B"/>
    <w:rsid w:val="00FB7224"/>
    <w:rsid w:val="00FB7456"/>
    <w:rsid w:val="00FB77AF"/>
    <w:rsid w:val="00FB7C3B"/>
    <w:rsid w:val="00FB7DF5"/>
    <w:rsid w:val="00FC017E"/>
    <w:rsid w:val="00FC02AA"/>
    <w:rsid w:val="00FC02CC"/>
    <w:rsid w:val="00FC03EE"/>
    <w:rsid w:val="00FC0893"/>
    <w:rsid w:val="00FC1323"/>
    <w:rsid w:val="00FC1448"/>
    <w:rsid w:val="00FC2429"/>
    <w:rsid w:val="00FC2E68"/>
    <w:rsid w:val="00FC3321"/>
    <w:rsid w:val="00FC34A6"/>
    <w:rsid w:val="00FC3688"/>
    <w:rsid w:val="00FC3C91"/>
    <w:rsid w:val="00FC3CC8"/>
    <w:rsid w:val="00FC3DDC"/>
    <w:rsid w:val="00FC406A"/>
    <w:rsid w:val="00FC41CE"/>
    <w:rsid w:val="00FC47EC"/>
    <w:rsid w:val="00FC4B9A"/>
    <w:rsid w:val="00FC4C80"/>
    <w:rsid w:val="00FC522F"/>
    <w:rsid w:val="00FC543D"/>
    <w:rsid w:val="00FC5632"/>
    <w:rsid w:val="00FC571F"/>
    <w:rsid w:val="00FC57D3"/>
    <w:rsid w:val="00FC5827"/>
    <w:rsid w:val="00FC586E"/>
    <w:rsid w:val="00FC685E"/>
    <w:rsid w:val="00FC6975"/>
    <w:rsid w:val="00FC6E8D"/>
    <w:rsid w:val="00FC7001"/>
    <w:rsid w:val="00FC7132"/>
    <w:rsid w:val="00FC7732"/>
    <w:rsid w:val="00FC78C4"/>
    <w:rsid w:val="00FC7A34"/>
    <w:rsid w:val="00FC7BC0"/>
    <w:rsid w:val="00FC7F68"/>
    <w:rsid w:val="00FD0387"/>
    <w:rsid w:val="00FD04D5"/>
    <w:rsid w:val="00FD0AA3"/>
    <w:rsid w:val="00FD12A8"/>
    <w:rsid w:val="00FD1472"/>
    <w:rsid w:val="00FD1858"/>
    <w:rsid w:val="00FD190F"/>
    <w:rsid w:val="00FD1939"/>
    <w:rsid w:val="00FD1A61"/>
    <w:rsid w:val="00FD1AF6"/>
    <w:rsid w:val="00FD1EC2"/>
    <w:rsid w:val="00FD1FA8"/>
    <w:rsid w:val="00FD2D25"/>
    <w:rsid w:val="00FD2EC3"/>
    <w:rsid w:val="00FD330E"/>
    <w:rsid w:val="00FD33AA"/>
    <w:rsid w:val="00FD33FE"/>
    <w:rsid w:val="00FD3591"/>
    <w:rsid w:val="00FD3629"/>
    <w:rsid w:val="00FD37CD"/>
    <w:rsid w:val="00FD3993"/>
    <w:rsid w:val="00FD3C04"/>
    <w:rsid w:val="00FD3D5F"/>
    <w:rsid w:val="00FD4743"/>
    <w:rsid w:val="00FD4E2F"/>
    <w:rsid w:val="00FD4E35"/>
    <w:rsid w:val="00FD4F58"/>
    <w:rsid w:val="00FD50F2"/>
    <w:rsid w:val="00FD531E"/>
    <w:rsid w:val="00FD5619"/>
    <w:rsid w:val="00FD582D"/>
    <w:rsid w:val="00FD5BA4"/>
    <w:rsid w:val="00FD5FBB"/>
    <w:rsid w:val="00FD640D"/>
    <w:rsid w:val="00FD64C7"/>
    <w:rsid w:val="00FD652F"/>
    <w:rsid w:val="00FD6653"/>
    <w:rsid w:val="00FD675E"/>
    <w:rsid w:val="00FD6A3F"/>
    <w:rsid w:val="00FD6D4E"/>
    <w:rsid w:val="00FD6E1E"/>
    <w:rsid w:val="00FD6E9C"/>
    <w:rsid w:val="00FD7548"/>
    <w:rsid w:val="00FD75A4"/>
    <w:rsid w:val="00FD780A"/>
    <w:rsid w:val="00FD788F"/>
    <w:rsid w:val="00FD7BCB"/>
    <w:rsid w:val="00FE0049"/>
    <w:rsid w:val="00FE015F"/>
    <w:rsid w:val="00FE046E"/>
    <w:rsid w:val="00FE04DC"/>
    <w:rsid w:val="00FE05DF"/>
    <w:rsid w:val="00FE07E1"/>
    <w:rsid w:val="00FE0971"/>
    <w:rsid w:val="00FE09DD"/>
    <w:rsid w:val="00FE0F61"/>
    <w:rsid w:val="00FE13DF"/>
    <w:rsid w:val="00FE1587"/>
    <w:rsid w:val="00FE1A2B"/>
    <w:rsid w:val="00FE1F24"/>
    <w:rsid w:val="00FE211C"/>
    <w:rsid w:val="00FE22F9"/>
    <w:rsid w:val="00FE268A"/>
    <w:rsid w:val="00FE271B"/>
    <w:rsid w:val="00FE275B"/>
    <w:rsid w:val="00FE2798"/>
    <w:rsid w:val="00FE2ED9"/>
    <w:rsid w:val="00FE2F8C"/>
    <w:rsid w:val="00FE32E9"/>
    <w:rsid w:val="00FE33E7"/>
    <w:rsid w:val="00FE3644"/>
    <w:rsid w:val="00FE367C"/>
    <w:rsid w:val="00FE38C7"/>
    <w:rsid w:val="00FE3A9C"/>
    <w:rsid w:val="00FE3BC3"/>
    <w:rsid w:val="00FE3DB5"/>
    <w:rsid w:val="00FE3F3D"/>
    <w:rsid w:val="00FE4042"/>
    <w:rsid w:val="00FE4118"/>
    <w:rsid w:val="00FE4679"/>
    <w:rsid w:val="00FE4727"/>
    <w:rsid w:val="00FE47A7"/>
    <w:rsid w:val="00FE4825"/>
    <w:rsid w:val="00FE4D31"/>
    <w:rsid w:val="00FE4E5D"/>
    <w:rsid w:val="00FE5004"/>
    <w:rsid w:val="00FE532F"/>
    <w:rsid w:val="00FE55D2"/>
    <w:rsid w:val="00FE587A"/>
    <w:rsid w:val="00FE5D52"/>
    <w:rsid w:val="00FE5EFC"/>
    <w:rsid w:val="00FE60CE"/>
    <w:rsid w:val="00FE611E"/>
    <w:rsid w:val="00FE61B9"/>
    <w:rsid w:val="00FE65A4"/>
    <w:rsid w:val="00FE6624"/>
    <w:rsid w:val="00FE67AC"/>
    <w:rsid w:val="00FE6BDC"/>
    <w:rsid w:val="00FE6FA4"/>
    <w:rsid w:val="00FE70D1"/>
    <w:rsid w:val="00FE7356"/>
    <w:rsid w:val="00FE73C4"/>
    <w:rsid w:val="00FE779B"/>
    <w:rsid w:val="00FE7B1B"/>
    <w:rsid w:val="00FE7B6D"/>
    <w:rsid w:val="00FE7DC8"/>
    <w:rsid w:val="00FE7FFB"/>
    <w:rsid w:val="00FF0671"/>
    <w:rsid w:val="00FF0B49"/>
    <w:rsid w:val="00FF0D6E"/>
    <w:rsid w:val="00FF0EB7"/>
    <w:rsid w:val="00FF124B"/>
    <w:rsid w:val="00FF1264"/>
    <w:rsid w:val="00FF14AE"/>
    <w:rsid w:val="00FF1727"/>
    <w:rsid w:val="00FF17A2"/>
    <w:rsid w:val="00FF1871"/>
    <w:rsid w:val="00FF1BC4"/>
    <w:rsid w:val="00FF1C43"/>
    <w:rsid w:val="00FF1E78"/>
    <w:rsid w:val="00FF1F14"/>
    <w:rsid w:val="00FF2125"/>
    <w:rsid w:val="00FF24C6"/>
    <w:rsid w:val="00FF24F0"/>
    <w:rsid w:val="00FF28AA"/>
    <w:rsid w:val="00FF2967"/>
    <w:rsid w:val="00FF2C6D"/>
    <w:rsid w:val="00FF2E0C"/>
    <w:rsid w:val="00FF3063"/>
    <w:rsid w:val="00FF371A"/>
    <w:rsid w:val="00FF3CE0"/>
    <w:rsid w:val="00FF42DA"/>
    <w:rsid w:val="00FF47F7"/>
    <w:rsid w:val="00FF4C48"/>
    <w:rsid w:val="00FF4CB8"/>
    <w:rsid w:val="00FF4D7B"/>
    <w:rsid w:val="00FF5109"/>
    <w:rsid w:val="00FF5375"/>
    <w:rsid w:val="00FF5925"/>
    <w:rsid w:val="00FF5E43"/>
    <w:rsid w:val="00FF60B3"/>
    <w:rsid w:val="00FF612E"/>
    <w:rsid w:val="00FF6134"/>
    <w:rsid w:val="00FF61BD"/>
    <w:rsid w:val="00FF63E6"/>
    <w:rsid w:val="00FF6EF6"/>
    <w:rsid w:val="00FF7405"/>
    <w:rsid w:val="00FF769C"/>
    <w:rsid w:val="00FF76FF"/>
    <w:rsid w:val="00FF7798"/>
    <w:rsid w:val="00FF7CE7"/>
    <w:rsid w:val="010C9C41"/>
    <w:rsid w:val="010D8B9A"/>
    <w:rsid w:val="0110FB9B"/>
    <w:rsid w:val="0119F5B8"/>
    <w:rsid w:val="011AF6D8"/>
    <w:rsid w:val="011B2338"/>
    <w:rsid w:val="011E5732"/>
    <w:rsid w:val="0120695C"/>
    <w:rsid w:val="012E7B72"/>
    <w:rsid w:val="0133EF52"/>
    <w:rsid w:val="013AB3DB"/>
    <w:rsid w:val="014A5FFA"/>
    <w:rsid w:val="014A6F51"/>
    <w:rsid w:val="01519767"/>
    <w:rsid w:val="01565D73"/>
    <w:rsid w:val="0158531A"/>
    <w:rsid w:val="01590844"/>
    <w:rsid w:val="015DAF98"/>
    <w:rsid w:val="015DBCE3"/>
    <w:rsid w:val="015E7A2F"/>
    <w:rsid w:val="01671310"/>
    <w:rsid w:val="016EC0B8"/>
    <w:rsid w:val="01700A59"/>
    <w:rsid w:val="0173629D"/>
    <w:rsid w:val="0174928A"/>
    <w:rsid w:val="0179DF3A"/>
    <w:rsid w:val="017AC26E"/>
    <w:rsid w:val="017B6C98"/>
    <w:rsid w:val="017E95EC"/>
    <w:rsid w:val="017EAFEC"/>
    <w:rsid w:val="018A56A9"/>
    <w:rsid w:val="01919EA2"/>
    <w:rsid w:val="01930DE9"/>
    <w:rsid w:val="0197885D"/>
    <w:rsid w:val="0199B846"/>
    <w:rsid w:val="019CB06D"/>
    <w:rsid w:val="01A33827"/>
    <w:rsid w:val="01A3787C"/>
    <w:rsid w:val="01A8704F"/>
    <w:rsid w:val="01AD8781"/>
    <w:rsid w:val="01B57A83"/>
    <w:rsid w:val="01B74786"/>
    <w:rsid w:val="01BA3982"/>
    <w:rsid w:val="01BCEC9F"/>
    <w:rsid w:val="01BD59C4"/>
    <w:rsid w:val="01BEE0C0"/>
    <w:rsid w:val="01C2EB70"/>
    <w:rsid w:val="01CF03ED"/>
    <w:rsid w:val="01CF231F"/>
    <w:rsid w:val="01CF2F9B"/>
    <w:rsid w:val="01DC8D93"/>
    <w:rsid w:val="01DF0D10"/>
    <w:rsid w:val="01E67D68"/>
    <w:rsid w:val="01E7DE2F"/>
    <w:rsid w:val="01EC6B2A"/>
    <w:rsid w:val="01ED075F"/>
    <w:rsid w:val="01EECD0F"/>
    <w:rsid w:val="01F17CE3"/>
    <w:rsid w:val="01F31883"/>
    <w:rsid w:val="01F7887F"/>
    <w:rsid w:val="020610A9"/>
    <w:rsid w:val="0206F3FC"/>
    <w:rsid w:val="02074BB3"/>
    <w:rsid w:val="020CF87E"/>
    <w:rsid w:val="020DF54C"/>
    <w:rsid w:val="0217C22C"/>
    <w:rsid w:val="021FE04B"/>
    <w:rsid w:val="022254F6"/>
    <w:rsid w:val="022CF585"/>
    <w:rsid w:val="022FCE39"/>
    <w:rsid w:val="02368C71"/>
    <w:rsid w:val="0238122E"/>
    <w:rsid w:val="023A5DF7"/>
    <w:rsid w:val="023B701A"/>
    <w:rsid w:val="023BFFFF"/>
    <w:rsid w:val="023DF31F"/>
    <w:rsid w:val="0245B05F"/>
    <w:rsid w:val="024A881F"/>
    <w:rsid w:val="02524332"/>
    <w:rsid w:val="0257CCDE"/>
    <w:rsid w:val="025B9839"/>
    <w:rsid w:val="0265E6C4"/>
    <w:rsid w:val="0267E0C1"/>
    <w:rsid w:val="0275ECE3"/>
    <w:rsid w:val="0276010A"/>
    <w:rsid w:val="02786121"/>
    <w:rsid w:val="027A69FC"/>
    <w:rsid w:val="027BE058"/>
    <w:rsid w:val="02945415"/>
    <w:rsid w:val="029ED3B4"/>
    <w:rsid w:val="02A085B0"/>
    <w:rsid w:val="02A1F7BE"/>
    <w:rsid w:val="02A22802"/>
    <w:rsid w:val="02ABA2EE"/>
    <w:rsid w:val="02AD0116"/>
    <w:rsid w:val="02B2E377"/>
    <w:rsid w:val="02B5FE2D"/>
    <w:rsid w:val="02BB3D9E"/>
    <w:rsid w:val="02BF807B"/>
    <w:rsid w:val="02C46C4E"/>
    <w:rsid w:val="02C93419"/>
    <w:rsid w:val="02DA4D4F"/>
    <w:rsid w:val="02DD5A78"/>
    <w:rsid w:val="02E9C492"/>
    <w:rsid w:val="02ED3F5B"/>
    <w:rsid w:val="02F16FA7"/>
    <w:rsid w:val="02F357E9"/>
    <w:rsid w:val="02F36A4C"/>
    <w:rsid w:val="02F5930D"/>
    <w:rsid w:val="02FEBA3F"/>
    <w:rsid w:val="0307DFCE"/>
    <w:rsid w:val="030B734A"/>
    <w:rsid w:val="0310B9C7"/>
    <w:rsid w:val="03199C5E"/>
    <w:rsid w:val="031C497D"/>
    <w:rsid w:val="031DBC7A"/>
    <w:rsid w:val="031EBAC0"/>
    <w:rsid w:val="031F7A3D"/>
    <w:rsid w:val="03209FEF"/>
    <w:rsid w:val="0322BEA7"/>
    <w:rsid w:val="03287DA8"/>
    <w:rsid w:val="0329813E"/>
    <w:rsid w:val="032C1C49"/>
    <w:rsid w:val="03345C50"/>
    <w:rsid w:val="033608B2"/>
    <w:rsid w:val="03361D51"/>
    <w:rsid w:val="03383753"/>
    <w:rsid w:val="033AF255"/>
    <w:rsid w:val="033D28AD"/>
    <w:rsid w:val="03487220"/>
    <w:rsid w:val="03553F11"/>
    <w:rsid w:val="0357ABF4"/>
    <w:rsid w:val="0358F3B0"/>
    <w:rsid w:val="036AB592"/>
    <w:rsid w:val="0375A019"/>
    <w:rsid w:val="0377870C"/>
    <w:rsid w:val="037C8E6C"/>
    <w:rsid w:val="037DFE94"/>
    <w:rsid w:val="037E03BD"/>
    <w:rsid w:val="0382EE02"/>
    <w:rsid w:val="0386D943"/>
    <w:rsid w:val="038A5FBB"/>
    <w:rsid w:val="038F409A"/>
    <w:rsid w:val="03915FF0"/>
    <w:rsid w:val="039B9013"/>
    <w:rsid w:val="03A73A43"/>
    <w:rsid w:val="03A75CA3"/>
    <w:rsid w:val="03ACFE2E"/>
    <w:rsid w:val="03C1D9DA"/>
    <w:rsid w:val="03C40CAB"/>
    <w:rsid w:val="03C70FDA"/>
    <w:rsid w:val="03CE5FB9"/>
    <w:rsid w:val="03CE9E50"/>
    <w:rsid w:val="03D93392"/>
    <w:rsid w:val="03DB8B70"/>
    <w:rsid w:val="03DD0E85"/>
    <w:rsid w:val="03EFCEBB"/>
    <w:rsid w:val="03FC7B83"/>
    <w:rsid w:val="03FD99A1"/>
    <w:rsid w:val="0402934D"/>
    <w:rsid w:val="040F67A3"/>
    <w:rsid w:val="0410C5FA"/>
    <w:rsid w:val="041549B8"/>
    <w:rsid w:val="04168202"/>
    <w:rsid w:val="0425E9CB"/>
    <w:rsid w:val="04270285"/>
    <w:rsid w:val="0428FD6B"/>
    <w:rsid w:val="0429F9C6"/>
    <w:rsid w:val="042CECD0"/>
    <w:rsid w:val="042FDB9D"/>
    <w:rsid w:val="0431A197"/>
    <w:rsid w:val="0436B237"/>
    <w:rsid w:val="043749FB"/>
    <w:rsid w:val="0437F6A2"/>
    <w:rsid w:val="043A0191"/>
    <w:rsid w:val="04441853"/>
    <w:rsid w:val="0444B332"/>
    <w:rsid w:val="044ABAB0"/>
    <w:rsid w:val="044F0940"/>
    <w:rsid w:val="0454B795"/>
    <w:rsid w:val="0454EF09"/>
    <w:rsid w:val="04568637"/>
    <w:rsid w:val="046121FD"/>
    <w:rsid w:val="04619E99"/>
    <w:rsid w:val="0468AA82"/>
    <w:rsid w:val="046C1B46"/>
    <w:rsid w:val="046DBA79"/>
    <w:rsid w:val="0475F619"/>
    <w:rsid w:val="047CE0CA"/>
    <w:rsid w:val="048930B5"/>
    <w:rsid w:val="04929D23"/>
    <w:rsid w:val="04987442"/>
    <w:rsid w:val="04AA5E0A"/>
    <w:rsid w:val="04ABB847"/>
    <w:rsid w:val="04ACEB48"/>
    <w:rsid w:val="04B17F35"/>
    <w:rsid w:val="04BB08BA"/>
    <w:rsid w:val="04BB8D9C"/>
    <w:rsid w:val="04C0EB4E"/>
    <w:rsid w:val="04C9025F"/>
    <w:rsid w:val="04CE2034"/>
    <w:rsid w:val="04CF2F53"/>
    <w:rsid w:val="04D3020B"/>
    <w:rsid w:val="04D675B1"/>
    <w:rsid w:val="04D771D0"/>
    <w:rsid w:val="04D930A3"/>
    <w:rsid w:val="04D98AAA"/>
    <w:rsid w:val="04E5747D"/>
    <w:rsid w:val="04F8148E"/>
    <w:rsid w:val="04F9B132"/>
    <w:rsid w:val="04F9FC3C"/>
    <w:rsid w:val="04FE093A"/>
    <w:rsid w:val="0504C0CB"/>
    <w:rsid w:val="0508CCA1"/>
    <w:rsid w:val="050C136C"/>
    <w:rsid w:val="051EC0E8"/>
    <w:rsid w:val="052003A8"/>
    <w:rsid w:val="0528026B"/>
    <w:rsid w:val="05290DB1"/>
    <w:rsid w:val="052C2C6A"/>
    <w:rsid w:val="052F7B6E"/>
    <w:rsid w:val="05317D1A"/>
    <w:rsid w:val="05325D95"/>
    <w:rsid w:val="053C7CED"/>
    <w:rsid w:val="053EA04A"/>
    <w:rsid w:val="053EF9EE"/>
    <w:rsid w:val="05522737"/>
    <w:rsid w:val="05529402"/>
    <w:rsid w:val="0553F669"/>
    <w:rsid w:val="0557774F"/>
    <w:rsid w:val="0577247B"/>
    <w:rsid w:val="057B79F9"/>
    <w:rsid w:val="057D78FB"/>
    <w:rsid w:val="0581DA3D"/>
    <w:rsid w:val="05A2C040"/>
    <w:rsid w:val="05A8D6D2"/>
    <w:rsid w:val="05AAEC99"/>
    <w:rsid w:val="05B81E4E"/>
    <w:rsid w:val="05BA3914"/>
    <w:rsid w:val="05BBFD7B"/>
    <w:rsid w:val="05BDC693"/>
    <w:rsid w:val="05BE3A3D"/>
    <w:rsid w:val="05C040AB"/>
    <w:rsid w:val="05C0AEC1"/>
    <w:rsid w:val="05C6346B"/>
    <w:rsid w:val="05D44C87"/>
    <w:rsid w:val="05D8AB6D"/>
    <w:rsid w:val="05D9A45E"/>
    <w:rsid w:val="05E3556E"/>
    <w:rsid w:val="05E9F79E"/>
    <w:rsid w:val="05EC529B"/>
    <w:rsid w:val="05ED2E96"/>
    <w:rsid w:val="05F91661"/>
    <w:rsid w:val="05FDA747"/>
    <w:rsid w:val="06053788"/>
    <w:rsid w:val="06062DD6"/>
    <w:rsid w:val="0607A922"/>
    <w:rsid w:val="06084D6D"/>
    <w:rsid w:val="060A1260"/>
    <w:rsid w:val="060E61BD"/>
    <w:rsid w:val="061AB5FB"/>
    <w:rsid w:val="061F4E68"/>
    <w:rsid w:val="061F647E"/>
    <w:rsid w:val="0625F84F"/>
    <w:rsid w:val="062E8126"/>
    <w:rsid w:val="0633204F"/>
    <w:rsid w:val="06355783"/>
    <w:rsid w:val="0638C6B4"/>
    <w:rsid w:val="0640EEE3"/>
    <w:rsid w:val="064F0D8F"/>
    <w:rsid w:val="06505D5B"/>
    <w:rsid w:val="0655A6E9"/>
    <w:rsid w:val="066000C5"/>
    <w:rsid w:val="06638C7A"/>
    <w:rsid w:val="06669FB4"/>
    <w:rsid w:val="066E4C78"/>
    <w:rsid w:val="067566B5"/>
    <w:rsid w:val="06798054"/>
    <w:rsid w:val="067A5D16"/>
    <w:rsid w:val="067ECDDB"/>
    <w:rsid w:val="068105B3"/>
    <w:rsid w:val="0681FE0D"/>
    <w:rsid w:val="06852598"/>
    <w:rsid w:val="06910D80"/>
    <w:rsid w:val="06945836"/>
    <w:rsid w:val="069A2F47"/>
    <w:rsid w:val="06A1C70A"/>
    <w:rsid w:val="06B4BCB0"/>
    <w:rsid w:val="06B63CDC"/>
    <w:rsid w:val="06B87D8D"/>
    <w:rsid w:val="06C33387"/>
    <w:rsid w:val="06C4B5ED"/>
    <w:rsid w:val="06C7558B"/>
    <w:rsid w:val="06CFDEFB"/>
    <w:rsid w:val="06D569C0"/>
    <w:rsid w:val="06D79F34"/>
    <w:rsid w:val="06F5259C"/>
    <w:rsid w:val="06F7F723"/>
    <w:rsid w:val="06FA06DA"/>
    <w:rsid w:val="070C2751"/>
    <w:rsid w:val="070D0691"/>
    <w:rsid w:val="070E6607"/>
    <w:rsid w:val="07279FFC"/>
    <w:rsid w:val="072803BE"/>
    <w:rsid w:val="07283C07"/>
    <w:rsid w:val="072A985C"/>
    <w:rsid w:val="0734B241"/>
    <w:rsid w:val="073CDDAF"/>
    <w:rsid w:val="0741FD1A"/>
    <w:rsid w:val="07426279"/>
    <w:rsid w:val="0743CC5D"/>
    <w:rsid w:val="0748EC50"/>
    <w:rsid w:val="074BB185"/>
    <w:rsid w:val="074DA87D"/>
    <w:rsid w:val="074E7DCE"/>
    <w:rsid w:val="074FA2B3"/>
    <w:rsid w:val="0753E972"/>
    <w:rsid w:val="0754D5C5"/>
    <w:rsid w:val="07579B6B"/>
    <w:rsid w:val="07584DB6"/>
    <w:rsid w:val="07586E86"/>
    <w:rsid w:val="075D6C41"/>
    <w:rsid w:val="07614D45"/>
    <w:rsid w:val="07626E14"/>
    <w:rsid w:val="07638055"/>
    <w:rsid w:val="076AA322"/>
    <w:rsid w:val="076AF75F"/>
    <w:rsid w:val="076E45E8"/>
    <w:rsid w:val="076F9351"/>
    <w:rsid w:val="0770CA93"/>
    <w:rsid w:val="077B820E"/>
    <w:rsid w:val="078388FA"/>
    <w:rsid w:val="0784E153"/>
    <w:rsid w:val="0785AAB5"/>
    <w:rsid w:val="078629FF"/>
    <w:rsid w:val="078640E9"/>
    <w:rsid w:val="078D2820"/>
    <w:rsid w:val="078F68F4"/>
    <w:rsid w:val="079459FB"/>
    <w:rsid w:val="07A0508A"/>
    <w:rsid w:val="07A3A72C"/>
    <w:rsid w:val="07B332D8"/>
    <w:rsid w:val="07C03FCA"/>
    <w:rsid w:val="07C138D5"/>
    <w:rsid w:val="07C6602E"/>
    <w:rsid w:val="07D29C9B"/>
    <w:rsid w:val="07D2B769"/>
    <w:rsid w:val="07DDB878"/>
    <w:rsid w:val="07E3F340"/>
    <w:rsid w:val="07E3F45B"/>
    <w:rsid w:val="07E71B95"/>
    <w:rsid w:val="07EA6B40"/>
    <w:rsid w:val="07F77887"/>
    <w:rsid w:val="08023076"/>
    <w:rsid w:val="08062FC4"/>
    <w:rsid w:val="08073E37"/>
    <w:rsid w:val="081289D4"/>
    <w:rsid w:val="081295C2"/>
    <w:rsid w:val="0823412B"/>
    <w:rsid w:val="0824A9B2"/>
    <w:rsid w:val="08282732"/>
    <w:rsid w:val="0828C57B"/>
    <w:rsid w:val="082BC3E3"/>
    <w:rsid w:val="0836094F"/>
    <w:rsid w:val="0836EDF6"/>
    <w:rsid w:val="083835ED"/>
    <w:rsid w:val="0844E7D1"/>
    <w:rsid w:val="0847C14A"/>
    <w:rsid w:val="084B190C"/>
    <w:rsid w:val="084CE173"/>
    <w:rsid w:val="084D84F1"/>
    <w:rsid w:val="084E74B2"/>
    <w:rsid w:val="08516084"/>
    <w:rsid w:val="08562C6D"/>
    <w:rsid w:val="0856AE99"/>
    <w:rsid w:val="0857FD64"/>
    <w:rsid w:val="085D3945"/>
    <w:rsid w:val="08608D43"/>
    <w:rsid w:val="087E9E0C"/>
    <w:rsid w:val="087EC9F7"/>
    <w:rsid w:val="087F5C68"/>
    <w:rsid w:val="088181F8"/>
    <w:rsid w:val="0890EF1C"/>
    <w:rsid w:val="089211D1"/>
    <w:rsid w:val="08950277"/>
    <w:rsid w:val="089DEBFF"/>
    <w:rsid w:val="089ED632"/>
    <w:rsid w:val="08A4F310"/>
    <w:rsid w:val="08A87D25"/>
    <w:rsid w:val="08B5A08D"/>
    <w:rsid w:val="08B76189"/>
    <w:rsid w:val="08B88EA4"/>
    <w:rsid w:val="08B89C1D"/>
    <w:rsid w:val="08B9E292"/>
    <w:rsid w:val="08BC89A1"/>
    <w:rsid w:val="08C2AE21"/>
    <w:rsid w:val="08C92E6A"/>
    <w:rsid w:val="08C9BF0D"/>
    <w:rsid w:val="08CB7287"/>
    <w:rsid w:val="08CE3F07"/>
    <w:rsid w:val="08CF76C3"/>
    <w:rsid w:val="08D06498"/>
    <w:rsid w:val="08D0757C"/>
    <w:rsid w:val="08D49CBA"/>
    <w:rsid w:val="08E00853"/>
    <w:rsid w:val="08E4337E"/>
    <w:rsid w:val="08EE20D6"/>
    <w:rsid w:val="08F595E4"/>
    <w:rsid w:val="08FD11C2"/>
    <w:rsid w:val="09038321"/>
    <w:rsid w:val="0904619C"/>
    <w:rsid w:val="09055E67"/>
    <w:rsid w:val="0908FB81"/>
    <w:rsid w:val="09140F3C"/>
    <w:rsid w:val="0918EB1B"/>
    <w:rsid w:val="091E7FE2"/>
    <w:rsid w:val="092BD9DF"/>
    <w:rsid w:val="095A3F2B"/>
    <w:rsid w:val="095C1062"/>
    <w:rsid w:val="09639667"/>
    <w:rsid w:val="0967BB94"/>
    <w:rsid w:val="096AB5B1"/>
    <w:rsid w:val="096BE7DE"/>
    <w:rsid w:val="097A3B4B"/>
    <w:rsid w:val="097E8C93"/>
    <w:rsid w:val="0982011C"/>
    <w:rsid w:val="0984378E"/>
    <w:rsid w:val="098756E0"/>
    <w:rsid w:val="098E4126"/>
    <w:rsid w:val="0999E4BF"/>
    <w:rsid w:val="09A01AAC"/>
    <w:rsid w:val="09A5AA35"/>
    <w:rsid w:val="09A70856"/>
    <w:rsid w:val="09A7C3DC"/>
    <w:rsid w:val="09A8E0B4"/>
    <w:rsid w:val="09B0E12B"/>
    <w:rsid w:val="09B7E3D0"/>
    <w:rsid w:val="09BF52A3"/>
    <w:rsid w:val="09BFCF28"/>
    <w:rsid w:val="09C1A12A"/>
    <w:rsid w:val="09C7F68B"/>
    <w:rsid w:val="09C9543F"/>
    <w:rsid w:val="09DFBE21"/>
    <w:rsid w:val="09E2AF9B"/>
    <w:rsid w:val="09E5FD8A"/>
    <w:rsid w:val="09E9F495"/>
    <w:rsid w:val="09F8EE86"/>
    <w:rsid w:val="09F91610"/>
    <w:rsid w:val="0A000900"/>
    <w:rsid w:val="0A051EB8"/>
    <w:rsid w:val="0A122A25"/>
    <w:rsid w:val="0A15173D"/>
    <w:rsid w:val="0A1A2CA6"/>
    <w:rsid w:val="0A1CCD26"/>
    <w:rsid w:val="0A20AEA7"/>
    <w:rsid w:val="0A2185AF"/>
    <w:rsid w:val="0A2A239D"/>
    <w:rsid w:val="0A30F71B"/>
    <w:rsid w:val="0A364ABC"/>
    <w:rsid w:val="0A3726D3"/>
    <w:rsid w:val="0A39DFB7"/>
    <w:rsid w:val="0A3C7B10"/>
    <w:rsid w:val="0A3E9CD1"/>
    <w:rsid w:val="0A3F56FD"/>
    <w:rsid w:val="0A40B565"/>
    <w:rsid w:val="0A420138"/>
    <w:rsid w:val="0A4426AC"/>
    <w:rsid w:val="0A4F5A3B"/>
    <w:rsid w:val="0A523125"/>
    <w:rsid w:val="0A5C51E7"/>
    <w:rsid w:val="0A6A0DF0"/>
    <w:rsid w:val="0A6BEFBC"/>
    <w:rsid w:val="0A6CE629"/>
    <w:rsid w:val="0A6F2E2D"/>
    <w:rsid w:val="0A723043"/>
    <w:rsid w:val="0A756B23"/>
    <w:rsid w:val="0A78E69F"/>
    <w:rsid w:val="0A7BEF5C"/>
    <w:rsid w:val="0A7F7CEC"/>
    <w:rsid w:val="0A7FD94D"/>
    <w:rsid w:val="0A852A43"/>
    <w:rsid w:val="0A966959"/>
    <w:rsid w:val="0A9CC59E"/>
    <w:rsid w:val="0AB31099"/>
    <w:rsid w:val="0AB3D112"/>
    <w:rsid w:val="0ABDD6CF"/>
    <w:rsid w:val="0ACAE8FC"/>
    <w:rsid w:val="0AD46F02"/>
    <w:rsid w:val="0AD7D49E"/>
    <w:rsid w:val="0AD80FCD"/>
    <w:rsid w:val="0AD82D35"/>
    <w:rsid w:val="0ADA8038"/>
    <w:rsid w:val="0ADD46FB"/>
    <w:rsid w:val="0AE51527"/>
    <w:rsid w:val="0AEFB15F"/>
    <w:rsid w:val="0AF2B239"/>
    <w:rsid w:val="0AF51664"/>
    <w:rsid w:val="0AF64159"/>
    <w:rsid w:val="0B0CB99F"/>
    <w:rsid w:val="0B10719D"/>
    <w:rsid w:val="0B11BF66"/>
    <w:rsid w:val="0B1D1609"/>
    <w:rsid w:val="0B2915E0"/>
    <w:rsid w:val="0B34DB6F"/>
    <w:rsid w:val="0B40567E"/>
    <w:rsid w:val="0B414C6D"/>
    <w:rsid w:val="0B481771"/>
    <w:rsid w:val="0B494CF5"/>
    <w:rsid w:val="0B4ED7B9"/>
    <w:rsid w:val="0B503450"/>
    <w:rsid w:val="0B5198CE"/>
    <w:rsid w:val="0B5A9C32"/>
    <w:rsid w:val="0B5DE8F0"/>
    <w:rsid w:val="0B5FD721"/>
    <w:rsid w:val="0B6B48B0"/>
    <w:rsid w:val="0B71A0F4"/>
    <w:rsid w:val="0B892340"/>
    <w:rsid w:val="0B8C4ACC"/>
    <w:rsid w:val="0B8E7C2F"/>
    <w:rsid w:val="0B9E75DE"/>
    <w:rsid w:val="0B9EA50F"/>
    <w:rsid w:val="0BA31BCA"/>
    <w:rsid w:val="0BAD36FF"/>
    <w:rsid w:val="0BB77E04"/>
    <w:rsid w:val="0BBBCD4B"/>
    <w:rsid w:val="0BBD8024"/>
    <w:rsid w:val="0BC07C54"/>
    <w:rsid w:val="0BC19D56"/>
    <w:rsid w:val="0BC268D9"/>
    <w:rsid w:val="0BC317C6"/>
    <w:rsid w:val="0BC3F8BA"/>
    <w:rsid w:val="0BC57BFC"/>
    <w:rsid w:val="0BC92DD1"/>
    <w:rsid w:val="0BD9CF27"/>
    <w:rsid w:val="0BDC6B67"/>
    <w:rsid w:val="0BDD1E0E"/>
    <w:rsid w:val="0BE4845F"/>
    <w:rsid w:val="0BF9557F"/>
    <w:rsid w:val="0C028EA6"/>
    <w:rsid w:val="0C035637"/>
    <w:rsid w:val="0C037420"/>
    <w:rsid w:val="0C065321"/>
    <w:rsid w:val="0C076729"/>
    <w:rsid w:val="0C0C395F"/>
    <w:rsid w:val="0C16ACAA"/>
    <w:rsid w:val="0C187E01"/>
    <w:rsid w:val="0C1C3610"/>
    <w:rsid w:val="0C1CB032"/>
    <w:rsid w:val="0C1D7F10"/>
    <w:rsid w:val="0C2841C6"/>
    <w:rsid w:val="0C32E3C6"/>
    <w:rsid w:val="0C3BD5E8"/>
    <w:rsid w:val="0C3CC799"/>
    <w:rsid w:val="0C453526"/>
    <w:rsid w:val="0C4B3904"/>
    <w:rsid w:val="0C53255F"/>
    <w:rsid w:val="0C5A4D2E"/>
    <w:rsid w:val="0C5A541F"/>
    <w:rsid w:val="0C5A7F44"/>
    <w:rsid w:val="0C5F25EA"/>
    <w:rsid w:val="0C6353D3"/>
    <w:rsid w:val="0C6DB1F5"/>
    <w:rsid w:val="0C72E4E8"/>
    <w:rsid w:val="0C7E24E6"/>
    <w:rsid w:val="0C809548"/>
    <w:rsid w:val="0C85598F"/>
    <w:rsid w:val="0C8AC8C9"/>
    <w:rsid w:val="0C8D6357"/>
    <w:rsid w:val="0C8ECCA9"/>
    <w:rsid w:val="0C8F4BBB"/>
    <w:rsid w:val="0C950339"/>
    <w:rsid w:val="0C970864"/>
    <w:rsid w:val="0C99B644"/>
    <w:rsid w:val="0C99E2A0"/>
    <w:rsid w:val="0C9A5522"/>
    <w:rsid w:val="0C9F513C"/>
    <w:rsid w:val="0CA172AA"/>
    <w:rsid w:val="0CA7A98B"/>
    <w:rsid w:val="0CAE775B"/>
    <w:rsid w:val="0CAEF704"/>
    <w:rsid w:val="0CBD7CD1"/>
    <w:rsid w:val="0CC05BCE"/>
    <w:rsid w:val="0CC29405"/>
    <w:rsid w:val="0CCB913F"/>
    <w:rsid w:val="0CCFD020"/>
    <w:rsid w:val="0CD21703"/>
    <w:rsid w:val="0CD58DF6"/>
    <w:rsid w:val="0CD8B268"/>
    <w:rsid w:val="0CDFC8BB"/>
    <w:rsid w:val="0CEED625"/>
    <w:rsid w:val="0CF031CA"/>
    <w:rsid w:val="0CF2034A"/>
    <w:rsid w:val="0CF567F2"/>
    <w:rsid w:val="0CF674B3"/>
    <w:rsid w:val="0CF76E91"/>
    <w:rsid w:val="0CFCE7FD"/>
    <w:rsid w:val="0D01FCE3"/>
    <w:rsid w:val="0D035556"/>
    <w:rsid w:val="0D0A720A"/>
    <w:rsid w:val="0D22B842"/>
    <w:rsid w:val="0D250A8F"/>
    <w:rsid w:val="0D28A975"/>
    <w:rsid w:val="0D344993"/>
    <w:rsid w:val="0D347423"/>
    <w:rsid w:val="0D3593F0"/>
    <w:rsid w:val="0D3816C2"/>
    <w:rsid w:val="0D3A57A3"/>
    <w:rsid w:val="0D42406F"/>
    <w:rsid w:val="0D493C07"/>
    <w:rsid w:val="0D4B7C4D"/>
    <w:rsid w:val="0D544F11"/>
    <w:rsid w:val="0D569D6E"/>
    <w:rsid w:val="0D586683"/>
    <w:rsid w:val="0D6094C9"/>
    <w:rsid w:val="0D63FE1E"/>
    <w:rsid w:val="0D6CF900"/>
    <w:rsid w:val="0D6D9AA5"/>
    <w:rsid w:val="0D7B7502"/>
    <w:rsid w:val="0D80C9F9"/>
    <w:rsid w:val="0D81E71B"/>
    <w:rsid w:val="0D828595"/>
    <w:rsid w:val="0D86C13D"/>
    <w:rsid w:val="0D8ACFE1"/>
    <w:rsid w:val="0D8E72D9"/>
    <w:rsid w:val="0D93AE88"/>
    <w:rsid w:val="0D971F96"/>
    <w:rsid w:val="0D9B0FEC"/>
    <w:rsid w:val="0DA52FAB"/>
    <w:rsid w:val="0DA56AAF"/>
    <w:rsid w:val="0DB0723C"/>
    <w:rsid w:val="0DB297AA"/>
    <w:rsid w:val="0DB73E81"/>
    <w:rsid w:val="0DB7D154"/>
    <w:rsid w:val="0DBB134A"/>
    <w:rsid w:val="0DC22008"/>
    <w:rsid w:val="0DD0FE3A"/>
    <w:rsid w:val="0DD455DB"/>
    <w:rsid w:val="0DD9B947"/>
    <w:rsid w:val="0DDAB0A0"/>
    <w:rsid w:val="0DE2228A"/>
    <w:rsid w:val="0DEC67FE"/>
    <w:rsid w:val="0DED88D0"/>
    <w:rsid w:val="0DEEA97F"/>
    <w:rsid w:val="0DEEC4E3"/>
    <w:rsid w:val="0DF3BC05"/>
    <w:rsid w:val="0E00171B"/>
    <w:rsid w:val="0E0859F7"/>
    <w:rsid w:val="0E085F79"/>
    <w:rsid w:val="0E08B473"/>
    <w:rsid w:val="0E0A148B"/>
    <w:rsid w:val="0E120454"/>
    <w:rsid w:val="0E212F19"/>
    <w:rsid w:val="0E21A61A"/>
    <w:rsid w:val="0E21ED21"/>
    <w:rsid w:val="0E33DF94"/>
    <w:rsid w:val="0E34FF46"/>
    <w:rsid w:val="0E3760FF"/>
    <w:rsid w:val="0E3B38C2"/>
    <w:rsid w:val="0E3BB245"/>
    <w:rsid w:val="0E3DC582"/>
    <w:rsid w:val="0E446BFD"/>
    <w:rsid w:val="0E49E376"/>
    <w:rsid w:val="0E4DD524"/>
    <w:rsid w:val="0E618DAF"/>
    <w:rsid w:val="0E61E449"/>
    <w:rsid w:val="0E749F18"/>
    <w:rsid w:val="0E7DD270"/>
    <w:rsid w:val="0E841B47"/>
    <w:rsid w:val="0E86B448"/>
    <w:rsid w:val="0E86CE1E"/>
    <w:rsid w:val="0E883F79"/>
    <w:rsid w:val="0E8AAB42"/>
    <w:rsid w:val="0E8B161B"/>
    <w:rsid w:val="0E91C9AC"/>
    <w:rsid w:val="0E943FB4"/>
    <w:rsid w:val="0E95332F"/>
    <w:rsid w:val="0E9555EE"/>
    <w:rsid w:val="0E981A37"/>
    <w:rsid w:val="0E9CFD95"/>
    <w:rsid w:val="0E9EC7AB"/>
    <w:rsid w:val="0EAADA36"/>
    <w:rsid w:val="0EAAE406"/>
    <w:rsid w:val="0EB1DCA1"/>
    <w:rsid w:val="0EC38AC2"/>
    <w:rsid w:val="0EC5CBA0"/>
    <w:rsid w:val="0ED443A7"/>
    <w:rsid w:val="0EDD7379"/>
    <w:rsid w:val="0EEE22B8"/>
    <w:rsid w:val="0EF3ABCF"/>
    <w:rsid w:val="0EF85925"/>
    <w:rsid w:val="0EF92577"/>
    <w:rsid w:val="0EFC7158"/>
    <w:rsid w:val="0F0676F3"/>
    <w:rsid w:val="0F0BC7B9"/>
    <w:rsid w:val="0F0E06C7"/>
    <w:rsid w:val="0F106CDE"/>
    <w:rsid w:val="0F1BB7FA"/>
    <w:rsid w:val="0F1F1332"/>
    <w:rsid w:val="0F246381"/>
    <w:rsid w:val="0F2E165B"/>
    <w:rsid w:val="0F3263F9"/>
    <w:rsid w:val="0F37CBC8"/>
    <w:rsid w:val="0F3B7C23"/>
    <w:rsid w:val="0F48A28E"/>
    <w:rsid w:val="0F4E8FC2"/>
    <w:rsid w:val="0F535CAF"/>
    <w:rsid w:val="0F53F1CA"/>
    <w:rsid w:val="0F5A96AD"/>
    <w:rsid w:val="0F5EC276"/>
    <w:rsid w:val="0F611DFB"/>
    <w:rsid w:val="0F669133"/>
    <w:rsid w:val="0F6DF2C1"/>
    <w:rsid w:val="0F6EAC94"/>
    <w:rsid w:val="0F6F76DD"/>
    <w:rsid w:val="0F737613"/>
    <w:rsid w:val="0F76A46C"/>
    <w:rsid w:val="0F7726B7"/>
    <w:rsid w:val="0F7DEC5F"/>
    <w:rsid w:val="0F8162CE"/>
    <w:rsid w:val="0F8981C1"/>
    <w:rsid w:val="0F8C4B6D"/>
    <w:rsid w:val="0F8CCEC8"/>
    <w:rsid w:val="0F8DBBEC"/>
    <w:rsid w:val="0F922095"/>
    <w:rsid w:val="0F989E15"/>
    <w:rsid w:val="0F98F44C"/>
    <w:rsid w:val="0F9AD38C"/>
    <w:rsid w:val="0F9BFDA7"/>
    <w:rsid w:val="0F9C3F46"/>
    <w:rsid w:val="0F9FFDEF"/>
    <w:rsid w:val="0FA04924"/>
    <w:rsid w:val="0FA0C4DB"/>
    <w:rsid w:val="0FA624AE"/>
    <w:rsid w:val="0FA95CB1"/>
    <w:rsid w:val="0FAEDBC5"/>
    <w:rsid w:val="0FC4234D"/>
    <w:rsid w:val="0FCA4E74"/>
    <w:rsid w:val="0FCB4D4C"/>
    <w:rsid w:val="0FCB5CCD"/>
    <w:rsid w:val="0FD108D3"/>
    <w:rsid w:val="0FD8BDFD"/>
    <w:rsid w:val="0FDB69B6"/>
    <w:rsid w:val="0FE363E5"/>
    <w:rsid w:val="0FE594FD"/>
    <w:rsid w:val="0FE722F8"/>
    <w:rsid w:val="0FE76900"/>
    <w:rsid w:val="0FE786A2"/>
    <w:rsid w:val="0FEE2127"/>
    <w:rsid w:val="0FEFFB88"/>
    <w:rsid w:val="0FF65B10"/>
    <w:rsid w:val="1001ABE0"/>
    <w:rsid w:val="10056F0B"/>
    <w:rsid w:val="100F71FE"/>
    <w:rsid w:val="1011832E"/>
    <w:rsid w:val="10177CE5"/>
    <w:rsid w:val="1017E733"/>
    <w:rsid w:val="101C3D2F"/>
    <w:rsid w:val="101C8509"/>
    <w:rsid w:val="102B33D4"/>
    <w:rsid w:val="102DD6C8"/>
    <w:rsid w:val="10382FD0"/>
    <w:rsid w:val="103C0F7C"/>
    <w:rsid w:val="103CCCF9"/>
    <w:rsid w:val="104182CA"/>
    <w:rsid w:val="1042D57C"/>
    <w:rsid w:val="1046ED6D"/>
    <w:rsid w:val="104D1F92"/>
    <w:rsid w:val="1055563E"/>
    <w:rsid w:val="1055635A"/>
    <w:rsid w:val="1064AAE7"/>
    <w:rsid w:val="10696473"/>
    <w:rsid w:val="106ACD12"/>
    <w:rsid w:val="106F559E"/>
    <w:rsid w:val="1078F785"/>
    <w:rsid w:val="1079DDE9"/>
    <w:rsid w:val="107C524C"/>
    <w:rsid w:val="107CFC24"/>
    <w:rsid w:val="10822132"/>
    <w:rsid w:val="10840ABB"/>
    <w:rsid w:val="108A768E"/>
    <w:rsid w:val="108C4B77"/>
    <w:rsid w:val="108DCF87"/>
    <w:rsid w:val="108EF09F"/>
    <w:rsid w:val="10911B3D"/>
    <w:rsid w:val="1093775B"/>
    <w:rsid w:val="10947BDA"/>
    <w:rsid w:val="1096733C"/>
    <w:rsid w:val="109A2399"/>
    <w:rsid w:val="109BFB8E"/>
    <w:rsid w:val="109E439E"/>
    <w:rsid w:val="10A144DD"/>
    <w:rsid w:val="10A2234A"/>
    <w:rsid w:val="10A8BBBF"/>
    <w:rsid w:val="10AA670E"/>
    <w:rsid w:val="10B487C0"/>
    <w:rsid w:val="10B642B9"/>
    <w:rsid w:val="10C0B588"/>
    <w:rsid w:val="10C3C0C0"/>
    <w:rsid w:val="10C55714"/>
    <w:rsid w:val="10CCF36E"/>
    <w:rsid w:val="10CD1E36"/>
    <w:rsid w:val="10D06481"/>
    <w:rsid w:val="10D0DA30"/>
    <w:rsid w:val="10D1E2F7"/>
    <w:rsid w:val="10D403DD"/>
    <w:rsid w:val="10D6700C"/>
    <w:rsid w:val="10D6DE49"/>
    <w:rsid w:val="10D87887"/>
    <w:rsid w:val="10D9BD98"/>
    <w:rsid w:val="10DE755D"/>
    <w:rsid w:val="10DEC584"/>
    <w:rsid w:val="10DF996C"/>
    <w:rsid w:val="10E02D8A"/>
    <w:rsid w:val="10E06E60"/>
    <w:rsid w:val="10E0D255"/>
    <w:rsid w:val="10E1326C"/>
    <w:rsid w:val="10E2BE4E"/>
    <w:rsid w:val="10E3E2C4"/>
    <w:rsid w:val="10EA266E"/>
    <w:rsid w:val="10EA4FD7"/>
    <w:rsid w:val="10EBF107"/>
    <w:rsid w:val="10ED43D7"/>
    <w:rsid w:val="10F28073"/>
    <w:rsid w:val="10F674BC"/>
    <w:rsid w:val="10F67B77"/>
    <w:rsid w:val="10FB9269"/>
    <w:rsid w:val="11008220"/>
    <w:rsid w:val="11049E31"/>
    <w:rsid w:val="1107615B"/>
    <w:rsid w:val="1109D335"/>
    <w:rsid w:val="110B0218"/>
    <w:rsid w:val="110F497E"/>
    <w:rsid w:val="111388C0"/>
    <w:rsid w:val="111937C3"/>
    <w:rsid w:val="1119BFCC"/>
    <w:rsid w:val="111E7894"/>
    <w:rsid w:val="111FE697"/>
    <w:rsid w:val="11277284"/>
    <w:rsid w:val="1128AC4E"/>
    <w:rsid w:val="112DC5C5"/>
    <w:rsid w:val="11300B1F"/>
    <w:rsid w:val="113A7FB0"/>
    <w:rsid w:val="113B20AD"/>
    <w:rsid w:val="1140B574"/>
    <w:rsid w:val="11416AD0"/>
    <w:rsid w:val="11428907"/>
    <w:rsid w:val="11555206"/>
    <w:rsid w:val="115CB7C4"/>
    <w:rsid w:val="1167D13A"/>
    <w:rsid w:val="116ACF4F"/>
    <w:rsid w:val="1170A6B3"/>
    <w:rsid w:val="117597C7"/>
    <w:rsid w:val="117684D3"/>
    <w:rsid w:val="117CAA78"/>
    <w:rsid w:val="1187A6E4"/>
    <w:rsid w:val="119047F4"/>
    <w:rsid w:val="11918528"/>
    <w:rsid w:val="119494BD"/>
    <w:rsid w:val="11A73440"/>
    <w:rsid w:val="11AE8F4F"/>
    <w:rsid w:val="11BF81D0"/>
    <w:rsid w:val="11C2A19A"/>
    <w:rsid w:val="11D00C39"/>
    <w:rsid w:val="11D207AD"/>
    <w:rsid w:val="11D6F040"/>
    <w:rsid w:val="11D8A2BF"/>
    <w:rsid w:val="11DA1FF2"/>
    <w:rsid w:val="11E21EB5"/>
    <w:rsid w:val="11E2DCAD"/>
    <w:rsid w:val="11E4DE9C"/>
    <w:rsid w:val="11E9B3E8"/>
    <w:rsid w:val="11EDCA16"/>
    <w:rsid w:val="11F53A39"/>
    <w:rsid w:val="11F6FD0A"/>
    <w:rsid w:val="12028837"/>
    <w:rsid w:val="1209A0BA"/>
    <w:rsid w:val="120A60D5"/>
    <w:rsid w:val="120F0030"/>
    <w:rsid w:val="12106961"/>
    <w:rsid w:val="1213D8F6"/>
    <w:rsid w:val="121AD304"/>
    <w:rsid w:val="1221F579"/>
    <w:rsid w:val="1224ED99"/>
    <w:rsid w:val="12284F02"/>
    <w:rsid w:val="1232E3F6"/>
    <w:rsid w:val="12338BB4"/>
    <w:rsid w:val="12383609"/>
    <w:rsid w:val="123D3CB3"/>
    <w:rsid w:val="125B5C25"/>
    <w:rsid w:val="1263BA23"/>
    <w:rsid w:val="1264D6C7"/>
    <w:rsid w:val="126C752D"/>
    <w:rsid w:val="126D4B30"/>
    <w:rsid w:val="127161D5"/>
    <w:rsid w:val="1272108B"/>
    <w:rsid w:val="1277C07D"/>
    <w:rsid w:val="129191AD"/>
    <w:rsid w:val="1294678D"/>
    <w:rsid w:val="1296FA11"/>
    <w:rsid w:val="12981E8C"/>
    <w:rsid w:val="12982BD2"/>
    <w:rsid w:val="12A47634"/>
    <w:rsid w:val="12A5D88B"/>
    <w:rsid w:val="12AC059F"/>
    <w:rsid w:val="12AECFB3"/>
    <w:rsid w:val="12B403D9"/>
    <w:rsid w:val="12B956C9"/>
    <w:rsid w:val="12B98CE3"/>
    <w:rsid w:val="12BC9138"/>
    <w:rsid w:val="12C364B3"/>
    <w:rsid w:val="12CA23E0"/>
    <w:rsid w:val="12D03336"/>
    <w:rsid w:val="12D29B33"/>
    <w:rsid w:val="12D2B730"/>
    <w:rsid w:val="12D6B011"/>
    <w:rsid w:val="12D7EBCF"/>
    <w:rsid w:val="12D8E7D6"/>
    <w:rsid w:val="12D8FEC1"/>
    <w:rsid w:val="12DFC559"/>
    <w:rsid w:val="12E9A711"/>
    <w:rsid w:val="12ED40B9"/>
    <w:rsid w:val="12ED53BA"/>
    <w:rsid w:val="12F30373"/>
    <w:rsid w:val="12F692D5"/>
    <w:rsid w:val="12FB5F75"/>
    <w:rsid w:val="12FCD6CD"/>
    <w:rsid w:val="1300935A"/>
    <w:rsid w:val="130D9EB5"/>
    <w:rsid w:val="131530C4"/>
    <w:rsid w:val="131979C0"/>
    <w:rsid w:val="131C5254"/>
    <w:rsid w:val="131E29CA"/>
    <w:rsid w:val="132583B3"/>
    <w:rsid w:val="132619DC"/>
    <w:rsid w:val="1326BDCC"/>
    <w:rsid w:val="1329174F"/>
    <w:rsid w:val="132CDEF0"/>
    <w:rsid w:val="1331E189"/>
    <w:rsid w:val="133EF8EE"/>
    <w:rsid w:val="134417E8"/>
    <w:rsid w:val="13492C1C"/>
    <w:rsid w:val="1349EB9B"/>
    <w:rsid w:val="134FE70A"/>
    <w:rsid w:val="135113A0"/>
    <w:rsid w:val="1354A921"/>
    <w:rsid w:val="13558C5A"/>
    <w:rsid w:val="136171CD"/>
    <w:rsid w:val="13656A19"/>
    <w:rsid w:val="13692A96"/>
    <w:rsid w:val="13796B38"/>
    <w:rsid w:val="1380023D"/>
    <w:rsid w:val="1382D9A6"/>
    <w:rsid w:val="1395495B"/>
    <w:rsid w:val="1396D65A"/>
    <w:rsid w:val="13980C91"/>
    <w:rsid w:val="139CB015"/>
    <w:rsid w:val="139F4614"/>
    <w:rsid w:val="13A6EDAD"/>
    <w:rsid w:val="13A7699C"/>
    <w:rsid w:val="13ACE93D"/>
    <w:rsid w:val="13AF7A97"/>
    <w:rsid w:val="13B13274"/>
    <w:rsid w:val="13BC1267"/>
    <w:rsid w:val="13C59383"/>
    <w:rsid w:val="13C64F94"/>
    <w:rsid w:val="13C9B5C7"/>
    <w:rsid w:val="13C9FB5A"/>
    <w:rsid w:val="13CF8A21"/>
    <w:rsid w:val="13D8DE5B"/>
    <w:rsid w:val="13DEEB2E"/>
    <w:rsid w:val="13E15BA0"/>
    <w:rsid w:val="13EECB4B"/>
    <w:rsid w:val="13F36A03"/>
    <w:rsid w:val="13FA33E7"/>
    <w:rsid w:val="13FA4727"/>
    <w:rsid w:val="13FD88B7"/>
    <w:rsid w:val="13FFD18F"/>
    <w:rsid w:val="13FFD376"/>
    <w:rsid w:val="1401D062"/>
    <w:rsid w:val="1403FB0A"/>
    <w:rsid w:val="1404C825"/>
    <w:rsid w:val="140F0AE2"/>
    <w:rsid w:val="14112E22"/>
    <w:rsid w:val="1418DC96"/>
    <w:rsid w:val="141B55B8"/>
    <w:rsid w:val="141C926F"/>
    <w:rsid w:val="141E0AAC"/>
    <w:rsid w:val="14237328"/>
    <w:rsid w:val="1424DB5B"/>
    <w:rsid w:val="142981A9"/>
    <w:rsid w:val="1437059B"/>
    <w:rsid w:val="143E2528"/>
    <w:rsid w:val="1445A56C"/>
    <w:rsid w:val="1449996E"/>
    <w:rsid w:val="144EBE8B"/>
    <w:rsid w:val="144F2CE1"/>
    <w:rsid w:val="144F5A19"/>
    <w:rsid w:val="14582845"/>
    <w:rsid w:val="145EC673"/>
    <w:rsid w:val="1463DD64"/>
    <w:rsid w:val="14659080"/>
    <w:rsid w:val="149050E1"/>
    <w:rsid w:val="14913DF2"/>
    <w:rsid w:val="14947268"/>
    <w:rsid w:val="149D43C7"/>
    <w:rsid w:val="14A50D3B"/>
    <w:rsid w:val="14A7890D"/>
    <w:rsid w:val="14A8E8AD"/>
    <w:rsid w:val="14A98895"/>
    <w:rsid w:val="14AA75E4"/>
    <w:rsid w:val="14B516DD"/>
    <w:rsid w:val="14B51A24"/>
    <w:rsid w:val="14C99159"/>
    <w:rsid w:val="14CE1BC2"/>
    <w:rsid w:val="14D4FACC"/>
    <w:rsid w:val="14DC1E93"/>
    <w:rsid w:val="14E2C849"/>
    <w:rsid w:val="14E2E2C9"/>
    <w:rsid w:val="14E5E9CC"/>
    <w:rsid w:val="14F01146"/>
    <w:rsid w:val="14F1700E"/>
    <w:rsid w:val="14F2996C"/>
    <w:rsid w:val="14FAC1EA"/>
    <w:rsid w:val="14FF5BC7"/>
    <w:rsid w:val="1504D914"/>
    <w:rsid w:val="1507B6E0"/>
    <w:rsid w:val="150CB0E3"/>
    <w:rsid w:val="15137B74"/>
    <w:rsid w:val="15139A74"/>
    <w:rsid w:val="1514E0DA"/>
    <w:rsid w:val="151925FD"/>
    <w:rsid w:val="15217887"/>
    <w:rsid w:val="1526B0C1"/>
    <w:rsid w:val="152973A2"/>
    <w:rsid w:val="1530A158"/>
    <w:rsid w:val="15389559"/>
    <w:rsid w:val="154EF9FD"/>
    <w:rsid w:val="155293F7"/>
    <w:rsid w:val="15549679"/>
    <w:rsid w:val="1558102C"/>
    <w:rsid w:val="155B3FBF"/>
    <w:rsid w:val="155FC26A"/>
    <w:rsid w:val="15669A05"/>
    <w:rsid w:val="156A6ACC"/>
    <w:rsid w:val="156CD5C3"/>
    <w:rsid w:val="156CD697"/>
    <w:rsid w:val="1574D27F"/>
    <w:rsid w:val="157F4ECF"/>
    <w:rsid w:val="15801816"/>
    <w:rsid w:val="158211A3"/>
    <w:rsid w:val="15839649"/>
    <w:rsid w:val="158BA233"/>
    <w:rsid w:val="158E88E1"/>
    <w:rsid w:val="159495AD"/>
    <w:rsid w:val="1594A75B"/>
    <w:rsid w:val="15970D77"/>
    <w:rsid w:val="159C65E5"/>
    <w:rsid w:val="15AB2E78"/>
    <w:rsid w:val="15ABAB53"/>
    <w:rsid w:val="15AD1AAB"/>
    <w:rsid w:val="15B10946"/>
    <w:rsid w:val="15B39AE6"/>
    <w:rsid w:val="15B51D18"/>
    <w:rsid w:val="15B663BF"/>
    <w:rsid w:val="15B9F96D"/>
    <w:rsid w:val="15CB5B4C"/>
    <w:rsid w:val="15CC446F"/>
    <w:rsid w:val="15D2E320"/>
    <w:rsid w:val="15D7089D"/>
    <w:rsid w:val="15DBD189"/>
    <w:rsid w:val="15E18A42"/>
    <w:rsid w:val="15E86E50"/>
    <w:rsid w:val="15EC6AFA"/>
    <w:rsid w:val="15F54B0E"/>
    <w:rsid w:val="15FC98C9"/>
    <w:rsid w:val="1613D43F"/>
    <w:rsid w:val="16145120"/>
    <w:rsid w:val="1618B64C"/>
    <w:rsid w:val="161AB344"/>
    <w:rsid w:val="162AEC60"/>
    <w:rsid w:val="16302349"/>
    <w:rsid w:val="16323143"/>
    <w:rsid w:val="16372978"/>
    <w:rsid w:val="1639CCCC"/>
    <w:rsid w:val="163D3BB2"/>
    <w:rsid w:val="1645C107"/>
    <w:rsid w:val="1646E921"/>
    <w:rsid w:val="1647C3F6"/>
    <w:rsid w:val="164807AB"/>
    <w:rsid w:val="164AFBE3"/>
    <w:rsid w:val="164BC9E0"/>
    <w:rsid w:val="1651B5A8"/>
    <w:rsid w:val="16582BDD"/>
    <w:rsid w:val="16595CD0"/>
    <w:rsid w:val="166063B7"/>
    <w:rsid w:val="1660A9BA"/>
    <w:rsid w:val="166711AD"/>
    <w:rsid w:val="1668409D"/>
    <w:rsid w:val="16684285"/>
    <w:rsid w:val="166C3357"/>
    <w:rsid w:val="167042B0"/>
    <w:rsid w:val="1673F7A8"/>
    <w:rsid w:val="1674525D"/>
    <w:rsid w:val="1679AA6C"/>
    <w:rsid w:val="1683A2B2"/>
    <w:rsid w:val="1683D6F2"/>
    <w:rsid w:val="16845902"/>
    <w:rsid w:val="168633E4"/>
    <w:rsid w:val="168AC8B2"/>
    <w:rsid w:val="168FC6A8"/>
    <w:rsid w:val="16975739"/>
    <w:rsid w:val="16998DBF"/>
    <w:rsid w:val="16A7B14D"/>
    <w:rsid w:val="16AF5304"/>
    <w:rsid w:val="16B146C9"/>
    <w:rsid w:val="16B14CCF"/>
    <w:rsid w:val="16B49C4C"/>
    <w:rsid w:val="16B4EE90"/>
    <w:rsid w:val="16C11D6A"/>
    <w:rsid w:val="16C17356"/>
    <w:rsid w:val="16C228AC"/>
    <w:rsid w:val="16C2AA2C"/>
    <w:rsid w:val="16C720BC"/>
    <w:rsid w:val="16C90B81"/>
    <w:rsid w:val="16D25C40"/>
    <w:rsid w:val="16D4C00C"/>
    <w:rsid w:val="16DB0222"/>
    <w:rsid w:val="16DC47F0"/>
    <w:rsid w:val="16DD5360"/>
    <w:rsid w:val="16E6FBBB"/>
    <w:rsid w:val="16F2A9A3"/>
    <w:rsid w:val="16F66CD9"/>
    <w:rsid w:val="16F989B2"/>
    <w:rsid w:val="16F9A90D"/>
    <w:rsid w:val="17034807"/>
    <w:rsid w:val="1704B979"/>
    <w:rsid w:val="170EB8CB"/>
    <w:rsid w:val="1711C61E"/>
    <w:rsid w:val="171D1CCF"/>
    <w:rsid w:val="171E4E8C"/>
    <w:rsid w:val="1722EE3A"/>
    <w:rsid w:val="17292012"/>
    <w:rsid w:val="17317F19"/>
    <w:rsid w:val="1731D8EE"/>
    <w:rsid w:val="173F5E12"/>
    <w:rsid w:val="174313B4"/>
    <w:rsid w:val="174A5C26"/>
    <w:rsid w:val="1751CE6D"/>
    <w:rsid w:val="17582F54"/>
    <w:rsid w:val="175BA224"/>
    <w:rsid w:val="176C22BB"/>
    <w:rsid w:val="177D2C93"/>
    <w:rsid w:val="177EBFFE"/>
    <w:rsid w:val="17868F30"/>
    <w:rsid w:val="1788AB7C"/>
    <w:rsid w:val="178CD79F"/>
    <w:rsid w:val="179EA7C9"/>
    <w:rsid w:val="179EAF42"/>
    <w:rsid w:val="17A9ED07"/>
    <w:rsid w:val="17AA4996"/>
    <w:rsid w:val="17B05977"/>
    <w:rsid w:val="17B26596"/>
    <w:rsid w:val="17B9F452"/>
    <w:rsid w:val="17BA104D"/>
    <w:rsid w:val="17BA38EE"/>
    <w:rsid w:val="17BF1D91"/>
    <w:rsid w:val="17BFDCCC"/>
    <w:rsid w:val="17D4269D"/>
    <w:rsid w:val="17DC90A2"/>
    <w:rsid w:val="17DF836B"/>
    <w:rsid w:val="17E364F3"/>
    <w:rsid w:val="17E46F8B"/>
    <w:rsid w:val="17E6D63B"/>
    <w:rsid w:val="17E82DCF"/>
    <w:rsid w:val="17EB0AD3"/>
    <w:rsid w:val="17EED83C"/>
    <w:rsid w:val="17F3972F"/>
    <w:rsid w:val="17F721FF"/>
    <w:rsid w:val="17F93741"/>
    <w:rsid w:val="17FED865"/>
    <w:rsid w:val="17FFD27A"/>
    <w:rsid w:val="18000898"/>
    <w:rsid w:val="18000AEB"/>
    <w:rsid w:val="1802F396"/>
    <w:rsid w:val="180474AC"/>
    <w:rsid w:val="18060843"/>
    <w:rsid w:val="180E0DD4"/>
    <w:rsid w:val="18107225"/>
    <w:rsid w:val="1816AB78"/>
    <w:rsid w:val="181CCD97"/>
    <w:rsid w:val="1820445F"/>
    <w:rsid w:val="1820ED42"/>
    <w:rsid w:val="1827C813"/>
    <w:rsid w:val="182E4647"/>
    <w:rsid w:val="18304FF3"/>
    <w:rsid w:val="18345FFF"/>
    <w:rsid w:val="18374478"/>
    <w:rsid w:val="183CD692"/>
    <w:rsid w:val="184872E9"/>
    <w:rsid w:val="184C81CC"/>
    <w:rsid w:val="184E69FE"/>
    <w:rsid w:val="18524861"/>
    <w:rsid w:val="185894BA"/>
    <w:rsid w:val="18589679"/>
    <w:rsid w:val="186696C4"/>
    <w:rsid w:val="18701122"/>
    <w:rsid w:val="18719D45"/>
    <w:rsid w:val="18757FB1"/>
    <w:rsid w:val="18762C13"/>
    <w:rsid w:val="1876DE86"/>
    <w:rsid w:val="187A8CB0"/>
    <w:rsid w:val="187FC49B"/>
    <w:rsid w:val="1887653F"/>
    <w:rsid w:val="18877C10"/>
    <w:rsid w:val="18886E70"/>
    <w:rsid w:val="1889BB2D"/>
    <w:rsid w:val="188AAF8B"/>
    <w:rsid w:val="1890D9B7"/>
    <w:rsid w:val="189563C8"/>
    <w:rsid w:val="189610C4"/>
    <w:rsid w:val="1897CC42"/>
    <w:rsid w:val="18A4D981"/>
    <w:rsid w:val="18A9AC38"/>
    <w:rsid w:val="18B0B034"/>
    <w:rsid w:val="18B59C44"/>
    <w:rsid w:val="18C115A4"/>
    <w:rsid w:val="18C79EE8"/>
    <w:rsid w:val="18C8AA52"/>
    <w:rsid w:val="18C9FA87"/>
    <w:rsid w:val="18CD2442"/>
    <w:rsid w:val="18D0AE16"/>
    <w:rsid w:val="18D24228"/>
    <w:rsid w:val="18D7F3EE"/>
    <w:rsid w:val="18DB9CA9"/>
    <w:rsid w:val="18E34133"/>
    <w:rsid w:val="18EAAA8D"/>
    <w:rsid w:val="18F00A01"/>
    <w:rsid w:val="18F62975"/>
    <w:rsid w:val="18F7631A"/>
    <w:rsid w:val="18FA55FA"/>
    <w:rsid w:val="18FBD6D4"/>
    <w:rsid w:val="19019873"/>
    <w:rsid w:val="19197028"/>
    <w:rsid w:val="191B802C"/>
    <w:rsid w:val="1932770F"/>
    <w:rsid w:val="1933CF44"/>
    <w:rsid w:val="1934025A"/>
    <w:rsid w:val="1934DD73"/>
    <w:rsid w:val="193AFFBC"/>
    <w:rsid w:val="193C77CF"/>
    <w:rsid w:val="194194F9"/>
    <w:rsid w:val="194782EC"/>
    <w:rsid w:val="195780C9"/>
    <w:rsid w:val="1959D92A"/>
    <w:rsid w:val="1964CC48"/>
    <w:rsid w:val="19673F6A"/>
    <w:rsid w:val="196CC97E"/>
    <w:rsid w:val="19711C7F"/>
    <w:rsid w:val="1971FDA3"/>
    <w:rsid w:val="19768E30"/>
    <w:rsid w:val="19770AAA"/>
    <w:rsid w:val="1977925F"/>
    <w:rsid w:val="1977EF2B"/>
    <w:rsid w:val="197BF755"/>
    <w:rsid w:val="198D2D95"/>
    <w:rsid w:val="19950924"/>
    <w:rsid w:val="19956599"/>
    <w:rsid w:val="1995F7DA"/>
    <w:rsid w:val="1998B5F1"/>
    <w:rsid w:val="199A1BDE"/>
    <w:rsid w:val="19A4CF69"/>
    <w:rsid w:val="19A5A11C"/>
    <w:rsid w:val="19B2B7CF"/>
    <w:rsid w:val="19B56FF6"/>
    <w:rsid w:val="19BA7506"/>
    <w:rsid w:val="19BAE6DE"/>
    <w:rsid w:val="19BB9106"/>
    <w:rsid w:val="19BBE3A1"/>
    <w:rsid w:val="19C46D3E"/>
    <w:rsid w:val="19CCDEA8"/>
    <w:rsid w:val="19D42A5C"/>
    <w:rsid w:val="19D8E4AA"/>
    <w:rsid w:val="19E73493"/>
    <w:rsid w:val="19EE4B4D"/>
    <w:rsid w:val="19F0E071"/>
    <w:rsid w:val="19F91A50"/>
    <w:rsid w:val="19F98A5F"/>
    <w:rsid w:val="19FB1113"/>
    <w:rsid w:val="19FFAAE3"/>
    <w:rsid w:val="1A026522"/>
    <w:rsid w:val="1A0797BE"/>
    <w:rsid w:val="1A09930A"/>
    <w:rsid w:val="1A198DF1"/>
    <w:rsid w:val="1A1BC490"/>
    <w:rsid w:val="1A26DD38"/>
    <w:rsid w:val="1A2E9878"/>
    <w:rsid w:val="1A33433C"/>
    <w:rsid w:val="1A334DA0"/>
    <w:rsid w:val="1A339B96"/>
    <w:rsid w:val="1A3421D6"/>
    <w:rsid w:val="1A406134"/>
    <w:rsid w:val="1A41239D"/>
    <w:rsid w:val="1A445E34"/>
    <w:rsid w:val="1A44DDD7"/>
    <w:rsid w:val="1A45E23C"/>
    <w:rsid w:val="1A47215D"/>
    <w:rsid w:val="1A4CC06A"/>
    <w:rsid w:val="1A4D2ECF"/>
    <w:rsid w:val="1A536567"/>
    <w:rsid w:val="1A5F3305"/>
    <w:rsid w:val="1A6055BA"/>
    <w:rsid w:val="1A7515BB"/>
    <w:rsid w:val="1A778975"/>
    <w:rsid w:val="1A7795B0"/>
    <w:rsid w:val="1A805653"/>
    <w:rsid w:val="1A860F00"/>
    <w:rsid w:val="1A88B030"/>
    <w:rsid w:val="1A88C9E7"/>
    <w:rsid w:val="1A8A9435"/>
    <w:rsid w:val="1A8E6C52"/>
    <w:rsid w:val="1A90934F"/>
    <w:rsid w:val="1A915B0F"/>
    <w:rsid w:val="1A950C8B"/>
    <w:rsid w:val="1A98129D"/>
    <w:rsid w:val="1A989AC1"/>
    <w:rsid w:val="1A9AA74A"/>
    <w:rsid w:val="1AA190BD"/>
    <w:rsid w:val="1AA20475"/>
    <w:rsid w:val="1AA3D973"/>
    <w:rsid w:val="1AAA2691"/>
    <w:rsid w:val="1AAD4948"/>
    <w:rsid w:val="1AAD9F9C"/>
    <w:rsid w:val="1ABA0382"/>
    <w:rsid w:val="1ABABCB1"/>
    <w:rsid w:val="1ABE6070"/>
    <w:rsid w:val="1AC22498"/>
    <w:rsid w:val="1AC632D8"/>
    <w:rsid w:val="1AC70982"/>
    <w:rsid w:val="1ACAD213"/>
    <w:rsid w:val="1ACDB677"/>
    <w:rsid w:val="1AD42146"/>
    <w:rsid w:val="1ADC7E14"/>
    <w:rsid w:val="1AE15D0C"/>
    <w:rsid w:val="1AE79B39"/>
    <w:rsid w:val="1AECB2A4"/>
    <w:rsid w:val="1AF35C7A"/>
    <w:rsid w:val="1AFAD07E"/>
    <w:rsid w:val="1AFB3624"/>
    <w:rsid w:val="1AFD5417"/>
    <w:rsid w:val="1B03D098"/>
    <w:rsid w:val="1B07C81A"/>
    <w:rsid w:val="1B07DD38"/>
    <w:rsid w:val="1B0BA4B9"/>
    <w:rsid w:val="1B10D413"/>
    <w:rsid w:val="1B16CADB"/>
    <w:rsid w:val="1B172F94"/>
    <w:rsid w:val="1B178D52"/>
    <w:rsid w:val="1B1B7CAA"/>
    <w:rsid w:val="1B1E835B"/>
    <w:rsid w:val="1B262309"/>
    <w:rsid w:val="1B28F587"/>
    <w:rsid w:val="1B2998B6"/>
    <w:rsid w:val="1B2ADD65"/>
    <w:rsid w:val="1B3141D3"/>
    <w:rsid w:val="1B351B6A"/>
    <w:rsid w:val="1B37D84A"/>
    <w:rsid w:val="1B39031F"/>
    <w:rsid w:val="1B39B4FA"/>
    <w:rsid w:val="1B3A3F2A"/>
    <w:rsid w:val="1B3E18D8"/>
    <w:rsid w:val="1B411CC9"/>
    <w:rsid w:val="1B429536"/>
    <w:rsid w:val="1B439112"/>
    <w:rsid w:val="1B471034"/>
    <w:rsid w:val="1B4C87F7"/>
    <w:rsid w:val="1B54544D"/>
    <w:rsid w:val="1B58630B"/>
    <w:rsid w:val="1B58C62A"/>
    <w:rsid w:val="1B5B5EAD"/>
    <w:rsid w:val="1B5D3467"/>
    <w:rsid w:val="1B61380F"/>
    <w:rsid w:val="1B629DB6"/>
    <w:rsid w:val="1B6525CB"/>
    <w:rsid w:val="1B6EB359"/>
    <w:rsid w:val="1B6F1615"/>
    <w:rsid w:val="1B70A71A"/>
    <w:rsid w:val="1B7DEA26"/>
    <w:rsid w:val="1B81243D"/>
    <w:rsid w:val="1B81C442"/>
    <w:rsid w:val="1B82BB91"/>
    <w:rsid w:val="1B85A2B2"/>
    <w:rsid w:val="1B860B65"/>
    <w:rsid w:val="1B8C4154"/>
    <w:rsid w:val="1B8D3CA7"/>
    <w:rsid w:val="1B945732"/>
    <w:rsid w:val="1B966C9C"/>
    <w:rsid w:val="1B9A2924"/>
    <w:rsid w:val="1B9C3ECF"/>
    <w:rsid w:val="1BA293BB"/>
    <w:rsid w:val="1BA7A3D6"/>
    <w:rsid w:val="1BAA9A32"/>
    <w:rsid w:val="1BAB1FAD"/>
    <w:rsid w:val="1BADC4AF"/>
    <w:rsid w:val="1BAF19AB"/>
    <w:rsid w:val="1BBA69A1"/>
    <w:rsid w:val="1BC1E2A2"/>
    <w:rsid w:val="1BC83A96"/>
    <w:rsid w:val="1BD4E619"/>
    <w:rsid w:val="1BDDC442"/>
    <w:rsid w:val="1BDFBB4B"/>
    <w:rsid w:val="1BE55B9E"/>
    <w:rsid w:val="1BE98010"/>
    <w:rsid w:val="1BF3E623"/>
    <w:rsid w:val="1BF8A272"/>
    <w:rsid w:val="1BFE6330"/>
    <w:rsid w:val="1C082CBE"/>
    <w:rsid w:val="1C0915C3"/>
    <w:rsid w:val="1C09D349"/>
    <w:rsid w:val="1C0C5648"/>
    <w:rsid w:val="1C1707C0"/>
    <w:rsid w:val="1C17B53F"/>
    <w:rsid w:val="1C1AE079"/>
    <w:rsid w:val="1C30797E"/>
    <w:rsid w:val="1C3EE0C4"/>
    <w:rsid w:val="1C3F26AF"/>
    <w:rsid w:val="1C4C9289"/>
    <w:rsid w:val="1C4FA1B4"/>
    <w:rsid w:val="1C51927D"/>
    <w:rsid w:val="1C5488E5"/>
    <w:rsid w:val="1C5538C8"/>
    <w:rsid w:val="1C5D5879"/>
    <w:rsid w:val="1C847608"/>
    <w:rsid w:val="1C878975"/>
    <w:rsid w:val="1C892327"/>
    <w:rsid w:val="1C8CD5B2"/>
    <w:rsid w:val="1C91F1F5"/>
    <w:rsid w:val="1C91F35F"/>
    <w:rsid w:val="1C9240EC"/>
    <w:rsid w:val="1C92C55E"/>
    <w:rsid w:val="1C94F876"/>
    <w:rsid w:val="1C97585D"/>
    <w:rsid w:val="1C99AA73"/>
    <w:rsid w:val="1C9A6DE6"/>
    <w:rsid w:val="1C9C7A56"/>
    <w:rsid w:val="1CA0C933"/>
    <w:rsid w:val="1CA6C70D"/>
    <w:rsid w:val="1CA7EAD7"/>
    <w:rsid w:val="1CA9BB35"/>
    <w:rsid w:val="1CAAD306"/>
    <w:rsid w:val="1CB00B05"/>
    <w:rsid w:val="1CBA1855"/>
    <w:rsid w:val="1CBD8DF5"/>
    <w:rsid w:val="1CC8D568"/>
    <w:rsid w:val="1CCA6DF6"/>
    <w:rsid w:val="1CCF5765"/>
    <w:rsid w:val="1CD1CAB9"/>
    <w:rsid w:val="1CD3EA5F"/>
    <w:rsid w:val="1CD89531"/>
    <w:rsid w:val="1CE2E808"/>
    <w:rsid w:val="1CE57061"/>
    <w:rsid w:val="1CE75DF0"/>
    <w:rsid w:val="1CF0E73C"/>
    <w:rsid w:val="1CF27FF4"/>
    <w:rsid w:val="1CF4D1E8"/>
    <w:rsid w:val="1D002DB8"/>
    <w:rsid w:val="1D02D05E"/>
    <w:rsid w:val="1D09BDEF"/>
    <w:rsid w:val="1D24116D"/>
    <w:rsid w:val="1D27E1DB"/>
    <w:rsid w:val="1D2DAF6D"/>
    <w:rsid w:val="1D316283"/>
    <w:rsid w:val="1D3164B5"/>
    <w:rsid w:val="1D364836"/>
    <w:rsid w:val="1D3ABFD5"/>
    <w:rsid w:val="1D3C4C01"/>
    <w:rsid w:val="1D3D5EC7"/>
    <w:rsid w:val="1D4D9F2B"/>
    <w:rsid w:val="1D507EC2"/>
    <w:rsid w:val="1D6330B2"/>
    <w:rsid w:val="1D69713D"/>
    <w:rsid w:val="1D6A98F4"/>
    <w:rsid w:val="1D727981"/>
    <w:rsid w:val="1D7355C8"/>
    <w:rsid w:val="1D7775BD"/>
    <w:rsid w:val="1D77AAA1"/>
    <w:rsid w:val="1D7E39DB"/>
    <w:rsid w:val="1D803494"/>
    <w:rsid w:val="1D82D98C"/>
    <w:rsid w:val="1D915F9E"/>
    <w:rsid w:val="1D930132"/>
    <w:rsid w:val="1D9AAC0A"/>
    <w:rsid w:val="1D9BC8D6"/>
    <w:rsid w:val="1D9EBF82"/>
    <w:rsid w:val="1DA240B7"/>
    <w:rsid w:val="1DA29E1A"/>
    <w:rsid w:val="1DA772BA"/>
    <w:rsid w:val="1DA8063F"/>
    <w:rsid w:val="1DA9C715"/>
    <w:rsid w:val="1DB423BC"/>
    <w:rsid w:val="1DB76C61"/>
    <w:rsid w:val="1DBAA156"/>
    <w:rsid w:val="1DBE9B10"/>
    <w:rsid w:val="1DCAE6A2"/>
    <w:rsid w:val="1DCF5F12"/>
    <w:rsid w:val="1DDB0E56"/>
    <w:rsid w:val="1DDC257F"/>
    <w:rsid w:val="1DE3AB63"/>
    <w:rsid w:val="1DE563E5"/>
    <w:rsid w:val="1DE67C6B"/>
    <w:rsid w:val="1DEA4C50"/>
    <w:rsid w:val="1DF0917B"/>
    <w:rsid w:val="1DF4D5EC"/>
    <w:rsid w:val="1DFFC15B"/>
    <w:rsid w:val="1E03BA8A"/>
    <w:rsid w:val="1E062F28"/>
    <w:rsid w:val="1E0D1AEF"/>
    <w:rsid w:val="1E0D2033"/>
    <w:rsid w:val="1E15F881"/>
    <w:rsid w:val="1E20EF82"/>
    <w:rsid w:val="1E24B539"/>
    <w:rsid w:val="1E2C7700"/>
    <w:rsid w:val="1E2DBB95"/>
    <w:rsid w:val="1E2DCAFA"/>
    <w:rsid w:val="1E345746"/>
    <w:rsid w:val="1E3AA0F3"/>
    <w:rsid w:val="1E3C4081"/>
    <w:rsid w:val="1E3D32AB"/>
    <w:rsid w:val="1E43E34A"/>
    <w:rsid w:val="1E4B0372"/>
    <w:rsid w:val="1E5565C2"/>
    <w:rsid w:val="1E5C2DF3"/>
    <w:rsid w:val="1E5F34A0"/>
    <w:rsid w:val="1E690F2C"/>
    <w:rsid w:val="1E6B37E2"/>
    <w:rsid w:val="1E71DECB"/>
    <w:rsid w:val="1E768323"/>
    <w:rsid w:val="1E76DCFA"/>
    <w:rsid w:val="1E770865"/>
    <w:rsid w:val="1E778A3B"/>
    <w:rsid w:val="1E78202B"/>
    <w:rsid w:val="1E7B5FE9"/>
    <w:rsid w:val="1E7D89E6"/>
    <w:rsid w:val="1E7F866C"/>
    <w:rsid w:val="1E8506FE"/>
    <w:rsid w:val="1E8A6704"/>
    <w:rsid w:val="1E8B0CE3"/>
    <w:rsid w:val="1E91B9BE"/>
    <w:rsid w:val="1E93B36A"/>
    <w:rsid w:val="1E94D463"/>
    <w:rsid w:val="1E97674A"/>
    <w:rsid w:val="1E9A72F9"/>
    <w:rsid w:val="1EA14A64"/>
    <w:rsid w:val="1EA243CB"/>
    <w:rsid w:val="1EA3C44B"/>
    <w:rsid w:val="1EA4E913"/>
    <w:rsid w:val="1EB3EA31"/>
    <w:rsid w:val="1EB87387"/>
    <w:rsid w:val="1EB9666C"/>
    <w:rsid w:val="1EBB5FAF"/>
    <w:rsid w:val="1EBE7EBE"/>
    <w:rsid w:val="1EC0817F"/>
    <w:rsid w:val="1EC3223D"/>
    <w:rsid w:val="1EC33801"/>
    <w:rsid w:val="1EC3CBA5"/>
    <w:rsid w:val="1EC8755E"/>
    <w:rsid w:val="1EC89FD0"/>
    <w:rsid w:val="1ED21AC8"/>
    <w:rsid w:val="1ED47613"/>
    <w:rsid w:val="1ED97392"/>
    <w:rsid w:val="1EDED4F0"/>
    <w:rsid w:val="1EE4FFB3"/>
    <w:rsid w:val="1EE72383"/>
    <w:rsid w:val="1EE99906"/>
    <w:rsid w:val="1EEE9BF9"/>
    <w:rsid w:val="1EEED902"/>
    <w:rsid w:val="1EF6D24A"/>
    <w:rsid w:val="1EF89019"/>
    <w:rsid w:val="1EFAEDCD"/>
    <w:rsid w:val="1F0469D2"/>
    <w:rsid w:val="1F053BB9"/>
    <w:rsid w:val="1F0D0BB8"/>
    <w:rsid w:val="1F101A02"/>
    <w:rsid w:val="1F12BE90"/>
    <w:rsid w:val="1F19B6C0"/>
    <w:rsid w:val="1F1D1A7C"/>
    <w:rsid w:val="1F1DAFF8"/>
    <w:rsid w:val="1F1F466F"/>
    <w:rsid w:val="1F255CC9"/>
    <w:rsid w:val="1F2A0B9B"/>
    <w:rsid w:val="1F303450"/>
    <w:rsid w:val="1F3213BA"/>
    <w:rsid w:val="1F41D946"/>
    <w:rsid w:val="1F45B8B3"/>
    <w:rsid w:val="1F4B1BD9"/>
    <w:rsid w:val="1F51AD96"/>
    <w:rsid w:val="1F5706D4"/>
    <w:rsid w:val="1F57D03B"/>
    <w:rsid w:val="1F60A19A"/>
    <w:rsid w:val="1F629925"/>
    <w:rsid w:val="1F650745"/>
    <w:rsid w:val="1F749FFB"/>
    <w:rsid w:val="1F7E8EB1"/>
    <w:rsid w:val="1F9220EF"/>
    <w:rsid w:val="1F939669"/>
    <w:rsid w:val="1F97A67C"/>
    <w:rsid w:val="1F9B0346"/>
    <w:rsid w:val="1F9E6473"/>
    <w:rsid w:val="1FADE0CE"/>
    <w:rsid w:val="1FB2B262"/>
    <w:rsid w:val="1FB5FABB"/>
    <w:rsid w:val="1FBAA7A0"/>
    <w:rsid w:val="1FBAF657"/>
    <w:rsid w:val="1FBB19CB"/>
    <w:rsid w:val="1FC08D46"/>
    <w:rsid w:val="1FC1A0AB"/>
    <w:rsid w:val="1FC40AB1"/>
    <w:rsid w:val="1FC7DCCD"/>
    <w:rsid w:val="1FC99F73"/>
    <w:rsid w:val="1FCC79F7"/>
    <w:rsid w:val="1FCCA7A3"/>
    <w:rsid w:val="1FCE67E3"/>
    <w:rsid w:val="1FD0F15E"/>
    <w:rsid w:val="1FD342FF"/>
    <w:rsid w:val="1FD3A205"/>
    <w:rsid w:val="1FD8B72E"/>
    <w:rsid w:val="1FE0998E"/>
    <w:rsid w:val="1FEB178D"/>
    <w:rsid w:val="1FF1DEE4"/>
    <w:rsid w:val="1FF22E7B"/>
    <w:rsid w:val="1FF87C66"/>
    <w:rsid w:val="1FF9BE88"/>
    <w:rsid w:val="1FFA2F77"/>
    <w:rsid w:val="2003E42C"/>
    <w:rsid w:val="20065672"/>
    <w:rsid w:val="200A3A43"/>
    <w:rsid w:val="200F0F84"/>
    <w:rsid w:val="200FAEDC"/>
    <w:rsid w:val="2016FC16"/>
    <w:rsid w:val="201ADED1"/>
    <w:rsid w:val="202206A9"/>
    <w:rsid w:val="20250F63"/>
    <w:rsid w:val="202B8BD4"/>
    <w:rsid w:val="202C54AC"/>
    <w:rsid w:val="202C65B1"/>
    <w:rsid w:val="20355C4F"/>
    <w:rsid w:val="2039224D"/>
    <w:rsid w:val="2039E7B4"/>
    <w:rsid w:val="203C497B"/>
    <w:rsid w:val="204347C3"/>
    <w:rsid w:val="2045BB87"/>
    <w:rsid w:val="20571384"/>
    <w:rsid w:val="2057579B"/>
    <w:rsid w:val="2065B0C6"/>
    <w:rsid w:val="20736693"/>
    <w:rsid w:val="20737798"/>
    <w:rsid w:val="20777EC2"/>
    <w:rsid w:val="207A1AEB"/>
    <w:rsid w:val="207ACA14"/>
    <w:rsid w:val="208CD291"/>
    <w:rsid w:val="208D886A"/>
    <w:rsid w:val="20904C15"/>
    <w:rsid w:val="20AA1F9B"/>
    <w:rsid w:val="20B2EF7D"/>
    <w:rsid w:val="20B707AD"/>
    <w:rsid w:val="20BB75F4"/>
    <w:rsid w:val="20BEAD62"/>
    <w:rsid w:val="20BF4FAD"/>
    <w:rsid w:val="20C26260"/>
    <w:rsid w:val="20C504D2"/>
    <w:rsid w:val="20C81BF9"/>
    <w:rsid w:val="20C8E220"/>
    <w:rsid w:val="20CD526F"/>
    <w:rsid w:val="20CF1692"/>
    <w:rsid w:val="20D11886"/>
    <w:rsid w:val="20D8DAB9"/>
    <w:rsid w:val="20DCBCF8"/>
    <w:rsid w:val="20DEBFE8"/>
    <w:rsid w:val="20DF0296"/>
    <w:rsid w:val="20E472B2"/>
    <w:rsid w:val="20EFD310"/>
    <w:rsid w:val="20EFE46A"/>
    <w:rsid w:val="20F73440"/>
    <w:rsid w:val="20F94F17"/>
    <w:rsid w:val="20FBE69B"/>
    <w:rsid w:val="20FC46A4"/>
    <w:rsid w:val="20FD76C6"/>
    <w:rsid w:val="20FDFEE7"/>
    <w:rsid w:val="20FF01C7"/>
    <w:rsid w:val="2101B6E6"/>
    <w:rsid w:val="2107D99A"/>
    <w:rsid w:val="210894A7"/>
    <w:rsid w:val="210CAA74"/>
    <w:rsid w:val="210F3CFE"/>
    <w:rsid w:val="21148186"/>
    <w:rsid w:val="2114A2FB"/>
    <w:rsid w:val="211EB993"/>
    <w:rsid w:val="213538A2"/>
    <w:rsid w:val="213C254E"/>
    <w:rsid w:val="21445267"/>
    <w:rsid w:val="2145F401"/>
    <w:rsid w:val="214A3926"/>
    <w:rsid w:val="2156C985"/>
    <w:rsid w:val="2158E4D0"/>
    <w:rsid w:val="215C6950"/>
    <w:rsid w:val="215D7F98"/>
    <w:rsid w:val="2161D749"/>
    <w:rsid w:val="21748787"/>
    <w:rsid w:val="21781AC6"/>
    <w:rsid w:val="217C9367"/>
    <w:rsid w:val="2183B325"/>
    <w:rsid w:val="218BCE0E"/>
    <w:rsid w:val="218E0368"/>
    <w:rsid w:val="2191F846"/>
    <w:rsid w:val="2196398F"/>
    <w:rsid w:val="219A70C1"/>
    <w:rsid w:val="219AEE60"/>
    <w:rsid w:val="21A69F9A"/>
    <w:rsid w:val="21A9B188"/>
    <w:rsid w:val="21AA1C10"/>
    <w:rsid w:val="21B66742"/>
    <w:rsid w:val="21BDCE71"/>
    <w:rsid w:val="21C14571"/>
    <w:rsid w:val="21C27AB8"/>
    <w:rsid w:val="21C67F5A"/>
    <w:rsid w:val="21CBA6A4"/>
    <w:rsid w:val="21D295D1"/>
    <w:rsid w:val="21D3D02A"/>
    <w:rsid w:val="21D3DE77"/>
    <w:rsid w:val="21DA5362"/>
    <w:rsid w:val="21E1ECCB"/>
    <w:rsid w:val="21E8272B"/>
    <w:rsid w:val="21E95070"/>
    <w:rsid w:val="21F0EF2B"/>
    <w:rsid w:val="21F47D59"/>
    <w:rsid w:val="21F55726"/>
    <w:rsid w:val="2200D434"/>
    <w:rsid w:val="22072370"/>
    <w:rsid w:val="22086D40"/>
    <w:rsid w:val="220B5748"/>
    <w:rsid w:val="220C4C7B"/>
    <w:rsid w:val="22102A3A"/>
    <w:rsid w:val="2219CD5A"/>
    <w:rsid w:val="2222861E"/>
    <w:rsid w:val="22256649"/>
    <w:rsid w:val="222A53D6"/>
    <w:rsid w:val="223F1AFE"/>
    <w:rsid w:val="223F8DEF"/>
    <w:rsid w:val="2250BFDB"/>
    <w:rsid w:val="22518137"/>
    <w:rsid w:val="2254EC94"/>
    <w:rsid w:val="2259C7D5"/>
    <w:rsid w:val="2261ED52"/>
    <w:rsid w:val="2261F214"/>
    <w:rsid w:val="226AFD01"/>
    <w:rsid w:val="226EB2B3"/>
    <w:rsid w:val="22764E2D"/>
    <w:rsid w:val="227CC5EF"/>
    <w:rsid w:val="227EEF2F"/>
    <w:rsid w:val="228BE4FF"/>
    <w:rsid w:val="2290D7EC"/>
    <w:rsid w:val="22986302"/>
    <w:rsid w:val="22A2ED7F"/>
    <w:rsid w:val="22A58BC6"/>
    <w:rsid w:val="22BFD365"/>
    <w:rsid w:val="22C278AE"/>
    <w:rsid w:val="22C3C15C"/>
    <w:rsid w:val="22D5872C"/>
    <w:rsid w:val="22D5B624"/>
    <w:rsid w:val="22DB86B0"/>
    <w:rsid w:val="22DBD75B"/>
    <w:rsid w:val="22DEAF93"/>
    <w:rsid w:val="22E13100"/>
    <w:rsid w:val="22E4C0F0"/>
    <w:rsid w:val="22E80B41"/>
    <w:rsid w:val="22ED15FA"/>
    <w:rsid w:val="22F2DDB7"/>
    <w:rsid w:val="2302DAA9"/>
    <w:rsid w:val="23044E3D"/>
    <w:rsid w:val="2304ABE0"/>
    <w:rsid w:val="23063C51"/>
    <w:rsid w:val="23069DA6"/>
    <w:rsid w:val="2306E3BC"/>
    <w:rsid w:val="2307BF3D"/>
    <w:rsid w:val="23090F27"/>
    <w:rsid w:val="23097993"/>
    <w:rsid w:val="230AE6CB"/>
    <w:rsid w:val="230D2928"/>
    <w:rsid w:val="230E2E8F"/>
    <w:rsid w:val="23197DD8"/>
    <w:rsid w:val="2322965D"/>
    <w:rsid w:val="2327BBAE"/>
    <w:rsid w:val="232CE7EF"/>
    <w:rsid w:val="2332DDB8"/>
    <w:rsid w:val="2338AE3D"/>
    <w:rsid w:val="233E0AEC"/>
    <w:rsid w:val="233F88EA"/>
    <w:rsid w:val="23412224"/>
    <w:rsid w:val="23429D6C"/>
    <w:rsid w:val="23453329"/>
    <w:rsid w:val="234A9CAC"/>
    <w:rsid w:val="234E14F4"/>
    <w:rsid w:val="234FCCF1"/>
    <w:rsid w:val="235074A8"/>
    <w:rsid w:val="23570598"/>
    <w:rsid w:val="235C8197"/>
    <w:rsid w:val="235CB935"/>
    <w:rsid w:val="2363AA3C"/>
    <w:rsid w:val="23656F27"/>
    <w:rsid w:val="23762A3B"/>
    <w:rsid w:val="23785A6E"/>
    <w:rsid w:val="237C7437"/>
    <w:rsid w:val="2382CBDF"/>
    <w:rsid w:val="2383D38B"/>
    <w:rsid w:val="23849179"/>
    <w:rsid w:val="238C7109"/>
    <w:rsid w:val="238CCE5A"/>
    <w:rsid w:val="238D34ED"/>
    <w:rsid w:val="238DBF54"/>
    <w:rsid w:val="2392D07F"/>
    <w:rsid w:val="23962D84"/>
    <w:rsid w:val="23981A75"/>
    <w:rsid w:val="23986C46"/>
    <w:rsid w:val="239ADA0C"/>
    <w:rsid w:val="239E6CD3"/>
    <w:rsid w:val="239FC80C"/>
    <w:rsid w:val="23A5EF9C"/>
    <w:rsid w:val="23AC2F87"/>
    <w:rsid w:val="23B0CA37"/>
    <w:rsid w:val="23C423EF"/>
    <w:rsid w:val="23C964B5"/>
    <w:rsid w:val="23CB5399"/>
    <w:rsid w:val="23D53977"/>
    <w:rsid w:val="23E17F47"/>
    <w:rsid w:val="23E8CA80"/>
    <w:rsid w:val="23E9FBCF"/>
    <w:rsid w:val="23EA499F"/>
    <w:rsid w:val="23ED105F"/>
    <w:rsid w:val="23F1E6A5"/>
    <w:rsid w:val="23F43EB4"/>
    <w:rsid w:val="23F5129F"/>
    <w:rsid w:val="23FBFA46"/>
    <w:rsid w:val="23FFE8CE"/>
    <w:rsid w:val="2415CF09"/>
    <w:rsid w:val="2417DFEB"/>
    <w:rsid w:val="241A19DF"/>
    <w:rsid w:val="241A6EBA"/>
    <w:rsid w:val="241BF8A3"/>
    <w:rsid w:val="241C2940"/>
    <w:rsid w:val="2420B30B"/>
    <w:rsid w:val="24232022"/>
    <w:rsid w:val="24308DEE"/>
    <w:rsid w:val="24314F1C"/>
    <w:rsid w:val="243CEF4C"/>
    <w:rsid w:val="2441CEB2"/>
    <w:rsid w:val="244B62E7"/>
    <w:rsid w:val="244BA345"/>
    <w:rsid w:val="244C9650"/>
    <w:rsid w:val="2454ACB0"/>
    <w:rsid w:val="2459BBC6"/>
    <w:rsid w:val="24667292"/>
    <w:rsid w:val="24668CD4"/>
    <w:rsid w:val="2469F48C"/>
    <w:rsid w:val="246BD37C"/>
    <w:rsid w:val="246D7E16"/>
    <w:rsid w:val="2477E352"/>
    <w:rsid w:val="24789C12"/>
    <w:rsid w:val="247B7142"/>
    <w:rsid w:val="2480F2BC"/>
    <w:rsid w:val="2481F619"/>
    <w:rsid w:val="2487A714"/>
    <w:rsid w:val="24897D9C"/>
    <w:rsid w:val="248B3AE7"/>
    <w:rsid w:val="2493BBCB"/>
    <w:rsid w:val="2498DC09"/>
    <w:rsid w:val="249C1FA8"/>
    <w:rsid w:val="249DF4CC"/>
    <w:rsid w:val="24B05C8C"/>
    <w:rsid w:val="24B0ED63"/>
    <w:rsid w:val="24B39E7C"/>
    <w:rsid w:val="24B6CA8E"/>
    <w:rsid w:val="24BBF4FA"/>
    <w:rsid w:val="24C575D1"/>
    <w:rsid w:val="24C63690"/>
    <w:rsid w:val="24D13AE3"/>
    <w:rsid w:val="24D1B2AC"/>
    <w:rsid w:val="24D4F670"/>
    <w:rsid w:val="24D91437"/>
    <w:rsid w:val="24F0378E"/>
    <w:rsid w:val="24FD030F"/>
    <w:rsid w:val="2503D883"/>
    <w:rsid w:val="2506A026"/>
    <w:rsid w:val="2506C5EE"/>
    <w:rsid w:val="2507C4E0"/>
    <w:rsid w:val="250A8B9B"/>
    <w:rsid w:val="250D9467"/>
    <w:rsid w:val="250F0253"/>
    <w:rsid w:val="251E6A00"/>
    <w:rsid w:val="2520765D"/>
    <w:rsid w:val="25229082"/>
    <w:rsid w:val="2528325D"/>
    <w:rsid w:val="2528B72B"/>
    <w:rsid w:val="252A141B"/>
    <w:rsid w:val="25355FB9"/>
    <w:rsid w:val="25367FF4"/>
    <w:rsid w:val="253A5C1A"/>
    <w:rsid w:val="253ED57D"/>
    <w:rsid w:val="25405EC5"/>
    <w:rsid w:val="2540EB1A"/>
    <w:rsid w:val="2559C44F"/>
    <w:rsid w:val="25616AEB"/>
    <w:rsid w:val="256352F5"/>
    <w:rsid w:val="25645093"/>
    <w:rsid w:val="25694F7C"/>
    <w:rsid w:val="256D2DE0"/>
    <w:rsid w:val="2570A766"/>
    <w:rsid w:val="25737DE3"/>
    <w:rsid w:val="25794D24"/>
    <w:rsid w:val="2579A7ED"/>
    <w:rsid w:val="257C109B"/>
    <w:rsid w:val="257D7A93"/>
    <w:rsid w:val="25805AF3"/>
    <w:rsid w:val="258FC9AD"/>
    <w:rsid w:val="25938CED"/>
    <w:rsid w:val="259A3FF4"/>
    <w:rsid w:val="25B485FA"/>
    <w:rsid w:val="25B9951E"/>
    <w:rsid w:val="25BED307"/>
    <w:rsid w:val="25C01662"/>
    <w:rsid w:val="25C49B97"/>
    <w:rsid w:val="25CAB3FF"/>
    <w:rsid w:val="25CB142A"/>
    <w:rsid w:val="25D1CEC6"/>
    <w:rsid w:val="25D9C8E2"/>
    <w:rsid w:val="25DA5DA0"/>
    <w:rsid w:val="25DFD97E"/>
    <w:rsid w:val="25E6B92B"/>
    <w:rsid w:val="25ED7888"/>
    <w:rsid w:val="25EEC56A"/>
    <w:rsid w:val="25F0125C"/>
    <w:rsid w:val="25F4803C"/>
    <w:rsid w:val="25F532FE"/>
    <w:rsid w:val="25F86344"/>
    <w:rsid w:val="25FA78F8"/>
    <w:rsid w:val="2602E877"/>
    <w:rsid w:val="260A26D1"/>
    <w:rsid w:val="260CDF36"/>
    <w:rsid w:val="26140A1F"/>
    <w:rsid w:val="261DF48C"/>
    <w:rsid w:val="262A070E"/>
    <w:rsid w:val="262B4EB1"/>
    <w:rsid w:val="2632E24A"/>
    <w:rsid w:val="263A51B6"/>
    <w:rsid w:val="263D67AF"/>
    <w:rsid w:val="263E202D"/>
    <w:rsid w:val="2641511F"/>
    <w:rsid w:val="2641FD0E"/>
    <w:rsid w:val="26423809"/>
    <w:rsid w:val="264246F0"/>
    <w:rsid w:val="2642DBEC"/>
    <w:rsid w:val="26436B73"/>
    <w:rsid w:val="2647D8FD"/>
    <w:rsid w:val="264A89EA"/>
    <w:rsid w:val="264C5EBE"/>
    <w:rsid w:val="2653161C"/>
    <w:rsid w:val="2658B1A1"/>
    <w:rsid w:val="2662130F"/>
    <w:rsid w:val="2663AE36"/>
    <w:rsid w:val="26657A6B"/>
    <w:rsid w:val="266B4FB4"/>
    <w:rsid w:val="26748A69"/>
    <w:rsid w:val="267605E3"/>
    <w:rsid w:val="26820F62"/>
    <w:rsid w:val="2687A758"/>
    <w:rsid w:val="2690ACB9"/>
    <w:rsid w:val="26921DB9"/>
    <w:rsid w:val="2695A8B1"/>
    <w:rsid w:val="269BEBE5"/>
    <w:rsid w:val="269E3E2F"/>
    <w:rsid w:val="26A90DDD"/>
    <w:rsid w:val="26AA9AC1"/>
    <w:rsid w:val="26ABD27C"/>
    <w:rsid w:val="26B11FA1"/>
    <w:rsid w:val="26B1C0BC"/>
    <w:rsid w:val="26B5F32E"/>
    <w:rsid w:val="26B5FA33"/>
    <w:rsid w:val="26C7A7EF"/>
    <w:rsid w:val="26D1B59A"/>
    <w:rsid w:val="26E17E81"/>
    <w:rsid w:val="26E71FBD"/>
    <w:rsid w:val="26EB1161"/>
    <w:rsid w:val="26EDD6D3"/>
    <w:rsid w:val="26F4B41F"/>
    <w:rsid w:val="26FA794B"/>
    <w:rsid w:val="26FC5BA9"/>
    <w:rsid w:val="26FD6982"/>
    <w:rsid w:val="270706E0"/>
    <w:rsid w:val="270AA02D"/>
    <w:rsid w:val="270B11BC"/>
    <w:rsid w:val="270CB13C"/>
    <w:rsid w:val="270FE699"/>
    <w:rsid w:val="271073E9"/>
    <w:rsid w:val="27196635"/>
    <w:rsid w:val="27243C2E"/>
    <w:rsid w:val="272A7505"/>
    <w:rsid w:val="272AAE9C"/>
    <w:rsid w:val="2735DF2F"/>
    <w:rsid w:val="27389922"/>
    <w:rsid w:val="273E4368"/>
    <w:rsid w:val="273F4BB7"/>
    <w:rsid w:val="2740F9CA"/>
    <w:rsid w:val="274A8966"/>
    <w:rsid w:val="274A9BE9"/>
    <w:rsid w:val="274B1907"/>
    <w:rsid w:val="27554F9E"/>
    <w:rsid w:val="27588C3F"/>
    <w:rsid w:val="27690C76"/>
    <w:rsid w:val="276E0550"/>
    <w:rsid w:val="2775D557"/>
    <w:rsid w:val="277636F6"/>
    <w:rsid w:val="27785282"/>
    <w:rsid w:val="277F54B0"/>
    <w:rsid w:val="277FFC45"/>
    <w:rsid w:val="2786358C"/>
    <w:rsid w:val="2787848D"/>
    <w:rsid w:val="278D13BC"/>
    <w:rsid w:val="278E7D10"/>
    <w:rsid w:val="27AA1538"/>
    <w:rsid w:val="27AEC192"/>
    <w:rsid w:val="27AF5CEC"/>
    <w:rsid w:val="27B2AB45"/>
    <w:rsid w:val="27B6DA76"/>
    <w:rsid w:val="27B96FCD"/>
    <w:rsid w:val="27BDEB7C"/>
    <w:rsid w:val="27C237F4"/>
    <w:rsid w:val="27C3D9E7"/>
    <w:rsid w:val="27CCA371"/>
    <w:rsid w:val="27CEF752"/>
    <w:rsid w:val="27CFAC2E"/>
    <w:rsid w:val="27D11FB7"/>
    <w:rsid w:val="27D2691D"/>
    <w:rsid w:val="27D442A8"/>
    <w:rsid w:val="27D56EEB"/>
    <w:rsid w:val="27D68A34"/>
    <w:rsid w:val="27D6C01A"/>
    <w:rsid w:val="27D7F7A0"/>
    <w:rsid w:val="27D93278"/>
    <w:rsid w:val="27F41E74"/>
    <w:rsid w:val="2805DE6D"/>
    <w:rsid w:val="2805F49C"/>
    <w:rsid w:val="28113AEE"/>
    <w:rsid w:val="28113ECC"/>
    <w:rsid w:val="2816B0BE"/>
    <w:rsid w:val="281C7779"/>
    <w:rsid w:val="281F309C"/>
    <w:rsid w:val="28300585"/>
    <w:rsid w:val="28335BCC"/>
    <w:rsid w:val="2833724F"/>
    <w:rsid w:val="283DB5A9"/>
    <w:rsid w:val="28404714"/>
    <w:rsid w:val="2844B187"/>
    <w:rsid w:val="28456F87"/>
    <w:rsid w:val="28481328"/>
    <w:rsid w:val="2850552A"/>
    <w:rsid w:val="285330BD"/>
    <w:rsid w:val="28572B1C"/>
    <w:rsid w:val="2859019E"/>
    <w:rsid w:val="285CD87F"/>
    <w:rsid w:val="285CDC24"/>
    <w:rsid w:val="285F738F"/>
    <w:rsid w:val="28615E4D"/>
    <w:rsid w:val="2868F075"/>
    <w:rsid w:val="288997C4"/>
    <w:rsid w:val="288FF93E"/>
    <w:rsid w:val="28943719"/>
    <w:rsid w:val="28959A3C"/>
    <w:rsid w:val="2898A8FE"/>
    <w:rsid w:val="289B0A6F"/>
    <w:rsid w:val="28A15A93"/>
    <w:rsid w:val="28A93366"/>
    <w:rsid w:val="28AAD47B"/>
    <w:rsid w:val="28AAF3B4"/>
    <w:rsid w:val="28AEA6BD"/>
    <w:rsid w:val="28B197D6"/>
    <w:rsid w:val="28BCE5BA"/>
    <w:rsid w:val="28C8E6D6"/>
    <w:rsid w:val="28CAECFC"/>
    <w:rsid w:val="28CFCF20"/>
    <w:rsid w:val="28D02ADD"/>
    <w:rsid w:val="28D0DFC1"/>
    <w:rsid w:val="28D140EB"/>
    <w:rsid w:val="28D98107"/>
    <w:rsid w:val="28E21B52"/>
    <w:rsid w:val="28E92F1E"/>
    <w:rsid w:val="28F0F768"/>
    <w:rsid w:val="28F6ECB8"/>
    <w:rsid w:val="29030211"/>
    <w:rsid w:val="2908DA6A"/>
    <w:rsid w:val="290A37A3"/>
    <w:rsid w:val="290CE96E"/>
    <w:rsid w:val="29118568"/>
    <w:rsid w:val="291414AB"/>
    <w:rsid w:val="29149838"/>
    <w:rsid w:val="2914FB36"/>
    <w:rsid w:val="2916DE92"/>
    <w:rsid w:val="291F9FB0"/>
    <w:rsid w:val="29247009"/>
    <w:rsid w:val="2925C6AA"/>
    <w:rsid w:val="2928FBEB"/>
    <w:rsid w:val="2929794A"/>
    <w:rsid w:val="292DB951"/>
    <w:rsid w:val="292EB8FE"/>
    <w:rsid w:val="29382CA4"/>
    <w:rsid w:val="293B7AC0"/>
    <w:rsid w:val="293C8F0A"/>
    <w:rsid w:val="294021E6"/>
    <w:rsid w:val="294AB47D"/>
    <w:rsid w:val="294D5E7B"/>
    <w:rsid w:val="294E8F9C"/>
    <w:rsid w:val="295A3AE3"/>
    <w:rsid w:val="29692038"/>
    <w:rsid w:val="296EE2FE"/>
    <w:rsid w:val="29703A76"/>
    <w:rsid w:val="2971AA6B"/>
    <w:rsid w:val="297DA47D"/>
    <w:rsid w:val="297EFAA5"/>
    <w:rsid w:val="29818F14"/>
    <w:rsid w:val="2988C5C6"/>
    <w:rsid w:val="298E302F"/>
    <w:rsid w:val="298EC50C"/>
    <w:rsid w:val="2996F890"/>
    <w:rsid w:val="299C9878"/>
    <w:rsid w:val="299D3FC1"/>
    <w:rsid w:val="29A3AD70"/>
    <w:rsid w:val="29AE7B13"/>
    <w:rsid w:val="29C39011"/>
    <w:rsid w:val="29CB7895"/>
    <w:rsid w:val="29D1FFE7"/>
    <w:rsid w:val="29D27C8E"/>
    <w:rsid w:val="29D5285E"/>
    <w:rsid w:val="29D9305A"/>
    <w:rsid w:val="29DEC28B"/>
    <w:rsid w:val="29E194DF"/>
    <w:rsid w:val="29E2D108"/>
    <w:rsid w:val="29E4E9D6"/>
    <w:rsid w:val="29E5B1FA"/>
    <w:rsid w:val="29F17453"/>
    <w:rsid w:val="29FEE203"/>
    <w:rsid w:val="2A04DC27"/>
    <w:rsid w:val="2A059DEC"/>
    <w:rsid w:val="2A0B1028"/>
    <w:rsid w:val="2A0CFA5E"/>
    <w:rsid w:val="2A112CD8"/>
    <w:rsid w:val="2A11A54C"/>
    <w:rsid w:val="2A151484"/>
    <w:rsid w:val="2A1BDC2A"/>
    <w:rsid w:val="2A23CDD0"/>
    <w:rsid w:val="2A2C261B"/>
    <w:rsid w:val="2A3235B3"/>
    <w:rsid w:val="2A348605"/>
    <w:rsid w:val="2A370C7B"/>
    <w:rsid w:val="2A3A8918"/>
    <w:rsid w:val="2A3B9B18"/>
    <w:rsid w:val="2A3D8D89"/>
    <w:rsid w:val="2A4889F3"/>
    <w:rsid w:val="2A54369A"/>
    <w:rsid w:val="2A629FBC"/>
    <w:rsid w:val="2A64E95D"/>
    <w:rsid w:val="2A6A82BB"/>
    <w:rsid w:val="2A72FBB1"/>
    <w:rsid w:val="2A7EBAD4"/>
    <w:rsid w:val="2A882C75"/>
    <w:rsid w:val="2A8D09CD"/>
    <w:rsid w:val="2A9194A7"/>
    <w:rsid w:val="2A937194"/>
    <w:rsid w:val="2AA09952"/>
    <w:rsid w:val="2AA10C8C"/>
    <w:rsid w:val="2AAACAA7"/>
    <w:rsid w:val="2AAFFE08"/>
    <w:rsid w:val="2AB032DB"/>
    <w:rsid w:val="2AB10308"/>
    <w:rsid w:val="2AB3F7B6"/>
    <w:rsid w:val="2AB48BC4"/>
    <w:rsid w:val="2AB68713"/>
    <w:rsid w:val="2ABB1E9C"/>
    <w:rsid w:val="2ABF0067"/>
    <w:rsid w:val="2AC28188"/>
    <w:rsid w:val="2AC6ABA8"/>
    <w:rsid w:val="2AD3ABE9"/>
    <w:rsid w:val="2AD4A997"/>
    <w:rsid w:val="2AD5E62F"/>
    <w:rsid w:val="2AD68C1C"/>
    <w:rsid w:val="2AE33DC0"/>
    <w:rsid w:val="2AE5B75C"/>
    <w:rsid w:val="2AE96270"/>
    <w:rsid w:val="2AED08AA"/>
    <w:rsid w:val="2AF35C5B"/>
    <w:rsid w:val="2AF35D42"/>
    <w:rsid w:val="2B01BF85"/>
    <w:rsid w:val="2B029EE1"/>
    <w:rsid w:val="2B1C8084"/>
    <w:rsid w:val="2B2B03E2"/>
    <w:rsid w:val="2B30372D"/>
    <w:rsid w:val="2B34185C"/>
    <w:rsid w:val="2B35C684"/>
    <w:rsid w:val="2B4A525F"/>
    <w:rsid w:val="2B4E6787"/>
    <w:rsid w:val="2B553F89"/>
    <w:rsid w:val="2B5DBF52"/>
    <w:rsid w:val="2B6368D4"/>
    <w:rsid w:val="2B6FB3D7"/>
    <w:rsid w:val="2B76C77D"/>
    <w:rsid w:val="2B79C317"/>
    <w:rsid w:val="2B803DA6"/>
    <w:rsid w:val="2B87C2C8"/>
    <w:rsid w:val="2B89F602"/>
    <w:rsid w:val="2B8EDC56"/>
    <w:rsid w:val="2B9088DD"/>
    <w:rsid w:val="2B91EDBE"/>
    <w:rsid w:val="2B9639AF"/>
    <w:rsid w:val="2B964CE8"/>
    <w:rsid w:val="2B980C7C"/>
    <w:rsid w:val="2B98CB79"/>
    <w:rsid w:val="2BA022FF"/>
    <w:rsid w:val="2BA330CB"/>
    <w:rsid w:val="2BA3672F"/>
    <w:rsid w:val="2BA45E15"/>
    <w:rsid w:val="2BA4DBB8"/>
    <w:rsid w:val="2BA7F5DE"/>
    <w:rsid w:val="2BAC962B"/>
    <w:rsid w:val="2BB271E7"/>
    <w:rsid w:val="2BBA7FD5"/>
    <w:rsid w:val="2BC20649"/>
    <w:rsid w:val="2BC3D990"/>
    <w:rsid w:val="2BCFF231"/>
    <w:rsid w:val="2BDED1C6"/>
    <w:rsid w:val="2BF195B8"/>
    <w:rsid w:val="2C00499A"/>
    <w:rsid w:val="2C0A7544"/>
    <w:rsid w:val="2C0D5B72"/>
    <w:rsid w:val="2C12A3BA"/>
    <w:rsid w:val="2C147BC5"/>
    <w:rsid w:val="2C181967"/>
    <w:rsid w:val="2C19D7BF"/>
    <w:rsid w:val="2C22FF85"/>
    <w:rsid w:val="2C24BC52"/>
    <w:rsid w:val="2C26A409"/>
    <w:rsid w:val="2C27AB5D"/>
    <w:rsid w:val="2C28CED8"/>
    <w:rsid w:val="2C2B0242"/>
    <w:rsid w:val="2C2B1B21"/>
    <w:rsid w:val="2C32D0ED"/>
    <w:rsid w:val="2C35EEA8"/>
    <w:rsid w:val="2C35EF60"/>
    <w:rsid w:val="2C390957"/>
    <w:rsid w:val="2C3D2504"/>
    <w:rsid w:val="2C428136"/>
    <w:rsid w:val="2C4497E4"/>
    <w:rsid w:val="2C4578F0"/>
    <w:rsid w:val="2C466B17"/>
    <w:rsid w:val="2C572160"/>
    <w:rsid w:val="2C6191BA"/>
    <w:rsid w:val="2C6D03B8"/>
    <w:rsid w:val="2C7064F1"/>
    <w:rsid w:val="2C72BACB"/>
    <w:rsid w:val="2C7B1954"/>
    <w:rsid w:val="2C889FB8"/>
    <w:rsid w:val="2C8B364D"/>
    <w:rsid w:val="2C8BA51E"/>
    <w:rsid w:val="2C93A33E"/>
    <w:rsid w:val="2C967CD7"/>
    <w:rsid w:val="2C96BCD4"/>
    <w:rsid w:val="2C9C9EC9"/>
    <w:rsid w:val="2C9D51F1"/>
    <w:rsid w:val="2CB6908C"/>
    <w:rsid w:val="2CB87F09"/>
    <w:rsid w:val="2CB9CAE8"/>
    <w:rsid w:val="2CBB0E12"/>
    <w:rsid w:val="2CBBC461"/>
    <w:rsid w:val="2CC08C25"/>
    <w:rsid w:val="2CC5A8F4"/>
    <w:rsid w:val="2CCA8551"/>
    <w:rsid w:val="2CCDEC15"/>
    <w:rsid w:val="2CD1EDDD"/>
    <w:rsid w:val="2CD79461"/>
    <w:rsid w:val="2CD847F9"/>
    <w:rsid w:val="2CD9C116"/>
    <w:rsid w:val="2CDCF70F"/>
    <w:rsid w:val="2CDFF2A4"/>
    <w:rsid w:val="2CE9405A"/>
    <w:rsid w:val="2CE9CAF4"/>
    <w:rsid w:val="2CEEACD2"/>
    <w:rsid w:val="2CF0A4E7"/>
    <w:rsid w:val="2CF0AC71"/>
    <w:rsid w:val="2CF35779"/>
    <w:rsid w:val="2CF580DD"/>
    <w:rsid w:val="2CF7A3A1"/>
    <w:rsid w:val="2CFB66B8"/>
    <w:rsid w:val="2CFE6F1F"/>
    <w:rsid w:val="2D019836"/>
    <w:rsid w:val="2D04C578"/>
    <w:rsid w:val="2D061A2A"/>
    <w:rsid w:val="2D067123"/>
    <w:rsid w:val="2D0B8719"/>
    <w:rsid w:val="2D0CCC77"/>
    <w:rsid w:val="2D121476"/>
    <w:rsid w:val="2D1359E3"/>
    <w:rsid w:val="2D1B304A"/>
    <w:rsid w:val="2D1C0332"/>
    <w:rsid w:val="2D1C8202"/>
    <w:rsid w:val="2D1DEC80"/>
    <w:rsid w:val="2D22C867"/>
    <w:rsid w:val="2D26FB76"/>
    <w:rsid w:val="2D28B557"/>
    <w:rsid w:val="2D2F59BF"/>
    <w:rsid w:val="2D307470"/>
    <w:rsid w:val="2D33D404"/>
    <w:rsid w:val="2D378515"/>
    <w:rsid w:val="2D407BF3"/>
    <w:rsid w:val="2D456989"/>
    <w:rsid w:val="2D45802D"/>
    <w:rsid w:val="2D470E78"/>
    <w:rsid w:val="2D53A8E6"/>
    <w:rsid w:val="2D5D0155"/>
    <w:rsid w:val="2D5F8665"/>
    <w:rsid w:val="2D687F3E"/>
    <w:rsid w:val="2D69012A"/>
    <w:rsid w:val="2D6F581C"/>
    <w:rsid w:val="2D7C93EE"/>
    <w:rsid w:val="2D86FD67"/>
    <w:rsid w:val="2D8A2DC0"/>
    <w:rsid w:val="2D8E7F06"/>
    <w:rsid w:val="2D9217FC"/>
    <w:rsid w:val="2D92C061"/>
    <w:rsid w:val="2D9D04A8"/>
    <w:rsid w:val="2D9D2E60"/>
    <w:rsid w:val="2D9ED02F"/>
    <w:rsid w:val="2DB32D36"/>
    <w:rsid w:val="2DB4867C"/>
    <w:rsid w:val="2DB9D902"/>
    <w:rsid w:val="2DBE37B5"/>
    <w:rsid w:val="2DBF0794"/>
    <w:rsid w:val="2DC1471D"/>
    <w:rsid w:val="2DC14DD0"/>
    <w:rsid w:val="2DC95FDA"/>
    <w:rsid w:val="2DCA58A4"/>
    <w:rsid w:val="2DCAD310"/>
    <w:rsid w:val="2DCCAF67"/>
    <w:rsid w:val="2DDE38A0"/>
    <w:rsid w:val="2DE022AD"/>
    <w:rsid w:val="2DE16106"/>
    <w:rsid w:val="2DE4C82C"/>
    <w:rsid w:val="2DE715DE"/>
    <w:rsid w:val="2DE79B5A"/>
    <w:rsid w:val="2DED2CCC"/>
    <w:rsid w:val="2DF4F8F5"/>
    <w:rsid w:val="2DF5176E"/>
    <w:rsid w:val="2E09E638"/>
    <w:rsid w:val="2E0B26C2"/>
    <w:rsid w:val="2E1D3904"/>
    <w:rsid w:val="2E21C82B"/>
    <w:rsid w:val="2E2B4F01"/>
    <w:rsid w:val="2E2EB582"/>
    <w:rsid w:val="2E2EBD65"/>
    <w:rsid w:val="2E300151"/>
    <w:rsid w:val="2E33CA17"/>
    <w:rsid w:val="2E3680B6"/>
    <w:rsid w:val="2E388249"/>
    <w:rsid w:val="2E38F08F"/>
    <w:rsid w:val="2E531D54"/>
    <w:rsid w:val="2E7076A6"/>
    <w:rsid w:val="2E71008B"/>
    <w:rsid w:val="2E7A22A0"/>
    <w:rsid w:val="2E7A521B"/>
    <w:rsid w:val="2E7C4741"/>
    <w:rsid w:val="2E7D0A12"/>
    <w:rsid w:val="2E80396C"/>
    <w:rsid w:val="2E91CCAF"/>
    <w:rsid w:val="2E99A448"/>
    <w:rsid w:val="2E9F1C62"/>
    <w:rsid w:val="2EA175A5"/>
    <w:rsid w:val="2EAB59E7"/>
    <w:rsid w:val="2EAD70DC"/>
    <w:rsid w:val="2EAF0632"/>
    <w:rsid w:val="2EB18ACA"/>
    <w:rsid w:val="2EBC7A62"/>
    <w:rsid w:val="2EBEC7B7"/>
    <w:rsid w:val="2EC076A3"/>
    <w:rsid w:val="2ED7E6E2"/>
    <w:rsid w:val="2ED823C1"/>
    <w:rsid w:val="2EDA770B"/>
    <w:rsid w:val="2EDEF6C7"/>
    <w:rsid w:val="2EE1C531"/>
    <w:rsid w:val="2EE1DB99"/>
    <w:rsid w:val="2EEC27F9"/>
    <w:rsid w:val="2EF30063"/>
    <w:rsid w:val="2EF3AD21"/>
    <w:rsid w:val="2EF5E67C"/>
    <w:rsid w:val="2EF740B0"/>
    <w:rsid w:val="2EFD84E3"/>
    <w:rsid w:val="2F073B2A"/>
    <w:rsid w:val="2F1232CC"/>
    <w:rsid w:val="2F13FD7A"/>
    <w:rsid w:val="2F164E1A"/>
    <w:rsid w:val="2F18C09C"/>
    <w:rsid w:val="2F30482E"/>
    <w:rsid w:val="2F317EE9"/>
    <w:rsid w:val="2F3279EE"/>
    <w:rsid w:val="2F3284F1"/>
    <w:rsid w:val="2F371B06"/>
    <w:rsid w:val="2F3BDD79"/>
    <w:rsid w:val="2F488A6D"/>
    <w:rsid w:val="2F4DEF4C"/>
    <w:rsid w:val="2F57E80F"/>
    <w:rsid w:val="2F580C97"/>
    <w:rsid w:val="2F588557"/>
    <w:rsid w:val="2F59436A"/>
    <w:rsid w:val="2F5CC0F6"/>
    <w:rsid w:val="2F5DE806"/>
    <w:rsid w:val="2F608251"/>
    <w:rsid w:val="2F63CB85"/>
    <w:rsid w:val="2F668B25"/>
    <w:rsid w:val="2F7198A6"/>
    <w:rsid w:val="2F78EF91"/>
    <w:rsid w:val="2F7B65C7"/>
    <w:rsid w:val="2F823E52"/>
    <w:rsid w:val="2F82AC12"/>
    <w:rsid w:val="2F86D98A"/>
    <w:rsid w:val="2F88F704"/>
    <w:rsid w:val="2F8AC53B"/>
    <w:rsid w:val="2F8BA304"/>
    <w:rsid w:val="2F9004C6"/>
    <w:rsid w:val="2F98E0C0"/>
    <w:rsid w:val="2F9AA8E7"/>
    <w:rsid w:val="2F9D3A78"/>
    <w:rsid w:val="2F9D8960"/>
    <w:rsid w:val="2FACC48D"/>
    <w:rsid w:val="2FAD5D6F"/>
    <w:rsid w:val="2FAFF4D1"/>
    <w:rsid w:val="2FB6845B"/>
    <w:rsid w:val="2FBDC5F3"/>
    <w:rsid w:val="2FC99E23"/>
    <w:rsid w:val="2FCBFB4E"/>
    <w:rsid w:val="2FD50C8F"/>
    <w:rsid w:val="2FE85FC0"/>
    <w:rsid w:val="2FEE460A"/>
    <w:rsid w:val="2FEEF355"/>
    <w:rsid w:val="2FF68D20"/>
    <w:rsid w:val="3001A9CA"/>
    <w:rsid w:val="30024BCC"/>
    <w:rsid w:val="30052984"/>
    <w:rsid w:val="300D03FA"/>
    <w:rsid w:val="301C08FA"/>
    <w:rsid w:val="301C93EF"/>
    <w:rsid w:val="301EEA06"/>
    <w:rsid w:val="302F53AF"/>
    <w:rsid w:val="304C5701"/>
    <w:rsid w:val="30528370"/>
    <w:rsid w:val="3054570D"/>
    <w:rsid w:val="30588618"/>
    <w:rsid w:val="3059607F"/>
    <w:rsid w:val="305A51AD"/>
    <w:rsid w:val="305E28D9"/>
    <w:rsid w:val="30621068"/>
    <w:rsid w:val="30652E28"/>
    <w:rsid w:val="306642D9"/>
    <w:rsid w:val="306B7D9C"/>
    <w:rsid w:val="306DE937"/>
    <w:rsid w:val="30725675"/>
    <w:rsid w:val="3078DC34"/>
    <w:rsid w:val="3082B78F"/>
    <w:rsid w:val="308A4A54"/>
    <w:rsid w:val="30963D0B"/>
    <w:rsid w:val="309795AD"/>
    <w:rsid w:val="309A2324"/>
    <w:rsid w:val="309C9589"/>
    <w:rsid w:val="309CC29C"/>
    <w:rsid w:val="309FF58D"/>
    <w:rsid w:val="30A1B9EC"/>
    <w:rsid w:val="30A97FF0"/>
    <w:rsid w:val="30B04F6B"/>
    <w:rsid w:val="30B1CD49"/>
    <w:rsid w:val="30C4D7C5"/>
    <w:rsid w:val="30D154F9"/>
    <w:rsid w:val="30D1595C"/>
    <w:rsid w:val="30D59ABD"/>
    <w:rsid w:val="30D9B83C"/>
    <w:rsid w:val="30DA0611"/>
    <w:rsid w:val="30DB13EE"/>
    <w:rsid w:val="30E23F93"/>
    <w:rsid w:val="30E4E590"/>
    <w:rsid w:val="30E783DE"/>
    <w:rsid w:val="30EB5EF5"/>
    <w:rsid w:val="30EEC071"/>
    <w:rsid w:val="30F5C764"/>
    <w:rsid w:val="30FB176A"/>
    <w:rsid w:val="310088F5"/>
    <w:rsid w:val="31055292"/>
    <w:rsid w:val="310DF3D6"/>
    <w:rsid w:val="3117671D"/>
    <w:rsid w:val="3120D8F3"/>
    <w:rsid w:val="3122DD56"/>
    <w:rsid w:val="312B7372"/>
    <w:rsid w:val="312FADB3"/>
    <w:rsid w:val="31309706"/>
    <w:rsid w:val="31358084"/>
    <w:rsid w:val="31373959"/>
    <w:rsid w:val="3139CC4B"/>
    <w:rsid w:val="314F7DCE"/>
    <w:rsid w:val="31500F43"/>
    <w:rsid w:val="3159C010"/>
    <w:rsid w:val="315AE99D"/>
    <w:rsid w:val="315F440B"/>
    <w:rsid w:val="31624783"/>
    <w:rsid w:val="3167311A"/>
    <w:rsid w:val="3168B9CD"/>
    <w:rsid w:val="317CD8F8"/>
    <w:rsid w:val="318451F6"/>
    <w:rsid w:val="3188E7F1"/>
    <w:rsid w:val="318B71D1"/>
    <w:rsid w:val="318D1BEF"/>
    <w:rsid w:val="3192922A"/>
    <w:rsid w:val="3198E401"/>
    <w:rsid w:val="319AD2F6"/>
    <w:rsid w:val="319D4DD8"/>
    <w:rsid w:val="31AE8CC4"/>
    <w:rsid w:val="31B45AB8"/>
    <w:rsid w:val="31B4EEAD"/>
    <w:rsid w:val="31B7AD40"/>
    <w:rsid w:val="31BB8F9C"/>
    <w:rsid w:val="31BB99C2"/>
    <w:rsid w:val="31C25876"/>
    <w:rsid w:val="31CBF393"/>
    <w:rsid w:val="31CF15AA"/>
    <w:rsid w:val="31D415C7"/>
    <w:rsid w:val="31DCC7ED"/>
    <w:rsid w:val="31DF1082"/>
    <w:rsid w:val="31E31758"/>
    <w:rsid w:val="31E35A30"/>
    <w:rsid w:val="31E4F214"/>
    <w:rsid w:val="31E96B67"/>
    <w:rsid w:val="31EB038D"/>
    <w:rsid w:val="31EDCC42"/>
    <w:rsid w:val="31EE6E72"/>
    <w:rsid w:val="31EF61E2"/>
    <w:rsid w:val="31F2BB51"/>
    <w:rsid w:val="31F48813"/>
    <w:rsid w:val="31F5DF35"/>
    <w:rsid w:val="31F8D747"/>
    <w:rsid w:val="31FE57D7"/>
    <w:rsid w:val="320A93EF"/>
    <w:rsid w:val="320F4BE3"/>
    <w:rsid w:val="321006F5"/>
    <w:rsid w:val="3213BAA1"/>
    <w:rsid w:val="321BA805"/>
    <w:rsid w:val="321EEE95"/>
    <w:rsid w:val="322949F1"/>
    <w:rsid w:val="322C23FF"/>
    <w:rsid w:val="32358F6A"/>
    <w:rsid w:val="3242C3C2"/>
    <w:rsid w:val="32466578"/>
    <w:rsid w:val="32482D73"/>
    <w:rsid w:val="324A34EE"/>
    <w:rsid w:val="325FFC1B"/>
    <w:rsid w:val="32670F04"/>
    <w:rsid w:val="32680C79"/>
    <w:rsid w:val="32681909"/>
    <w:rsid w:val="3276E2A8"/>
    <w:rsid w:val="3277CBBC"/>
    <w:rsid w:val="327D4665"/>
    <w:rsid w:val="3285019A"/>
    <w:rsid w:val="3292FE5D"/>
    <w:rsid w:val="32935796"/>
    <w:rsid w:val="3299FB72"/>
    <w:rsid w:val="32A0A3F6"/>
    <w:rsid w:val="32A17ABE"/>
    <w:rsid w:val="32A60DC9"/>
    <w:rsid w:val="32A6E949"/>
    <w:rsid w:val="32A8FDD7"/>
    <w:rsid w:val="32B0DB4E"/>
    <w:rsid w:val="32B71DF0"/>
    <w:rsid w:val="32B7855C"/>
    <w:rsid w:val="32B812ED"/>
    <w:rsid w:val="32B82321"/>
    <w:rsid w:val="32B9D852"/>
    <w:rsid w:val="32BA3A09"/>
    <w:rsid w:val="32BA44AF"/>
    <w:rsid w:val="32BF70ED"/>
    <w:rsid w:val="32BFE9F8"/>
    <w:rsid w:val="32C0CCC3"/>
    <w:rsid w:val="32C44272"/>
    <w:rsid w:val="32E73DC8"/>
    <w:rsid w:val="32EBF068"/>
    <w:rsid w:val="32F3BD43"/>
    <w:rsid w:val="32F6CE5C"/>
    <w:rsid w:val="32F82A2D"/>
    <w:rsid w:val="32FF3E0B"/>
    <w:rsid w:val="33074B8D"/>
    <w:rsid w:val="330C6456"/>
    <w:rsid w:val="330D850F"/>
    <w:rsid w:val="331FE954"/>
    <w:rsid w:val="33226DEC"/>
    <w:rsid w:val="3323A9DA"/>
    <w:rsid w:val="3324884C"/>
    <w:rsid w:val="332D576D"/>
    <w:rsid w:val="333BDB47"/>
    <w:rsid w:val="333EACDA"/>
    <w:rsid w:val="334021D1"/>
    <w:rsid w:val="3340AD79"/>
    <w:rsid w:val="3342FA80"/>
    <w:rsid w:val="3344CB51"/>
    <w:rsid w:val="3351EF17"/>
    <w:rsid w:val="335F28D7"/>
    <w:rsid w:val="3366D3FE"/>
    <w:rsid w:val="336A4E52"/>
    <w:rsid w:val="336AA70B"/>
    <w:rsid w:val="33731883"/>
    <w:rsid w:val="3375A2C1"/>
    <w:rsid w:val="3380B2FA"/>
    <w:rsid w:val="338485D7"/>
    <w:rsid w:val="338548C2"/>
    <w:rsid w:val="3387D682"/>
    <w:rsid w:val="338E6BAC"/>
    <w:rsid w:val="339D85FB"/>
    <w:rsid w:val="33A4E4E4"/>
    <w:rsid w:val="33A8512E"/>
    <w:rsid w:val="33B13DB4"/>
    <w:rsid w:val="33BE8B49"/>
    <w:rsid w:val="33C4DFDD"/>
    <w:rsid w:val="33C70283"/>
    <w:rsid w:val="33D43043"/>
    <w:rsid w:val="33E47947"/>
    <w:rsid w:val="33E4C228"/>
    <w:rsid w:val="33EBE5E5"/>
    <w:rsid w:val="33F0F9CB"/>
    <w:rsid w:val="33F162EC"/>
    <w:rsid w:val="33F31555"/>
    <w:rsid w:val="33FDDFC9"/>
    <w:rsid w:val="33FF5AE0"/>
    <w:rsid w:val="34008DAD"/>
    <w:rsid w:val="34024D14"/>
    <w:rsid w:val="3404C75D"/>
    <w:rsid w:val="341BDA41"/>
    <w:rsid w:val="341D42A4"/>
    <w:rsid w:val="343157EC"/>
    <w:rsid w:val="3437F695"/>
    <w:rsid w:val="34622580"/>
    <w:rsid w:val="346769BA"/>
    <w:rsid w:val="346989A5"/>
    <w:rsid w:val="347862EE"/>
    <w:rsid w:val="348114F7"/>
    <w:rsid w:val="3488DF1D"/>
    <w:rsid w:val="348A91BD"/>
    <w:rsid w:val="348D4A25"/>
    <w:rsid w:val="34902DA8"/>
    <w:rsid w:val="349167C8"/>
    <w:rsid w:val="349188DC"/>
    <w:rsid w:val="349382A3"/>
    <w:rsid w:val="349C2C75"/>
    <w:rsid w:val="349FC0D2"/>
    <w:rsid w:val="34A63631"/>
    <w:rsid w:val="34A6D656"/>
    <w:rsid w:val="34BD880E"/>
    <w:rsid w:val="34BEADC4"/>
    <w:rsid w:val="34D13168"/>
    <w:rsid w:val="34DAF369"/>
    <w:rsid w:val="34DD684B"/>
    <w:rsid w:val="34DE37EE"/>
    <w:rsid w:val="34DEF693"/>
    <w:rsid w:val="34E10542"/>
    <w:rsid w:val="34E7D13C"/>
    <w:rsid w:val="34E927EC"/>
    <w:rsid w:val="34F25E3B"/>
    <w:rsid w:val="34F39179"/>
    <w:rsid w:val="34F4EB2B"/>
    <w:rsid w:val="34F911B2"/>
    <w:rsid w:val="35024FD7"/>
    <w:rsid w:val="35042774"/>
    <w:rsid w:val="35103AA1"/>
    <w:rsid w:val="351079C9"/>
    <w:rsid w:val="3516C284"/>
    <w:rsid w:val="351F2D27"/>
    <w:rsid w:val="351F8F5B"/>
    <w:rsid w:val="3526B9B6"/>
    <w:rsid w:val="352860A4"/>
    <w:rsid w:val="353AA6BC"/>
    <w:rsid w:val="353C8835"/>
    <w:rsid w:val="353D4E4E"/>
    <w:rsid w:val="353ED21C"/>
    <w:rsid w:val="3540A0AA"/>
    <w:rsid w:val="35455104"/>
    <w:rsid w:val="35488984"/>
    <w:rsid w:val="35535482"/>
    <w:rsid w:val="3557512F"/>
    <w:rsid w:val="3557BCCA"/>
    <w:rsid w:val="35599C4A"/>
    <w:rsid w:val="3571A46A"/>
    <w:rsid w:val="35721678"/>
    <w:rsid w:val="3579D24D"/>
    <w:rsid w:val="357F1555"/>
    <w:rsid w:val="3586619A"/>
    <w:rsid w:val="3588BAC2"/>
    <w:rsid w:val="3591D84C"/>
    <w:rsid w:val="35A4361A"/>
    <w:rsid w:val="35A4AF26"/>
    <w:rsid w:val="35A7081B"/>
    <w:rsid w:val="35AC5327"/>
    <w:rsid w:val="35ADBF62"/>
    <w:rsid w:val="35B8821C"/>
    <w:rsid w:val="35BE0137"/>
    <w:rsid w:val="35C802DA"/>
    <w:rsid w:val="35C92BFD"/>
    <w:rsid w:val="35CB681A"/>
    <w:rsid w:val="35CFD63E"/>
    <w:rsid w:val="35D37AC6"/>
    <w:rsid w:val="35D9BB15"/>
    <w:rsid w:val="35DF0FFE"/>
    <w:rsid w:val="35E440B2"/>
    <w:rsid w:val="35E59E49"/>
    <w:rsid w:val="35ED002C"/>
    <w:rsid w:val="35F63F7E"/>
    <w:rsid w:val="35F85670"/>
    <w:rsid w:val="35F87FF5"/>
    <w:rsid w:val="35FFC1BE"/>
    <w:rsid w:val="3601D6E5"/>
    <w:rsid w:val="3602FA6B"/>
    <w:rsid w:val="36034C9B"/>
    <w:rsid w:val="360AD683"/>
    <w:rsid w:val="36107AE9"/>
    <w:rsid w:val="3613A108"/>
    <w:rsid w:val="36146076"/>
    <w:rsid w:val="361EEECF"/>
    <w:rsid w:val="3626F284"/>
    <w:rsid w:val="362E874B"/>
    <w:rsid w:val="36346C36"/>
    <w:rsid w:val="36434B85"/>
    <w:rsid w:val="36481FF7"/>
    <w:rsid w:val="3648A8DA"/>
    <w:rsid w:val="36491342"/>
    <w:rsid w:val="364BB559"/>
    <w:rsid w:val="3650C44D"/>
    <w:rsid w:val="36536E6D"/>
    <w:rsid w:val="3654857F"/>
    <w:rsid w:val="365AF2DA"/>
    <w:rsid w:val="3661495F"/>
    <w:rsid w:val="3663086C"/>
    <w:rsid w:val="366D20FA"/>
    <w:rsid w:val="36711324"/>
    <w:rsid w:val="36791FEE"/>
    <w:rsid w:val="36798B2F"/>
    <w:rsid w:val="367F1992"/>
    <w:rsid w:val="36818DE2"/>
    <w:rsid w:val="3685C8BD"/>
    <w:rsid w:val="368A1658"/>
    <w:rsid w:val="36919055"/>
    <w:rsid w:val="36951F95"/>
    <w:rsid w:val="369D25DF"/>
    <w:rsid w:val="36A05AD8"/>
    <w:rsid w:val="36A0DE0A"/>
    <w:rsid w:val="36A641E3"/>
    <w:rsid w:val="36AB1992"/>
    <w:rsid w:val="36BB158F"/>
    <w:rsid w:val="36BF98BC"/>
    <w:rsid w:val="36C71FCA"/>
    <w:rsid w:val="36C83DE1"/>
    <w:rsid w:val="36CCCEF4"/>
    <w:rsid w:val="36CE4D26"/>
    <w:rsid w:val="36D3D18F"/>
    <w:rsid w:val="36D5CD99"/>
    <w:rsid w:val="36DB27EC"/>
    <w:rsid w:val="36DE708A"/>
    <w:rsid w:val="36E1E309"/>
    <w:rsid w:val="36E4F7AB"/>
    <w:rsid w:val="36E7654B"/>
    <w:rsid w:val="36E822E4"/>
    <w:rsid w:val="36EBD6F9"/>
    <w:rsid w:val="36F07C6E"/>
    <w:rsid w:val="36F17E69"/>
    <w:rsid w:val="36F1DA52"/>
    <w:rsid w:val="36F97AB1"/>
    <w:rsid w:val="36F9AEEC"/>
    <w:rsid w:val="36FC4A5E"/>
    <w:rsid w:val="36FCD912"/>
    <w:rsid w:val="37038C8A"/>
    <w:rsid w:val="371203EC"/>
    <w:rsid w:val="371A512D"/>
    <w:rsid w:val="371ACF04"/>
    <w:rsid w:val="371B349F"/>
    <w:rsid w:val="371BBD2E"/>
    <w:rsid w:val="371FC2CF"/>
    <w:rsid w:val="37204CBB"/>
    <w:rsid w:val="372605AB"/>
    <w:rsid w:val="3728113B"/>
    <w:rsid w:val="37326AF8"/>
    <w:rsid w:val="3732E8DF"/>
    <w:rsid w:val="37386FA3"/>
    <w:rsid w:val="373B7CA7"/>
    <w:rsid w:val="373E0EDA"/>
    <w:rsid w:val="373FFF3F"/>
    <w:rsid w:val="37484684"/>
    <w:rsid w:val="374B5610"/>
    <w:rsid w:val="375EE550"/>
    <w:rsid w:val="37604019"/>
    <w:rsid w:val="3766DC76"/>
    <w:rsid w:val="3767F32C"/>
    <w:rsid w:val="37690AF9"/>
    <w:rsid w:val="3770EA16"/>
    <w:rsid w:val="37759412"/>
    <w:rsid w:val="3776F648"/>
    <w:rsid w:val="3777352C"/>
    <w:rsid w:val="3782BFAF"/>
    <w:rsid w:val="37872C3B"/>
    <w:rsid w:val="3787D0A4"/>
    <w:rsid w:val="37919E96"/>
    <w:rsid w:val="3797887D"/>
    <w:rsid w:val="379F3D38"/>
    <w:rsid w:val="37A38111"/>
    <w:rsid w:val="37AD0CCC"/>
    <w:rsid w:val="37B3680F"/>
    <w:rsid w:val="37B3FFAF"/>
    <w:rsid w:val="37BC91EC"/>
    <w:rsid w:val="37BCBA37"/>
    <w:rsid w:val="37BFD79C"/>
    <w:rsid w:val="37DB535B"/>
    <w:rsid w:val="37E18176"/>
    <w:rsid w:val="37E32B42"/>
    <w:rsid w:val="37E7B695"/>
    <w:rsid w:val="37EAB7EE"/>
    <w:rsid w:val="37EC623B"/>
    <w:rsid w:val="37F67045"/>
    <w:rsid w:val="37FE8AE6"/>
    <w:rsid w:val="37FF54B4"/>
    <w:rsid w:val="3803D5D7"/>
    <w:rsid w:val="3808DB6D"/>
    <w:rsid w:val="3809A57F"/>
    <w:rsid w:val="3811C740"/>
    <w:rsid w:val="38215802"/>
    <w:rsid w:val="382A8A5C"/>
    <w:rsid w:val="383161BD"/>
    <w:rsid w:val="3832EF9A"/>
    <w:rsid w:val="38335527"/>
    <w:rsid w:val="3833B66B"/>
    <w:rsid w:val="38378FEB"/>
    <w:rsid w:val="38383792"/>
    <w:rsid w:val="383A8267"/>
    <w:rsid w:val="383B11D8"/>
    <w:rsid w:val="3844223B"/>
    <w:rsid w:val="384CE66E"/>
    <w:rsid w:val="384D456E"/>
    <w:rsid w:val="3860250B"/>
    <w:rsid w:val="38615ED9"/>
    <w:rsid w:val="3867D51D"/>
    <w:rsid w:val="386A55FF"/>
    <w:rsid w:val="386E331B"/>
    <w:rsid w:val="38709B0D"/>
    <w:rsid w:val="3876088B"/>
    <w:rsid w:val="3878287D"/>
    <w:rsid w:val="388640CC"/>
    <w:rsid w:val="388990E6"/>
    <w:rsid w:val="388D67FA"/>
    <w:rsid w:val="3891843F"/>
    <w:rsid w:val="3892ABCD"/>
    <w:rsid w:val="38AEB6A2"/>
    <w:rsid w:val="38AF9A5E"/>
    <w:rsid w:val="38BB53FB"/>
    <w:rsid w:val="38C6A54F"/>
    <w:rsid w:val="38C8A1C6"/>
    <w:rsid w:val="38CD1E10"/>
    <w:rsid w:val="38CFCD93"/>
    <w:rsid w:val="38D05CAA"/>
    <w:rsid w:val="38D06998"/>
    <w:rsid w:val="38D0ECBD"/>
    <w:rsid w:val="38D3DADE"/>
    <w:rsid w:val="38D41B2F"/>
    <w:rsid w:val="38D5C39F"/>
    <w:rsid w:val="38D8EDE5"/>
    <w:rsid w:val="38D9B843"/>
    <w:rsid w:val="38DA8B20"/>
    <w:rsid w:val="38DCC2F2"/>
    <w:rsid w:val="38DEFC06"/>
    <w:rsid w:val="38E2623D"/>
    <w:rsid w:val="38F45937"/>
    <w:rsid w:val="39037178"/>
    <w:rsid w:val="39037651"/>
    <w:rsid w:val="3907BB03"/>
    <w:rsid w:val="390A8E32"/>
    <w:rsid w:val="3910039C"/>
    <w:rsid w:val="3914BCE2"/>
    <w:rsid w:val="3916B1EC"/>
    <w:rsid w:val="39262A47"/>
    <w:rsid w:val="3926DF15"/>
    <w:rsid w:val="392A4EAE"/>
    <w:rsid w:val="392F089C"/>
    <w:rsid w:val="392FFF63"/>
    <w:rsid w:val="393057F3"/>
    <w:rsid w:val="39331392"/>
    <w:rsid w:val="3939BD42"/>
    <w:rsid w:val="393AB5F4"/>
    <w:rsid w:val="393F9FC1"/>
    <w:rsid w:val="394034D2"/>
    <w:rsid w:val="3943166C"/>
    <w:rsid w:val="3947BB64"/>
    <w:rsid w:val="3949E267"/>
    <w:rsid w:val="394F6BAF"/>
    <w:rsid w:val="39501F6D"/>
    <w:rsid w:val="39502BB6"/>
    <w:rsid w:val="3951A7AE"/>
    <w:rsid w:val="3959E54A"/>
    <w:rsid w:val="395F4153"/>
    <w:rsid w:val="3960A69F"/>
    <w:rsid w:val="39696E5B"/>
    <w:rsid w:val="3969B9B6"/>
    <w:rsid w:val="396AB4D9"/>
    <w:rsid w:val="396CE5F0"/>
    <w:rsid w:val="3974F52F"/>
    <w:rsid w:val="397CA51E"/>
    <w:rsid w:val="3980DFD7"/>
    <w:rsid w:val="398A7EC0"/>
    <w:rsid w:val="398E5EC9"/>
    <w:rsid w:val="3994BB62"/>
    <w:rsid w:val="39952C34"/>
    <w:rsid w:val="39953FFA"/>
    <w:rsid w:val="39A78916"/>
    <w:rsid w:val="39A8CBFE"/>
    <w:rsid w:val="39B0D3DE"/>
    <w:rsid w:val="39B720E8"/>
    <w:rsid w:val="39CC6D5D"/>
    <w:rsid w:val="39CCEA13"/>
    <w:rsid w:val="39E1C1AF"/>
    <w:rsid w:val="39E4FBB7"/>
    <w:rsid w:val="39ECE16E"/>
    <w:rsid w:val="39F1F265"/>
    <w:rsid w:val="39F94374"/>
    <w:rsid w:val="39FAEC3E"/>
    <w:rsid w:val="3A047552"/>
    <w:rsid w:val="3A0570CF"/>
    <w:rsid w:val="3A072859"/>
    <w:rsid w:val="3A0AD54D"/>
    <w:rsid w:val="3A0BC9A3"/>
    <w:rsid w:val="3A0FAC88"/>
    <w:rsid w:val="3A107A99"/>
    <w:rsid w:val="3A177BB4"/>
    <w:rsid w:val="3A281D52"/>
    <w:rsid w:val="3A31A6B0"/>
    <w:rsid w:val="3A37674F"/>
    <w:rsid w:val="3A42BD41"/>
    <w:rsid w:val="3A44F1CE"/>
    <w:rsid w:val="3A46B30F"/>
    <w:rsid w:val="3A46F772"/>
    <w:rsid w:val="3A4C89AD"/>
    <w:rsid w:val="3A4D6E67"/>
    <w:rsid w:val="3A4DEF3E"/>
    <w:rsid w:val="3A4F4044"/>
    <w:rsid w:val="3A63B180"/>
    <w:rsid w:val="3A669685"/>
    <w:rsid w:val="3A6BDF19"/>
    <w:rsid w:val="3A6F8ED0"/>
    <w:rsid w:val="3A70A20E"/>
    <w:rsid w:val="3A7382E9"/>
    <w:rsid w:val="3A739D40"/>
    <w:rsid w:val="3A7827B9"/>
    <w:rsid w:val="3A7BC03D"/>
    <w:rsid w:val="3A7FFC22"/>
    <w:rsid w:val="3A803EF7"/>
    <w:rsid w:val="3A80BEB3"/>
    <w:rsid w:val="3A857436"/>
    <w:rsid w:val="3A8739AF"/>
    <w:rsid w:val="3A896F02"/>
    <w:rsid w:val="3A8C3977"/>
    <w:rsid w:val="3A9D4A37"/>
    <w:rsid w:val="3A9EF1E5"/>
    <w:rsid w:val="3A9FE02C"/>
    <w:rsid w:val="3AA5B265"/>
    <w:rsid w:val="3AAFD9AE"/>
    <w:rsid w:val="3AB05195"/>
    <w:rsid w:val="3AB1446B"/>
    <w:rsid w:val="3AB42835"/>
    <w:rsid w:val="3ABDE831"/>
    <w:rsid w:val="3ABEFB1B"/>
    <w:rsid w:val="3AC743DD"/>
    <w:rsid w:val="3AD43FAA"/>
    <w:rsid w:val="3AD5D406"/>
    <w:rsid w:val="3AD8C3EA"/>
    <w:rsid w:val="3ADA5D46"/>
    <w:rsid w:val="3ADDAE7A"/>
    <w:rsid w:val="3AEBED1C"/>
    <w:rsid w:val="3AEC7E68"/>
    <w:rsid w:val="3AECD80D"/>
    <w:rsid w:val="3AED4A9C"/>
    <w:rsid w:val="3AF04BD8"/>
    <w:rsid w:val="3AF15562"/>
    <w:rsid w:val="3AF1BB1E"/>
    <w:rsid w:val="3AFC46BD"/>
    <w:rsid w:val="3B03ECD5"/>
    <w:rsid w:val="3B096BC3"/>
    <w:rsid w:val="3B096C2E"/>
    <w:rsid w:val="3B09F462"/>
    <w:rsid w:val="3B0C1D5D"/>
    <w:rsid w:val="3B0FFB0B"/>
    <w:rsid w:val="3B10DEDA"/>
    <w:rsid w:val="3B12F247"/>
    <w:rsid w:val="3B163712"/>
    <w:rsid w:val="3B1D4813"/>
    <w:rsid w:val="3B1E22F1"/>
    <w:rsid w:val="3B2B0951"/>
    <w:rsid w:val="3B2D3A6B"/>
    <w:rsid w:val="3B339994"/>
    <w:rsid w:val="3B33FD8E"/>
    <w:rsid w:val="3B3A8C37"/>
    <w:rsid w:val="3B3FE368"/>
    <w:rsid w:val="3B4983EB"/>
    <w:rsid w:val="3B4BD845"/>
    <w:rsid w:val="3B4C37B9"/>
    <w:rsid w:val="3B4D8D9F"/>
    <w:rsid w:val="3B521EC9"/>
    <w:rsid w:val="3B559C72"/>
    <w:rsid w:val="3B56CFB5"/>
    <w:rsid w:val="3B666F32"/>
    <w:rsid w:val="3B7C3F4F"/>
    <w:rsid w:val="3B7D235A"/>
    <w:rsid w:val="3B7F2A34"/>
    <w:rsid w:val="3B800F33"/>
    <w:rsid w:val="3B846E49"/>
    <w:rsid w:val="3B84EB03"/>
    <w:rsid w:val="3B8657C5"/>
    <w:rsid w:val="3B8B581C"/>
    <w:rsid w:val="3B9122DD"/>
    <w:rsid w:val="3B93B189"/>
    <w:rsid w:val="3B961A4A"/>
    <w:rsid w:val="3B9F5527"/>
    <w:rsid w:val="3BA37DE6"/>
    <w:rsid w:val="3BA74212"/>
    <w:rsid w:val="3BB75233"/>
    <w:rsid w:val="3BB7B3C5"/>
    <w:rsid w:val="3BBF1267"/>
    <w:rsid w:val="3BC7823F"/>
    <w:rsid w:val="3BC9CAFE"/>
    <w:rsid w:val="3BCA9408"/>
    <w:rsid w:val="3BCF92C6"/>
    <w:rsid w:val="3BD12BE1"/>
    <w:rsid w:val="3BD3F717"/>
    <w:rsid w:val="3BE14B47"/>
    <w:rsid w:val="3BE5488B"/>
    <w:rsid w:val="3BE9C7C5"/>
    <w:rsid w:val="3BF2F090"/>
    <w:rsid w:val="3BF507FC"/>
    <w:rsid w:val="3BF90B35"/>
    <w:rsid w:val="3BF92933"/>
    <w:rsid w:val="3BFD7AD5"/>
    <w:rsid w:val="3C043453"/>
    <w:rsid w:val="3C04B4B0"/>
    <w:rsid w:val="3C064C52"/>
    <w:rsid w:val="3C0E3718"/>
    <w:rsid w:val="3C1ECFAB"/>
    <w:rsid w:val="3C1F61B6"/>
    <w:rsid w:val="3C320471"/>
    <w:rsid w:val="3C36761F"/>
    <w:rsid w:val="3C397A4C"/>
    <w:rsid w:val="3C3BBEB1"/>
    <w:rsid w:val="3C403BE8"/>
    <w:rsid w:val="3C411BCE"/>
    <w:rsid w:val="3C45E97C"/>
    <w:rsid w:val="3C46710E"/>
    <w:rsid w:val="3C475C57"/>
    <w:rsid w:val="3C49733A"/>
    <w:rsid w:val="3C4FA57E"/>
    <w:rsid w:val="3C57D029"/>
    <w:rsid w:val="3C5A66B5"/>
    <w:rsid w:val="3C63F193"/>
    <w:rsid w:val="3C6A846C"/>
    <w:rsid w:val="3C6E5046"/>
    <w:rsid w:val="3C799915"/>
    <w:rsid w:val="3C7B3CCD"/>
    <w:rsid w:val="3C863967"/>
    <w:rsid w:val="3C8B63E0"/>
    <w:rsid w:val="3C8F41DE"/>
    <w:rsid w:val="3C98B388"/>
    <w:rsid w:val="3C9A6AB6"/>
    <w:rsid w:val="3C9CD043"/>
    <w:rsid w:val="3CAAF54C"/>
    <w:rsid w:val="3CAC77B2"/>
    <w:rsid w:val="3CB403DE"/>
    <w:rsid w:val="3CB80212"/>
    <w:rsid w:val="3CBAFD20"/>
    <w:rsid w:val="3CBDC073"/>
    <w:rsid w:val="3CC06F8F"/>
    <w:rsid w:val="3CC8CB3B"/>
    <w:rsid w:val="3CD19157"/>
    <w:rsid w:val="3CD2E9E6"/>
    <w:rsid w:val="3CD442BF"/>
    <w:rsid w:val="3CD4DD28"/>
    <w:rsid w:val="3CE3F9BA"/>
    <w:rsid w:val="3CEA7E90"/>
    <w:rsid w:val="3CEEF6F8"/>
    <w:rsid w:val="3CF1442F"/>
    <w:rsid w:val="3CF3B753"/>
    <w:rsid w:val="3CF6BAF8"/>
    <w:rsid w:val="3D011CCD"/>
    <w:rsid w:val="3D05BD3F"/>
    <w:rsid w:val="3D092C6D"/>
    <w:rsid w:val="3D189C2E"/>
    <w:rsid w:val="3D213799"/>
    <w:rsid w:val="3D244AFF"/>
    <w:rsid w:val="3D27AEA6"/>
    <w:rsid w:val="3D2AF64E"/>
    <w:rsid w:val="3D31932D"/>
    <w:rsid w:val="3D31DBDF"/>
    <w:rsid w:val="3D545F83"/>
    <w:rsid w:val="3D55CF42"/>
    <w:rsid w:val="3D6501BA"/>
    <w:rsid w:val="3D6FA88D"/>
    <w:rsid w:val="3D7D06A9"/>
    <w:rsid w:val="3D7EEAB6"/>
    <w:rsid w:val="3D82FE39"/>
    <w:rsid w:val="3D854BA9"/>
    <w:rsid w:val="3D8C1075"/>
    <w:rsid w:val="3D8CF9E4"/>
    <w:rsid w:val="3D92457C"/>
    <w:rsid w:val="3D9317F5"/>
    <w:rsid w:val="3D981ECB"/>
    <w:rsid w:val="3D9E7E4B"/>
    <w:rsid w:val="3DACD655"/>
    <w:rsid w:val="3DAD971F"/>
    <w:rsid w:val="3DB529A5"/>
    <w:rsid w:val="3DC53BB9"/>
    <w:rsid w:val="3DC61BA7"/>
    <w:rsid w:val="3DC86E28"/>
    <w:rsid w:val="3DC94468"/>
    <w:rsid w:val="3DCE3959"/>
    <w:rsid w:val="3DD48C8D"/>
    <w:rsid w:val="3DD7DC79"/>
    <w:rsid w:val="3DDCA680"/>
    <w:rsid w:val="3DDF676D"/>
    <w:rsid w:val="3DDFB49A"/>
    <w:rsid w:val="3DE1691E"/>
    <w:rsid w:val="3DE1B858"/>
    <w:rsid w:val="3DE637EE"/>
    <w:rsid w:val="3DE6C701"/>
    <w:rsid w:val="3DED6142"/>
    <w:rsid w:val="3DF635A2"/>
    <w:rsid w:val="3DFE0225"/>
    <w:rsid w:val="3E0058DB"/>
    <w:rsid w:val="3E0A9DD9"/>
    <w:rsid w:val="3E13D9C7"/>
    <w:rsid w:val="3E18DBB9"/>
    <w:rsid w:val="3E2306F3"/>
    <w:rsid w:val="3E3B04EB"/>
    <w:rsid w:val="3E3DD0E9"/>
    <w:rsid w:val="3E3F43C7"/>
    <w:rsid w:val="3E3FEC77"/>
    <w:rsid w:val="3E4AC0C4"/>
    <w:rsid w:val="3E4EA9A0"/>
    <w:rsid w:val="3E501E30"/>
    <w:rsid w:val="3E508B15"/>
    <w:rsid w:val="3E51E84F"/>
    <w:rsid w:val="3E52B542"/>
    <w:rsid w:val="3E569781"/>
    <w:rsid w:val="3E589841"/>
    <w:rsid w:val="3E5AA83F"/>
    <w:rsid w:val="3E64577E"/>
    <w:rsid w:val="3E64A5CC"/>
    <w:rsid w:val="3E6721B6"/>
    <w:rsid w:val="3E73EF30"/>
    <w:rsid w:val="3E743F7F"/>
    <w:rsid w:val="3E74EDA8"/>
    <w:rsid w:val="3E7A7887"/>
    <w:rsid w:val="3E81886D"/>
    <w:rsid w:val="3E85EC0C"/>
    <w:rsid w:val="3E881880"/>
    <w:rsid w:val="3E99F4FD"/>
    <w:rsid w:val="3E9A6F2C"/>
    <w:rsid w:val="3EA2FAD3"/>
    <w:rsid w:val="3EA6FFBA"/>
    <w:rsid w:val="3EA8FD9E"/>
    <w:rsid w:val="3EB0185E"/>
    <w:rsid w:val="3EB2C983"/>
    <w:rsid w:val="3EB71D17"/>
    <w:rsid w:val="3EC0DBF6"/>
    <w:rsid w:val="3EC2FD1A"/>
    <w:rsid w:val="3EC3FBF0"/>
    <w:rsid w:val="3ECE69C4"/>
    <w:rsid w:val="3ED6DB7E"/>
    <w:rsid w:val="3EE03230"/>
    <w:rsid w:val="3EE44EA2"/>
    <w:rsid w:val="3EEC8E0C"/>
    <w:rsid w:val="3EED9C82"/>
    <w:rsid w:val="3EF6D893"/>
    <w:rsid w:val="3F03DC19"/>
    <w:rsid w:val="3F04C0EA"/>
    <w:rsid w:val="3F11527A"/>
    <w:rsid w:val="3F1AB70D"/>
    <w:rsid w:val="3F2B52E3"/>
    <w:rsid w:val="3F2E86FC"/>
    <w:rsid w:val="3F2E9EB7"/>
    <w:rsid w:val="3F2EF0AE"/>
    <w:rsid w:val="3F396D9E"/>
    <w:rsid w:val="3F3D3FAF"/>
    <w:rsid w:val="3F4468B1"/>
    <w:rsid w:val="3F4DDDBF"/>
    <w:rsid w:val="3F50A93B"/>
    <w:rsid w:val="3F5AC6B2"/>
    <w:rsid w:val="3F5E51DD"/>
    <w:rsid w:val="3F5F378B"/>
    <w:rsid w:val="3F6D08B8"/>
    <w:rsid w:val="3F6DA270"/>
    <w:rsid w:val="3F7412F5"/>
    <w:rsid w:val="3F74B78F"/>
    <w:rsid w:val="3F7604AC"/>
    <w:rsid w:val="3F783BE8"/>
    <w:rsid w:val="3F7A06C8"/>
    <w:rsid w:val="3F7E4251"/>
    <w:rsid w:val="3F82A657"/>
    <w:rsid w:val="3F8E101E"/>
    <w:rsid w:val="3F8EA398"/>
    <w:rsid w:val="3F953FB2"/>
    <w:rsid w:val="3F9B0150"/>
    <w:rsid w:val="3F9C9A7E"/>
    <w:rsid w:val="3F9DCCA6"/>
    <w:rsid w:val="3FA352D8"/>
    <w:rsid w:val="3FA6C9C3"/>
    <w:rsid w:val="3FA8353C"/>
    <w:rsid w:val="3FA95BB6"/>
    <w:rsid w:val="3FAFA7D5"/>
    <w:rsid w:val="3FB3B6FF"/>
    <w:rsid w:val="3FB7CE53"/>
    <w:rsid w:val="3FB85E61"/>
    <w:rsid w:val="3FBAA483"/>
    <w:rsid w:val="3FBDB51D"/>
    <w:rsid w:val="3FBE233C"/>
    <w:rsid w:val="3FC09642"/>
    <w:rsid w:val="3FD1288C"/>
    <w:rsid w:val="3FD90E28"/>
    <w:rsid w:val="3FE9993D"/>
    <w:rsid w:val="3FECB43E"/>
    <w:rsid w:val="3FEFDA24"/>
    <w:rsid w:val="3FF6A3E3"/>
    <w:rsid w:val="3FFC676C"/>
    <w:rsid w:val="4004F375"/>
    <w:rsid w:val="400C304D"/>
    <w:rsid w:val="400C799A"/>
    <w:rsid w:val="4010470B"/>
    <w:rsid w:val="40246611"/>
    <w:rsid w:val="40341A26"/>
    <w:rsid w:val="40357B4E"/>
    <w:rsid w:val="403985CD"/>
    <w:rsid w:val="403B4430"/>
    <w:rsid w:val="403B9647"/>
    <w:rsid w:val="404042BE"/>
    <w:rsid w:val="4040BC3D"/>
    <w:rsid w:val="40467E98"/>
    <w:rsid w:val="4048618F"/>
    <w:rsid w:val="4049B541"/>
    <w:rsid w:val="404CE98B"/>
    <w:rsid w:val="40527D05"/>
    <w:rsid w:val="4054EBF1"/>
    <w:rsid w:val="405FAEAA"/>
    <w:rsid w:val="406407AF"/>
    <w:rsid w:val="40666DF3"/>
    <w:rsid w:val="40676142"/>
    <w:rsid w:val="40689885"/>
    <w:rsid w:val="406BDB5E"/>
    <w:rsid w:val="4073BD69"/>
    <w:rsid w:val="40769444"/>
    <w:rsid w:val="407DAAC4"/>
    <w:rsid w:val="407FCF87"/>
    <w:rsid w:val="408416B4"/>
    <w:rsid w:val="4085CAC3"/>
    <w:rsid w:val="4088D46E"/>
    <w:rsid w:val="408EA867"/>
    <w:rsid w:val="4090A98B"/>
    <w:rsid w:val="40A59647"/>
    <w:rsid w:val="40AC0E7F"/>
    <w:rsid w:val="40ACC476"/>
    <w:rsid w:val="40B02A02"/>
    <w:rsid w:val="40B97F0F"/>
    <w:rsid w:val="40BB7148"/>
    <w:rsid w:val="40BB7D36"/>
    <w:rsid w:val="40BE64EC"/>
    <w:rsid w:val="40BF285B"/>
    <w:rsid w:val="40C07AE6"/>
    <w:rsid w:val="40C7EEA7"/>
    <w:rsid w:val="40E2CB00"/>
    <w:rsid w:val="40E48ACE"/>
    <w:rsid w:val="40E78FB3"/>
    <w:rsid w:val="40E8DD41"/>
    <w:rsid w:val="40EED497"/>
    <w:rsid w:val="40FC0589"/>
    <w:rsid w:val="41052467"/>
    <w:rsid w:val="410649EF"/>
    <w:rsid w:val="41067CC9"/>
    <w:rsid w:val="410DF561"/>
    <w:rsid w:val="410F6730"/>
    <w:rsid w:val="4110CB7E"/>
    <w:rsid w:val="4112C231"/>
    <w:rsid w:val="41154EE6"/>
    <w:rsid w:val="411DEF76"/>
    <w:rsid w:val="4123AC1C"/>
    <w:rsid w:val="41240196"/>
    <w:rsid w:val="4144AF1E"/>
    <w:rsid w:val="41468317"/>
    <w:rsid w:val="414DE052"/>
    <w:rsid w:val="4153547D"/>
    <w:rsid w:val="41650D34"/>
    <w:rsid w:val="4168B14C"/>
    <w:rsid w:val="416AFB8C"/>
    <w:rsid w:val="4171F6E9"/>
    <w:rsid w:val="4172BFFF"/>
    <w:rsid w:val="41772164"/>
    <w:rsid w:val="417810EB"/>
    <w:rsid w:val="417F02F2"/>
    <w:rsid w:val="418786FF"/>
    <w:rsid w:val="4187B243"/>
    <w:rsid w:val="418956B3"/>
    <w:rsid w:val="41896204"/>
    <w:rsid w:val="418F6D0F"/>
    <w:rsid w:val="41A0D45A"/>
    <w:rsid w:val="41A4AE99"/>
    <w:rsid w:val="41A7B3CD"/>
    <w:rsid w:val="41AF770A"/>
    <w:rsid w:val="41B0C84C"/>
    <w:rsid w:val="41B1CA67"/>
    <w:rsid w:val="41B24601"/>
    <w:rsid w:val="41B83FEC"/>
    <w:rsid w:val="41C93231"/>
    <w:rsid w:val="41CBB609"/>
    <w:rsid w:val="41CCC332"/>
    <w:rsid w:val="41D0323F"/>
    <w:rsid w:val="41D03831"/>
    <w:rsid w:val="41DE6F0A"/>
    <w:rsid w:val="41DE7A14"/>
    <w:rsid w:val="41E88503"/>
    <w:rsid w:val="41E975E1"/>
    <w:rsid w:val="41EA065F"/>
    <w:rsid w:val="41EE5BEB"/>
    <w:rsid w:val="41EFA4A6"/>
    <w:rsid w:val="41F5FBB4"/>
    <w:rsid w:val="41F611AA"/>
    <w:rsid w:val="41FD43D1"/>
    <w:rsid w:val="420AD85E"/>
    <w:rsid w:val="42179E37"/>
    <w:rsid w:val="42188CC1"/>
    <w:rsid w:val="421AFF16"/>
    <w:rsid w:val="421D90D0"/>
    <w:rsid w:val="421E37EE"/>
    <w:rsid w:val="4223F271"/>
    <w:rsid w:val="422AA966"/>
    <w:rsid w:val="422C4105"/>
    <w:rsid w:val="4230B7D1"/>
    <w:rsid w:val="42396A60"/>
    <w:rsid w:val="42467E82"/>
    <w:rsid w:val="424CA6B4"/>
    <w:rsid w:val="42507550"/>
    <w:rsid w:val="4259ADB1"/>
    <w:rsid w:val="426F44F5"/>
    <w:rsid w:val="42785CE3"/>
    <w:rsid w:val="427A15EF"/>
    <w:rsid w:val="42800208"/>
    <w:rsid w:val="42868A01"/>
    <w:rsid w:val="42875B70"/>
    <w:rsid w:val="428987DA"/>
    <w:rsid w:val="428A25DF"/>
    <w:rsid w:val="428B88B0"/>
    <w:rsid w:val="428BC226"/>
    <w:rsid w:val="428CD301"/>
    <w:rsid w:val="428DB617"/>
    <w:rsid w:val="428E55F1"/>
    <w:rsid w:val="42908317"/>
    <w:rsid w:val="42913999"/>
    <w:rsid w:val="4294EEAB"/>
    <w:rsid w:val="42973BF5"/>
    <w:rsid w:val="429B2754"/>
    <w:rsid w:val="42B11AC9"/>
    <w:rsid w:val="42B16982"/>
    <w:rsid w:val="42B18E33"/>
    <w:rsid w:val="42B49F3F"/>
    <w:rsid w:val="42B4E3AA"/>
    <w:rsid w:val="42C2C4CB"/>
    <w:rsid w:val="42CFB40D"/>
    <w:rsid w:val="42D3B6BA"/>
    <w:rsid w:val="42D95122"/>
    <w:rsid w:val="42E1C6FB"/>
    <w:rsid w:val="42E33384"/>
    <w:rsid w:val="42E9E26B"/>
    <w:rsid w:val="42EC9919"/>
    <w:rsid w:val="42ED38D9"/>
    <w:rsid w:val="42EDA9A3"/>
    <w:rsid w:val="42EF8BD5"/>
    <w:rsid w:val="42F6E45D"/>
    <w:rsid w:val="42FA6A3D"/>
    <w:rsid w:val="42FD5AB8"/>
    <w:rsid w:val="42FE07E8"/>
    <w:rsid w:val="42FE1F63"/>
    <w:rsid w:val="430155CA"/>
    <w:rsid w:val="430519F1"/>
    <w:rsid w:val="43077E4A"/>
    <w:rsid w:val="430F0839"/>
    <w:rsid w:val="431FC0DA"/>
    <w:rsid w:val="431FE411"/>
    <w:rsid w:val="4321D23D"/>
    <w:rsid w:val="432543A8"/>
    <w:rsid w:val="432E76EF"/>
    <w:rsid w:val="4347535F"/>
    <w:rsid w:val="434EF9CC"/>
    <w:rsid w:val="434F1EEF"/>
    <w:rsid w:val="435A2615"/>
    <w:rsid w:val="436F7AF9"/>
    <w:rsid w:val="437D4FFF"/>
    <w:rsid w:val="437F479C"/>
    <w:rsid w:val="437F4A21"/>
    <w:rsid w:val="4380BEDD"/>
    <w:rsid w:val="4388CF34"/>
    <w:rsid w:val="4392BD54"/>
    <w:rsid w:val="439695E4"/>
    <w:rsid w:val="43A1680A"/>
    <w:rsid w:val="43A25D23"/>
    <w:rsid w:val="43A3B1A8"/>
    <w:rsid w:val="43A3C2F3"/>
    <w:rsid w:val="43A7C469"/>
    <w:rsid w:val="43AFBEE2"/>
    <w:rsid w:val="43B4015D"/>
    <w:rsid w:val="43B646CA"/>
    <w:rsid w:val="43BC0D05"/>
    <w:rsid w:val="43C85A6B"/>
    <w:rsid w:val="43C96712"/>
    <w:rsid w:val="43CBD879"/>
    <w:rsid w:val="43CDD677"/>
    <w:rsid w:val="43DBF588"/>
    <w:rsid w:val="43DE30B1"/>
    <w:rsid w:val="43DF94EB"/>
    <w:rsid w:val="43E2EC8D"/>
    <w:rsid w:val="43E302DC"/>
    <w:rsid w:val="43E44D2A"/>
    <w:rsid w:val="43E6D24D"/>
    <w:rsid w:val="43E84139"/>
    <w:rsid w:val="43EB7E79"/>
    <w:rsid w:val="43ED8866"/>
    <w:rsid w:val="43F59A8C"/>
    <w:rsid w:val="43F97D9B"/>
    <w:rsid w:val="43FC77B7"/>
    <w:rsid w:val="43FD1E10"/>
    <w:rsid w:val="43FF1A6B"/>
    <w:rsid w:val="4401A1E5"/>
    <w:rsid w:val="44026698"/>
    <w:rsid w:val="44063E9F"/>
    <w:rsid w:val="440957E9"/>
    <w:rsid w:val="44118320"/>
    <w:rsid w:val="441667C8"/>
    <w:rsid w:val="441E1541"/>
    <w:rsid w:val="4428BAB3"/>
    <w:rsid w:val="4431A7A2"/>
    <w:rsid w:val="443A9839"/>
    <w:rsid w:val="443DAC75"/>
    <w:rsid w:val="44440E1E"/>
    <w:rsid w:val="44460697"/>
    <w:rsid w:val="4446CD01"/>
    <w:rsid w:val="444FA37B"/>
    <w:rsid w:val="44508173"/>
    <w:rsid w:val="44578991"/>
    <w:rsid w:val="445992FB"/>
    <w:rsid w:val="445E2065"/>
    <w:rsid w:val="446B9C48"/>
    <w:rsid w:val="44752E0C"/>
    <w:rsid w:val="447ACFF7"/>
    <w:rsid w:val="447EA17B"/>
    <w:rsid w:val="4489621B"/>
    <w:rsid w:val="4493D3E8"/>
    <w:rsid w:val="44940C1F"/>
    <w:rsid w:val="449CCD2F"/>
    <w:rsid w:val="449F350B"/>
    <w:rsid w:val="44AC401F"/>
    <w:rsid w:val="44ACBF9C"/>
    <w:rsid w:val="44AD738D"/>
    <w:rsid w:val="44B6D6C4"/>
    <w:rsid w:val="44BA100B"/>
    <w:rsid w:val="44BDD120"/>
    <w:rsid w:val="44C665BA"/>
    <w:rsid w:val="44CC2E9E"/>
    <w:rsid w:val="44D44476"/>
    <w:rsid w:val="44E05F5A"/>
    <w:rsid w:val="44E3AD56"/>
    <w:rsid w:val="44E6D3D3"/>
    <w:rsid w:val="44E823D6"/>
    <w:rsid w:val="44EDFB53"/>
    <w:rsid w:val="44F2812D"/>
    <w:rsid w:val="44F5F538"/>
    <w:rsid w:val="44F6D290"/>
    <w:rsid w:val="44F6F0E7"/>
    <w:rsid w:val="44F82BC0"/>
    <w:rsid w:val="44FF1334"/>
    <w:rsid w:val="44FF144C"/>
    <w:rsid w:val="4500F3A5"/>
    <w:rsid w:val="450123D4"/>
    <w:rsid w:val="4505B0F0"/>
    <w:rsid w:val="45091739"/>
    <w:rsid w:val="450E010B"/>
    <w:rsid w:val="450F5EBF"/>
    <w:rsid w:val="4518CE42"/>
    <w:rsid w:val="45198EDF"/>
    <w:rsid w:val="451A14D2"/>
    <w:rsid w:val="451F6875"/>
    <w:rsid w:val="452140A2"/>
    <w:rsid w:val="452ABDA2"/>
    <w:rsid w:val="4530D28D"/>
    <w:rsid w:val="453721AE"/>
    <w:rsid w:val="45389757"/>
    <w:rsid w:val="453A88A8"/>
    <w:rsid w:val="45432AAB"/>
    <w:rsid w:val="4547B8F6"/>
    <w:rsid w:val="45488104"/>
    <w:rsid w:val="4554F38A"/>
    <w:rsid w:val="45551375"/>
    <w:rsid w:val="455C31CE"/>
    <w:rsid w:val="45655469"/>
    <w:rsid w:val="4567B05A"/>
    <w:rsid w:val="4569E286"/>
    <w:rsid w:val="456AD79E"/>
    <w:rsid w:val="456B5490"/>
    <w:rsid w:val="456D152B"/>
    <w:rsid w:val="4573C6D9"/>
    <w:rsid w:val="458A5690"/>
    <w:rsid w:val="458CB190"/>
    <w:rsid w:val="459330B3"/>
    <w:rsid w:val="4597DD73"/>
    <w:rsid w:val="45989F5E"/>
    <w:rsid w:val="459FF3E1"/>
    <w:rsid w:val="45A1847F"/>
    <w:rsid w:val="45AECE27"/>
    <w:rsid w:val="45B30E7E"/>
    <w:rsid w:val="45B9B3E2"/>
    <w:rsid w:val="45BA2E89"/>
    <w:rsid w:val="45C033F7"/>
    <w:rsid w:val="45C0ABAB"/>
    <w:rsid w:val="45C2A434"/>
    <w:rsid w:val="45C35906"/>
    <w:rsid w:val="45C781E6"/>
    <w:rsid w:val="45C87C8B"/>
    <w:rsid w:val="45C961E7"/>
    <w:rsid w:val="45CACF7A"/>
    <w:rsid w:val="45D407DD"/>
    <w:rsid w:val="45D88725"/>
    <w:rsid w:val="45DF562B"/>
    <w:rsid w:val="45E85B35"/>
    <w:rsid w:val="45EA979D"/>
    <w:rsid w:val="45EC4715"/>
    <w:rsid w:val="45ECC31C"/>
    <w:rsid w:val="45EFDD12"/>
    <w:rsid w:val="45F69632"/>
    <w:rsid w:val="46005C17"/>
    <w:rsid w:val="460288BA"/>
    <w:rsid w:val="46073233"/>
    <w:rsid w:val="460C2AAC"/>
    <w:rsid w:val="460EFCF9"/>
    <w:rsid w:val="461C0113"/>
    <w:rsid w:val="4625C8D9"/>
    <w:rsid w:val="462879D6"/>
    <w:rsid w:val="46362949"/>
    <w:rsid w:val="463DFB95"/>
    <w:rsid w:val="463F0AFB"/>
    <w:rsid w:val="46474B9C"/>
    <w:rsid w:val="4647EBB2"/>
    <w:rsid w:val="4648141D"/>
    <w:rsid w:val="46562595"/>
    <w:rsid w:val="465BF522"/>
    <w:rsid w:val="4662A1E0"/>
    <w:rsid w:val="466DA17F"/>
    <w:rsid w:val="466FED82"/>
    <w:rsid w:val="4671B0F9"/>
    <w:rsid w:val="46757BB1"/>
    <w:rsid w:val="467603D8"/>
    <w:rsid w:val="4678F26E"/>
    <w:rsid w:val="468044A9"/>
    <w:rsid w:val="4680C4BB"/>
    <w:rsid w:val="46861725"/>
    <w:rsid w:val="468B2C74"/>
    <w:rsid w:val="468CB62F"/>
    <w:rsid w:val="4691138D"/>
    <w:rsid w:val="4695BA4A"/>
    <w:rsid w:val="46965262"/>
    <w:rsid w:val="469AD68C"/>
    <w:rsid w:val="46A06FD5"/>
    <w:rsid w:val="46B8A704"/>
    <w:rsid w:val="46B8F692"/>
    <w:rsid w:val="46BFF17C"/>
    <w:rsid w:val="46C0C854"/>
    <w:rsid w:val="46C14307"/>
    <w:rsid w:val="46C5D953"/>
    <w:rsid w:val="46C94FFB"/>
    <w:rsid w:val="46D44A28"/>
    <w:rsid w:val="46DFC69A"/>
    <w:rsid w:val="46E6C34E"/>
    <w:rsid w:val="46F25B30"/>
    <w:rsid w:val="46F7B5B3"/>
    <w:rsid w:val="46F85032"/>
    <w:rsid w:val="46F9658D"/>
    <w:rsid w:val="47044C3F"/>
    <w:rsid w:val="4705FCF9"/>
    <w:rsid w:val="4716FE11"/>
    <w:rsid w:val="47198809"/>
    <w:rsid w:val="471C9261"/>
    <w:rsid w:val="471D6DD1"/>
    <w:rsid w:val="471F7DD6"/>
    <w:rsid w:val="47211079"/>
    <w:rsid w:val="47226D84"/>
    <w:rsid w:val="4725A459"/>
    <w:rsid w:val="472613F4"/>
    <w:rsid w:val="47269CF8"/>
    <w:rsid w:val="4730A95A"/>
    <w:rsid w:val="4740EBB2"/>
    <w:rsid w:val="4745B18F"/>
    <w:rsid w:val="474CCCF8"/>
    <w:rsid w:val="475943CB"/>
    <w:rsid w:val="475B25F7"/>
    <w:rsid w:val="475E6B2F"/>
    <w:rsid w:val="47619929"/>
    <w:rsid w:val="476615B1"/>
    <w:rsid w:val="477FDD08"/>
    <w:rsid w:val="477FF96C"/>
    <w:rsid w:val="4780572E"/>
    <w:rsid w:val="4782962E"/>
    <w:rsid w:val="4787B41E"/>
    <w:rsid w:val="478A9689"/>
    <w:rsid w:val="479AEA5A"/>
    <w:rsid w:val="479F7A71"/>
    <w:rsid w:val="47A1C88C"/>
    <w:rsid w:val="47A24F90"/>
    <w:rsid w:val="47A458AE"/>
    <w:rsid w:val="47A49508"/>
    <w:rsid w:val="47A8496C"/>
    <w:rsid w:val="47B065C3"/>
    <w:rsid w:val="47BF3D1E"/>
    <w:rsid w:val="47C49384"/>
    <w:rsid w:val="47D0C700"/>
    <w:rsid w:val="47D3A536"/>
    <w:rsid w:val="47E1C8E4"/>
    <w:rsid w:val="47E2556C"/>
    <w:rsid w:val="47E9B1C2"/>
    <w:rsid w:val="47F19B0F"/>
    <w:rsid w:val="47FE7307"/>
    <w:rsid w:val="47FEC792"/>
    <w:rsid w:val="480074D1"/>
    <w:rsid w:val="4804BADA"/>
    <w:rsid w:val="480ECD04"/>
    <w:rsid w:val="48144564"/>
    <w:rsid w:val="48151598"/>
    <w:rsid w:val="481516C7"/>
    <w:rsid w:val="481D4963"/>
    <w:rsid w:val="4820BA01"/>
    <w:rsid w:val="4827642B"/>
    <w:rsid w:val="4829DE6E"/>
    <w:rsid w:val="482E2A57"/>
    <w:rsid w:val="4839D50C"/>
    <w:rsid w:val="483CE52B"/>
    <w:rsid w:val="483D0FAE"/>
    <w:rsid w:val="4843C2AE"/>
    <w:rsid w:val="4844B0F6"/>
    <w:rsid w:val="4847590B"/>
    <w:rsid w:val="484B5A33"/>
    <w:rsid w:val="484BE227"/>
    <w:rsid w:val="484C6E61"/>
    <w:rsid w:val="484E3A03"/>
    <w:rsid w:val="485108D3"/>
    <w:rsid w:val="4853D9B8"/>
    <w:rsid w:val="485877C1"/>
    <w:rsid w:val="485E1001"/>
    <w:rsid w:val="48698E97"/>
    <w:rsid w:val="486A4A10"/>
    <w:rsid w:val="486AF292"/>
    <w:rsid w:val="486FBCCF"/>
    <w:rsid w:val="48731864"/>
    <w:rsid w:val="487F9DC4"/>
    <w:rsid w:val="4880010A"/>
    <w:rsid w:val="48812AFA"/>
    <w:rsid w:val="4883CC70"/>
    <w:rsid w:val="488A96EF"/>
    <w:rsid w:val="488E8E13"/>
    <w:rsid w:val="48901748"/>
    <w:rsid w:val="4892DABC"/>
    <w:rsid w:val="4897A3DC"/>
    <w:rsid w:val="489FC8D5"/>
    <w:rsid w:val="48A0C226"/>
    <w:rsid w:val="48A0D36B"/>
    <w:rsid w:val="48A4CB42"/>
    <w:rsid w:val="48AB4718"/>
    <w:rsid w:val="48AC8929"/>
    <w:rsid w:val="48B1A61F"/>
    <w:rsid w:val="48BD098A"/>
    <w:rsid w:val="48C1BF2F"/>
    <w:rsid w:val="48C58A6F"/>
    <w:rsid w:val="48C713B5"/>
    <w:rsid w:val="48C8CB75"/>
    <w:rsid w:val="48D4AB36"/>
    <w:rsid w:val="48D65BE3"/>
    <w:rsid w:val="48DA0193"/>
    <w:rsid w:val="48E60AF3"/>
    <w:rsid w:val="48E771C4"/>
    <w:rsid w:val="48E7C13B"/>
    <w:rsid w:val="48EBCC5B"/>
    <w:rsid w:val="48EDC398"/>
    <w:rsid w:val="48F54B8D"/>
    <w:rsid w:val="48F65390"/>
    <w:rsid w:val="48FBE974"/>
    <w:rsid w:val="48FEFAFB"/>
    <w:rsid w:val="4901AE31"/>
    <w:rsid w:val="490FA0A5"/>
    <w:rsid w:val="491329C8"/>
    <w:rsid w:val="49173ED9"/>
    <w:rsid w:val="491CB9D9"/>
    <w:rsid w:val="49240A7D"/>
    <w:rsid w:val="4926CE48"/>
    <w:rsid w:val="49288B6C"/>
    <w:rsid w:val="49299C12"/>
    <w:rsid w:val="493FEBE9"/>
    <w:rsid w:val="4945B134"/>
    <w:rsid w:val="4948DB57"/>
    <w:rsid w:val="494BE7FD"/>
    <w:rsid w:val="4951ED7B"/>
    <w:rsid w:val="49552A75"/>
    <w:rsid w:val="495AD6D5"/>
    <w:rsid w:val="495F9847"/>
    <w:rsid w:val="4965C382"/>
    <w:rsid w:val="4967D6EA"/>
    <w:rsid w:val="496A6CD8"/>
    <w:rsid w:val="496ED640"/>
    <w:rsid w:val="4975F902"/>
    <w:rsid w:val="49879615"/>
    <w:rsid w:val="49892CD1"/>
    <w:rsid w:val="4990D236"/>
    <w:rsid w:val="49923713"/>
    <w:rsid w:val="4999EE96"/>
    <w:rsid w:val="49A25123"/>
    <w:rsid w:val="49A482ED"/>
    <w:rsid w:val="49AC707B"/>
    <w:rsid w:val="49AD041C"/>
    <w:rsid w:val="49B56F1D"/>
    <w:rsid w:val="49BF663C"/>
    <w:rsid w:val="49C33FDC"/>
    <w:rsid w:val="49C4AEBA"/>
    <w:rsid w:val="49CBA428"/>
    <w:rsid w:val="49CD1047"/>
    <w:rsid w:val="49D1E6C7"/>
    <w:rsid w:val="49D8290A"/>
    <w:rsid w:val="49DB3E6F"/>
    <w:rsid w:val="49DEB421"/>
    <w:rsid w:val="49E1B386"/>
    <w:rsid w:val="49E2BA3D"/>
    <w:rsid w:val="49F2FD1D"/>
    <w:rsid w:val="49FA8EEF"/>
    <w:rsid w:val="49FE7809"/>
    <w:rsid w:val="49FFA474"/>
    <w:rsid w:val="4A055FA8"/>
    <w:rsid w:val="4A07C372"/>
    <w:rsid w:val="4A0A8C4E"/>
    <w:rsid w:val="4A0D237B"/>
    <w:rsid w:val="4A1154A8"/>
    <w:rsid w:val="4A17604A"/>
    <w:rsid w:val="4A1CF081"/>
    <w:rsid w:val="4A1D4578"/>
    <w:rsid w:val="4A1FCAB8"/>
    <w:rsid w:val="4A22011C"/>
    <w:rsid w:val="4A230578"/>
    <w:rsid w:val="4A2543CB"/>
    <w:rsid w:val="4A2C938D"/>
    <w:rsid w:val="4A2F2E12"/>
    <w:rsid w:val="4A2F6408"/>
    <w:rsid w:val="4A2F8F97"/>
    <w:rsid w:val="4A3018FD"/>
    <w:rsid w:val="4A371028"/>
    <w:rsid w:val="4A38E730"/>
    <w:rsid w:val="4A3D3C9D"/>
    <w:rsid w:val="4A3E4478"/>
    <w:rsid w:val="4A3F3EB5"/>
    <w:rsid w:val="4A40B5C1"/>
    <w:rsid w:val="4A42EAC1"/>
    <w:rsid w:val="4A4719F5"/>
    <w:rsid w:val="4A476BED"/>
    <w:rsid w:val="4A4AABBC"/>
    <w:rsid w:val="4A4CAC59"/>
    <w:rsid w:val="4A5179AA"/>
    <w:rsid w:val="4A56F987"/>
    <w:rsid w:val="4A597887"/>
    <w:rsid w:val="4A5CE0CD"/>
    <w:rsid w:val="4A60A91E"/>
    <w:rsid w:val="4A63C68A"/>
    <w:rsid w:val="4A649866"/>
    <w:rsid w:val="4A6C2A62"/>
    <w:rsid w:val="4A7B7EB0"/>
    <w:rsid w:val="4A7C6DC3"/>
    <w:rsid w:val="4A85AB20"/>
    <w:rsid w:val="4A8681AF"/>
    <w:rsid w:val="4A8732FD"/>
    <w:rsid w:val="4A8852F3"/>
    <w:rsid w:val="4A8980D1"/>
    <w:rsid w:val="4A8CCE1D"/>
    <w:rsid w:val="4A923AD5"/>
    <w:rsid w:val="4A983278"/>
    <w:rsid w:val="4A9CFADD"/>
    <w:rsid w:val="4A9E7491"/>
    <w:rsid w:val="4AA60C49"/>
    <w:rsid w:val="4AAAEE5D"/>
    <w:rsid w:val="4AB3C6A9"/>
    <w:rsid w:val="4AB4A8CA"/>
    <w:rsid w:val="4AB4FF16"/>
    <w:rsid w:val="4AC0FE49"/>
    <w:rsid w:val="4AC10EAF"/>
    <w:rsid w:val="4AC87626"/>
    <w:rsid w:val="4ACFC90C"/>
    <w:rsid w:val="4AD026EE"/>
    <w:rsid w:val="4AD4E787"/>
    <w:rsid w:val="4AD53910"/>
    <w:rsid w:val="4AD864F0"/>
    <w:rsid w:val="4AD94B7C"/>
    <w:rsid w:val="4AE07FD7"/>
    <w:rsid w:val="4AE19EF1"/>
    <w:rsid w:val="4AE537A5"/>
    <w:rsid w:val="4AE6A19D"/>
    <w:rsid w:val="4AE75439"/>
    <w:rsid w:val="4AEB1EE9"/>
    <w:rsid w:val="4AF608C0"/>
    <w:rsid w:val="4AFDDBA4"/>
    <w:rsid w:val="4AFE014E"/>
    <w:rsid w:val="4AFE9A7D"/>
    <w:rsid w:val="4B00D21F"/>
    <w:rsid w:val="4B05697A"/>
    <w:rsid w:val="4B077C33"/>
    <w:rsid w:val="4B0B3F3C"/>
    <w:rsid w:val="4B120297"/>
    <w:rsid w:val="4B1469D8"/>
    <w:rsid w:val="4B15DDDE"/>
    <w:rsid w:val="4B195364"/>
    <w:rsid w:val="4B2ADBF1"/>
    <w:rsid w:val="4B2B22E7"/>
    <w:rsid w:val="4B307121"/>
    <w:rsid w:val="4B30C9EA"/>
    <w:rsid w:val="4B33B5FA"/>
    <w:rsid w:val="4B382715"/>
    <w:rsid w:val="4B390DBF"/>
    <w:rsid w:val="4B3AAF9D"/>
    <w:rsid w:val="4B3C18C4"/>
    <w:rsid w:val="4B452CD7"/>
    <w:rsid w:val="4B455E80"/>
    <w:rsid w:val="4B547F74"/>
    <w:rsid w:val="4B5F47A3"/>
    <w:rsid w:val="4B63E324"/>
    <w:rsid w:val="4B664C8C"/>
    <w:rsid w:val="4B73CC2D"/>
    <w:rsid w:val="4B7783D4"/>
    <w:rsid w:val="4B827BD7"/>
    <w:rsid w:val="4B84F2ED"/>
    <w:rsid w:val="4B9B916B"/>
    <w:rsid w:val="4BA1F7D6"/>
    <w:rsid w:val="4BA5F7D0"/>
    <w:rsid w:val="4BB34115"/>
    <w:rsid w:val="4BC1ABB3"/>
    <w:rsid w:val="4BC281E8"/>
    <w:rsid w:val="4BD4D78B"/>
    <w:rsid w:val="4BDA688C"/>
    <w:rsid w:val="4BDB87CD"/>
    <w:rsid w:val="4BE28A18"/>
    <w:rsid w:val="4BE41B1D"/>
    <w:rsid w:val="4BE50E77"/>
    <w:rsid w:val="4BE6EEF8"/>
    <w:rsid w:val="4BEE5BBE"/>
    <w:rsid w:val="4C0E4D0A"/>
    <w:rsid w:val="4C11B3DF"/>
    <w:rsid w:val="4C124E2E"/>
    <w:rsid w:val="4C207864"/>
    <w:rsid w:val="4C218059"/>
    <w:rsid w:val="4C28ADF6"/>
    <w:rsid w:val="4C2A180D"/>
    <w:rsid w:val="4C2D746D"/>
    <w:rsid w:val="4C3780A0"/>
    <w:rsid w:val="4C3D6C16"/>
    <w:rsid w:val="4C4CB028"/>
    <w:rsid w:val="4C4E78A1"/>
    <w:rsid w:val="4C53F7B2"/>
    <w:rsid w:val="4C567BEE"/>
    <w:rsid w:val="4C5C552F"/>
    <w:rsid w:val="4C62153D"/>
    <w:rsid w:val="4C639546"/>
    <w:rsid w:val="4C72A73E"/>
    <w:rsid w:val="4C73E2FD"/>
    <w:rsid w:val="4C743D1B"/>
    <w:rsid w:val="4C7848B2"/>
    <w:rsid w:val="4C81AB1F"/>
    <w:rsid w:val="4C864BFB"/>
    <w:rsid w:val="4C8FDA3B"/>
    <w:rsid w:val="4C9630E7"/>
    <w:rsid w:val="4C9BFAD7"/>
    <w:rsid w:val="4CA58B3D"/>
    <w:rsid w:val="4CB50780"/>
    <w:rsid w:val="4CB7DCD1"/>
    <w:rsid w:val="4CBD76FC"/>
    <w:rsid w:val="4CBE5BCE"/>
    <w:rsid w:val="4CC6F7BD"/>
    <w:rsid w:val="4CC7B550"/>
    <w:rsid w:val="4CCF3FA8"/>
    <w:rsid w:val="4CD492CE"/>
    <w:rsid w:val="4CD54E5A"/>
    <w:rsid w:val="4CE3685F"/>
    <w:rsid w:val="4CE39CE9"/>
    <w:rsid w:val="4CE5028D"/>
    <w:rsid w:val="4CEAF62A"/>
    <w:rsid w:val="4CEB0AED"/>
    <w:rsid w:val="4CEF0123"/>
    <w:rsid w:val="4CF01120"/>
    <w:rsid w:val="4CF4E867"/>
    <w:rsid w:val="4CF6AC77"/>
    <w:rsid w:val="4CF892AE"/>
    <w:rsid w:val="4CFBA154"/>
    <w:rsid w:val="4CFBBDC1"/>
    <w:rsid w:val="4D023634"/>
    <w:rsid w:val="4D0ACC88"/>
    <w:rsid w:val="4D13C157"/>
    <w:rsid w:val="4D14E1C3"/>
    <w:rsid w:val="4D16FF47"/>
    <w:rsid w:val="4D1F5276"/>
    <w:rsid w:val="4D2D7E89"/>
    <w:rsid w:val="4D2F219D"/>
    <w:rsid w:val="4D31D550"/>
    <w:rsid w:val="4D3625D0"/>
    <w:rsid w:val="4D410324"/>
    <w:rsid w:val="4D4DE0D0"/>
    <w:rsid w:val="4D634A91"/>
    <w:rsid w:val="4D699A71"/>
    <w:rsid w:val="4D69C896"/>
    <w:rsid w:val="4D6FE94B"/>
    <w:rsid w:val="4D80C0E5"/>
    <w:rsid w:val="4D8184EC"/>
    <w:rsid w:val="4D84A01C"/>
    <w:rsid w:val="4D84F3C2"/>
    <w:rsid w:val="4D95F7CB"/>
    <w:rsid w:val="4DA0D736"/>
    <w:rsid w:val="4DA251E9"/>
    <w:rsid w:val="4DA68DC8"/>
    <w:rsid w:val="4DB3B0E4"/>
    <w:rsid w:val="4DBDA419"/>
    <w:rsid w:val="4DBED0C7"/>
    <w:rsid w:val="4DC7242D"/>
    <w:rsid w:val="4DCC6CEA"/>
    <w:rsid w:val="4DD0C0C8"/>
    <w:rsid w:val="4DD6F846"/>
    <w:rsid w:val="4DD8E8E4"/>
    <w:rsid w:val="4DDE34DA"/>
    <w:rsid w:val="4DDFAB3B"/>
    <w:rsid w:val="4DE38ADC"/>
    <w:rsid w:val="4DEBA844"/>
    <w:rsid w:val="4DF3857B"/>
    <w:rsid w:val="4DF83FD5"/>
    <w:rsid w:val="4DFBA691"/>
    <w:rsid w:val="4DFDBFCD"/>
    <w:rsid w:val="4E015BF5"/>
    <w:rsid w:val="4E0364C6"/>
    <w:rsid w:val="4E05F0D6"/>
    <w:rsid w:val="4E0D05B1"/>
    <w:rsid w:val="4E104163"/>
    <w:rsid w:val="4E106DDF"/>
    <w:rsid w:val="4E114B18"/>
    <w:rsid w:val="4E11CF43"/>
    <w:rsid w:val="4E145CF9"/>
    <w:rsid w:val="4E18BE94"/>
    <w:rsid w:val="4E29166D"/>
    <w:rsid w:val="4E2BEE97"/>
    <w:rsid w:val="4E34F648"/>
    <w:rsid w:val="4E3964A3"/>
    <w:rsid w:val="4E4802A1"/>
    <w:rsid w:val="4E487F1D"/>
    <w:rsid w:val="4E4AFA8A"/>
    <w:rsid w:val="4E54E978"/>
    <w:rsid w:val="4E58098D"/>
    <w:rsid w:val="4E5A8BF5"/>
    <w:rsid w:val="4E5D7CFE"/>
    <w:rsid w:val="4E649783"/>
    <w:rsid w:val="4E69F05A"/>
    <w:rsid w:val="4E6D686C"/>
    <w:rsid w:val="4E74C801"/>
    <w:rsid w:val="4E75E433"/>
    <w:rsid w:val="4E786CBA"/>
    <w:rsid w:val="4E79D57F"/>
    <w:rsid w:val="4E84A997"/>
    <w:rsid w:val="4E8DD7CA"/>
    <w:rsid w:val="4E96443F"/>
    <w:rsid w:val="4E9D17AD"/>
    <w:rsid w:val="4EA06B04"/>
    <w:rsid w:val="4EA25899"/>
    <w:rsid w:val="4EA99390"/>
    <w:rsid w:val="4EAFA42D"/>
    <w:rsid w:val="4EB423CB"/>
    <w:rsid w:val="4EB5F07E"/>
    <w:rsid w:val="4EB94B8D"/>
    <w:rsid w:val="4EBD0FA1"/>
    <w:rsid w:val="4EC361B1"/>
    <w:rsid w:val="4EC45B29"/>
    <w:rsid w:val="4ECBAD2B"/>
    <w:rsid w:val="4ECCCEB5"/>
    <w:rsid w:val="4ECEBC45"/>
    <w:rsid w:val="4ED58D64"/>
    <w:rsid w:val="4EDB5571"/>
    <w:rsid w:val="4EDF7277"/>
    <w:rsid w:val="4EE3B755"/>
    <w:rsid w:val="4EE62FA1"/>
    <w:rsid w:val="4EE6E0C9"/>
    <w:rsid w:val="4EE6EA4F"/>
    <w:rsid w:val="4EECADC1"/>
    <w:rsid w:val="4EF44E00"/>
    <w:rsid w:val="4EF6FCE7"/>
    <w:rsid w:val="4EF77490"/>
    <w:rsid w:val="4EFFB288"/>
    <w:rsid w:val="4F0C9CB6"/>
    <w:rsid w:val="4F0F6B49"/>
    <w:rsid w:val="4F12076D"/>
    <w:rsid w:val="4F1905F7"/>
    <w:rsid w:val="4F2343A1"/>
    <w:rsid w:val="4F3347BE"/>
    <w:rsid w:val="4F3A1461"/>
    <w:rsid w:val="4F3D64E7"/>
    <w:rsid w:val="4F413A96"/>
    <w:rsid w:val="4F589A89"/>
    <w:rsid w:val="4F5ADCF4"/>
    <w:rsid w:val="4F718224"/>
    <w:rsid w:val="4F72A8DF"/>
    <w:rsid w:val="4F7FCFCD"/>
    <w:rsid w:val="4F89EDAE"/>
    <w:rsid w:val="4F8CE16D"/>
    <w:rsid w:val="4F9334F3"/>
    <w:rsid w:val="4F9702D2"/>
    <w:rsid w:val="4F9BE012"/>
    <w:rsid w:val="4F9F1360"/>
    <w:rsid w:val="4FA28D6A"/>
    <w:rsid w:val="4FA42675"/>
    <w:rsid w:val="4FA5EA32"/>
    <w:rsid w:val="4FA6C0CB"/>
    <w:rsid w:val="4FA77CD5"/>
    <w:rsid w:val="4FAAD027"/>
    <w:rsid w:val="4FB0B23F"/>
    <w:rsid w:val="4FB1DE37"/>
    <w:rsid w:val="4FB40A7F"/>
    <w:rsid w:val="4FB9E531"/>
    <w:rsid w:val="4FBBF36F"/>
    <w:rsid w:val="4FD301AF"/>
    <w:rsid w:val="4FD9E16A"/>
    <w:rsid w:val="4FDC00A9"/>
    <w:rsid w:val="4FE342D6"/>
    <w:rsid w:val="4FEB1FDB"/>
    <w:rsid w:val="4FF0ABEB"/>
    <w:rsid w:val="4FF5B258"/>
    <w:rsid w:val="4FFEA296"/>
    <w:rsid w:val="50038FBD"/>
    <w:rsid w:val="500BA9A6"/>
    <w:rsid w:val="5017DC10"/>
    <w:rsid w:val="5021EC09"/>
    <w:rsid w:val="5023A958"/>
    <w:rsid w:val="502C7A97"/>
    <w:rsid w:val="502C81C3"/>
    <w:rsid w:val="502F5A32"/>
    <w:rsid w:val="5030C590"/>
    <w:rsid w:val="50315D08"/>
    <w:rsid w:val="50364FB4"/>
    <w:rsid w:val="503C6C52"/>
    <w:rsid w:val="503C73B6"/>
    <w:rsid w:val="503D90A7"/>
    <w:rsid w:val="5043E99B"/>
    <w:rsid w:val="5047AA55"/>
    <w:rsid w:val="505E5D6B"/>
    <w:rsid w:val="50653D8D"/>
    <w:rsid w:val="5065BEF0"/>
    <w:rsid w:val="50679B50"/>
    <w:rsid w:val="506D4696"/>
    <w:rsid w:val="506EE015"/>
    <w:rsid w:val="507E8355"/>
    <w:rsid w:val="5084A23B"/>
    <w:rsid w:val="50A04D54"/>
    <w:rsid w:val="50A0E057"/>
    <w:rsid w:val="50A15419"/>
    <w:rsid w:val="50B14D52"/>
    <w:rsid w:val="50B4ED15"/>
    <w:rsid w:val="50C340EE"/>
    <w:rsid w:val="50D20DD7"/>
    <w:rsid w:val="50D3A766"/>
    <w:rsid w:val="50D5745E"/>
    <w:rsid w:val="50D64BAB"/>
    <w:rsid w:val="50D8C581"/>
    <w:rsid w:val="50E7D39F"/>
    <w:rsid w:val="50EC8266"/>
    <w:rsid w:val="50ECAF20"/>
    <w:rsid w:val="50EE2A04"/>
    <w:rsid w:val="50F42B69"/>
    <w:rsid w:val="50F4888F"/>
    <w:rsid w:val="50F86D1C"/>
    <w:rsid w:val="50F9BC56"/>
    <w:rsid w:val="5100D8CC"/>
    <w:rsid w:val="5102711D"/>
    <w:rsid w:val="5105C285"/>
    <w:rsid w:val="510AFD28"/>
    <w:rsid w:val="510B194B"/>
    <w:rsid w:val="510D935B"/>
    <w:rsid w:val="51124BD1"/>
    <w:rsid w:val="51128218"/>
    <w:rsid w:val="51142B15"/>
    <w:rsid w:val="51185D59"/>
    <w:rsid w:val="51195082"/>
    <w:rsid w:val="511953EE"/>
    <w:rsid w:val="5119CC74"/>
    <w:rsid w:val="5124EB46"/>
    <w:rsid w:val="512CE3FE"/>
    <w:rsid w:val="512FA62A"/>
    <w:rsid w:val="5130E7D2"/>
    <w:rsid w:val="51336B88"/>
    <w:rsid w:val="513E8795"/>
    <w:rsid w:val="5140C54A"/>
    <w:rsid w:val="51447674"/>
    <w:rsid w:val="514B7657"/>
    <w:rsid w:val="514D02A9"/>
    <w:rsid w:val="514DC0EA"/>
    <w:rsid w:val="5167A92D"/>
    <w:rsid w:val="516EA26C"/>
    <w:rsid w:val="516ED6EE"/>
    <w:rsid w:val="5173E64B"/>
    <w:rsid w:val="5174A3F0"/>
    <w:rsid w:val="517AEC7B"/>
    <w:rsid w:val="5189B832"/>
    <w:rsid w:val="518BACDB"/>
    <w:rsid w:val="518BDEFE"/>
    <w:rsid w:val="518D0861"/>
    <w:rsid w:val="518D1548"/>
    <w:rsid w:val="51991146"/>
    <w:rsid w:val="519CC361"/>
    <w:rsid w:val="51A17BE2"/>
    <w:rsid w:val="51A54DA5"/>
    <w:rsid w:val="51B62BF8"/>
    <w:rsid w:val="51BA6870"/>
    <w:rsid w:val="51C302E4"/>
    <w:rsid w:val="51C5237D"/>
    <w:rsid w:val="51D6844F"/>
    <w:rsid w:val="51D9E094"/>
    <w:rsid w:val="51DB8589"/>
    <w:rsid w:val="51E3AA52"/>
    <w:rsid w:val="51E86371"/>
    <w:rsid w:val="51F9DD0C"/>
    <w:rsid w:val="51FB494E"/>
    <w:rsid w:val="520078D7"/>
    <w:rsid w:val="52030D2B"/>
    <w:rsid w:val="520F160D"/>
    <w:rsid w:val="521AF50A"/>
    <w:rsid w:val="521C15AB"/>
    <w:rsid w:val="521EDD00"/>
    <w:rsid w:val="52208A98"/>
    <w:rsid w:val="52263105"/>
    <w:rsid w:val="522E76BD"/>
    <w:rsid w:val="52338FB8"/>
    <w:rsid w:val="5236444E"/>
    <w:rsid w:val="523D86CC"/>
    <w:rsid w:val="5243D3AF"/>
    <w:rsid w:val="5244A6E8"/>
    <w:rsid w:val="5245209D"/>
    <w:rsid w:val="5245703A"/>
    <w:rsid w:val="524613EE"/>
    <w:rsid w:val="5249E00D"/>
    <w:rsid w:val="524F46CA"/>
    <w:rsid w:val="524F9DFB"/>
    <w:rsid w:val="52509A1A"/>
    <w:rsid w:val="5250B977"/>
    <w:rsid w:val="5250C382"/>
    <w:rsid w:val="52557DC1"/>
    <w:rsid w:val="5261D76D"/>
    <w:rsid w:val="5265F817"/>
    <w:rsid w:val="5266E30A"/>
    <w:rsid w:val="5277B868"/>
    <w:rsid w:val="527827FF"/>
    <w:rsid w:val="527CB19F"/>
    <w:rsid w:val="527DD673"/>
    <w:rsid w:val="528C01E9"/>
    <w:rsid w:val="528C3E0A"/>
    <w:rsid w:val="529218A8"/>
    <w:rsid w:val="5293C548"/>
    <w:rsid w:val="52A34F72"/>
    <w:rsid w:val="52A3985B"/>
    <w:rsid w:val="52AD1086"/>
    <w:rsid w:val="52B0224F"/>
    <w:rsid w:val="52B90A30"/>
    <w:rsid w:val="52B9EA21"/>
    <w:rsid w:val="52BAEA4B"/>
    <w:rsid w:val="52C4F6C6"/>
    <w:rsid w:val="52C53A7E"/>
    <w:rsid w:val="52D01A5A"/>
    <w:rsid w:val="52D29FC8"/>
    <w:rsid w:val="52D60853"/>
    <w:rsid w:val="52DE9363"/>
    <w:rsid w:val="52DFCC03"/>
    <w:rsid w:val="52E16ED0"/>
    <w:rsid w:val="52E2985E"/>
    <w:rsid w:val="52E8BBFE"/>
    <w:rsid w:val="52F64765"/>
    <w:rsid w:val="52FA6335"/>
    <w:rsid w:val="52FE5CD9"/>
    <w:rsid w:val="53073433"/>
    <w:rsid w:val="5309E6C1"/>
    <w:rsid w:val="530A3D50"/>
    <w:rsid w:val="530B8123"/>
    <w:rsid w:val="531292C9"/>
    <w:rsid w:val="5315A4B6"/>
    <w:rsid w:val="53286ADC"/>
    <w:rsid w:val="53298220"/>
    <w:rsid w:val="532F8BA6"/>
    <w:rsid w:val="53389160"/>
    <w:rsid w:val="53463BAB"/>
    <w:rsid w:val="534C3422"/>
    <w:rsid w:val="534CCC9F"/>
    <w:rsid w:val="534E1AE8"/>
    <w:rsid w:val="534FF73F"/>
    <w:rsid w:val="5353D88D"/>
    <w:rsid w:val="5353EE74"/>
    <w:rsid w:val="535A36A2"/>
    <w:rsid w:val="5361FE4A"/>
    <w:rsid w:val="5362B1A0"/>
    <w:rsid w:val="5364583C"/>
    <w:rsid w:val="5368908F"/>
    <w:rsid w:val="536D248D"/>
    <w:rsid w:val="536E1439"/>
    <w:rsid w:val="536E6741"/>
    <w:rsid w:val="536F9AB8"/>
    <w:rsid w:val="537775C6"/>
    <w:rsid w:val="537CD6E4"/>
    <w:rsid w:val="5381112C"/>
    <w:rsid w:val="539AA4FE"/>
    <w:rsid w:val="539DA1D3"/>
    <w:rsid w:val="53A26EC1"/>
    <w:rsid w:val="53A3300B"/>
    <w:rsid w:val="53A37DFB"/>
    <w:rsid w:val="53AAAC8E"/>
    <w:rsid w:val="53AAF0A2"/>
    <w:rsid w:val="53AF43FF"/>
    <w:rsid w:val="53B667A9"/>
    <w:rsid w:val="53B91589"/>
    <w:rsid w:val="53BADBB0"/>
    <w:rsid w:val="53C041D7"/>
    <w:rsid w:val="53C06D43"/>
    <w:rsid w:val="53C14A12"/>
    <w:rsid w:val="53C1E941"/>
    <w:rsid w:val="53C2B731"/>
    <w:rsid w:val="53C41F26"/>
    <w:rsid w:val="53C59443"/>
    <w:rsid w:val="53CE007B"/>
    <w:rsid w:val="53D1A2CF"/>
    <w:rsid w:val="53DC62B8"/>
    <w:rsid w:val="53EA1B95"/>
    <w:rsid w:val="53F20A54"/>
    <w:rsid w:val="53F3F3E0"/>
    <w:rsid w:val="540278FC"/>
    <w:rsid w:val="54070583"/>
    <w:rsid w:val="54087BE7"/>
    <w:rsid w:val="54099BDA"/>
    <w:rsid w:val="540C89A8"/>
    <w:rsid w:val="541AB0F9"/>
    <w:rsid w:val="542008EE"/>
    <w:rsid w:val="54231A53"/>
    <w:rsid w:val="5426F86D"/>
    <w:rsid w:val="542B42B9"/>
    <w:rsid w:val="54357537"/>
    <w:rsid w:val="543AD606"/>
    <w:rsid w:val="54432ACD"/>
    <w:rsid w:val="54434E87"/>
    <w:rsid w:val="5445F4FE"/>
    <w:rsid w:val="5447794A"/>
    <w:rsid w:val="5447D718"/>
    <w:rsid w:val="544BE64C"/>
    <w:rsid w:val="544CC224"/>
    <w:rsid w:val="544E0489"/>
    <w:rsid w:val="5453EBC4"/>
    <w:rsid w:val="54544557"/>
    <w:rsid w:val="545BB2F4"/>
    <w:rsid w:val="5463F31B"/>
    <w:rsid w:val="546C8C27"/>
    <w:rsid w:val="547C83BE"/>
    <w:rsid w:val="5480215F"/>
    <w:rsid w:val="54840B75"/>
    <w:rsid w:val="548BC1BE"/>
    <w:rsid w:val="548E24F1"/>
    <w:rsid w:val="548F6664"/>
    <w:rsid w:val="5494173D"/>
    <w:rsid w:val="549EAD24"/>
    <w:rsid w:val="54A23125"/>
    <w:rsid w:val="54A5B274"/>
    <w:rsid w:val="54A64173"/>
    <w:rsid w:val="54A9E649"/>
    <w:rsid w:val="54AACE81"/>
    <w:rsid w:val="54ADE5CD"/>
    <w:rsid w:val="54B03B65"/>
    <w:rsid w:val="54B44B0F"/>
    <w:rsid w:val="54B70D02"/>
    <w:rsid w:val="54B72FA5"/>
    <w:rsid w:val="54B758EC"/>
    <w:rsid w:val="54B77482"/>
    <w:rsid w:val="54B97219"/>
    <w:rsid w:val="54C096CF"/>
    <w:rsid w:val="54CD7BA6"/>
    <w:rsid w:val="54CDCF13"/>
    <w:rsid w:val="54D8FE91"/>
    <w:rsid w:val="54DE7827"/>
    <w:rsid w:val="54E94557"/>
    <w:rsid w:val="54E9A0F2"/>
    <w:rsid w:val="54F057A6"/>
    <w:rsid w:val="54F1AF79"/>
    <w:rsid w:val="54F8BA43"/>
    <w:rsid w:val="55003FF8"/>
    <w:rsid w:val="550066EE"/>
    <w:rsid w:val="5500F3CF"/>
    <w:rsid w:val="5502948C"/>
    <w:rsid w:val="55091753"/>
    <w:rsid w:val="55097B0A"/>
    <w:rsid w:val="550FD34C"/>
    <w:rsid w:val="55133C4C"/>
    <w:rsid w:val="55169ADE"/>
    <w:rsid w:val="551CCB88"/>
    <w:rsid w:val="551CE6FA"/>
    <w:rsid w:val="5526237D"/>
    <w:rsid w:val="5534556A"/>
    <w:rsid w:val="5537A87A"/>
    <w:rsid w:val="553ABE4E"/>
    <w:rsid w:val="553D773B"/>
    <w:rsid w:val="55445D76"/>
    <w:rsid w:val="554A88A8"/>
    <w:rsid w:val="5551844D"/>
    <w:rsid w:val="5553F477"/>
    <w:rsid w:val="555A7EA4"/>
    <w:rsid w:val="555D4C49"/>
    <w:rsid w:val="555EE5EF"/>
    <w:rsid w:val="557A6E2F"/>
    <w:rsid w:val="55803072"/>
    <w:rsid w:val="55814F94"/>
    <w:rsid w:val="55827B20"/>
    <w:rsid w:val="5582D52E"/>
    <w:rsid w:val="55873DA9"/>
    <w:rsid w:val="558B08DA"/>
    <w:rsid w:val="55919541"/>
    <w:rsid w:val="55946683"/>
    <w:rsid w:val="559A5051"/>
    <w:rsid w:val="559A51F1"/>
    <w:rsid w:val="559A58A9"/>
    <w:rsid w:val="559CB41D"/>
    <w:rsid w:val="55A3416F"/>
    <w:rsid w:val="55AA4D7B"/>
    <w:rsid w:val="55B471C8"/>
    <w:rsid w:val="55C9F76F"/>
    <w:rsid w:val="55CBF843"/>
    <w:rsid w:val="55D3E422"/>
    <w:rsid w:val="55EB2B18"/>
    <w:rsid w:val="55ECDF8B"/>
    <w:rsid w:val="55ECFEED"/>
    <w:rsid w:val="55EF8576"/>
    <w:rsid w:val="55FA6236"/>
    <w:rsid w:val="560168B5"/>
    <w:rsid w:val="5601C376"/>
    <w:rsid w:val="5607BFB6"/>
    <w:rsid w:val="560B17E1"/>
    <w:rsid w:val="560BAD1F"/>
    <w:rsid w:val="560EB7F9"/>
    <w:rsid w:val="5612FC1C"/>
    <w:rsid w:val="56181564"/>
    <w:rsid w:val="5625D1FE"/>
    <w:rsid w:val="5645B6E2"/>
    <w:rsid w:val="5646F95C"/>
    <w:rsid w:val="564F5D54"/>
    <w:rsid w:val="56506C83"/>
    <w:rsid w:val="565D26D0"/>
    <w:rsid w:val="56643D16"/>
    <w:rsid w:val="566B32D6"/>
    <w:rsid w:val="566C1767"/>
    <w:rsid w:val="566D667B"/>
    <w:rsid w:val="566E6CC1"/>
    <w:rsid w:val="5670C746"/>
    <w:rsid w:val="5672ABDB"/>
    <w:rsid w:val="56817629"/>
    <w:rsid w:val="5688C424"/>
    <w:rsid w:val="5689B3B1"/>
    <w:rsid w:val="568A9A62"/>
    <w:rsid w:val="568D52D7"/>
    <w:rsid w:val="568DBEC0"/>
    <w:rsid w:val="568E9AAA"/>
    <w:rsid w:val="56A8CE75"/>
    <w:rsid w:val="56AA1C8B"/>
    <w:rsid w:val="56AC078E"/>
    <w:rsid w:val="56ACFDB5"/>
    <w:rsid w:val="56B23BDB"/>
    <w:rsid w:val="56B431B7"/>
    <w:rsid w:val="56B604FA"/>
    <w:rsid w:val="56B60843"/>
    <w:rsid w:val="56B72AA0"/>
    <w:rsid w:val="56BFB949"/>
    <w:rsid w:val="56C8B674"/>
    <w:rsid w:val="56D20C92"/>
    <w:rsid w:val="56D673DC"/>
    <w:rsid w:val="56D6A9FE"/>
    <w:rsid w:val="56DB59CE"/>
    <w:rsid w:val="56EE7500"/>
    <w:rsid w:val="56EF0A17"/>
    <w:rsid w:val="56F2FB3C"/>
    <w:rsid w:val="56F2FF52"/>
    <w:rsid w:val="56F4FA7B"/>
    <w:rsid w:val="56F55A47"/>
    <w:rsid w:val="56FB67F0"/>
    <w:rsid w:val="56FE139C"/>
    <w:rsid w:val="570B9661"/>
    <w:rsid w:val="570C7D3F"/>
    <w:rsid w:val="57113842"/>
    <w:rsid w:val="5715D741"/>
    <w:rsid w:val="571ABDEC"/>
    <w:rsid w:val="571C8610"/>
    <w:rsid w:val="57276CA7"/>
    <w:rsid w:val="572CC095"/>
    <w:rsid w:val="5746CC60"/>
    <w:rsid w:val="5749C347"/>
    <w:rsid w:val="57517BF6"/>
    <w:rsid w:val="57566970"/>
    <w:rsid w:val="575C6764"/>
    <w:rsid w:val="575FE031"/>
    <w:rsid w:val="5760B71F"/>
    <w:rsid w:val="57751F13"/>
    <w:rsid w:val="5776C16E"/>
    <w:rsid w:val="57856A7C"/>
    <w:rsid w:val="578D057C"/>
    <w:rsid w:val="57941B96"/>
    <w:rsid w:val="579B8597"/>
    <w:rsid w:val="57A2AD7F"/>
    <w:rsid w:val="57A89983"/>
    <w:rsid w:val="57B34F5E"/>
    <w:rsid w:val="57B5956E"/>
    <w:rsid w:val="57B8BD15"/>
    <w:rsid w:val="57B9EF42"/>
    <w:rsid w:val="57BB3E25"/>
    <w:rsid w:val="57C2CDEE"/>
    <w:rsid w:val="57C628F6"/>
    <w:rsid w:val="57C6C7EF"/>
    <w:rsid w:val="57CCACCF"/>
    <w:rsid w:val="57D7D567"/>
    <w:rsid w:val="57DE26E4"/>
    <w:rsid w:val="57E131DA"/>
    <w:rsid w:val="57E1DBB9"/>
    <w:rsid w:val="57E20851"/>
    <w:rsid w:val="57E48295"/>
    <w:rsid w:val="57E7C6BA"/>
    <w:rsid w:val="57E9287B"/>
    <w:rsid w:val="57EFFC9B"/>
    <w:rsid w:val="57F183B1"/>
    <w:rsid w:val="57F52A0D"/>
    <w:rsid w:val="57F74337"/>
    <w:rsid w:val="57F91D2F"/>
    <w:rsid w:val="57F9D1A8"/>
    <w:rsid w:val="57FB190F"/>
    <w:rsid w:val="5802158D"/>
    <w:rsid w:val="580538DE"/>
    <w:rsid w:val="5813EAA6"/>
    <w:rsid w:val="5815BEEC"/>
    <w:rsid w:val="58182FC3"/>
    <w:rsid w:val="581C4E89"/>
    <w:rsid w:val="581CB9A6"/>
    <w:rsid w:val="581DDF23"/>
    <w:rsid w:val="581E1426"/>
    <w:rsid w:val="581EC4BB"/>
    <w:rsid w:val="5825868E"/>
    <w:rsid w:val="583211B6"/>
    <w:rsid w:val="583CCB68"/>
    <w:rsid w:val="58409BEF"/>
    <w:rsid w:val="5840F55C"/>
    <w:rsid w:val="58442654"/>
    <w:rsid w:val="5849E3BB"/>
    <w:rsid w:val="584BE579"/>
    <w:rsid w:val="584C1BF5"/>
    <w:rsid w:val="58561987"/>
    <w:rsid w:val="5859273E"/>
    <w:rsid w:val="585D8B89"/>
    <w:rsid w:val="58747493"/>
    <w:rsid w:val="5875189B"/>
    <w:rsid w:val="5881EABB"/>
    <w:rsid w:val="58850C5B"/>
    <w:rsid w:val="588661F0"/>
    <w:rsid w:val="5888FC5E"/>
    <w:rsid w:val="588A7B4F"/>
    <w:rsid w:val="589793F8"/>
    <w:rsid w:val="58B37EF0"/>
    <w:rsid w:val="58B3DDBB"/>
    <w:rsid w:val="58BA2809"/>
    <w:rsid w:val="58BAB5B7"/>
    <w:rsid w:val="58CBC9E6"/>
    <w:rsid w:val="58CDB994"/>
    <w:rsid w:val="58D39629"/>
    <w:rsid w:val="58D4705F"/>
    <w:rsid w:val="58D712EB"/>
    <w:rsid w:val="58D7EA1D"/>
    <w:rsid w:val="58D92396"/>
    <w:rsid w:val="58DEF91F"/>
    <w:rsid w:val="58E166C6"/>
    <w:rsid w:val="58E90B49"/>
    <w:rsid w:val="58EA68E5"/>
    <w:rsid w:val="58EB79FE"/>
    <w:rsid w:val="58ED61A5"/>
    <w:rsid w:val="58F66098"/>
    <w:rsid w:val="58FA5AFD"/>
    <w:rsid w:val="58FAD0D3"/>
    <w:rsid w:val="58FF9A47"/>
    <w:rsid w:val="59043188"/>
    <w:rsid w:val="590458AD"/>
    <w:rsid w:val="5908191B"/>
    <w:rsid w:val="5912E2D8"/>
    <w:rsid w:val="59143D43"/>
    <w:rsid w:val="591FC86A"/>
    <w:rsid w:val="59298CEA"/>
    <w:rsid w:val="59362A33"/>
    <w:rsid w:val="593E9110"/>
    <w:rsid w:val="5942BFD1"/>
    <w:rsid w:val="59459BAE"/>
    <w:rsid w:val="5948ACFC"/>
    <w:rsid w:val="594E21C1"/>
    <w:rsid w:val="5956D16C"/>
    <w:rsid w:val="59580899"/>
    <w:rsid w:val="59595477"/>
    <w:rsid w:val="5959B741"/>
    <w:rsid w:val="595BBD14"/>
    <w:rsid w:val="595DC046"/>
    <w:rsid w:val="59671D49"/>
    <w:rsid w:val="5967B359"/>
    <w:rsid w:val="5968CBFE"/>
    <w:rsid w:val="596922A0"/>
    <w:rsid w:val="596BE796"/>
    <w:rsid w:val="596FDEC2"/>
    <w:rsid w:val="5972E19D"/>
    <w:rsid w:val="597FF92A"/>
    <w:rsid w:val="5982EF51"/>
    <w:rsid w:val="598845B5"/>
    <w:rsid w:val="598EE54B"/>
    <w:rsid w:val="59A157FA"/>
    <w:rsid w:val="59A38B19"/>
    <w:rsid w:val="59B73C5B"/>
    <w:rsid w:val="59B7ECB5"/>
    <w:rsid w:val="59C8A8BE"/>
    <w:rsid w:val="59CA462D"/>
    <w:rsid w:val="59CF0840"/>
    <w:rsid w:val="59D0A150"/>
    <w:rsid w:val="59D22C5C"/>
    <w:rsid w:val="59D9D936"/>
    <w:rsid w:val="59DEA1FD"/>
    <w:rsid w:val="59E1E035"/>
    <w:rsid w:val="59E4282E"/>
    <w:rsid w:val="59E495D1"/>
    <w:rsid w:val="59EB4B68"/>
    <w:rsid w:val="59F6D2E1"/>
    <w:rsid w:val="59F7F7E6"/>
    <w:rsid w:val="59FF444A"/>
    <w:rsid w:val="5A004EB6"/>
    <w:rsid w:val="5A01BC4D"/>
    <w:rsid w:val="5A0337C9"/>
    <w:rsid w:val="5A06E275"/>
    <w:rsid w:val="5A08E959"/>
    <w:rsid w:val="5A095664"/>
    <w:rsid w:val="5A14DD32"/>
    <w:rsid w:val="5A17CAAB"/>
    <w:rsid w:val="5A1C69E7"/>
    <w:rsid w:val="5A1EBAEC"/>
    <w:rsid w:val="5A259302"/>
    <w:rsid w:val="5A2D15BE"/>
    <w:rsid w:val="5A2DC642"/>
    <w:rsid w:val="5A2E9201"/>
    <w:rsid w:val="5A3C072D"/>
    <w:rsid w:val="5A3D4431"/>
    <w:rsid w:val="5A3F891A"/>
    <w:rsid w:val="5A403A51"/>
    <w:rsid w:val="5A44ECFB"/>
    <w:rsid w:val="5A4C1131"/>
    <w:rsid w:val="5A4CD37A"/>
    <w:rsid w:val="5A537C5B"/>
    <w:rsid w:val="5A5D13A5"/>
    <w:rsid w:val="5A5E75F0"/>
    <w:rsid w:val="5A601DF9"/>
    <w:rsid w:val="5A6069C4"/>
    <w:rsid w:val="5A61AE77"/>
    <w:rsid w:val="5A67C171"/>
    <w:rsid w:val="5A69F0EC"/>
    <w:rsid w:val="5A6D7080"/>
    <w:rsid w:val="5A7160F4"/>
    <w:rsid w:val="5A768469"/>
    <w:rsid w:val="5A79D1B3"/>
    <w:rsid w:val="5A7ABC0B"/>
    <w:rsid w:val="5A7CB8C4"/>
    <w:rsid w:val="5A8306D3"/>
    <w:rsid w:val="5A83EBC4"/>
    <w:rsid w:val="5A89629B"/>
    <w:rsid w:val="5A8B40E2"/>
    <w:rsid w:val="5A8C302D"/>
    <w:rsid w:val="5A90C55C"/>
    <w:rsid w:val="5A944811"/>
    <w:rsid w:val="5A95877E"/>
    <w:rsid w:val="5A9DC7EA"/>
    <w:rsid w:val="5AA67C33"/>
    <w:rsid w:val="5AA684EF"/>
    <w:rsid w:val="5AA73D08"/>
    <w:rsid w:val="5AA7C16F"/>
    <w:rsid w:val="5AAD516E"/>
    <w:rsid w:val="5AAFCA39"/>
    <w:rsid w:val="5AB0D2D5"/>
    <w:rsid w:val="5AB2863C"/>
    <w:rsid w:val="5AB52892"/>
    <w:rsid w:val="5AB5D4C1"/>
    <w:rsid w:val="5AB60E4D"/>
    <w:rsid w:val="5AB694C9"/>
    <w:rsid w:val="5AB72EE3"/>
    <w:rsid w:val="5AC6CE7F"/>
    <w:rsid w:val="5AC77B1E"/>
    <w:rsid w:val="5AC8C7DB"/>
    <w:rsid w:val="5ACDB92E"/>
    <w:rsid w:val="5ACF7107"/>
    <w:rsid w:val="5AE0C8CA"/>
    <w:rsid w:val="5AE2C6A6"/>
    <w:rsid w:val="5AE33902"/>
    <w:rsid w:val="5AEA24B2"/>
    <w:rsid w:val="5AEFA220"/>
    <w:rsid w:val="5AF3A695"/>
    <w:rsid w:val="5AF4D483"/>
    <w:rsid w:val="5AF88F94"/>
    <w:rsid w:val="5AFA9C73"/>
    <w:rsid w:val="5AFD22CA"/>
    <w:rsid w:val="5B05C809"/>
    <w:rsid w:val="5B0A4052"/>
    <w:rsid w:val="5B17D90F"/>
    <w:rsid w:val="5B193503"/>
    <w:rsid w:val="5B1F30DC"/>
    <w:rsid w:val="5B2044A2"/>
    <w:rsid w:val="5B20EC1A"/>
    <w:rsid w:val="5B238FFA"/>
    <w:rsid w:val="5B27C9B6"/>
    <w:rsid w:val="5B2CFB36"/>
    <w:rsid w:val="5B2E280A"/>
    <w:rsid w:val="5B2EFC9F"/>
    <w:rsid w:val="5B2F977F"/>
    <w:rsid w:val="5B308D09"/>
    <w:rsid w:val="5B313E36"/>
    <w:rsid w:val="5B31507A"/>
    <w:rsid w:val="5B3160D1"/>
    <w:rsid w:val="5B33E364"/>
    <w:rsid w:val="5B3AF9A6"/>
    <w:rsid w:val="5B3B9C12"/>
    <w:rsid w:val="5B401ED3"/>
    <w:rsid w:val="5B448C76"/>
    <w:rsid w:val="5B4BFA7F"/>
    <w:rsid w:val="5B4E7DD2"/>
    <w:rsid w:val="5B573FD2"/>
    <w:rsid w:val="5B67F282"/>
    <w:rsid w:val="5B6A6BDA"/>
    <w:rsid w:val="5B6D7FF4"/>
    <w:rsid w:val="5B706077"/>
    <w:rsid w:val="5B70A863"/>
    <w:rsid w:val="5B737B31"/>
    <w:rsid w:val="5B775B69"/>
    <w:rsid w:val="5B7AF6EB"/>
    <w:rsid w:val="5B7C2ED2"/>
    <w:rsid w:val="5B7F630B"/>
    <w:rsid w:val="5B81EE09"/>
    <w:rsid w:val="5B82C01A"/>
    <w:rsid w:val="5B82C663"/>
    <w:rsid w:val="5B837986"/>
    <w:rsid w:val="5B8A8C36"/>
    <w:rsid w:val="5B95B93E"/>
    <w:rsid w:val="5B96DB72"/>
    <w:rsid w:val="5B984859"/>
    <w:rsid w:val="5BA4B71F"/>
    <w:rsid w:val="5BA8C065"/>
    <w:rsid w:val="5BB2355D"/>
    <w:rsid w:val="5BB9E096"/>
    <w:rsid w:val="5BBA1BCC"/>
    <w:rsid w:val="5BC5E61E"/>
    <w:rsid w:val="5BD19BE2"/>
    <w:rsid w:val="5BD6D7E5"/>
    <w:rsid w:val="5BD8B525"/>
    <w:rsid w:val="5BDC318F"/>
    <w:rsid w:val="5BE04BB4"/>
    <w:rsid w:val="5BE393FC"/>
    <w:rsid w:val="5BE4F434"/>
    <w:rsid w:val="5BE8A8E5"/>
    <w:rsid w:val="5BE8D423"/>
    <w:rsid w:val="5BE9DAB0"/>
    <w:rsid w:val="5BEC6273"/>
    <w:rsid w:val="5BF1102B"/>
    <w:rsid w:val="5BF1BFE3"/>
    <w:rsid w:val="5BF715D8"/>
    <w:rsid w:val="5BF76310"/>
    <w:rsid w:val="5BF80672"/>
    <w:rsid w:val="5C0636CF"/>
    <w:rsid w:val="5C06524F"/>
    <w:rsid w:val="5C14919F"/>
    <w:rsid w:val="5C1565BD"/>
    <w:rsid w:val="5C210006"/>
    <w:rsid w:val="5C25667E"/>
    <w:rsid w:val="5C27D665"/>
    <w:rsid w:val="5C3A46C1"/>
    <w:rsid w:val="5C48E6F8"/>
    <w:rsid w:val="5C4B4334"/>
    <w:rsid w:val="5C4D997C"/>
    <w:rsid w:val="5C55A750"/>
    <w:rsid w:val="5C57C7FC"/>
    <w:rsid w:val="5C5C80BE"/>
    <w:rsid w:val="5C5DCBCB"/>
    <w:rsid w:val="5C6444A1"/>
    <w:rsid w:val="5C6CC0E8"/>
    <w:rsid w:val="5C75ABB8"/>
    <w:rsid w:val="5C776E60"/>
    <w:rsid w:val="5C828FE2"/>
    <w:rsid w:val="5C98AF8D"/>
    <w:rsid w:val="5C9B1537"/>
    <w:rsid w:val="5C9BFC82"/>
    <w:rsid w:val="5C9E42B1"/>
    <w:rsid w:val="5CA2CDAF"/>
    <w:rsid w:val="5CA669F5"/>
    <w:rsid w:val="5CAB715C"/>
    <w:rsid w:val="5CACBD25"/>
    <w:rsid w:val="5CAD3106"/>
    <w:rsid w:val="5CAFDBF5"/>
    <w:rsid w:val="5CB17AD2"/>
    <w:rsid w:val="5CB9A9E9"/>
    <w:rsid w:val="5CBE2722"/>
    <w:rsid w:val="5CBF099B"/>
    <w:rsid w:val="5CC55223"/>
    <w:rsid w:val="5CCC5709"/>
    <w:rsid w:val="5CCE071F"/>
    <w:rsid w:val="5CCFF466"/>
    <w:rsid w:val="5CD4735A"/>
    <w:rsid w:val="5CDC4BFB"/>
    <w:rsid w:val="5CDD4710"/>
    <w:rsid w:val="5CDF35C5"/>
    <w:rsid w:val="5CDF503E"/>
    <w:rsid w:val="5CEFC412"/>
    <w:rsid w:val="5CF5840B"/>
    <w:rsid w:val="5CFAAE78"/>
    <w:rsid w:val="5CFC300F"/>
    <w:rsid w:val="5CFD404A"/>
    <w:rsid w:val="5D18F1D5"/>
    <w:rsid w:val="5D1AABC5"/>
    <w:rsid w:val="5D1F8022"/>
    <w:rsid w:val="5D227995"/>
    <w:rsid w:val="5D23B476"/>
    <w:rsid w:val="5D246EC4"/>
    <w:rsid w:val="5D27BDB6"/>
    <w:rsid w:val="5D297063"/>
    <w:rsid w:val="5D29F900"/>
    <w:rsid w:val="5D2FDCB9"/>
    <w:rsid w:val="5D32ED6F"/>
    <w:rsid w:val="5D3333F6"/>
    <w:rsid w:val="5D3CDFE4"/>
    <w:rsid w:val="5D3CF2BD"/>
    <w:rsid w:val="5D3EB4DD"/>
    <w:rsid w:val="5D4276AD"/>
    <w:rsid w:val="5D458823"/>
    <w:rsid w:val="5D4A8241"/>
    <w:rsid w:val="5D4B9BAD"/>
    <w:rsid w:val="5D4BB7EA"/>
    <w:rsid w:val="5D4EE9AF"/>
    <w:rsid w:val="5D50AEF3"/>
    <w:rsid w:val="5D57B8CA"/>
    <w:rsid w:val="5D5B96CF"/>
    <w:rsid w:val="5D5D9AC6"/>
    <w:rsid w:val="5D5F2094"/>
    <w:rsid w:val="5D644DD7"/>
    <w:rsid w:val="5D67564B"/>
    <w:rsid w:val="5D7207A6"/>
    <w:rsid w:val="5D727ABD"/>
    <w:rsid w:val="5D7A76A8"/>
    <w:rsid w:val="5D883F56"/>
    <w:rsid w:val="5D887AA1"/>
    <w:rsid w:val="5D8C3DB7"/>
    <w:rsid w:val="5D978F99"/>
    <w:rsid w:val="5DA59215"/>
    <w:rsid w:val="5DA7F38C"/>
    <w:rsid w:val="5DAC69DA"/>
    <w:rsid w:val="5DAF7EB8"/>
    <w:rsid w:val="5DB98F21"/>
    <w:rsid w:val="5DB9AD99"/>
    <w:rsid w:val="5DBBA5EC"/>
    <w:rsid w:val="5DC1563E"/>
    <w:rsid w:val="5DC421B2"/>
    <w:rsid w:val="5DD23882"/>
    <w:rsid w:val="5DD8AD6F"/>
    <w:rsid w:val="5DDC8D88"/>
    <w:rsid w:val="5DDF494B"/>
    <w:rsid w:val="5DE2D257"/>
    <w:rsid w:val="5DE833D0"/>
    <w:rsid w:val="5DE89997"/>
    <w:rsid w:val="5DF357DD"/>
    <w:rsid w:val="5DF3BA0F"/>
    <w:rsid w:val="5DF5F568"/>
    <w:rsid w:val="5DF7ABF2"/>
    <w:rsid w:val="5DFC6C26"/>
    <w:rsid w:val="5E0D5398"/>
    <w:rsid w:val="5E1076A9"/>
    <w:rsid w:val="5E10E347"/>
    <w:rsid w:val="5E11A63B"/>
    <w:rsid w:val="5E162705"/>
    <w:rsid w:val="5E17FF2C"/>
    <w:rsid w:val="5E20D969"/>
    <w:rsid w:val="5E23A2C5"/>
    <w:rsid w:val="5E2D6306"/>
    <w:rsid w:val="5E34F2AB"/>
    <w:rsid w:val="5E34FBBB"/>
    <w:rsid w:val="5E37C4A2"/>
    <w:rsid w:val="5E3F3021"/>
    <w:rsid w:val="5E46FF3D"/>
    <w:rsid w:val="5E4C805C"/>
    <w:rsid w:val="5E505912"/>
    <w:rsid w:val="5E527763"/>
    <w:rsid w:val="5E530143"/>
    <w:rsid w:val="5E5B8C04"/>
    <w:rsid w:val="5E5C56B2"/>
    <w:rsid w:val="5E664100"/>
    <w:rsid w:val="5E6F54EB"/>
    <w:rsid w:val="5E78A956"/>
    <w:rsid w:val="5E7BD4BA"/>
    <w:rsid w:val="5E80BA49"/>
    <w:rsid w:val="5E8D12A4"/>
    <w:rsid w:val="5E8EDF65"/>
    <w:rsid w:val="5E8FA569"/>
    <w:rsid w:val="5E918760"/>
    <w:rsid w:val="5E94D281"/>
    <w:rsid w:val="5E95F1B4"/>
    <w:rsid w:val="5E992EF1"/>
    <w:rsid w:val="5EA1EB91"/>
    <w:rsid w:val="5EA6A210"/>
    <w:rsid w:val="5EA939D4"/>
    <w:rsid w:val="5EAF6A9E"/>
    <w:rsid w:val="5EB11122"/>
    <w:rsid w:val="5EB50726"/>
    <w:rsid w:val="5EB6BF30"/>
    <w:rsid w:val="5EB8275D"/>
    <w:rsid w:val="5EB892F7"/>
    <w:rsid w:val="5EBA3B6C"/>
    <w:rsid w:val="5EC8CCB4"/>
    <w:rsid w:val="5EC8D58A"/>
    <w:rsid w:val="5ECA93CD"/>
    <w:rsid w:val="5ECB2E90"/>
    <w:rsid w:val="5ED97201"/>
    <w:rsid w:val="5EDF92F5"/>
    <w:rsid w:val="5EE0F477"/>
    <w:rsid w:val="5EF062C6"/>
    <w:rsid w:val="5EF4CDC3"/>
    <w:rsid w:val="5EF7B32D"/>
    <w:rsid w:val="5EF89F7E"/>
    <w:rsid w:val="5F027D14"/>
    <w:rsid w:val="5F04A4BB"/>
    <w:rsid w:val="5F0DC0EC"/>
    <w:rsid w:val="5F0FE162"/>
    <w:rsid w:val="5F13DFE0"/>
    <w:rsid w:val="5F17AE07"/>
    <w:rsid w:val="5F1A06B5"/>
    <w:rsid w:val="5F211E04"/>
    <w:rsid w:val="5F234696"/>
    <w:rsid w:val="5F249A07"/>
    <w:rsid w:val="5F2CD8CF"/>
    <w:rsid w:val="5F2F7572"/>
    <w:rsid w:val="5F30007F"/>
    <w:rsid w:val="5F325C15"/>
    <w:rsid w:val="5F3C1EC1"/>
    <w:rsid w:val="5F42EBFA"/>
    <w:rsid w:val="5F447E43"/>
    <w:rsid w:val="5F4A654B"/>
    <w:rsid w:val="5F4E6BFE"/>
    <w:rsid w:val="5F4F93BC"/>
    <w:rsid w:val="5F51D9FE"/>
    <w:rsid w:val="5F535202"/>
    <w:rsid w:val="5F5849EB"/>
    <w:rsid w:val="5F598ABE"/>
    <w:rsid w:val="5F632B4F"/>
    <w:rsid w:val="5F6960DF"/>
    <w:rsid w:val="5F6DB4A2"/>
    <w:rsid w:val="5F6DD5A5"/>
    <w:rsid w:val="5F75C42F"/>
    <w:rsid w:val="5F79D093"/>
    <w:rsid w:val="5F7DBF7A"/>
    <w:rsid w:val="5F83A664"/>
    <w:rsid w:val="5F840FAB"/>
    <w:rsid w:val="5F85284D"/>
    <w:rsid w:val="5F915A83"/>
    <w:rsid w:val="5F9EEAFA"/>
    <w:rsid w:val="5FA420A3"/>
    <w:rsid w:val="5FAE6950"/>
    <w:rsid w:val="5FB05BE4"/>
    <w:rsid w:val="5FB3ED53"/>
    <w:rsid w:val="5FBD1652"/>
    <w:rsid w:val="5FC16F2E"/>
    <w:rsid w:val="5FC2FD21"/>
    <w:rsid w:val="5FD61065"/>
    <w:rsid w:val="5FE4979C"/>
    <w:rsid w:val="5FE82C60"/>
    <w:rsid w:val="5FED1D0A"/>
    <w:rsid w:val="5FEE16A8"/>
    <w:rsid w:val="5FEF6510"/>
    <w:rsid w:val="6004F5FF"/>
    <w:rsid w:val="6007A1F4"/>
    <w:rsid w:val="6016AFBE"/>
    <w:rsid w:val="601D3F40"/>
    <w:rsid w:val="601DE97D"/>
    <w:rsid w:val="602755BD"/>
    <w:rsid w:val="602EB757"/>
    <w:rsid w:val="60421BE5"/>
    <w:rsid w:val="60426E68"/>
    <w:rsid w:val="60441C3B"/>
    <w:rsid w:val="604786E0"/>
    <w:rsid w:val="60483C4D"/>
    <w:rsid w:val="604870DF"/>
    <w:rsid w:val="604B050B"/>
    <w:rsid w:val="604DE5DF"/>
    <w:rsid w:val="6052BD07"/>
    <w:rsid w:val="60650365"/>
    <w:rsid w:val="606F9940"/>
    <w:rsid w:val="607818C2"/>
    <w:rsid w:val="607BB0DF"/>
    <w:rsid w:val="607DCF58"/>
    <w:rsid w:val="607F0EFE"/>
    <w:rsid w:val="6087AB2C"/>
    <w:rsid w:val="60933A1A"/>
    <w:rsid w:val="6099732B"/>
    <w:rsid w:val="609C33F3"/>
    <w:rsid w:val="60A20008"/>
    <w:rsid w:val="60A53536"/>
    <w:rsid w:val="60ABB1C9"/>
    <w:rsid w:val="60AC12E7"/>
    <w:rsid w:val="60AC1BC6"/>
    <w:rsid w:val="60ACA305"/>
    <w:rsid w:val="60AD79A1"/>
    <w:rsid w:val="60AE347E"/>
    <w:rsid w:val="60B505BF"/>
    <w:rsid w:val="60B56821"/>
    <w:rsid w:val="60B5D883"/>
    <w:rsid w:val="60B64B44"/>
    <w:rsid w:val="60CBAA2B"/>
    <w:rsid w:val="60CD5A5B"/>
    <w:rsid w:val="60D153F8"/>
    <w:rsid w:val="60D70619"/>
    <w:rsid w:val="60D8F2BE"/>
    <w:rsid w:val="60D9AF73"/>
    <w:rsid w:val="60DBCAC2"/>
    <w:rsid w:val="60E04327"/>
    <w:rsid w:val="60EBE689"/>
    <w:rsid w:val="60ED8ADE"/>
    <w:rsid w:val="60F418C5"/>
    <w:rsid w:val="60F50B5A"/>
    <w:rsid w:val="60F6B7D2"/>
    <w:rsid w:val="610395AD"/>
    <w:rsid w:val="61089C7B"/>
    <w:rsid w:val="610BBF38"/>
    <w:rsid w:val="61133E71"/>
    <w:rsid w:val="6124959A"/>
    <w:rsid w:val="612AF975"/>
    <w:rsid w:val="612C209B"/>
    <w:rsid w:val="612DFC59"/>
    <w:rsid w:val="6138EB37"/>
    <w:rsid w:val="613922EA"/>
    <w:rsid w:val="6139B65D"/>
    <w:rsid w:val="613E18B3"/>
    <w:rsid w:val="613F472E"/>
    <w:rsid w:val="6143BD2D"/>
    <w:rsid w:val="61453506"/>
    <w:rsid w:val="61456750"/>
    <w:rsid w:val="61561125"/>
    <w:rsid w:val="615B2476"/>
    <w:rsid w:val="615BFA68"/>
    <w:rsid w:val="61605086"/>
    <w:rsid w:val="616281E3"/>
    <w:rsid w:val="61649859"/>
    <w:rsid w:val="616720F8"/>
    <w:rsid w:val="61709526"/>
    <w:rsid w:val="617A2C62"/>
    <w:rsid w:val="617BC3C0"/>
    <w:rsid w:val="617CBF3C"/>
    <w:rsid w:val="617F88F0"/>
    <w:rsid w:val="618076EF"/>
    <w:rsid w:val="6180F44A"/>
    <w:rsid w:val="61828E8D"/>
    <w:rsid w:val="619AEC68"/>
    <w:rsid w:val="619FC9DD"/>
    <w:rsid w:val="61A805C0"/>
    <w:rsid w:val="61AEC177"/>
    <w:rsid w:val="61B0EFEE"/>
    <w:rsid w:val="61B6EE70"/>
    <w:rsid w:val="61B98C20"/>
    <w:rsid w:val="61BCCCCD"/>
    <w:rsid w:val="61C072B1"/>
    <w:rsid w:val="61D28BC4"/>
    <w:rsid w:val="61D7FB84"/>
    <w:rsid w:val="61E1D44D"/>
    <w:rsid w:val="61E340D0"/>
    <w:rsid w:val="61E8E303"/>
    <w:rsid w:val="61EC1091"/>
    <w:rsid w:val="61ED3AB9"/>
    <w:rsid w:val="6203633E"/>
    <w:rsid w:val="620685CB"/>
    <w:rsid w:val="62087580"/>
    <w:rsid w:val="6208BF4F"/>
    <w:rsid w:val="620DA1E9"/>
    <w:rsid w:val="62128557"/>
    <w:rsid w:val="6216C834"/>
    <w:rsid w:val="6217D0FD"/>
    <w:rsid w:val="621FBB43"/>
    <w:rsid w:val="622253D5"/>
    <w:rsid w:val="6223C16C"/>
    <w:rsid w:val="622A07E9"/>
    <w:rsid w:val="622BC95F"/>
    <w:rsid w:val="623B9C95"/>
    <w:rsid w:val="623C9986"/>
    <w:rsid w:val="623E117F"/>
    <w:rsid w:val="623F9A3E"/>
    <w:rsid w:val="6240B076"/>
    <w:rsid w:val="6245A780"/>
    <w:rsid w:val="62487214"/>
    <w:rsid w:val="624B82D3"/>
    <w:rsid w:val="62559C4D"/>
    <w:rsid w:val="62653345"/>
    <w:rsid w:val="62662879"/>
    <w:rsid w:val="6267AD3B"/>
    <w:rsid w:val="6268E17D"/>
    <w:rsid w:val="626F48FE"/>
    <w:rsid w:val="627056E8"/>
    <w:rsid w:val="62722F31"/>
    <w:rsid w:val="6274B929"/>
    <w:rsid w:val="627DD7D8"/>
    <w:rsid w:val="627EFBAA"/>
    <w:rsid w:val="627FA288"/>
    <w:rsid w:val="62847D89"/>
    <w:rsid w:val="6285461F"/>
    <w:rsid w:val="6286E227"/>
    <w:rsid w:val="62890FEA"/>
    <w:rsid w:val="628E039C"/>
    <w:rsid w:val="628F3EE9"/>
    <w:rsid w:val="6290B0C7"/>
    <w:rsid w:val="62A173E1"/>
    <w:rsid w:val="62A32BC5"/>
    <w:rsid w:val="62A5CA44"/>
    <w:rsid w:val="62A74D90"/>
    <w:rsid w:val="62AB65F8"/>
    <w:rsid w:val="62AE75F9"/>
    <w:rsid w:val="62B28D7E"/>
    <w:rsid w:val="62B47AD2"/>
    <w:rsid w:val="62BB7F0E"/>
    <w:rsid w:val="62BB841E"/>
    <w:rsid w:val="62C0DD7C"/>
    <w:rsid w:val="62C43BF6"/>
    <w:rsid w:val="62D60BFF"/>
    <w:rsid w:val="62D64842"/>
    <w:rsid w:val="62DAEB87"/>
    <w:rsid w:val="62DE974E"/>
    <w:rsid w:val="62DEBA21"/>
    <w:rsid w:val="62E0B7DA"/>
    <w:rsid w:val="62E16D70"/>
    <w:rsid w:val="62E9854A"/>
    <w:rsid w:val="62F25975"/>
    <w:rsid w:val="63016F07"/>
    <w:rsid w:val="6303DB46"/>
    <w:rsid w:val="630688EC"/>
    <w:rsid w:val="6314BEBD"/>
    <w:rsid w:val="6315A2D7"/>
    <w:rsid w:val="631A4857"/>
    <w:rsid w:val="631AB633"/>
    <w:rsid w:val="631CD71D"/>
    <w:rsid w:val="632370A6"/>
    <w:rsid w:val="63249895"/>
    <w:rsid w:val="63292BB8"/>
    <w:rsid w:val="632AB156"/>
    <w:rsid w:val="632DD7DE"/>
    <w:rsid w:val="633A8A79"/>
    <w:rsid w:val="6343C0DE"/>
    <w:rsid w:val="6350745B"/>
    <w:rsid w:val="6351536D"/>
    <w:rsid w:val="63524340"/>
    <w:rsid w:val="63538A71"/>
    <w:rsid w:val="63545E07"/>
    <w:rsid w:val="6356D4C2"/>
    <w:rsid w:val="635F1656"/>
    <w:rsid w:val="63721A9F"/>
    <w:rsid w:val="6379C66A"/>
    <w:rsid w:val="638228EE"/>
    <w:rsid w:val="638272DB"/>
    <w:rsid w:val="63848DEC"/>
    <w:rsid w:val="63853DE8"/>
    <w:rsid w:val="638F960C"/>
    <w:rsid w:val="63961EF7"/>
    <w:rsid w:val="63964028"/>
    <w:rsid w:val="639DC3EF"/>
    <w:rsid w:val="63A43FB7"/>
    <w:rsid w:val="63ABB47A"/>
    <w:rsid w:val="63AFB67E"/>
    <w:rsid w:val="63B234CF"/>
    <w:rsid w:val="63BD98D7"/>
    <w:rsid w:val="63C1B69E"/>
    <w:rsid w:val="63C1C65B"/>
    <w:rsid w:val="63C3A6BA"/>
    <w:rsid w:val="63C6BD2C"/>
    <w:rsid w:val="63CD818B"/>
    <w:rsid w:val="63D25F99"/>
    <w:rsid w:val="63D61728"/>
    <w:rsid w:val="63DAC50C"/>
    <w:rsid w:val="63E05E74"/>
    <w:rsid w:val="63E2861A"/>
    <w:rsid w:val="63E3158D"/>
    <w:rsid w:val="63E916D0"/>
    <w:rsid w:val="63EB7830"/>
    <w:rsid w:val="63F02685"/>
    <w:rsid w:val="63F5BD3A"/>
    <w:rsid w:val="63FA001B"/>
    <w:rsid w:val="63FEC919"/>
    <w:rsid w:val="64035CAB"/>
    <w:rsid w:val="64042840"/>
    <w:rsid w:val="6404E0A2"/>
    <w:rsid w:val="64059013"/>
    <w:rsid w:val="6405EC4A"/>
    <w:rsid w:val="640B8E9B"/>
    <w:rsid w:val="640C6FD0"/>
    <w:rsid w:val="64120E17"/>
    <w:rsid w:val="64170B05"/>
    <w:rsid w:val="6419B5EB"/>
    <w:rsid w:val="6421A057"/>
    <w:rsid w:val="642D9BD1"/>
    <w:rsid w:val="642F5335"/>
    <w:rsid w:val="642FC03A"/>
    <w:rsid w:val="64354B2C"/>
    <w:rsid w:val="64376DA3"/>
    <w:rsid w:val="64427142"/>
    <w:rsid w:val="644F7555"/>
    <w:rsid w:val="6450942B"/>
    <w:rsid w:val="6455B439"/>
    <w:rsid w:val="64589661"/>
    <w:rsid w:val="6459DA67"/>
    <w:rsid w:val="6464B2A3"/>
    <w:rsid w:val="64678CCE"/>
    <w:rsid w:val="64701E04"/>
    <w:rsid w:val="64702597"/>
    <w:rsid w:val="6470788A"/>
    <w:rsid w:val="647B9D30"/>
    <w:rsid w:val="6482F60E"/>
    <w:rsid w:val="64838DC4"/>
    <w:rsid w:val="64850A51"/>
    <w:rsid w:val="6488D5ED"/>
    <w:rsid w:val="648EE2A4"/>
    <w:rsid w:val="64917F97"/>
    <w:rsid w:val="6493E48D"/>
    <w:rsid w:val="649C393E"/>
    <w:rsid w:val="64A205E5"/>
    <w:rsid w:val="64A9FF15"/>
    <w:rsid w:val="64AF28BF"/>
    <w:rsid w:val="64BFF080"/>
    <w:rsid w:val="64C639F2"/>
    <w:rsid w:val="64C8A407"/>
    <w:rsid w:val="64E53959"/>
    <w:rsid w:val="64F11F08"/>
    <w:rsid w:val="64F1B7B4"/>
    <w:rsid w:val="64F323DA"/>
    <w:rsid w:val="64FE10A6"/>
    <w:rsid w:val="650AE152"/>
    <w:rsid w:val="651BFC61"/>
    <w:rsid w:val="6521C262"/>
    <w:rsid w:val="6522694C"/>
    <w:rsid w:val="6528DCB7"/>
    <w:rsid w:val="652A2DC4"/>
    <w:rsid w:val="652E7DBF"/>
    <w:rsid w:val="6530425F"/>
    <w:rsid w:val="6532AC78"/>
    <w:rsid w:val="653603D8"/>
    <w:rsid w:val="653606ED"/>
    <w:rsid w:val="65463E9C"/>
    <w:rsid w:val="65485AAF"/>
    <w:rsid w:val="654B479E"/>
    <w:rsid w:val="654B93BA"/>
    <w:rsid w:val="654BB0D7"/>
    <w:rsid w:val="654F2CC4"/>
    <w:rsid w:val="654FD4B9"/>
    <w:rsid w:val="65551BB1"/>
    <w:rsid w:val="65554322"/>
    <w:rsid w:val="655EC56E"/>
    <w:rsid w:val="6560379B"/>
    <w:rsid w:val="656A037B"/>
    <w:rsid w:val="657053D6"/>
    <w:rsid w:val="65720066"/>
    <w:rsid w:val="657451A4"/>
    <w:rsid w:val="65765879"/>
    <w:rsid w:val="657725CD"/>
    <w:rsid w:val="657F44B6"/>
    <w:rsid w:val="6580AF37"/>
    <w:rsid w:val="65853919"/>
    <w:rsid w:val="658AAD33"/>
    <w:rsid w:val="658B6E21"/>
    <w:rsid w:val="6597D9A0"/>
    <w:rsid w:val="6599369B"/>
    <w:rsid w:val="659B0092"/>
    <w:rsid w:val="65A1C863"/>
    <w:rsid w:val="65A20FCE"/>
    <w:rsid w:val="65A29401"/>
    <w:rsid w:val="65AC6A75"/>
    <w:rsid w:val="65AF4F8C"/>
    <w:rsid w:val="65C3CCA6"/>
    <w:rsid w:val="65C69A58"/>
    <w:rsid w:val="65CF2748"/>
    <w:rsid w:val="65D10132"/>
    <w:rsid w:val="65D5692A"/>
    <w:rsid w:val="65D941A5"/>
    <w:rsid w:val="65DC7954"/>
    <w:rsid w:val="65DF7BCA"/>
    <w:rsid w:val="65EE366B"/>
    <w:rsid w:val="65F46149"/>
    <w:rsid w:val="65F50FC5"/>
    <w:rsid w:val="65F6A9D3"/>
    <w:rsid w:val="65F7D38A"/>
    <w:rsid w:val="65F9195B"/>
    <w:rsid w:val="65FB9C9E"/>
    <w:rsid w:val="65FE485B"/>
    <w:rsid w:val="660349AF"/>
    <w:rsid w:val="6606028A"/>
    <w:rsid w:val="660C2050"/>
    <w:rsid w:val="660CB03A"/>
    <w:rsid w:val="66152D24"/>
    <w:rsid w:val="661A40F1"/>
    <w:rsid w:val="66233581"/>
    <w:rsid w:val="662C5F44"/>
    <w:rsid w:val="662CB65D"/>
    <w:rsid w:val="6633ABBF"/>
    <w:rsid w:val="66376D06"/>
    <w:rsid w:val="663BF72D"/>
    <w:rsid w:val="663DFF2E"/>
    <w:rsid w:val="6644EAC7"/>
    <w:rsid w:val="6650CD35"/>
    <w:rsid w:val="66578DDE"/>
    <w:rsid w:val="665BB9F9"/>
    <w:rsid w:val="665C1EAB"/>
    <w:rsid w:val="66664FF9"/>
    <w:rsid w:val="666D8220"/>
    <w:rsid w:val="666F0D5A"/>
    <w:rsid w:val="667301D5"/>
    <w:rsid w:val="66737529"/>
    <w:rsid w:val="667497EC"/>
    <w:rsid w:val="667D8806"/>
    <w:rsid w:val="6692C0AD"/>
    <w:rsid w:val="669676BE"/>
    <w:rsid w:val="669A544F"/>
    <w:rsid w:val="66A909B7"/>
    <w:rsid w:val="66B44293"/>
    <w:rsid w:val="66BC3A3E"/>
    <w:rsid w:val="66CA71AD"/>
    <w:rsid w:val="66CD5542"/>
    <w:rsid w:val="66CF6800"/>
    <w:rsid w:val="66DD02EA"/>
    <w:rsid w:val="66E1AB61"/>
    <w:rsid w:val="66E7675A"/>
    <w:rsid w:val="66F4185D"/>
    <w:rsid w:val="66FD28B5"/>
    <w:rsid w:val="67059C8D"/>
    <w:rsid w:val="6707A2A6"/>
    <w:rsid w:val="67089EBB"/>
    <w:rsid w:val="67091860"/>
    <w:rsid w:val="67106134"/>
    <w:rsid w:val="671DFC1C"/>
    <w:rsid w:val="671F7E94"/>
    <w:rsid w:val="6722109E"/>
    <w:rsid w:val="6722A35F"/>
    <w:rsid w:val="672993F9"/>
    <w:rsid w:val="672DC327"/>
    <w:rsid w:val="672E2131"/>
    <w:rsid w:val="673003F6"/>
    <w:rsid w:val="6733994D"/>
    <w:rsid w:val="673563E6"/>
    <w:rsid w:val="674036E8"/>
    <w:rsid w:val="674171FF"/>
    <w:rsid w:val="674CB533"/>
    <w:rsid w:val="674F50A4"/>
    <w:rsid w:val="67517D8D"/>
    <w:rsid w:val="6755A8B1"/>
    <w:rsid w:val="675709C1"/>
    <w:rsid w:val="675741EF"/>
    <w:rsid w:val="675B9DC2"/>
    <w:rsid w:val="675CFFA6"/>
    <w:rsid w:val="6760CDF9"/>
    <w:rsid w:val="6761D533"/>
    <w:rsid w:val="676242C1"/>
    <w:rsid w:val="676BBE91"/>
    <w:rsid w:val="676DA89F"/>
    <w:rsid w:val="677575CC"/>
    <w:rsid w:val="6779B80E"/>
    <w:rsid w:val="677F5E8C"/>
    <w:rsid w:val="67859CE2"/>
    <w:rsid w:val="67867F1E"/>
    <w:rsid w:val="678EE77E"/>
    <w:rsid w:val="67979B9D"/>
    <w:rsid w:val="6798390A"/>
    <w:rsid w:val="679FF363"/>
    <w:rsid w:val="67A53143"/>
    <w:rsid w:val="67A70DFF"/>
    <w:rsid w:val="67B4FBAE"/>
    <w:rsid w:val="67BB9272"/>
    <w:rsid w:val="67BEC215"/>
    <w:rsid w:val="67C68CB7"/>
    <w:rsid w:val="67C80946"/>
    <w:rsid w:val="67CA6C93"/>
    <w:rsid w:val="67CD8DE0"/>
    <w:rsid w:val="67CE0171"/>
    <w:rsid w:val="67CEFE2A"/>
    <w:rsid w:val="67D080D7"/>
    <w:rsid w:val="67D31188"/>
    <w:rsid w:val="67D6621B"/>
    <w:rsid w:val="67E27E2D"/>
    <w:rsid w:val="67E656CD"/>
    <w:rsid w:val="67EC9CDF"/>
    <w:rsid w:val="67F1F9FD"/>
    <w:rsid w:val="67FA5305"/>
    <w:rsid w:val="67FCD803"/>
    <w:rsid w:val="67FDCC35"/>
    <w:rsid w:val="67FE71CD"/>
    <w:rsid w:val="67FEBE50"/>
    <w:rsid w:val="6808F079"/>
    <w:rsid w:val="680C3836"/>
    <w:rsid w:val="680C3D04"/>
    <w:rsid w:val="680D7AFF"/>
    <w:rsid w:val="6813CC51"/>
    <w:rsid w:val="681467DA"/>
    <w:rsid w:val="6815B047"/>
    <w:rsid w:val="68171847"/>
    <w:rsid w:val="681C2626"/>
    <w:rsid w:val="681ED5FB"/>
    <w:rsid w:val="6825083E"/>
    <w:rsid w:val="682810BB"/>
    <w:rsid w:val="682F54A7"/>
    <w:rsid w:val="68339B59"/>
    <w:rsid w:val="683565A2"/>
    <w:rsid w:val="68389799"/>
    <w:rsid w:val="68479D1D"/>
    <w:rsid w:val="6848C39E"/>
    <w:rsid w:val="6848DD27"/>
    <w:rsid w:val="6853310A"/>
    <w:rsid w:val="685A171A"/>
    <w:rsid w:val="685DA241"/>
    <w:rsid w:val="68608AF8"/>
    <w:rsid w:val="6862C258"/>
    <w:rsid w:val="68643EFC"/>
    <w:rsid w:val="68649037"/>
    <w:rsid w:val="6866C33A"/>
    <w:rsid w:val="687229D5"/>
    <w:rsid w:val="6873EC8F"/>
    <w:rsid w:val="687A5D82"/>
    <w:rsid w:val="687ABC89"/>
    <w:rsid w:val="68868310"/>
    <w:rsid w:val="688AD6F4"/>
    <w:rsid w:val="688D33E3"/>
    <w:rsid w:val="68917695"/>
    <w:rsid w:val="68937E96"/>
    <w:rsid w:val="6894E625"/>
    <w:rsid w:val="689553AE"/>
    <w:rsid w:val="689CDB60"/>
    <w:rsid w:val="689DAF05"/>
    <w:rsid w:val="68A339C2"/>
    <w:rsid w:val="68A982F8"/>
    <w:rsid w:val="68AAB601"/>
    <w:rsid w:val="68ACC697"/>
    <w:rsid w:val="68ADBAEC"/>
    <w:rsid w:val="68B00892"/>
    <w:rsid w:val="68B59350"/>
    <w:rsid w:val="68B80A13"/>
    <w:rsid w:val="68C7276D"/>
    <w:rsid w:val="68CB394E"/>
    <w:rsid w:val="68CE6E82"/>
    <w:rsid w:val="68CFBD6C"/>
    <w:rsid w:val="68D5F202"/>
    <w:rsid w:val="68D61DB6"/>
    <w:rsid w:val="68D633E1"/>
    <w:rsid w:val="68DA1906"/>
    <w:rsid w:val="68DA7CB9"/>
    <w:rsid w:val="68E0E960"/>
    <w:rsid w:val="68E27942"/>
    <w:rsid w:val="68E73DE4"/>
    <w:rsid w:val="68EE1EDA"/>
    <w:rsid w:val="68EE89CF"/>
    <w:rsid w:val="68F11191"/>
    <w:rsid w:val="68F1614B"/>
    <w:rsid w:val="68F44A98"/>
    <w:rsid w:val="68F4EFDB"/>
    <w:rsid w:val="68F56254"/>
    <w:rsid w:val="68F7D590"/>
    <w:rsid w:val="68F8A7E7"/>
    <w:rsid w:val="68F9F7DD"/>
    <w:rsid w:val="68FCA97B"/>
    <w:rsid w:val="68FCDFE3"/>
    <w:rsid w:val="690352DA"/>
    <w:rsid w:val="690DDF67"/>
    <w:rsid w:val="6910EEF3"/>
    <w:rsid w:val="6914A1F4"/>
    <w:rsid w:val="691C6A77"/>
    <w:rsid w:val="69202156"/>
    <w:rsid w:val="69204404"/>
    <w:rsid w:val="6926BFD7"/>
    <w:rsid w:val="6927695F"/>
    <w:rsid w:val="692883A4"/>
    <w:rsid w:val="69313D12"/>
    <w:rsid w:val="69321274"/>
    <w:rsid w:val="69329870"/>
    <w:rsid w:val="6934B993"/>
    <w:rsid w:val="693AAD01"/>
    <w:rsid w:val="69404E16"/>
    <w:rsid w:val="6942017E"/>
    <w:rsid w:val="6942A4C3"/>
    <w:rsid w:val="69445275"/>
    <w:rsid w:val="69475FB5"/>
    <w:rsid w:val="694D1ED8"/>
    <w:rsid w:val="6950C336"/>
    <w:rsid w:val="6955B3AB"/>
    <w:rsid w:val="6959B2B7"/>
    <w:rsid w:val="695C1B27"/>
    <w:rsid w:val="69658220"/>
    <w:rsid w:val="6969AE11"/>
    <w:rsid w:val="696AF342"/>
    <w:rsid w:val="6977CD93"/>
    <w:rsid w:val="697A5169"/>
    <w:rsid w:val="697BC0ED"/>
    <w:rsid w:val="698AAD27"/>
    <w:rsid w:val="698B5695"/>
    <w:rsid w:val="699A5AE2"/>
    <w:rsid w:val="699AA77B"/>
    <w:rsid w:val="69A7488A"/>
    <w:rsid w:val="69B9AB50"/>
    <w:rsid w:val="69BCE41D"/>
    <w:rsid w:val="69BE13F4"/>
    <w:rsid w:val="69BE9E04"/>
    <w:rsid w:val="69BF5138"/>
    <w:rsid w:val="69C0FF1D"/>
    <w:rsid w:val="69CDA881"/>
    <w:rsid w:val="69CE91D1"/>
    <w:rsid w:val="69CED200"/>
    <w:rsid w:val="69CF85A9"/>
    <w:rsid w:val="69D38C43"/>
    <w:rsid w:val="69D81340"/>
    <w:rsid w:val="69DEF777"/>
    <w:rsid w:val="69E46824"/>
    <w:rsid w:val="69E8BF54"/>
    <w:rsid w:val="69EA1D57"/>
    <w:rsid w:val="69EB316C"/>
    <w:rsid w:val="69EDA462"/>
    <w:rsid w:val="69EF1D25"/>
    <w:rsid w:val="69F5A3B3"/>
    <w:rsid w:val="6A03E261"/>
    <w:rsid w:val="6A0A0F37"/>
    <w:rsid w:val="6A0A8C12"/>
    <w:rsid w:val="6A0C2016"/>
    <w:rsid w:val="6A0C680A"/>
    <w:rsid w:val="6A12404D"/>
    <w:rsid w:val="6A1B5137"/>
    <w:rsid w:val="6A1C9B1D"/>
    <w:rsid w:val="6A20D47C"/>
    <w:rsid w:val="6A2193F3"/>
    <w:rsid w:val="6A2B4840"/>
    <w:rsid w:val="6A2C5FEA"/>
    <w:rsid w:val="6A2DBF14"/>
    <w:rsid w:val="6A2F9E26"/>
    <w:rsid w:val="6A3A11C0"/>
    <w:rsid w:val="6A44B683"/>
    <w:rsid w:val="6A489246"/>
    <w:rsid w:val="6A4F567A"/>
    <w:rsid w:val="6A538756"/>
    <w:rsid w:val="6A5E8C74"/>
    <w:rsid w:val="6A6362D0"/>
    <w:rsid w:val="6A687E2D"/>
    <w:rsid w:val="6A6EFC15"/>
    <w:rsid w:val="6A7593E6"/>
    <w:rsid w:val="6A75DFAA"/>
    <w:rsid w:val="6A831216"/>
    <w:rsid w:val="6A8A03C2"/>
    <w:rsid w:val="6A8B3278"/>
    <w:rsid w:val="6A8F5745"/>
    <w:rsid w:val="6A973ADA"/>
    <w:rsid w:val="6A992622"/>
    <w:rsid w:val="6A9BB31D"/>
    <w:rsid w:val="6A9D188D"/>
    <w:rsid w:val="6AAE767C"/>
    <w:rsid w:val="6AB2EB3C"/>
    <w:rsid w:val="6AB400F3"/>
    <w:rsid w:val="6ABF4FD3"/>
    <w:rsid w:val="6ABF5218"/>
    <w:rsid w:val="6AC0B06A"/>
    <w:rsid w:val="6AC28666"/>
    <w:rsid w:val="6AC32246"/>
    <w:rsid w:val="6AC486BC"/>
    <w:rsid w:val="6AC705BC"/>
    <w:rsid w:val="6AC75ED3"/>
    <w:rsid w:val="6AC9A7A9"/>
    <w:rsid w:val="6ACA5B2B"/>
    <w:rsid w:val="6ACD95CF"/>
    <w:rsid w:val="6AD44133"/>
    <w:rsid w:val="6ADD0338"/>
    <w:rsid w:val="6ADFCF76"/>
    <w:rsid w:val="6AE07562"/>
    <w:rsid w:val="6AF23B95"/>
    <w:rsid w:val="6AF2AD6F"/>
    <w:rsid w:val="6AF54D65"/>
    <w:rsid w:val="6AF61167"/>
    <w:rsid w:val="6AF6BF7F"/>
    <w:rsid w:val="6AFC72EE"/>
    <w:rsid w:val="6B003FA6"/>
    <w:rsid w:val="6B004482"/>
    <w:rsid w:val="6B054FF5"/>
    <w:rsid w:val="6B05F470"/>
    <w:rsid w:val="6B072725"/>
    <w:rsid w:val="6B08E4C5"/>
    <w:rsid w:val="6B0CF6FF"/>
    <w:rsid w:val="6B0EA514"/>
    <w:rsid w:val="6B110B3E"/>
    <w:rsid w:val="6B12BB71"/>
    <w:rsid w:val="6B1D7DFA"/>
    <w:rsid w:val="6B333436"/>
    <w:rsid w:val="6B4460DD"/>
    <w:rsid w:val="6B48E426"/>
    <w:rsid w:val="6B4EAF0C"/>
    <w:rsid w:val="6B50ABD3"/>
    <w:rsid w:val="6B56A715"/>
    <w:rsid w:val="6B6B9E6A"/>
    <w:rsid w:val="6B74C9A2"/>
    <w:rsid w:val="6B7A95D8"/>
    <w:rsid w:val="6B7C1304"/>
    <w:rsid w:val="6B801A77"/>
    <w:rsid w:val="6B818358"/>
    <w:rsid w:val="6B8610E0"/>
    <w:rsid w:val="6B89A543"/>
    <w:rsid w:val="6B8C5130"/>
    <w:rsid w:val="6B904979"/>
    <w:rsid w:val="6B931DA4"/>
    <w:rsid w:val="6B9A3933"/>
    <w:rsid w:val="6B9BD25A"/>
    <w:rsid w:val="6B9DB665"/>
    <w:rsid w:val="6B9E64F1"/>
    <w:rsid w:val="6BA0F910"/>
    <w:rsid w:val="6BA3CE07"/>
    <w:rsid w:val="6BA3CF1A"/>
    <w:rsid w:val="6BA4A7D9"/>
    <w:rsid w:val="6BA8C02A"/>
    <w:rsid w:val="6BA9290C"/>
    <w:rsid w:val="6BB5B89E"/>
    <w:rsid w:val="6BB74FFF"/>
    <w:rsid w:val="6BB7BBD5"/>
    <w:rsid w:val="6BBA0737"/>
    <w:rsid w:val="6BBB5B7C"/>
    <w:rsid w:val="6BBCC5E0"/>
    <w:rsid w:val="6BBF457A"/>
    <w:rsid w:val="6BC78FBF"/>
    <w:rsid w:val="6BCF0138"/>
    <w:rsid w:val="6BD36827"/>
    <w:rsid w:val="6BDB793C"/>
    <w:rsid w:val="6BDE6E45"/>
    <w:rsid w:val="6BE73966"/>
    <w:rsid w:val="6BE77F8B"/>
    <w:rsid w:val="6BE996E0"/>
    <w:rsid w:val="6BF2EDE0"/>
    <w:rsid w:val="6BF36C17"/>
    <w:rsid w:val="6BF82D00"/>
    <w:rsid w:val="6BFB8E36"/>
    <w:rsid w:val="6BFC914A"/>
    <w:rsid w:val="6BFE4D7F"/>
    <w:rsid w:val="6C0103F8"/>
    <w:rsid w:val="6C015D26"/>
    <w:rsid w:val="6C01B2FE"/>
    <w:rsid w:val="6C1C96E1"/>
    <w:rsid w:val="6C20FE23"/>
    <w:rsid w:val="6C240BBD"/>
    <w:rsid w:val="6C2911EE"/>
    <w:rsid w:val="6C2C4FDD"/>
    <w:rsid w:val="6C2E1292"/>
    <w:rsid w:val="6C31BE67"/>
    <w:rsid w:val="6C3346B1"/>
    <w:rsid w:val="6C398F5F"/>
    <w:rsid w:val="6C3BFA28"/>
    <w:rsid w:val="6C3DF297"/>
    <w:rsid w:val="6C3F41C1"/>
    <w:rsid w:val="6C467CDA"/>
    <w:rsid w:val="6C4A538A"/>
    <w:rsid w:val="6C4A623D"/>
    <w:rsid w:val="6C592949"/>
    <w:rsid w:val="6C6210A0"/>
    <w:rsid w:val="6C636DA1"/>
    <w:rsid w:val="6C63D17D"/>
    <w:rsid w:val="6C65C8ED"/>
    <w:rsid w:val="6C6900A1"/>
    <w:rsid w:val="6C78E813"/>
    <w:rsid w:val="6C85849D"/>
    <w:rsid w:val="6C888442"/>
    <w:rsid w:val="6C951206"/>
    <w:rsid w:val="6C9EF7E0"/>
    <w:rsid w:val="6CA15444"/>
    <w:rsid w:val="6CA2F32D"/>
    <w:rsid w:val="6CAC5A0F"/>
    <w:rsid w:val="6CB367ED"/>
    <w:rsid w:val="6CB39409"/>
    <w:rsid w:val="6CB42E54"/>
    <w:rsid w:val="6CBBAAC9"/>
    <w:rsid w:val="6CC0A01E"/>
    <w:rsid w:val="6CC78EBA"/>
    <w:rsid w:val="6CCB3759"/>
    <w:rsid w:val="6CCB90FE"/>
    <w:rsid w:val="6CCDA450"/>
    <w:rsid w:val="6CDA4339"/>
    <w:rsid w:val="6CDA82A3"/>
    <w:rsid w:val="6CEA020A"/>
    <w:rsid w:val="6CF1E46B"/>
    <w:rsid w:val="6CF37B56"/>
    <w:rsid w:val="6CF3B4FD"/>
    <w:rsid w:val="6CF46469"/>
    <w:rsid w:val="6CF66D6B"/>
    <w:rsid w:val="6CFBC861"/>
    <w:rsid w:val="6CFF380E"/>
    <w:rsid w:val="6CFF3E89"/>
    <w:rsid w:val="6CFFE041"/>
    <w:rsid w:val="6D0097BF"/>
    <w:rsid w:val="6D0319F6"/>
    <w:rsid w:val="6D03C8C7"/>
    <w:rsid w:val="6D097C41"/>
    <w:rsid w:val="6D113B35"/>
    <w:rsid w:val="6D12F5E8"/>
    <w:rsid w:val="6D153549"/>
    <w:rsid w:val="6D1664D4"/>
    <w:rsid w:val="6D3CE232"/>
    <w:rsid w:val="6D3E8F13"/>
    <w:rsid w:val="6D493344"/>
    <w:rsid w:val="6D4CFC82"/>
    <w:rsid w:val="6D4E4071"/>
    <w:rsid w:val="6D50E7A5"/>
    <w:rsid w:val="6D521A4F"/>
    <w:rsid w:val="6D52B455"/>
    <w:rsid w:val="6D571038"/>
    <w:rsid w:val="6D839530"/>
    <w:rsid w:val="6D8646E2"/>
    <w:rsid w:val="6D86E177"/>
    <w:rsid w:val="6D8D14A9"/>
    <w:rsid w:val="6D8D4F3D"/>
    <w:rsid w:val="6D8D8618"/>
    <w:rsid w:val="6D964599"/>
    <w:rsid w:val="6D981CB8"/>
    <w:rsid w:val="6D9F9912"/>
    <w:rsid w:val="6DA2F54F"/>
    <w:rsid w:val="6DA324FC"/>
    <w:rsid w:val="6DA56314"/>
    <w:rsid w:val="6DA62E33"/>
    <w:rsid w:val="6DA6F073"/>
    <w:rsid w:val="6DAC6127"/>
    <w:rsid w:val="6DB51B30"/>
    <w:rsid w:val="6DB57996"/>
    <w:rsid w:val="6DBC1BFE"/>
    <w:rsid w:val="6DBE60E4"/>
    <w:rsid w:val="6DCC75F1"/>
    <w:rsid w:val="6DD1771D"/>
    <w:rsid w:val="6DD22809"/>
    <w:rsid w:val="6DD51EF3"/>
    <w:rsid w:val="6DDB8E74"/>
    <w:rsid w:val="6DDCEC19"/>
    <w:rsid w:val="6DE5B81C"/>
    <w:rsid w:val="6DE829AD"/>
    <w:rsid w:val="6DEE58A3"/>
    <w:rsid w:val="6DEE6C50"/>
    <w:rsid w:val="6DF550CC"/>
    <w:rsid w:val="6DFC8ACE"/>
    <w:rsid w:val="6DFD5DD0"/>
    <w:rsid w:val="6DFF73C7"/>
    <w:rsid w:val="6DFF8250"/>
    <w:rsid w:val="6E016762"/>
    <w:rsid w:val="6E0C06DF"/>
    <w:rsid w:val="6E0FDFDD"/>
    <w:rsid w:val="6E149726"/>
    <w:rsid w:val="6E23C886"/>
    <w:rsid w:val="6E2A9B17"/>
    <w:rsid w:val="6E2B5C1C"/>
    <w:rsid w:val="6E2CF02C"/>
    <w:rsid w:val="6E382247"/>
    <w:rsid w:val="6E3D384B"/>
    <w:rsid w:val="6E40E0DD"/>
    <w:rsid w:val="6E4C4971"/>
    <w:rsid w:val="6E4EE3AB"/>
    <w:rsid w:val="6E5347A1"/>
    <w:rsid w:val="6E571AA4"/>
    <w:rsid w:val="6E5E4B6E"/>
    <w:rsid w:val="6E7019DC"/>
    <w:rsid w:val="6E761C41"/>
    <w:rsid w:val="6E7AD91D"/>
    <w:rsid w:val="6E7DF3DF"/>
    <w:rsid w:val="6E7DFB1F"/>
    <w:rsid w:val="6E7EAAB2"/>
    <w:rsid w:val="6E8A535B"/>
    <w:rsid w:val="6E8BA3BE"/>
    <w:rsid w:val="6EA049DF"/>
    <w:rsid w:val="6EA0EE57"/>
    <w:rsid w:val="6EA729A2"/>
    <w:rsid w:val="6EAFE154"/>
    <w:rsid w:val="6EBBA7C7"/>
    <w:rsid w:val="6EBF3D4D"/>
    <w:rsid w:val="6EC5398D"/>
    <w:rsid w:val="6ED8A497"/>
    <w:rsid w:val="6EDDB3E8"/>
    <w:rsid w:val="6EE1F89A"/>
    <w:rsid w:val="6EE7ADCC"/>
    <w:rsid w:val="6EEC0DBA"/>
    <w:rsid w:val="6EF70259"/>
    <w:rsid w:val="6EF8E849"/>
    <w:rsid w:val="6EFBDE8D"/>
    <w:rsid w:val="6F00C0E9"/>
    <w:rsid w:val="6F00EF5E"/>
    <w:rsid w:val="6F03B015"/>
    <w:rsid w:val="6F06AABB"/>
    <w:rsid w:val="6F06DF37"/>
    <w:rsid w:val="6F0B2BE0"/>
    <w:rsid w:val="6F0B6949"/>
    <w:rsid w:val="6F0E6F2E"/>
    <w:rsid w:val="6F1224E2"/>
    <w:rsid w:val="6F13281B"/>
    <w:rsid w:val="6F137223"/>
    <w:rsid w:val="6F14B1ED"/>
    <w:rsid w:val="6F1A6626"/>
    <w:rsid w:val="6F273C74"/>
    <w:rsid w:val="6F2EB8ED"/>
    <w:rsid w:val="6F31D973"/>
    <w:rsid w:val="6F354C98"/>
    <w:rsid w:val="6F3996DA"/>
    <w:rsid w:val="6F3E353F"/>
    <w:rsid w:val="6F4ABDE2"/>
    <w:rsid w:val="6F4C132B"/>
    <w:rsid w:val="6F4F0B10"/>
    <w:rsid w:val="6F4FFEB6"/>
    <w:rsid w:val="6F559D29"/>
    <w:rsid w:val="6F568A61"/>
    <w:rsid w:val="6F60103A"/>
    <w:rsid w:val="6F6118E6"/>
    <w:rsid w:val="6F662B23"/>
    <w:rsid w:val="6F6846BF"/>
    <w:rsid w:val="6F7305A3"/>
    <w:rsid w:val="6F73D9BB"/>
    <w:rsid w:val="6F757C4D"/>
    <w:rsid w:val="6F7C4174"/>
    <w:rsid w:val="6F7C7611"/>
    <w:rsid w:val="6F7E1CCC"/>
    <w:rsid w:val="6F800F05"/>
    <w:rsid w:val="6F84696E"/>
    <w:rsid w:val="6F88FACD"/>
    <w:rsid w:val="6F8ED447"/>
    <w:rsid w:val="6F9170A4"/>
    <w:rsid w:val="6F925461"/>
    <w:rsid w:val="6F958EF4"/>
    <w:rsid w:val="6F9FC2A8"/>
    <w:rsid w:val="6FAB2580"/>
    <w:rsid w:val="6FACB7B1"/>
    <w:rsid w:val="6FB0B16A"/>
    <w:rsid w:val="6FB4F557"/>
    <w:rsid w:val="6FB7A634"/>
    <w:rsid w:val="6FBB5963"/>
    <w:rsid w:val="6FBE8045"/>
    <w:rsid w:val="6FD0E8AA"/>
    <w:rsid w:val="6FD0E92A"/>
    <w:rsid w:val="6FD6F143"/>
    <w:rsid w:val="6FE3B91E"/>
    <w:rsid w:val="6FE8F4B7"/>
    <w:rsid w:val="6FEF393A"/>
    <w:rsid w:val="6FF8B637"/>
    <w:rsid w:val="6FF9EBF4"/>
    <w:rsid w:val="6FFCDD7F"/>
    <w:rsid w:val="6FFD2693"/>
    <w:rsid w:val="6FFEBCFC"/>
    <w:rsid w:val="7000E870"/>
    <w:rsid w:val="7001C577"/>
    <w:rsid w:val="70066A92"/>
    <w:rsid w:val="7008536B"/>
    <w:rsid w:val="7009C8BB"/>
    <w:rsid w:val="70108BC7"/>
    <w:rsid w:val="7012FFE5"/>
    <w:rsid w:val="701E93D3"/>
    <w:rsid w:val="70322B6D"/>
    <w:rsid w:val="70371BC4"/>
    <w:rsid w:val="703E8D63"/>
    <w:rsid w:val="703E9AE2"/>
    <w:rsid w:val="704708BA"/>
    <w:rsid w:val="704E46B3"/>
    <w:rsid w:val="704EC3A5"/>
    <w:rsid w:val="70544BC4"/>
    <w:rsid w:val="70548ED0"/>
    <w:rsid w:val="705A806B"/>
    <w:rsid w:val="705DC919"/>
    <w:rsid w:val="70618623"/>
    <w:rsid w:val="7066B403"/>
    <w:rsid w:val="706CA068"/>
    <w:rsid w:val="7070C05A"/>
    <w:rsid w:val="7071F58B"/>
    <w:rsid w:val="7072E7FD"/>
    <w:rsid w:val="7072EA0A"/>
    <w:rsid w:val="7076D516"/>
    <w:rsid w:val="707CE5D5"/>
    <w:rsid w:val="70803AFE"/>
    <w:rsid w:val="7080D2D0"/>
    <w:rsid w:val="7081D1FD"/>
    <w:rsid w:val="70823D06"/>
    <w:rsid w:val="7083A016"/>
    <w:rsid w:val="70873244"/>
    <w:rsid w:val="708AC9B1"/>
    <w:rsid w:val="70906733"/>
    <w:rsid w:val="7094C8A1"/>
    <w:rsid w:val="7095BE7B"/>
    <w:rsid w:val="70973497"/>
    <w:rsid w:val="7098032A"/>
    <w:rsid w:val="70A272D1"/>
    <w:rsid w:val="70A350E0"/>
    <w:rsid w:val="70AA04F7"/>
    <w:rsid w:val="70B85613"/>
    <w:rsid w:val="70C3C3E9"/>
    <w:rsid w:val="70CFCA63"/>
    <w:rsid w:val="70D69D2A"/>
    <w:rsid w:val="70D8EBB9"/>
    <w:rsid w:val="70DC93F7"/>
    <w:rsid w:val="70DD3A63"/>
    <w:rsid w:val="70DE9848"/>
    <w:rsid w:val="70F58B5D"/>
    <w:rsid w:val="70F61096"/>
    <w:rsid w:val="70F8569C"/>
    <w:rsid w:val="710AD74A"/>
    <w:rsid w:val="710C2594"/>
    <w:rsid w:val="710EE771"/>
    <w:rsid w:val="711C37AF"/>
    <w:rsid w:val="7124F430"/>
    <w:rsid w:val="71277961"/>
    <w:rsid w:val="712A0C1E"/>
    <w:rsid w:val="712A3951"/>
    <w:rsid w:val="712DDF55"/>
    <w:rsid w:val="71336364"/>
    <w:rsid w:val="7135E321"/>
    <w:rsid w:val="7136BE45"/>
    <w:rsid w:val="71385AFD"/>
    <w:rsid w:val="713A7535"/>
    <w:rsid w:val="713B6808"/>
    <w:rsid w:val="71408B75"/>
    <w:rsid w:val="7145954B"/>
    <w:rsid w:val="714C12D3"/>
    <w:rsid w:val="714DF726"/>
    <w:rsid w:val="715434F1"/>
    <w:rsid w:val="715B5E58"/>
    <w:rsid w:val="715DB984"/>
    <w:rsid w:val="715E49F8"/>
    <w:rsid w:val="71615FC6"/>
    <w:rsid w:val="716599B7"/>
    <w:rsid w:val="71664E1E"/>
    <w:rsid w:val="718708C7"/>
    <w:rsid w:val="718A4F46"/>
    <w:rsid w:val="718EF77B"/>
    <w:rsid w:val="7191892B"/>
    <w:rsid w:val="7195AF10"/>
    <w:rsid w:val="719AEF8E"/>
    <w:rsid w:val="719F7053"/>
    <w:rsid w:val="71A393BA"/>
    <w:rsid w:val="71A7CA89"/>
    <w:rsid w:val="71A8E10E"/>
    <w:rsid w:val="71B6B55D"/>
    <w:rsid w:val="71C33936"/>
    <w:rsid w:val="71C81608"/>
    <w:rsid w:val="71CE3FBD"/>
    <w:rsid w:val="71D14DB7"/>
    <w:rsid w:val="71D7A76A"/>
    <w:rsid w:val="71DC72A6"/>
    <w:rsid w:val="71DEE715"/>
    <w:rsid w:val="71E3C54F"/>
    <w:rsid w:val="71E55FAA"/>
    <w:rsid w:val="71F22580"/>
    <w:rsid w:val="71F3A8D0"/>
    <w:rsid w:val="71F53D4C"/>
    <w:rsid w:val="71F7DBFB"/>
    <w:rsid w:val="71FE1A87"/>
    <w:rsid w:val="71FE39ED"/>
    <w:rsid w:val="72065B8C"/>
    <w:rsid w:val="72070F67"/>
    <w:rsid w:val="72088EDC"/>
    <w:rsid w:val="7216594C"/>
    <w:rsid w:val="72236787"/>
    <w:rsid w:val="7226A4F2"/>
    <w:rsid w:val="7226B75E"/>
    <w:rsid w:val="7226E2B9"/>
    <w:rsid w:val="7227A858"/>
    <w:rsid w:val="7228D51B"/>
    <w:rsid w:val="72293D62"/>
    <w:rsid w:val="722E43E5"/>
    <w:rsid w:val="723A1039"/>
    <w:rsid w:val="724042B1"/>
    <w:rsid w:val="724427B0"/>
    <w:rsid w:val="72478983"/>
    <w:rsid w:val="72481FA5"/>
    <w:rsid w:val="724875BE"/>
    <w:rsid w:val="724F968A"/>
    <w:rsid w:val="72631734"/>
    <w:rsid w:val="726387BE"/>
    <w:rsid w:val="72661B8E"/>
    <w:rsid w:val="726BF2E4"/>
    <w:rsid w:val="726C8E95"/>
    <w:rsid w:val="726CCD4F"/>
    <w:rsid w:val="726D653F"/>
    <w:rsid w:val="7274E136"/>
    <w:rsid w:val="727BDE3A"/>
    <w:rsid w:val="728E7AF5"/>
    <w:rsid w:val="7292FA05"/>
    <w:rsid w:val="72AB3439"/>
    <w:rsid w:val="72AD248E"/>
    <w:rsid w:val="72B39F75"/>
    <w:rsid w:val="72B801A9"/>
    <w:rsid w:val="72C0CFC2"/>
    <w:rsid w:val="72C3C727"/>
    <w:rsid w:val="72CA93F8"/>
    <w:rsid w:val="72D11719"/>
    <w:rsid w:val="72E01C00"/>
    <w:rsid w:val="72E39E2C"/>
    <w:rsid w:val="72EA7037"/>
    <w:rsid w:val="72EFB7C9"/>
    <w:rsid w:val="72F50F2A"/>
    <w:rsid w:val="72FA88E1"/>
    <w:rsid w:val="72FB3E61"/>
    <w:rsid w:val="73018BC6"/>
    <w:rsid w:val="73075723"/>
    <w:rsid w:val="73121AA5"/>
    <w:rsid w:val="73152DE2"/>
    <w:rsid w:val="731FDCC2"/>
    <w:rsid w:val="7323998D"/>
    <w:rsid w:val="7324E520"/>
    <w:rsid w:val="732C544B"/>
    <w:rsid w:val="732CB2D7"/>
    <w:rsid w:val="73387BC4"/>
    <w:rsid w:val="7352A4DB"/>
    <w:rsid w:val="735AE1D6"/>
    <w:rsid w:val="735B80A9"/>
    <w:rsid w:val="735E17B9"/>
    <w:rsid w:val="73629AE2"/>
    <w:rsid w:val="73653BFC"/>
    <w:rsid w:val="7366A4F7"/>
    <w:rsid w:val="73682FF2"/>
    <w:rsid w:val="73688796"/>
    <w:rsid w:val="737527F2"/>
    <w:rsid w:val="7379971F"/>
    <w:rsid w:val="737BE5EA"/>
    <w:rsid w:val="73870D03"/>
    <w:rsid w:val="7394962F"/>
    <w:rsid w:val="739DDA6D"/>
    <w:rsid w:val="739EEBE1"/>
    <w:rsid w:val="73A2136A"/>
    <w:rsid w:val="73A65FAC"/>
    <w:rsid w:val="73AF3E21"/>
    <w:rsid w:val="73B01B52"/>
    <w:rsid w:val="73B0373A"/>
    <w:rsid w:val="73B2EB5A"/>
    <w:rsid w:val="73B9EE3E"/>
    <w:rsid w:val="73C22E8D"/>
    <w:rsid w:val="73CEA0B4"/>
    <w:rsid w:val="73CEF82B"/>
    <w:rsid w:val="73D0AAE5"/>
    <w:rsid w:val="73D2B88B"/>
    <w:rsid w:val="73D556DA"/>
    <w:rsid w:val="73DA1DE8"/>
    <w:rsid w:val="73E13DBE"/>
    <w:rsid w:val="73E35B0A"/>
    <w:rsid w:val="73E5B1BE"/>
    <w:rsid w:val="73EBDA58"/>
    <w:rsid w:val="73ED60ED"/>
    <w:rsid w:val="73FCF519"/>
    <w:rsid w:val="740CFB3F"/>
    <w:rsid w:val="741060DD"/>
    <w:rsid w:val="7417B26F"/>
    <w:rsid w:val="741DA1FC"/>
    <w:rsid w:val="74204D91"/>
    <w:rsid w:val="742119EA"/>
    <w:rsid w:val="7421EAB3"/>
    <w:rsid w:val="7422D1A2"/>
    <w:rsid w:val="74254055"/>
    <w:rsid w:val="74269A5D"/>
    <w:rsid w:val="742BD60E"/>
    <w:rsid w:val="74351506"/>
    <w:rsid w:val="7437C246"/>
    <w:rsid w:val="743A7208"/>
    <w:rsid w:val="743C66E9"/>
    <w:rsid w:val="743EDFE8"/>
    <w:rsid w:val="743FC727"/>
    <w:rsid w:val="7440186D"/>
    <w:rsid w:val="74402C39"/>
    <w:rsid w:val="74481048"/>
    <w:rsid w:val="74492A53"/>
    <w:rsid w:val="745A8A07"/>
    <w:rsid w:val="745D6DDD"/>
    <w:rsid w:val="7460633C"/>
    <w:rsid w:val="7468B5B9"/>
    <w:rsid w:val="746BDAAB"/>
    <w:rsid w:val="747065D6"/>
    <w:rsid w:val="7472F0F6"/>
    <w:rsid w:val="74773F03"/>
    <w:rsid w:val="747A929F"/>
    <w:rsid w:val="74881C25"/>
    <w:rsid w:val="74890057"/>
    <w:rsid w:val="748A4688"/>
    <w:rsid w:val="74901563"/>
    <w:rsid w:val="74921E5D"/>
    <w:rsid w:val="7493B986"/>
    <w:rsid w:val="7497048D"/>
    <w:rsid w:val="74987798"/>
    <w:rsid w:val="749D18BD"/>
    <w:rsid w:val="74A1A7A9"/>
    <w:rsid w:val="74A70CE3"/>
    <w:rsid w:val="74AE3FD1"/>
    <w:rsid w:val="74B22C79"/>
    <w:rsid w:val="74BF876E"/>
    <w:rsid w:val="74C29CBA"/>
    <w:rsid w:val="74C2E929"/>
    <w:rsid w:val="74C31FF7"/>
    <w:rsid w:val="74C85F8C"/>
    <w:rsid w:val="74C8F7EB"/>
    <w:rsid w:val="74C90DF0"/>
    <w:rsid w:val="74C9F6AD"/>
    <w:rsid w:val="74CA28F5"/>
    <w:rsid w:val="74D260F0"/>
    <w:rsid w:val="74D374DE"/>
    <w:rsid w:val="74D59A0E"/>
    <w:rsid w:val="74DA3951"/>
    <w:rsid w:val="74DC90B6"/>
    <w:rsid w:val="74DE2D3D"/>
    <w:rsid w:val="74E3F161"/>
    <w:rsid w:val="74F149CF"/>
    <w:rsid w:val="74FA2C25"/>
    <w:rsid w:val="74FD0BC7"/>
    <w:rsid w:val="7504F071"/>
    <w:rsid w:val="75056F4A"/>
    <w:rsid w:val="7507E3F1"/>
    <w:rsid w:val="7508CFC4"/>
    <w:rsid w:val="750B417D"/>
    <w:rsid w:val="7519BB55"/>
    <w:rsid w:val="75272544"/>
    <w:rsid w:val="752B15BC"/>
    <w:rsid w:val="7532FF0B"/>
    <w:rsid w:val="7542C9CB"/>
    <w:rsid w:val="754A9236"/>
    <w:rsid w:val="754D7DA1"/>
    <w:rsid w:val="754DEE2C"/>
    <w:rsid w:val="754F0D0C"/>
    <w:rsid w:val="7551137B"/>
    <w:rsid w:val="75522BC0"/>
    <w:rsid w:val="7552DB87"/>
    <w:rsid w:val="75626D7A"/>
    <w:rsid w:val="7567B465"/>
    <w:rsid w:val="756A258D"/>
    <w:rsid w:val="75787FBE"/>
    <w:rsid w:val="757F7500"/>
    <w:rsid w:val="75838394"/>
    <w:rsid w:val="758697D9"/>
    <w:rsid w:val="7586A657"/>
    <w:rsid w:val="758A3849"/>
    <w:rsid w:val="758B1C56"/>
    <w:rsid w:val="758E8037"/>
    <w:rsid w:val="7590150A"/>
    <w:rsid w:val="7593321E"/>
    <w:rsid w:val="759CB963"/>
    <w:rsid w:val="759DE065"/>
    <w:rsid w:val="75A313A8"/>
    <w:rsid w:val="75A42C0E"/>
    <w:rsid w:val="75AFFC94"/>
    <w:rsid w:val="75B4BA3D"/>
    <w:rsid w:val="75B9C8FA"/>
    <w:rsid w:val="75C06C05"/>
    <w:rsid w:val="75C2E7F5"/>
    <w:rsid w:val="75C411F2"/>
    <w:rsid w:val="75CAB455"/>
    <w:rsid w:val="75CC1C2F"/>
    <w:rsid w:val="75CDB6FF"/>
    <w:rsid w:val="75D05433"/>
    <w:rsid w:val="75D7BC78"/>
    <w:rsid w:val="75D8D3A6"/>
    <w:rsid w:val="75DBF1F2"/>
    <w:rsid w:val="75E129E8"/>
    <w:rsid w:val="75E38380"/>
    <w:rsid w:val="75E42B1D"/>
    <w:rsid w:val="75EC49A6"/>
    <w:rsid w:val="75EC75C9"/>
    <w:rsid w:val="75F059D1"/>
    <w:rsid w:val="75F3C9B8"/>
    <w:rsid w:val="75F66922"/>
    <w:rsid w:val="75F8D2B6"/>
    <w:rsid w:val="75FA860D"/>
    <w:rsid w:val="75FDF444"/>
    <w:rsid w:val="75FF7E0C"/>
    <w:rsid w:val="760E68F4"/>
    <w:rsid w:val="7611D6EB"/>
    <w:rsid w:val="76140A92"/>
    <w:rsid w:val="761553C2"/>
    <w:rsid w:val="76185E09"/>
    <w:rsid w:val="761A3735"/>
    <w:rsid w:val="7621EEF3"/>
    <w:rsid w:val="76284BCE"/>
    <w:rsid w:val="763625D7"/>
    <w:rsid w:val="763B4A25"/>
    <w:rsid w:val="763E745B"/>
    <w:rsid w:val="763FDBC9"/>
    <w:rsid w:val="76403BC5"/>
    <w:rsid w:val="76425C96"/>
    <w:rsid w:val="765EB5E3"/>
    <w:rsid w:val="766212C2"/>
    <w:rsid w:val="766276EC"/>
    <w:rsid w:val="766323C6"/>
    <w:rsid w:val="76658FF1"/>
    <w:rsid w:val="7665A8B9"/>
    <w:rsid w:val="767449F2"/>
    <w:rsid w:val="767590F4"/>
    <w:rsid w:val="7678EA90"/>
    <w:rsid w:val="7681CB93"/>
    <w:rsid w:val="768CA10F"/>
    <w:rsid w:val="7699C33B"/>
    <w:rsid w:val="769F99E9"/>
    <w:rsid w:val="76AD7CC4"/>
    <w:rsid w:val="76B1FBA1"/>
    <w:rsid w:val="76B728F9"/>
    <w:rsid w:val="76BAC812"/>
    <w:rsid w:val="76BB83B9"/>
    <w:rsid w:val="76BDF926"/>
    <w:rsid w:val="76BFCE69"/>
    <w:rsid w:val="76C48DEB"/>
    <w:rsid w:val="76D20CBC"/>
    <w:rsid w:val="76E5A44E"/>
    <w:rsid w:val="76EC8E2F"/>
    <w:rsid w:val="76F34933"/>
    <w:rsid w:val="76F6EC57"/>
    <w:rsid w:val="76FADFAD"/>
    <w:rsid w:val="77033DF3"/>
    <w:rsid w:val="771369CA"/>
    <w:rsid w:val="7716F350"/>
    <w:rsid w:val="7728E6D0"/>
    <w:rsid w:val="772F5F79"/>
    <w:rsid w:val="773DF622"/>
    <w:rsid w:val="7741C095"/>
    <w:rsid w:val="77457B2F"/>
    <w:rsid w:val="77517582"/>
    <w:rsid w:val="7752E783"/>
    <w:rsid w:val="775E332A"/>
    <w:rsid w:val="776192A2"/>
    <w:rsid w:val="776337F0"/>
    <w:rsid w:val="77642DB2"/>
    <w:rsid w:val="7770CBC2"/>
    <w:rsid w:val="7771172A"/>
    <w:rsid w:val="7771BBD3"/>
    <w:rsid w:val="77741A8D"/>
    <w:rsid w:val="777535CC"/>
    <w:rsid w:val="77753B0E"/>
    <w:rsid w:val="77759977"/>
    <w:rsid w:val="7777A463"/>
    <w:rsid w:val="777F36C8"/>
    <w:rsid w:val="7781FE21"/>
    <w:rsid w:val="77840DB3"/>
    <w:rsid w:val="778C1C90"/>
    <w:rsid w:val="778D5494"/>
    <w:rsid w:val="778D73E6"/>
    <w:rsid w:val="7793CB97"/>
    <w:rsid w:val="779A25CE"/>
    <w:rsid w:val="77A215A9"/>
    <w:rsid w:val="77A94525"/>
    <w:rsid w:val="77AB0B2B"/>
    <w:rsid w:val="77AC9588"/>
    <w:rsid w:val="77AD96C1"/>
    <w:rsid w:val="77ADE22C"/>
    <w:rsid w:val="77B52CA3"/>
    <w:rsid w:val="77BDCAC3"/>
    <w:rsid w:val="77C648F0"/>
    <w:rsid w:val="77CCA680"/>
    <w:rsid w:val="77D120D3"/>
    <w:rsid w:val="77DA3B3C"/>
    <w:rsid w:val="77E17D18"/>
    <w:rsid w:val="77EEB17B"/>
    <w:rsid w:val="77F1D885"/>
    <w:rsid w:val="77F3F3D5"/>
    <w:rsid w:val="77F8CA56"/>
    <w:rsid w:val="77F98208"/>
    <w:rsid w:val="7801C0C3"/>
    <w:rsid w:val="78069582"/>
    <w:rsid w:val="780EBD7F"/>
    <w:rsid w:val="78165A62"/>
    <w:rsid w:val="7816810D"/>
    <w:rsid w:val="7823E994"/>
    <w:rsid w:val="78262DDE"/>
    <w:rsid w:val="782AD499"/>
    <w:rsid w:val="782AF326"/>
    <w:rsid w:val="782B7DF4"/>
    <w:rsid w:val="782DF55F"/>
    <w:rsid w:val="783517EA"/>
    <w:rsid w:val="783A3E38"/>
    <w:rsid w:val="783A6E64"/>
    <w:rsid w:val="7841DC93"/>
    <w:rsid w:val="7843D85B"/>
    <w:rsid w:val="78481216"/>
    <w:rsid w:val="785736E5"/>
    <w:rsid w:val="785BB105"/>
    <w:rsid w:val="786125A9"/>
    <w:rsid w:val="78620FA1"/>
    <w:rsid w:val="7864AFAB"/>
    <w:rsid w:val="7864B02B"/>
    <w:rsid w:val="7869B214"/>
    <w:rsid w:val="78790D25"/>
    <w:rsid w:val="787B5024"/>
    <w:rsid w:val="787CE797"/>
    <w:rsid w:val="787FB40F"/>
    <w:rsid w:val="7881212C"/>
    <w:rsid w:val="7886BA4D"/>
    <w:rsid w:val="7886C9E5"/>
    <w:rsid w:val="788DE8C1"/>
    <w:rsid w:val="7892FD0F"/>
    <w:rsid w:val="7893523C"/>
    <w:rsid w:val="7893E2C3"/>
    <w:rsid w:val="789588C1"/>
    <w:rsid w:val="789A04B0"/>
    <w:rsid w:val="789AD966"/>
    <w:rsid w:val="789C8B69"/>
    <w:rsid w:val="789FE752"/>
    <w:rsid w:val="78A99CDD"/>
    <w:rsid w:val="78AA0A43"/>
    <w:rsid w:val="78B5283A"/>
    <w:rsid w:val="78BDE588"/>
    <w:rsid w:val="78BDEBA8"/>
    <w:rsid w:val="78C0EC18"/>
    <w:rsid w:val="78C8F30F"/>
    <w:rsid w:val="78D50470"/>
    <w:rsid w:val="78D9E6A2"/>
    <w:rsid w:val="78DC7BD5"/>
    <w:rsid w:val="78DDD048"/>
    <w:rsid w:val="78E01EB6"/>
    <w:rsid w:val="78EB8A80"/>
    <w:rsid w:val="78EE29A1"/>
    <w:rsid w:val="78EE425D"/>
    <w:rsid w:val="78F2C2F0"/>
    <w:rsid w:val="78F728D6"/>
    <w:rsid w:val="78F775CE"/>
    <w:rsid w:val="78F9EDCE"/>
    <w:rsid w:val="78FB767D"/>
    <w:rsid w:val="78FD025E"/>
    <w:rsid w:val="78FD2A85"/>
    <w:rsid w:val="79094AAC"/>
    <w:rsid w:val="7909A65F"/>
    <w:rsid w:val="79176AA4"/>
    <w:rsid w:val="791CD7E6"/>
    <w:rsid w:val="79286F25"/>
    <w:rsid w:val="7928CEEE"/>
    <w:rsid w:val="79326A8E"/>
    <w:rsid w:val="79328626"/>
    <w:rsid w:val="79384FF0"/>
    <w:rsid w:val="793B5C0E"/>
    <w:rsid w:val="793D737B"/>
    <w:rsid w:val="793E6EE7"/>
    <w:rsid w:val="7947E160"/>
    <w:rsid w:val="794E4B6A"/>
    <w:rsid w:val="7953FF76"/>
    <w:rsid w:val="79597521"/>
    <w:rsid w:val="795D0409"/>
    <w:rsid w:val="795E6A81"/>
    <w:rsid w:val="7962B0EA"/>
    <w:rsid w:val="7964C0A4"/>
    <w:rsid w:val="7966EA5B"/>
    <w:rsid w:val="79672351"/>
    <w:rsid w:val="796B8381"/>
    <w:rsid w:val="79700D82"/>
    <w:rsid w:val="7970A1AC"/>
    <w:rsid w:val="7972786F"/>
    <w:rsid w:val="79764C5B"/>
    <w:rsid w:val="797A8255"/>
    <w:rsid w:val="797A82B0"/>
    <w:rsid w:val="797AC60D"/>
    <w:rsid w:val="79804999"/>
    <w:rsid w:val="798284C3"/>
    <w:rsid w:val="7986D550"/>
    <w:rsid w:val="798F7FF2"/>
    <w:rsid w:val="7993B8C8"/>
    <w:rsid w:val="799C5C96"/>
    <w:rsid w:val="799EC10A"/>
    <w:rsid w:val="79A4D6FC"/>
    <w:rsid w:val="79A83991"/>
    <w:rsid w:val="79AA59C6"/>
    <w:rsid w:val="79ADF3AD"/>
    <w:rsid w:val="79B0DD5B"/>
    <w:rsid w:val="79B51F2C"/>
    <w:rsid w:val="79BBC457"/>
    <w:rsid w:val="79C859E1"/>
    <w:rsid w:val="79C8AA4E"/>
    <w:rsid w:val="79CB78BC"/>
    <w:rsid w:val="79D5A3B3"/>
    <w:rsid w:val="79D9ADB9"/>
    <w:rsid w:val="79DD676E"/>
    <w:rsid w:val="79ECC351"/>
    <w:rsid w:val="79F47616"/>
    <w:rsid w:val="79F7F643"/>
    <w:rsid w:val="79FB5E6E"/>
    <w:rsid w:val="79FE2D9D"/>
    <w:rsid w:val="7A023341"/>
    <w:rsid w:val="7A0C0AC7"/>
    <w:rsid w:val="7A0CF642"/>
    <w:rsid w:val="7A127396"/>
    <w:rsid w:val="7A18D796"/>
    <w:rsid w:val="7A18FBD4"/>
    <w:rsid w:val="7A1B4995"/>
    <w:rsid w:val="7A2C2EE9"/>
    <w:rsid w:val="7A3665D3"/>
    <w:rsid w:val="7A39CB5B"/>
    <w:rsid w:val="7A400382"/>
    <w:rsid w:val="7A4C17B0"/>
    <w:rsid w:val="7A4D8BCA"/>
    <w:rsid w:val="7A5A2E07"/>
    <w:rsid w:val="7A614A23"/>
    <w:rsid w:val="7A68DC01"/>
    <w:rsid w:val="7A6A04B6"/>
    <w:rsid w:val="7A6FAA2B"/>
    <w:rsid w:val="7A71296B"/>
    <w:rsid w:val="7A735021"/>
    <w:rsid w:val="7A76295F"/>
    <w:rsid w:val="7A77C8A5"/>
    <w:rsid w:val="7A7B2545"/>
    <w:rsid w:val="7A89E638"/>
    <w:rsid w:val="7A8AD6E2"/>
    <w:rsid w:val="7A8FF6E5"/>
    <w:rsid w:val="7A906296"/>
    <w:rsid w:val="7A95395B"/>
    <w:rsid w:val="7A965922"/>
    <w:rsid w:val="7AA0400F"/>
    <w:rsid w:val="7AA60176"/>
    <w:rsid w:val="7AABC9D7"/>
    <w:rsid w:val="7AAC4919"/>
    <w:rsid w:val="7AB3A0D0"/>
    <w:rsid w:val="7AB3C95E"/>
    <w:rsid w:val="7AB4462C"/>
    <w:rsid w:val="7AC11D7F"/>
    <w:rsid w:val="7AC48074"/>
    <w:rsid w:val="7AC5CB5F"/>
    <w:rsid w:val="7AC915C3"/>
    <w:rsid w:val="7ACB198D"/>
    <w:rsid w:val="7ACC2BE3"/>
    <w:rsid w:val="7AD07BA5"/>
    <w:rsid w:val="7AD6ABEC"/>
    <w:rsid w:val="7ADA7E0D"/>
    <w:rsid w:val="7AE3AA43"/>
    <w:rsid w:val="7AED4B50"/>
    <w:rsid w:val="7AF1ADE5"/>
    <w:rsid w:val="7AF8F547"/>
    <w:rsid w:val="7B101EC9"/>
    <w:rsid w:val="7B1276CE"/>
    <w:rsid w:val="7B209C28"/>
    <w:rsid w:val="7B234CF5"/>
    <w:rsid w:val="7B257D73"/>
    <w:rsid w:val="7B26D8A6"/>
    <w:rsid w:val="7B29197F"/>
    <w:rsid w:val="7B2F64D4"/>
    <w:rsid w:val="7B2F6CE2"/>
    <w:rsid w:val="7B343ABE"/>
    <w:rsid w:val="7B3796D3"/>
    <w:rsid w:val="7B39BD50"/>
    <w:rsid w:val="7B3C9A57"/>
    <w:rsid w:val="7B471044"/>
    <w:rsid w:val="7B4EAC4E"/>
    <w:rsid w:val="7B522416"/>
    <w:rsid w:val="7B5A0EFE"/>
    <w:rsid w:val="7B5E13B5"/>
    <w:rsid w:val="7B617CDF"/>
    <w:rsid w:val="7B650BC3"/>
    <w:rsid w:val="7B668FFD"/>
    <w:rsid w:val="7B68D3D7"/>
    <w:rsid w:val="7B6BC4E7"/>
    <w:rsid w:val="7B72B258"/>
    <w:rsid w:val="7B73DAC0"/>
    <w:rsid w:val="7B77D779"/>
    <w:rsid w:val="7B7A7EA9"/>
    <w:rsid w:val="7B7BB70E"/>
    <w:rsid w:val="7B7D3C71"/>
    <w:rsid w:val="7B7D8BD4"/>
    <w:rsid w:val="7B8BCC21"/>
    <w:rsid w:val="7B903A7F"/>
    <w:rsid w:val="7B90C076"/>
    <w:rsid w:val="7B938A6F"/>
    <w:rsid w:val="7B9B4DE1"/>
    <w:rsid w:val="7B9E8AAA"/>
    <w:rsid w:val="7BAC2A7B"/>
    <w:rsid w:val="7BAE2113"/>
    <w:rsid w:val="7BAF2EFD"/>
    <w:rsid w:val="7BB46B95"/>
    <w:rsid w:val="7BBC7A0C"/>
    <w:rsid w:val="7BBDE473"/>
    <w:rsid w:val="7BBF2796"/>
    <w:rsid w:val="7BC9A92A"/>
    <w:rsid w:val="7BD83D61"/>
    <w:rsid w:val="7BD9076C"/>
    <w:rsid w:val="7BDD332C"/>
    <w:rsid w:val="7BE2AC83"/>
    <w:rsid w:val="7BE5C325"/>
    <w:rsid w:val="7BE88E6F"/>
    <w:rsid w:val="7BEB2A0B"/>
    <w:rsid w:val="7BF23AA2"/>
    <w:rsid w:val="7BF5A43B"/>
    <w:rsid w:val="7BF7F7B9"/>
    <w:rsid w:val="7BFA246F"/>
    <w:rsid w:val="7BFD1121"/>
    <w:rsid w:val="7C058E60"/>
    <w:rsid w:val="7C084D43"/>
    <w:rsid w:val="7C0F7263"/>
    <w:rsid w:val="7C12963F"/>
    <w:rsid w:val="7C1356FD"/>
    <w:rsid w:val="7C196795"/>
    <w:rsid w:val="7C24866F"/>
    <w:rsid w:val="7C24CAB4"/>
    <w:rsid w:val="7C33BD49"/>
    <w:rsid w:val="7C346D9A"/>
    <w:rsid w:val="7C4158AB"/>
    <w:rsid w:val="7C43C774"/>
    <w:rsid w:val="7C455F28"/>
    <w:rsid w:val="7C46C5B8"/>
    <w:rsid w:val="7C4B444E"/>
    <w:rsid w:val="7C4D9427"/>
    <w:rsid w:val="7C5F8A79"/>
    <w:rsid w:val="7C62C3D0"/>
    <w:rsid w:val="7C6332B3"/>
    <w:rsid w:val="7C687FAB"/>
    <w:rsid w:val="7C7BC53E"/>
    <w:rsid w:val="7C7FDA56"/>
    <w:rsid w:val="7C851BC1"/>
    <w:rsid w:val="7C8C8EB8"/>
    <w:rsid w:val="7C9566A6"/>
    <w:rsid w:val="7C984621"/>
    <w:rsid w:val="7CAF5D7A"/>
    <w:rsid w:val="7CB2E016"/>
    <w:rsid w:val="7CB79FD2"/>
    <w:rsid w:val="7CC2E3CA"/>
    <w:rsid w:val="7CC39AF2"/>
    <w:rsid w:val="7CC3F26E"/>
    <w:rsid w:val="7CC775C4"/>
    <w:rsid w:val="7CC7F717"/>
    <w:rsid w:val="7CD41048"/>
    <w:rsid w:val="7CD679DB"/>
    <w:rsid w:val="7CE37384"/>
    <w:rsid w:val="7CEC5A65"/>
    <w:rsid w:val="7CFBB8BF"/>
    <w:rsid w:val="7CFEF3E9"/>
    <w:rsid w:val="7CFF0817"/>
    <w:rsid w:val="7CFFC82E"/>
    <w:rsid w:val="7D06812C"/>
    <w:rsid w:val="7D0C3374"/>
    <w:rsid w:val="7D0C9BB8"/>
    <w:rsid w:val="7D129CA4"/>
    <w:rsid w:val="7D13E03E"/>
    <w:rsid w:val="7D1ACC08"/>
    <w:rsid w:val="7D1E9035"/>
    <w:rsid w:val="7D1F62E5"/>
    <w:rsid w:val="7D200BC9"/>
    <w:rsid w:val="7D202A1F"/>
    <w:rsid w:val="7D21F2CF"/>
    <w:rsid w:val="7D2467DF"/>
    <w:rsid w:val="7D28EE14"/>
    <w:rsid w:val="7D30C1AE"/>
    <w:rsid w:val="7D336043"/>
    <w:rsid w:val="7D36AE25"/>
    <w:rsid w:val="7D37C9A8"/>
    <w:rsid w:val="7D389704"/>
    <w:rsid w:val="7D4F82FA"/>
    <w:rsid w:val="7D508DC7"/>
    <w:rsid w:val="7D514612"/>
    <w:rsid w:val="7D584B75"/>
    <w:rsid w:val="7D59E8B1"/>
    <w:rsid w:val="7D5AAEF9"/>
    <w:rsid w:val="7D677286"/>
    <w:rsid w:val="7D6AC4D5"/>
    <w:rsid w:val="7D71DBFA"/>
    <w:rsid w:val="7D7296AA"/>
    <w:rsid w:val="7D790070"/>
    <w:rsid w:val="7D79BD0E"/>
    <w:rsid w:val="7D7EF38B"/>
    <w:rsid w:val="7D8E5683"/>
    <w:rsid w:val="7D920AD5"/>
    <w:rsid w:val="7D957223"/>
    <w:rsid w:val="7D9E32A9"/>
    <w:rsid w:val="7D9EAC8F"/>
    <w:rsid w:val="7DA35805"/>
    <w:rsid w:val="7DA3BCFD"/>
    <w:rsid w:val="7DA72CC9"/>
    <w:rsid w:val="7DA7F1E3"/>
    <w:rsid w:val="7DAAC2DD"/>
    <w:rsid w:val="7DAFDCD3"/>
    <w:rsid w:val="7DB3280D"/>
    <w:rsid w:val="7DB50970"/>
    <w:rsid w:val="7DC092D2"/>
    <w:rsid w:val="7DC3D448"/>
    <w:rsid w:val="7DD2C176"/>
    <w:rsid w:val="7DD8A107"/>
    <w:rsid w:val="7DD9C710"/>
    <w:rsid w:val="7DE192F3"/>
    <w:rsid w:val="7DE9C932"/>
    <w:rsid w:val="7DED166C"/>
    <w:rsid w:val="7DFD1306"/>
    <w:rsid w:val="7E0DA540"/>
    <w:rsid w:val="7E0F4CA4"/>
    <w:rsid w:val="7E16EEFE"/>
    <w:rsid w:val="7E18F895"/>
    <w:rsid w:val="7E1C5A3B"/>
    <w:rsid w:val="7E34480F"/>
    <w:rsid w:val="7E355005"/>
    <w:rsid w:val="7E38DFAF"/>
    <w:rsid w:val="7E3A0115"/>
    <w:rsid w:val="7E3A7DBC"/>
    <w:rsid w:val="7E3EA8DD"/>
    <w:rsid w:val="7E433C86"/>
    <w:rsid w:val="7E4610AE"/>
    <w:rsid w:val="7E478400"/>
    <w:rsid w:val="7E5EDE77"/>
    <w:rsid w:val="7E5F22F6"/>
    <w:rsid w:val="7E6075EE"/>
    <w:rsid w:val="7E62B16D"/>
    <w:rsid w:val="7E676744"/>
    <w:rsid w:val="7E7C9E3F"/>
    <w:rsid w:val="7E82B14B"/>
    <w:rsid w:val="7E8AEEC9"/>
    <w:rsid w:val="7E918489"/>
    <w:rsid w:val="7EA1908C"/>
    <w:rsid w:val="7EAEB6CB"/>
    <w:rsid w:val="7EB9676F"/>
    <w:rsid w:val="7EC546A9"/>
    <w:rsid w:val="7EC7DD77"/>
    <w:rsid w:val="7EC893DD"/>
    <w:rsid w:val="7ECB6CE8"/>
    <w:rsid w:val="7ECD32B1"/>
    <w:rsid w:val="7ECD45DF"/>
    <w:rsid w:val="7ED08C4E"/>
    <w:rsid w:val="7ED25D9B"/>
    <w:rsid w:val="7ED400ED"/>
    <w:rsid w:val="7ED6CE2D"/>
    <w:rsid w:val="7ED6F384"/>
    <w:rsid w:val="7ED814E7"/>
    <w:rsid w:val="7EDBF98E"/>
    <w:rsid w:val="7EDD7F12"/>
    <w:rsid w:val="7EE399DE"/>
    <w:rsid w:val="7EF60293"/>
    <w:rsid w:val="7EF737B9"/>
    <w:rsid w:val="7EF880EF"/>
    <w:rsid w:val="7EFB6F38"/>
    <w:rsid w:val="7EFDA5E9"/>
    <w:rsid w:val="7F003BE4"/>
    <w:rsid w:val="7F017545"/>
    <w:rsid w:val="7F027061"/>
    <w:rsid w:val="7F066A9B"/>
    <w:rsid w:val="7F067BB8"/>
    <w:rsid w:val="7F069E10"/>
    <w:rsid w:val="7F0B1EA1"/>
    <w:rsid w:val="7F0BA9A4"/>
    <w:rsid w:val="7F0FF017"/>
    <w:rsid w:val="7F15C21C"/>
    <w:rsid w:val="7F1B6479"/>
    <w:rsid w:val="7F267B0E"/>
    <w:rsid w:val="7F36BBDF"/>
    <w:rsid w:val="7F3BDA75"/>
    <w:rsid w:val="7F3ED1D7"/>
    <w:rsid w:val="7F56209A"/>
    <w:rsid w:val="7F5A861F"/>
    <w:rsid w:val="7F5B73B0"/>
    <w:rsid w:val="7F5C183E"/>
    <w:rsid w:val="7F6DB13B"/>
    <w:rsid w:val="7F6F620D"/>
    <w:rsid w:val="7F830D7D"/>
    <w:rsid w:val="7F95F530"/>
    <w:rsid w:val="7FA2ABD5"/>
    <w:rsid w:val="7FA953E8"/>
    <w:rsid w:val="7FABD477"/>
    <w:rsid w:val="7FAC82BF"/>
    <w:rsid w:val="7FB3A108"/>
    <w:rsid w:val="7FB4D29C"/>
    <w:rsid w:val="7FBEDC4B"/>
    <w:rsid w:val="7FC0F597"/>
    <w:rsid w:val="7FC97908"/>
    <w:rsid w:val="7FCC1D84"/>
    <w:rsid w:val="7FD4BBA2"/>
    <w:rsid w:val="7FD9D6DD"/>
    <w:rsid w:val="7FE28918"/>
    <w:rsid w:val="7FE6F295"/>
    <w:rsid w:val="7FE7FD06"/>
    <w:rsid w:val="7FE871F5"/>
    <w:rsid w:val="7FF747C4"/>
    <w:rsid w:val="7FF8A9B0"/>
    <w:rsid w:val="7FF92742"/>
    <w:rsid w:val="7FFDA5CF"/>
    <w:rsid w:val="7FFED843"/>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7F9F"/>
  <w15:chartTrackingRefBased/>
  <w15:docId w15:val="{6E19F939-5BE8-4FCA-8337-EEDA8A3A8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18"/>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0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70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56B6F"/>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uiPriority w:val="9"/>
    <w:semiHidden/>
    <w:unhideWhenUsed/>
    <w:qFormat/>
    <w:rsid w:val="008C422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250E"/>
    <w:pPr>
      <w:spacing w:before="100" w:beforeAutospacing="1" w:after="100" w:afterAutospacing="1" w:line="240" w:lineRule="auto"/>
    </w:pPr>
    <w:rPr>
      <w:rFonts w:eastAsia="Times New Roman"/>
      <w:sz w:val="24"/>
      <w:szCs w:val="24"/>
      <w:lang w:eastAsia="zh-CN"/>
    </w:rPr>
  </w:style>
  <w:style w:type="character" w:customStyle="1" w:styleId="textrun">
    <w:name w:val="textrun"/>
    <w:basedOn w:val="DefaultParagraphFont"/>
    <w:rsid w:val="003A250E"/>
  </w:style>
  <w:style w:type="character" w:customStyle="1" w:styleId="normaltextrun">
    <w:name w:val="normaltextrun"/>
    <w:basedOn w:val="DefaultParagraphFont"/>
    <w:rsid w:val="003A250E"/>
  </w:style>
  <w:style w:type="character" w:customStyle="1" w:styleId="eop">
    <w:name w:val="eop"/>
    <w:basedOn w:val="DefaultParagraphFont"/>
    <w:rsid w:val="003A250E"/>
  </w:style>
  <w:style w:type="character" w:customStyle="1" w:styleId="Heading3Char">
    <w:name w:val="Heading 3 Char"/>
    <w:basedOn w:val="DefaultParagraphFont"/>
    <w:link w:val="Heading3"/>
    <w:uiPriority w:val="9"/>
    <w:rsid w:val="00C56B6F"/>
    <w:rPr>
      <w:rFonts w:asciiTheme="majorHAnsi" w:eastAsiaTheme="majorEastAsia" w:hAnsiTheme="majorHAnsi" w:cstheme="majorBidi"/>
      <w:color w:val="243F60" w:themeColor="accent1" w:themeShade="7F"/>
      <w:sz w:val="24"/>
      <w:szCs w:val="24"/>
      <w:lang w:val="en-US"/>
    </w:rPr>
  </w:style>
  <w:style w:type="character" w:styleId="Hyperlink">
    <w:name w:val="Hyperlink"/>
    <w:basedOn w:val="DefaultParagraphFont"/>
    <w:uiPriority w:val="99"/>
    <w:unhideWhenUsed/>
    <w:rsid w:val="00C56B6F"/>
    <w:rPr>
      <w:color w:val="244061" w:themeColor="accent1" w:themeShade="80"/>
      <w:u w:val="single"/>
    </w:rPr>
  </w:style>
  <w:style w:type="paragraph" w:styleId="FootnoteText">
    <w:name w:val="footnote text"/>
    <w:basedOn w:val="Normal"/>
    <w:link w:val="FootnoteTextChar"/>
    <w:uiPriority w:val="99"/>
    <w:unhideWhenUsed/>
    <w:rsid w:val="00C56B6F"/>
    <w:pPr>
      <w:spacing w:after="0" w:line="240" w:lineRule="auto"/>
    </w:pPr>
    <w:rPr>
      <w:rFonts w:asciiTheme="minorHAnsi" w:hAnsiTheme="minorHAnsi" w:cstheme="minorBidi"/>
      <w:sz w:val="22"/>
      <w:szCs w:val="20"/>
      <w:lang w:val="en-US"/>
    </w:rPr>
  </w:style>
  <w:style w:type="character" w:customStyle="1" w:styleId="FootnoteTextChar">
    <w:name w:val="Footnote Text Char"/>
    <w:basedOn w:val="DefaultParagraphFont"/>
    <w:link w:val="FootnoteText"/>
    <w:uiPriority w:val="99"/>
    <w:rsid w:val="00C56B6F"/>
    <w:rPr>
      <w:rFonts w:asciiTheme="minorHAnsi" w:hAnsiTheme="minorHAnsi" w:cstheme="minorBidi"/>
      <w:sz w:val="22"/>
      <w:szCs w:val="20"/>
      <w:lang w:val="en-US"/>
    </w:rPr>
  </w:style>
  <w:style w:type="character" w:styleId="FootnoteReference">
    <w:name w:val="footnote reference"/>
    <w:basedOn w:val="DefaultParagraphFont"/>
    <w:uiPriority w:val="99"/>
    <w:semiHidden/>
    <w:unhideWhenUsed/>
    <w:rsid w:val="00C56B6F"/>
    <w:rPr>
      <w:vertAlign w:val="superscript"/>
    </w:rPr>
  </w:style>
  <w:style w:type="character" w:styleId="CommentReference">
    <w:name w:val="annotation reference"/>
    <w:basedOn w:val="DefaultParagraphFont"/>
    <w:uiPriority w:val="99"/>
    <w:semiHidden/>
    <w:unhideWhenUsed/>
    <w:rsid w:val="00A47ADF"/>
    <w:rPr>
      <w:sz w:val="16"/>
      <w:szCs w:val="16"/>
    </w:rPr>
  </w:style>
  <w:style w:type="paragraph" w:styleId="CommentText">
    <w:name w:val="annotation text"/>
    <w:basedOn w:val="Normal"/>
    <w:link w:val="CommentTextChar"/>
    <w:uiPriority w:val="99"/>
    <w:semiHidden/>
    <w:unhideWhenUsed/>
    <w:rsid w:val="00A47ADF"/>
    <w:pPr>
      <w:spacing w:line="240" w:lineRule="auto"/>
    </w:pPr>
    <w:rPr>
      <w:sz w:val="20"/>
      <w:szCs w:val="20"/>
    </w:rPr>
  </w:style>
  <w:style w:type="character" w:customStyle="1" w:styleId="CommentTextChar">
    <w:name w:val="Comment Text Char"/>
    <w:basedOn w:val="DefaultParagraphFont"/>
    <w:link w:val="CommentText"/>
    <w:uiPriority w:val="99"/>
    <w:semiHidden/>
    <w:rsid w:val="00A47ADF"/>
    <w:rPr>
      <w:sz w:val="20"/>
      <w:szCs w:val="20"/>
      <w:lang w:val="en-GB"/>
    </w:rPr>
  </w:style>
  <w:style w:type="paragraph" w:styleId="CommentSubject">
    <w:name w:val="annotation subject"/>
    <w:basedOn w:val="CommentText"/>
    <w:next w:val="CommentText"/>
    <w:link w:val="CommentSubjectChar"/>
    <w:uiPriority w:val="99"/>
    <w:semiHidden/>
    <w:unhideWhenUsed/>
    <w:rsid w:val="00A47ADF"/>
    <w:rPr>
      <w:b/>
      <w:bCs/>
    </w:rPr>
  </w:style>
  <w:style w:type="character" w:customStyle="1" w:styleId="CommentSubjectChar">
    <w:name w:val="Comment Subject Char"/>
    <w:basedOn w:val="CommentTextChar"/>
    <w:link w:val="CommentSubject"/>
    <w:uiPriority w:val="99"/>
    <w:semiHidden/>
    <w:rsid w:val="00A47ADF"/>
    <w:rPr>
      <w:b/>
      <w:bCs/>
      <w:sz w:val="20"/>
      <w:szCs w:val="20"/>
      <w:lang w:val="en-GB"/>
    </w:rPr>
  </w:style>
  <w:style w:type="paragraph" w:styleId="BalloonText">
    <w:name w:val="Balloon Text"/>
    <w:basedOn w:val="Normal"/>
    <w:link w:val="BalloonTextChar"/>
    <w:uiPriority w:val="99"/>
    <w:semiHidden/>
    <w:unhideWhenUsed/>
    <w:rsid w:val="00A47AD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47ADF"/>
    <w:rPr>
      <w:rFonts w:ascii="Segoe UI" w:hAnsi="Segoe UI" w:cs="Segoe UI"/>
      <w:szCs w:val="18"/>
      <w:lang w:val="en-GB"/>
    </w:rPr>
  </w:style>
  <w:style w:type="character" w:styleId="UnresolvedMention">
    <w:name w:val="Unresolved Mention"/>
    <w:basedOn w:val="DefaultParagraphFont"/>
    <w:uiPriority w:val="99"/>
    <w:unhideWhenUsed/>
    <w:rsid w:val="00F85615"/>
    <w:rPr>
      <w:color w:val="605E5C"/>
      <w:shd w:val="clear" w:color="auto" w:fill="E1DFDD"/>
    </w:rPr>
  </w:style>
  <w:style w:type="character" w:styleId="FollowedHyperlink">
    <w:name w:val="FollowedHyperlink"/>
    <w:basedOn w:val="DefaultParagraphFont"/>
    <w:uiPriority w:val="99"/>
    <w:semiHidden/>
    <w:unhideWhenUsed/>
    <w:rsid w:val="00016938"/>
    <w:rPr>
      <w:color w:val="800080" w:themeColor="followedHyperlink"/>
      <w:u w:val="single"/>
    </w:rPr>
  </w:style>
  <w:style w:type="paragraph" w:styleId="Header">
    <w:name w:val="header"/>
    <w:basedOn w:val="Normal"/>
    <w:link w:val="HeaderChar"/>
    <w:uiPriority w:val="99"/>
    <w:unhideWhenUsed/>
    <w:rsid w:val="00B04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4BB"/>
    <w:rPr>
      <w:lang w:val="en-GB"/>
    </w:rPr>
  </w:style>
  <w:style w:type="paragraph" w:styleId="Footer">
    <w:name w:val="footer"/>
    <w:basedOn w:val="Normal"/>
    <w:link w:val="FooterChar"/>
    <w:uiPriority w:val="99"/>
    <w:unhideWhenUsed/>
    <w:rsid w:val="00B04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4BB"/>
    <w:rPr>
      <w:lang w:val="en-GB"/>
    </w:rPr>
  </w:style>
  <w:style w:type="table" w:styleId="TableGrid">
    <w:name w:val="Table Grid"/>
    <w:basedOn w:val="TableNormal"/>
    <w:uiPriority w:val="39"/>
    <w:rsid w:val="00BC7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7BFC"/>
    <w:pPr>
      <w:ind w:left="720"/>
      <w:contextualSpacing/>
    </w:pPr>
  </w:style>
  <w:style w:type="character" w:customStyle="1" w:styleId="Heading1Char">
    <w:name w:val="Heading 1 Char"/>
    <w:basedOn w:val="DefaultParagraphFont"/>
    <w:link w:val="Heading1"/>
    <w:uiPriority w:val="9"/>
    <w:rsid w:val="000650BF"/>
    <w:rPr>
      <w:rFonts w:asciiTheme="majorHAnsi" w:eastAsiaTheme="majorEastAsia" w:hAnsiTheme="majorHAnsi" w:cstheme="majorBidi"/>
      <w:color w:val="365F91" w:themeColor="accent1" w:themeShade="BF"/>
      <w:sz w:val="32"/>
      <w:szCs w:val="32"/>
      <w:lang w:val="en-GB"/>
    </w:rPr>
  </w:style>
  <w:style w:type="paragraph" w:styleId="NormalWeb">
    <w:name w:val="Normal (Web)"/>
    <w:basedOn w:val="Normal"/>
    <w:uiPriority w:val="99"/>
    <w:unhideWhenUsed/>
    <w:rsid w:val="00445483"/>
    <w:pPr>
      <w:spacing w:before="100" w:beforeAutospacing="1" w:after="100" w:afterAutospacing="1" w:line="240" w:lineRule="auto"/>
    </w:pPr>
    <w:rPr>
      <w:rFonts w:eastAsia="Times New Roman"/>
      <w:sz w:val="24"/>
      <w:szCs w:val="24"/>
    </w:rPr>
  </w:style>
  <w:style w:type="paragraph" w:customStyle="1" w:styleId="emblem-two">
    <w:name w:val="emblem-two"/>
    <w:basedOn w:val="Normal"/>
    <w:rsid w:val="00C326EE"/>
    <w:pPr>
      <w:spacing w:before="100" w:beforeAutospacing="1" w:after="100" w:afterAutospacing="1" w:line="240" w:lineRule="auto"/>
    </w:pPr>
    <w:rPr>
      <w:rFonts w:eastAsia="Times New Roman"/>
      <w:sz w:val="24"/>
      <w:szCs w:val="24"/>
    </w:rPr>
  </w:style>
  <w:style w:type="paragraph" w:customStyle="1" w:styleId="emblem-three">
    <w:name w:val="emblem-three"/>
    <w:basedOn w:val="Normal"/>
    <w:rsid w:val="00C326EE"/>
    <w:pPr>
      <w:spacing w:before="100" w:beforeAutospacing="1" w:after="100" w:afterAutospacing="1" w:line="240" w:lineRule="auto"/>
    </w:pPr>
    <w:rPr>
      <w:rFonts w:eastAsia="Times New Roman"/>
      <w:sz w:val="24"/>
      <w:szCs w:val="24"/>
    </w:rPr>
  </w:style>
  <w:style w:type="character" w:customStyle="1" w:styleId="Heading2Char">
    <w:name w:val="Heading 2 Char"/>
    <w:basedOn w:val="DefaultParagraphFont"/>
    <w:link w:val="Heading2"/>
    <w:uiPriority w:val="9"/>
    <w:rsid w:val="001B70F6"/>
    <w:rPr>
      <w:rFonts w:asciiTheme="majorHAnsi" w:eastAsiaTheme="majorEastAsia" w:hAnsiTheme="majorHAnsi" w:cstheme="majorBidi"/>
      <w:color w:val="365F91" w:themeColor="accent1" w:themeShade="BF"/>
      <w:sz w:val="26"/>
      <w:szCs w:val="26"/>
      <w:lang w:val="en-GB"/>
    </w:rPr>
  </w:style>
  <w:style w:type="paragraph" w:styleId="Revision">
    <w:name w:val="Revision"/>
    <w:hidden/>
    <w:uiPriority w:val="99"/>
    <w:semiHidden/>
    <w:rsid w:val="00DC357C"/>
    <w:pPr>
      <w:spacing w:after="0" w:line="240" w:lineRule="auto"/>
    </w:pPr>
  </w:style>
  <w:style w:type="character" w:customStyle="1" w:styleId="Heading4Char">
    <w:name w:val="Heading 4 Char"/>
    <w:basedOn w:val="DefaultParagraphFont"/>
    <w:link w:val="Heading4"/>
    <w:uiPriority w:val="9"/>
    <w:semiHidden/>
    <w:rsid w:val="008C422F"/>
    <w:rPr>
      <w:rFonts w:asciiTheme="majorHAnsi" w:eastAsiaTheme="majorEastAsia" w:hAnsiTheme="majorHAnsi" w:cstheme="majorBidi"/>
      <w:i/>
      <w:iCs/>
      <w:color w:val="365F91" w:themeColor="accent1" w:themeShade="BF"/>
    </w:rPr>
  </w:style>
  <w:style w:type="character" w:styleId="Mention">
    <w:name w:val="Mention"/>
    <w:basedOn w:val="DefaultParagraphFont"/>
    <w:uiPriority w:val="99"/>
    <w:unhideWhenUsed/>
    <w:rsid w:val="00104288"/>
    <w:rPr>
      <w:color w:val="2B579A"/>
      <w:shd w:val="clear" w:color="auto" w:fill="E1DFDD"/>
    </w:rPr>
  </w:style>
  <w:style w:type="character" w:customStyle="1" w:styleId="apple-converted-space">
    <w:name w:val="apple-converted-space"/>
    <w:basedOn w:val="DefaultParagraphFont"/>
    <w:rsid w:val="00D00534"/>
  </w:style>
  <w:style w:type="paragraph" w:customStyle="1" w:styleId="msonormal0">
    <w:name w:val="msonormal"/>
    <w:basedOn w:val="Normal"/>
    <w:rsid w:val="005471AA"/>
    <w:pPr>
      <w:spacing w:before="100" w:beforeAutospacing="1" w:after="100" w:afterAutospacing="1" w:line="240" w:lineRule="auto"/>
    </w:pPr>
    <w:rPr>
      <w:rFonts w:eastAsia="Times New Roman"/>
      <w:sz w:val="24"/>
      <w:szCs w:val="24"/>
      <w:lang w:val="en-GB" w:eastAsia="zh-CN"/>
    </w:rPr>
  </w:style>
  <w:style w:type="character" w:customStyle="1" w:styleId="spellingerrorsuperscript">
    <w:name w:val="spellingerrorsuperscript"/>
    <w:basedOn w:val="DefaultParagraphFont"/>
    <w:rsid w:val="005471AA"/>
  </w:style>
  <w:style w:type="character" w:customStyle="1" w:styleId="fieldrange">
    <w:name w:val="fieldrange"/>
    <w:basedOn w:val="DefaultParagraphFont"/>
    <w:rsid w:val="00194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997">
      <w:bodyDiv w:val="1"/>
      <w:marLeft w:val="0"/>
      <w:marRight w:val="0"/>
      <w:marTop w:val="0"/>
      <w:marBottom w:val="0"/>
      <w:divBdr>
        <w:top w:val="none" w:sz="0" w:space="0" w:color="auto"/>
        <w:left w:val="none" w:sz="0" w:space="0" w:color="auto"/>
        <w:bottom w:val="none" w:sz="0" w:space="0" w:color="auto"/>
        <w:right w:val="none" w:sz="0" w:space="0" w:color="auto"/>
      </w:divBdr>
    </w:div>
    <w:div w:id="4406085">
      <w:bodyDiv w:val="1"/>
      <w:marLeft w:val="0"/>
      <w:marRight w:val="0"/>
      <w:marTop w:val="0"/>
      <w:marBottom w:val="0"/>
      <w:divBdr>
        <w:top w:val="none" w:sz="0" w:space="0" w:color="auto"/>
        <w:left w:val="none" w:sz="0" w:space="0" w:color="auto"/>
        <w:bottom w:val="none" w:sz="0" w:space="0" w:color="auto"/>
        <w:right w:val="none" w:sz="0" w:space="0" w:color="auto"/>
      </w:divBdr>
    </w:div>
    <w:div w:id="5981193">
      <w:bodyDiv w:val="1"/>
      <w:marLeft w:val="0"/>
      <w:marRight w:val="0"/>
      <w:marTop w:val="0"/>
      <w:marBottom w:val="0"/>
      <w:divBdr>
        <w:top w:val="none" w:sz="0" w:space="0" w:color="auto"/>
        <w:left w:val="none" w:sz="0" w:space="0" w:color="auto"/>
        <w:bottom w:val="none" w:sz="0" w:space="0" w:color="auto"/>
        <w:right w:val="none" w:sz="0" w:space="0" w:color="auto"/>
      </w:divBdr>
      <w:divsChild>
        <w:div w:id="538590572">
          <w:marLeft w:val="0"/>
          <w:marRight w:val="0"/>
          <w:marTop w:val="0"/>
          <w:marBottom w:val="0"/>
          <w:divBdr>
            <w:top w:val="none" w:sz="0" w:space="0" w:color="auto"/>
            <w:left w:val="none" w:sz="0" w:space="0" w:color="auto"/>
            <w:bottom w:val="none" w:sz="0" w:space="0" w:color="auto"/>
            <w:right w:val="none" w:sz="0" w:space="0" w:color="auto"/>
          </w:divBdr>
        </w:div>
        <w:div w:id="1336231234">
          <w:marLeft w:val="0"/>
          <w:marRight w:val="0"/>
          <w:marTop w:val="0"/>
          <w:marBottom w:val="0"/>
          <w:divBdr>
            <w:top w:val="none" w:sz="0" w:space="0" w:color="auto"/>
            <w:left w:val="none" w:sz="0" w:space="0" w:color="auto"/>
            <w:bottom w:val="none" w:sz="0" w:space="0" w:color="auto"/>
            <w:right w:val="none" w:sz="0" w:space="0" w:color="auto"/>
          </w:divBdr>
        </w:div>
        <w:div w:id="1972242635">
          <w:marLeft w:val="0"/>
          <w:marRight w:val="0"/>
          <w:marTop w:val="0"/>
          <w:marBottom w:val="0"/>
          <w:divBdr>
            <w:top w:val="none" w:sz="0" w:space="0" w:color="auto"/>
            <w:left w:val="none" w:sz="0" w:space="0" w:color="auto"/>
            <w:bottom w:val="none" w:sz="0" w:space="0" w:color="auto"/>
            <w:right w:val="none" w:sz="0" w:space="0" w:color="auto"/>
          </w:divBdr>
          <w:divsChild>
            <w:div w:id="143552593">
              <w:marLeft w:val="-75"/>
              <w:marRight w:val="0"/>
              <w:marTop w:val="30"/>
              <w:marBottom w:val="30"/>
              <w:divBdr>
                <w:top w:val="none" w:sz="0" w:space="0" w:color="auto"/>
                <w:left w:val="none" w:sz="0" w:space="0" w:color="auto"/>
                <w:bottom w:val="none" w:sz="0" w:space="0" w:color="auto"/>
                <w:right w:val="none" w:sz="0" w:space="0" w:color="auto"/>
              </w:divBdr>
              <w:divsChild>
                <w:div w:id="31686125">
                  <w:marLeft w:val="0"/>
                  <w:marRight w:val="0"/>
                  <w:marTop w:val="0"/>
                  <w:marBottom w:val="0"/>
                  <w:divBdr>
                    <w:top w:val="none" w:sz="0" w:space="0" w:color="auto"/>
                    <w:left w:val="none" w:sz="0" w:space="0" w:color="auto"/>
                    <w:bottom w:val="none" w:sz="0" w:space="0" w:color="auto"/>
                    <w:right w:val="none" w:sz="0" w:space="0" w:color="auto"/>
                  </w:divBdr>
                  <w:divsChild>
                    <w:div w:id="237595338">
                      <w:marLeft w:val="0"/>
                      <w:marRight w:val="0"/>
                      <w:marTop w:val="0"/>
                      <w:marBottom w:val="0"/>
                      <w:divBdr>
                        <w:top w:val="none" w:sz="0" w:space="0" w:color="auto"/>
                        <w:left w:val="none" w:sz="0" w:space="0" w:color="auto"/>
                        <w:bottom w:val="none" w:sz="0" w:space="0" w:color="auto"/>
                        <w:right w:val="none" w:sz="0" w:space="0" w:color="auto"/>
                      </w:divBdr>
                    </w:div>
                    <w:div w:id="417598029">
                      <w:marLeft w:val="0"/>
                      <w:marRight w:val="0"/>
                      <w:marTop w:val="0"/>
                      <w:marBottom w:val="0"/>
                      <w:divBdr>
                        <w:top w:val="none" w:sz="0" w:space="0" w:color="auto"/>
                        <w:left w:val="none" w:sz="0" w:space="0" w:color="auto"/>
                        <w:bottom w:val="none" w:sz="0" w:space="0" w:color="auto"/>
                        <w:right w:val="none" w:sz="0" w:space="0" w:color="auto"/>
                      </w:divBdr>
                    </w:div>
                    <w:div w:id="643891246">
                      <w:marLeft w:val="0"/>
                      <w:marRight w:val="0"/>
                      <w:marTop w:val="0"/>
                      <w:marBottom w:val="0"/>
                      <w:divBdr>
                        <w:top w:val="none" w:sz="0" w:space="0" w:color="auto"/>
                        <w:left w:val="none" w:sz="0" w:space="0" w:color="auto"/>
                        <w:bottom w:val="none" w:sz="0" w:space="0" w:color="auto"/>
                        <w:right w:val="none" w:sz="0" w:space="0" w:color="auto"/>
                      </w:divBdr>
                    </w:div>
                    <w:div w:id="859127063">
                      <w:marLeft w:val="0"/>
                      <w:marRight w:val="0"/>
                      <w:marTop w:val="0"/>
                      <w:marBottom w:val="0"/>
                      <w:divBdr>
                        <w:top w:val="none" w:sz="0" w:space="0" w:color="auto"/>
                        <w:left w:val="none" w:sz="0" w:space="0" w:color="auto"/>
                        <w:bottom w:val="none" w:sz="0" w:space="0" w:color="auto"/>
                        <w:right w:val="none" w:sz="0" w:space="0" w:color="auto"/>
                      </w:divBdr>
                    </w:div>
                    <w:div w:id="1127315618">
                      <w:marLeft w:val="0"/>
                      <w:marRight w:val="0"/>
                      <w:marTop w:val="0"/>
                      <w:marBottom w:val="0"/>
                      <w:divBdr>
                        <w:top w:val="none" w:sz="0" w:space="0" w:color="auto"/>
                        <w:left w:val="none" w:sz="0" w:space="0" w:color="auto"/>
                        <w:bottom w:val="none" w:sz="0" w:space="0" w:color="auto"/>
                        <w:right w:val="none" w:sz="0" w:space="0" w:color="auto"/>
                      </w:divBdr>
                    </w:div>
                    <w:div w:id="1422525948">
                      <w:marLeft w:val="0"/>
                      <w:marRight w:val="0"/>
                      <w:marTop w:val="0"/>
                      <w:marBottom w:val="0"/>
                      <w:divBdr>
                        <w:top w:val="none" w:sz="0" w:space="0" w:color="auto"/>
                        <w:left w:val="none" w:sz="0" w:space="0" w:color="auto"/>
                        <w:bottom w:val="none" w:sz="0" w:space="0" w:color="auto"/>
                        <w:right w:val="none" w:sz="0" w:space="0" w:color="auto"/>
                      </w:divBdr>
                    </w:div>
                    <w:div w:id="1739094127">
                      <w:marLeft w:val="0"/>
                      <w:marRight w:val="0"/>
                      <w:marTop w:val="0"/>
                      <w:marBottom w:val="0"/>
                      <w:divBdr>
                        <w:top w:val="none" w:sz="0" w:space="0" w:color="auto"/>
                        <w:left w:val="none" w:sz="0" w:space="0" w:color="auto"/>
                        <w:bottom w:val="none" w:sz="0" w:space="0" w:color="auto"/>
                        <w:right w:val="none" w:sz="0" w:space="0" w:color="auto"/>
                      </w:divBdr>
                    </w:div>
                    <w:div w:id="2021198437">
                      <w:marLeft w:val="0"/>
                      <w:marRight w:val="0"/>
                      <w:marTop w:val="0"/>
                      <w:marBottom w:val="0"/>
                      <w:divBdr>
                        <w:top w:val="none" w:sz="0" w:space="0" w:color="auto"/>
                        <w:left w:val="none" w:sz="0" w:space="0" w:color="auto"/>
                        <w:bottom w:val="none" w:sz="0" w:space="0" w:color="auto"/>
                        <w:right w:val="none" w:sz="0" w:space="0" w:color="auto"/>
                      </w:divBdr>
                    </w:div>
                  </w:divsChild>
                </w:div>
                <w:div w:id="80958814">
                  <w:marLeft w:val="0"/>
                  <w:marRight w:val="0"/>
                  <w:marTop w:val="0"/>
                  <w:marBottom w:val="0"/>
                  <w:divBdr>
                    <w:top w:val="none" w:sz="0" w:space="0" w:color="auto"/>
                    <w:left w:val="none" w:sz="0" w:space="0" w:color="auto"/>
                    <w:bottom w:val="none" w:sz="0" w:space="0" w:color="auto"/>
                    <w:right w:val="none" w:sz="0" w:space="0" w:color="auto"/>
                  </w:divBdr>
                  <w:divsChild>
                    <w:div w:id="304089578">
                      <w:marLeft w:val="0"/>
                      <w:marRight w:val="0"/>
                      <w:marTop w:val="0"/>
                      <w:marBottom w:val="0"/>
                      <w:divBdr>
                        <w:top w:val="none" w:sz="0" w:space="0" w:color="auto"/>
                        <w:left w:val="none" w:sz="0" w:space="0" w:color="auto"/>
                        <w:bottom w:val="none" w:sz="0" w:space="0" w:color="auto"/>
                        <w:right w:val="none" w:sz="0" w:space="0" w:color="auto"/>
                      </w:divBdr>
                    </w:div>
                    <w:div w:id="1331568983">
                      <w:marLeft w:val="0"/>
                      <w:marRight w:val="0"/>
                      <w:marTop w:val="0"/>
                      <w:marBottom w:val="0"/>
                      <w:divBdr>
                        <w:top w:val="none" w:sz="0" w:space="0" w:color="auto"/>
                        <w:left w:val="none" w:sz="0" w:space="0" w:color="auto"/>
                        <w:bottom w:val="none" w:sz="0" w:space="0" w:color="auto"/>
                        <w:right w:val="none" w:sz="0" w:space="0" w:color="auto"/>
                      </w:divBdr>
                    </w:div>
                    <w:div w:id="1758213764">
                      <w:marLeft w:val="0"/>
                      <w:marRight w:val="0"/>
                      <w:marTop w:val="0"/>
                      <w:marBottom w:val="0"/>
                      <w:divBdr>
                        <w:top w:val="none" w:sz="0" w:space="0" w:color="auto"/>
                        <w:left w:val="none" w:sz="0" w:space="0" w:color="auto"/>
                        <w:bottom w:val="none" w:sz="0" w:space="0" w:color="auto"/>
                        <w:right w:val="none" w:sz="0" w:space="0" w:color="auto"/>
                      </w:divBdr>
                    </w:div>
                    <w:div w:id="1940679200">
                      <w:marLeft w:val="0"/>
                      <w:marRight w:val="0"/>
                      <w:marTop w:val="0"/>
                      <w:marBottom w:val="0"/>
                      <w:divBdr>
                        <w:top w:val="none" w:sz="0" w:space="0" w:color="auto"/>
                        <w:left w:val="none" w:sz="0" w:space="0" w:color="auto"/>
                        <w:bottom w:val="none" w:sz="0" w:space="0" w:color="auto"/>
                        <w:right w:val="none" w:sz="0" w:space="0" w:color="auto"/>
                      </w:divBdr>
                    </w:div>
                    <w:div w:id="2015379115">
                      <w:marLeft w:val="0"/>
                      <w:marRight w:val="0"/>
                      <w:marTop w:val="0"/>
                      <w:marBottom w:val="0"/>
                      <w:divBdr>
                        <w:top w:val="none" w:sz="0" w:space="0" w:color="auto"/>
                        <w:left w:val="none" w:sz="0" w:space="0" w:color="auto"/>
                        <w:bottom w:val="none" w:sz="0" w:space="0" w:color="auto"/>
                        <w:right w:val="none" w:sz="0" w:space="0" w:color="auto"/>
                      </w:divBdr>
                    </w:div>
                  </w:divsChild>
                </w:div>
                <w:div w:id="141167606">
                  <w:marLeft w:val="0"/>
                  <w:marRight w:val="0"/>
                  <w:marTop w:val="0"/>
                  <w:marBottom w:val="0"/>
                  <w:divBdr>
                    <w:top w:val="none" w:sz="0" w:space="0" w:color="auto"/>
                    <w:left w:val="none" w:sz="0" w:space="0" w:color="auto"/>
                    <w:bottom w:val="none" w:sz="0" w:space="0" w:color="auto"/>
                    <w:right w:val="none" w:sz="0" w:space="0" w:color="auto"/>
                  </w:divBdr>
                  <w:divsChild>
                    <w:div w:id="2116290244">
                      <w:marLeft w:val="0"/>
                      <w:marRight w:val="0"/>
                      <w:marTop w:val="0"/>
                      <w:marBottom w:val="0"/>
                      <w:divBdr>
                        <w:top w:val="none" w:sz="0" w:space="0" w:color="auto"/>
                        <w:left w:val="none" w:sz="0" w:space="0" w:color="auto"/>
                        <w:bottom w:val="none" w:sz="0" w:space="0" w:color="auto"/>
                        <w:right w:val="none" w:sz="0" w:space="0" w:color="auto"/>
                      </w:divBdr>
                    </w:div>
                  </w:divsChild>
                </w:div>
                <w:div w:id="231819181">
                  <w:marLeft w:val="0"/>
                  <w:marRight w:val="0"/>
                  <w:marTop w:val="0"/>
                  <w:marBottom w:val="0"/>
                  <w:divBdr>
                    <w:top w:val="none" w:sz="0" w:space="0" w:color="auto"/>
                    <w:left w:val="none" w:sz="0" w:space="0" w:color="auto"/>
                    <w:bottom w:val="none" w:sz="0" w:space="0" w:color="auto"/>
                    <w:right w:val="none" w:sz="0" w:space="0" w:color="auto"/>
                  </w:divBdr>
                  <w:divsChild>
                    <w:div w:id="502284238">
                      <w:marLeft w:val="0"/>
                      <w:marRight w:val="0"/>
                      <w:marTop w:val="0"/>
                      <w:marBottom w:val="0"/>
                      <w:divBdr>
                        <w:top w:val="none" w:sz="0" w:space="0" w:color="auto"/>
                        <w:left w:val="none" w:sz="0" w:space="0" w:color="auto"/>
                        <w:bottom w:val="none" w:sz="0" w:space="0" w:color="auto"/>
                        <w:right w:val="none" w:sz="0" w:space="0" w:color="auto"/>
                      </w:divBdr>
                    </w:div>
                    <w:div w:id="520356312">
                      <w:marLeft w:val="0"/>
                      <w:marRight w:val="0"/>
                      <w:marTop w:val="0"/>
                      <w:marBottom w:val="0"/>
                      <w:divBdr>
                        <w:top w:val="none" w:sz="0" w:space="0" w:color="auto"/>
                        <w:left w:val="none" w:sz="0" w:space="0" w:color="auto"/>
                        <w:bottom w:val="none" w:sz="0" w:space="0" w:color="auto"/>
                        <w:right w:val="none" w:sz="0" w:space="0" w:color="auto"/>
                      </w:divBdr>
                    </w:div>
                    <w:div w:id="818619855">
                      <w:marLeft w:val="0"/>
                      <w:marRight w:val="0"/>
                      <w:marTop w:val="0"/>
                      <w:marBottom w:val="0"/>
                      <w:divBdr>
                        <w:top w:val="none" w:sz="0" w:space="0" w:color="auto"/>
                        <w:left w:val="none" w:sz="0" w:space="0" w:color="auto"/>
                        <w:bottom w:val="none" w:sz="0" w:space="0" w:color="auto"/>
                        <w:right w:val="none" w:sz="0" w:space="0" w:color="auto"/>
                      </w:divBdr>
                    </w:div>
                    <w:div w:id="1212034836">
                      <w:marLeft w:val="0"/>
                      <w:marRight w:val="0"/>
                      <w:marTop w:val="0"/>
                      <w:marBottom w:val="0"/>
                      <w:divBdr>
                        <w:top w:val="none" w:sz="0" w:space="0" w:color="auto"/>
                        <w:left w:val="none" w:sz="0" w:space="0" w:color="auto"/>
                        <w:bottom w:val="none" w:sz="0" w:space="0" w:color="auto"/>
                        <w:right w:val="none" w:sz="0" w:space="0" w:color="auto"/>
                      </w:divBdr>
                    </w:div>
                    <w:div w:id="1623875065">
                      <w:marLeft w:val="0"/>
                      <w:marRight w:val="0"/>
                      <w:marTop w:val="0"/>
                      <w:marBottom w:val="0"/>
                      <w:divBdr>
                        <w:top w:val="none" w:sz="0" w:space="0" w:color="auto"/>
                        <w:left w:val="none" w:sz="0" w:space="0" w:color="auto"/>
                        <w:bottom w:val="none" w:sz="0" w:space="0" w:color="auto"/>
                        <w:right w:val="none" w:sz="0" w:space="0" w:color="auto"/>
                      </w:divBdr>
                    </w:div>
                  </w:divsChild>
                </w:div>
                <w:div w:id="262690371">
                  <w:marLeft w:val="0"/>
                  <w:marRight w:val="0"/>
                  <w:marTop w:val="0"/>
                  <w:marBottom w:val="0"/>
                  <w:divBdr>
                    <w:top w:val="none" w:sz="0" w:space="0" w:color="auto"/>
                    <w:left w:val="none" w:sz="0" w:space="0" w:color="auto"/>
                    <w:bottom w:val="none" w:sz="0" w:space="0" w:color="auto"/>
                    <w:right w:val="none" w:sz="0" w:space="0" w:color="auto"/>
                  </w:divBdr>
                  <w:divsChild>
                    <w:div w:id="25713624">
                      <w:marLeft w:val="0"/>
                      <w:marRight w:val="0"/>
                      <w:marTop w:val="0"/>
                      <w:marBottom w:val="0"/>
                      <w:divBdr>
                        <w:top w:val="none" w:sz="0" w:space="0" w:color="auto"/>
                        <w:left w:val="none" w:sz="0" w:space="0" w:color="auto"/>
                        <w:bottom w:val="none" w:sz="0" w:space="0" w:color="auto"/>
                        <w:right w:val="none" w:sz="0" w:space="0" w:color="auto"/>
                      </w:divBdr>
                    </w:div>
                    <w:div w:id="235171471">
                      <w:marLeft w:val="0"/>
                      <w:marRight w:val="0"/>
                      <w:marTop w:val="0"/>
                      <w:marBottom w:val="0"/>
                      <w:divBdr>
                        <w:top w:val="none" w:sz="0" w:space="0" w:color="auto"/>
                        <w:left w:val="none" w:sz="0" w:space="0" w:color="auto"/>
                        <w:bottom w:val="none" w:sz="0" w:space="0" w:color="auto"/>
                        <w:right w:val="none" w:sz="0" w:space="0" w:color="auto"/>
                      </w:divBdr>
                    </w:div>
                    <w:div w:id="307134416">
                      <w:marLeft w:val="0"/>
                      <w:marRight w:val="0"/>
                      <w:marTop w:val="0"/>
                      <w:marBottom w:val="0"/>
                      <w:divBdr>
                        <w:top w:val="none" w:sz="0" w:space="0" w:color="auto"/>
                        <w:left w:val="none" w:sz="0" w:space="0" w:color="auto"/>
                        <w:bottom w:val="none" w:sz="0" w:space="0" w:color="auto"/>
                        <w:right w:val="none" w:sz="0" w:space="0" w:color="auto"/>
                      </w:divBdr>
                    </w:div>
                    <w:div w:id="810055620">
                      <w:marLeft w:val="0"/>
                      <w:marRight w:val="0"/>
                      <w:marTop w:val="0"/>
                      <w:marBottom w:val="0"/>
                      <w:divBdr>
                        <w:top w:val="none" w:sz="0" w:space="0" w:color="auto"/>
                        <w:left w:val="none" w:sz="0" w:space="0" w:color="auto"/>
                        <w:bottom w:val="none" w:sz="0" w:space="0" w:color="auto"/>
                        <w:right w:val="none" w:sz="0" w:space="0" w:color="auto"/>
                      </w:divBdr>
                    </w:div>
                    <w:div w:id="1445614673">
                      <w:marLeft w:val="0"/>
                      <w:marRight w:val="0"/>
                      <w:marTop w:val="0"/>
                      <w:marBottom w:val="0"/>
                      <w:divBdr>
                        <w:top w:val="none" w:sz="0" w:space="0" w:color="auto"/>
                        <w:left w:val="none" w:sz="0" w:space="0" w:color="auto"/>
                        <w:bottom w:val="none" w:sz="0" w:space="0" w:color="auto"/>
                        <w:right w:val="none" w:sz="0" w:space="0" w:color="auto"/>
                      </w:divBdr>
                    </w:div>
                    <w:div w:id="1480734294">
                      <w:marLeft w:val="0"/>
                      <w:marRight w:val="0"/>
                      <w:marTop w:val="0"/>
                      <w:marBottom w:val="0"/>
                      <w:divBdr>
                        <w:top w:val="none" w:sz="0" w:space="0" w:color="auto"/>
                        <w:left w:val="none" w:sz="0" w:space="0" w:color="auto"/>
                        <w:bottom w:val="none" w:sz="0" w:space="0" w:color="auto"/>
                        <w:right w:val="none" w:sz="0" w:space="0" w:color="auto"/>
                      </w:divBdr>
                    </w:div>
                    <w:div w:id="1986008682">
                      <w:marLeft w:val="0"/>
                      <w:marRight w:val="0"/>
                      <w:marTop w:val="0"/>
                      <w:marBottom w:val="0"/>
                      <w:divBdr>
                        <w:top w:val="none" w:sz="0" w:space="0" w:color="auto"/>
                        <w:left w:val="none" w:sz="0" w:space="0" w:color="auto"/>
                        <w:bottom w:val="none" w:sz="0" w:space="0" w:color="auto"/>
                        <w:right w:val="none" w:sz="0" w:space="0" w:color="auto"/>
                      </w:divBdr>
                    </w:div>
                    <w:div w:id="2119399660">
                      <w:marLeft w:val="0"/>
                      <w:marRight w:val="0"/>
                      <w:marTop w:val="0"/>
                      <w:marBottom w:val="0"/>
                      <w:divBdr>
                        <w:top w:val="none" w:sz="0" w:space="0" w:color="auto"/>
                        <w:left w:val="none" w:sz="0" w:space="0" w:color="auto"/>
                        <w:bottom w:val="none" w:sz="0" w:space="0" w:color="auto"/>
                        <w:right w:val="none" w:sz="0" w:space="0" w:color="auto"/>
                      </w:divBdr>
                    </w:div>
                  </w:divsChild>
                </w:div>
                <w:div w:id="274557552">
                  <w:marLeft w:val="0"/>
                  <w:marRight w:val="0"/>
                  <w:marTop w:val="0"/>
                  <w:marBottom w:val="0"/>
                  <w:divBdr>
                    <w:top w:val="none" w:sz="0" w:space="0" w:color="auto"/>
                    <w:left w:val="none" w:sz="0" w:space="0" w:color="auto"/>
                    <w:bottom w:val="none" w:sz="0" w:space="0" w:color="auto"/>
                    <w:right w:val="none" w:sz="0" w:space="0" w:color="auto"/>
                  </w:divBdr>
                  <w:divsChild>
                    <w:div w:id="271939034">
                      <w:marLeft w:val="0"/>
                      <w:marRight w:val="0"/>
                      <w:marTop w:val="0"/>
                      <w:marBottom w:val="0"/>
                      <w:divBdr>
                        <w:top w:val="none" w:sz="0" w:space="0" w:color="auto"/>
                        <w:left w:val="none" w:sz="0" w:space="0" w:color="auto"/>
                        <w:bottom w:val="none" w:sz="0" w:space="0" w:color="auto"/>
                        <w:right w:val="none" w:sz="0" w:space="0" w:color="auto"/>
                      </w:divBdr>
                    </w:div>
                    <w:div w:id="422578988">
                      <w:marLeft w:val="0"/>
                      <w:marRight w:val="0"/>
                      <w:marTop w:val="0"/>
                      <w:marBottom w:val="0"/>
                      <w:divBdr>
                        <w:top w:val="none" w:sz="0" w:space="0" w:color="auto"/>
                        <w:left w:val="none" w:sz="0" w:space="0" w:color="auto"/>
                        <w:bottom w:val="none" w:sz="0" w:space="0" w:color="auto"/>
                        <w:right w:val="none" w:sz="0" w:space="0" w:color="auto"/>
                      </w:divBdr>
                    </w:div>
                    <w:div w:id="1163282049">
                      <w:marLeft w:val="0"/>
                      <w:marRight w:val="0"/>
                      <w:marTop w:val="0"/>
                      <w:marBottom w:val="0"/>
                      <w:divBdr>
                        <w:top w:val="none" w:sz="0" w:space="0" w:color="auto"/>
                        <w:left w:val="none" w:sz="0" w:space="0" w:color="auto"/>
                        <w:bottom w:val="none" w:sz="0" w:space="0" w:color="auto"/>
                        <w:right w:val="none" w:sz="0" w:space="0" w:color="auto"/>
                      </w:divBdr>
                    </w:div>
                    <w:div w:id="1907371662">
                      <w:marLeft w:val="0"/>
                      <w:marRight w:val="0"/>
                      <w:marTop w:val="0"/>
                      <w:marBottom w:val="0"/>
                      <w:divBdr>
                        <w:top w:val="none" w:sz="0" w:space="0" w:color="auto"/>
                        <w:left w:val="none" w:sz="0" w:space="0" w:color="auto"/>
                        <w:bottom w:val="none" w:sz="0" w:space="0" w:color="auto"/>
                        <w:right w:val="none" w:sz="0" w:space="0" w:color="auto"/>
                      </w:divBdr>
                    </w:div>
                  </w:divsChild>
                </w:div>
                <w:div w:id="291715782">
                  <w:marLeft w:val="0"/>
                  <w:marRight w:val="0"/>
                  <w:marTop w:val="0"/>
                  <w:marBottom w:val="0"/>
                  <w:divBdr>
                    <w:top w:val="none" w:sz="0" w:space="0" w:color="auto"/>
                    <w:left w:val="none" w:sz="0" w:space="0" w:color="auto"/>
                    <w:bottom w:val="none" w:sz="0" w:space="0" w:color="auto"/>
                    <w:right w:val="none" w:sz="0" w:space="0" w:color="auto"/>
                  </w:divBdr>
                  <w:divsChild>
                    <w:div w:id="463087744">
                      <w:marLeft w:val="0"/>
                      <w:marRight w:val="0"/>
                      <w:marTop w:val="0"/>
                      <w:marBottom w:val="0"/>
                      <w:divBdr>
                        <w:top w:val="none" w:sz="0" w:space="0" w:color="auto"/>
                        <w:left w:val="none" w:sz="0" w:space="0" w:color="auto"/>
                        <w:bottom w:val="none" w:sz="0" w:space="0" w:color="auto"/>
                        <w:right w:val="none" w:sz="0" w:space="0" w:color="auto"/>
                      </w:divBdr>
                    </w:div>
                    <w:div w:id="992031151">
                      <w:marLeft w:val="0"/>
                      <w:marRight w:val="0"/>
                      <w:marTop w:val="0"/>
                      <w:marBottom w:val="0"/>
                      <w:divBdr>
                        <w:top w:val="none" w:sz="0" w:space="0" w:color="auto"/>
                        <w:left w:val="none" w:sz="0" w:space="0" w:color="auto"/>
                        <w:bottom w:val="none" w:sz="0" w:space="0" w:color="auto"/>
                        <w:right w:val="none" w:sz="0" w:space="0" w:color="auto"/>
                      </w:divBdr>
                    </w:div>
                    <w:div w:id="1375348407">
                      <w:marLeft w:val="0"/>
                      <w:marRight w:val="0"/>
                      <w:marTop w:val="0"/>
                      <w:marBottom w:val="0"/>
                      <w:divBdr>
                        <w:top w:val="none" w:sz="0" w:space="0" w:color="auto"/>
                        <w:left w:val="none" w:sz="0" w:space="0" w:color="auto"/>
                        <w:bottom w:val="none" w:sz="0" w:space="0" w:color="auto"/>
                        <w:right w:val="none" w:sz="0" w:space="0" w:color="auto"/>
                      </w:divBdr>
                    </w:div>
                  </w:divsChild>
                </w:div>
                <w:div w:id="342972373">
                  <w:marLeft w:val="0"/>
                  <w:marRight w:val="0"/>
                  <w:marTop w:val="0"/>
                  <w:marBottom w:val="0"/>
                  <w:divBdr>
                    <w:top w:val="none" w:sz="0" w:space="0" w:color="auto"/>
                    <w:left w:val="none" w:sz="0" w:space="0" w:color="auto"/>
                    <w:bottom w:val="none" w:sz="0" w:space="0" w:color="auto"/>
                    <w:right w:val="none" w:sz="0" w:space="0" w:color="auto"/>
                  </w:divBdr>
                  <w:divsChild>
                    <w:div w:id="426773893">
                      <w:marLeft w:val="0"/>
                      <w:marRight w:val="0"/>
                      <w:marTop w:val="0"/>
                      <w:marBottom w:val="0"/>
                      <w:divBdr>
                        <w:top w:val="none" w:sz="0" w:space="0" w:color="auto"/>
                        <w:left w:val="none" w:sz="0" w:space="0" w:color="auto"/>
                        <w:bottom w:val="none" w:sz="0" w:space="0" w:color="auto"/>
                        <w:right w:val="none" w:sz="0" w:space="0" w:color="auto"/>
                      </w:divBdr>
                    </w:div>
                    <w:div w:id="573442236">
                      <w:marLeft w:val="0"/>
                      <w:marRight w:val="0"/>
                      <w:marTop w:val="0"/>
                      <w:marBottom w:val="0"/>
                      <w:divBdr>
                        <w:top w:val="none" w:sz="0" w:space="0" w:color="auto"/>
                        <w:left w:val="none" w:sz="0" w:space="0" w:color="auto"/>
                        <w:bottom w:val="none" w:sz="0" w:space="0" w:color="auto"/>
                        <w:right w:val="none" w:sz="0" w:space="0" w:color="auto"/>
                      </w:divBdr>
                    </w:div>
                    <w:div w:id="681249051">
                      <w:marLeft w:val="0"/>
                      <w:marRight w:val="0"/>
                      <w:marTop w:val="0"/>
                      <w:marBottom w:val="0"/>
                      <w:divBdr>
                        <w:top w:val="none" w:sz="0" w:space="0" w:color="auto"/>
                        <w:left w:val="none" w:sz="0" w:space="0" w:color="auto"/>
                        <w:bottom w:val="none" w:sz="0" w:space="0" w:color="auto"/>
                        <w:right w:val="none" w:sz="0" w:space="0" w:color="auto"/>
                      </w:divBdr>
                    </w:div>
                    <w:div w:id="800808758">
                      <w:marLeft w:val="0"/>
                      <w:marRight w:val="0"/>
                      <w:marTop w:val="0"/>
                      <w:marBottom w:val="0"/>
                      <w:divBdr>
                        <w:top w:val="none" w:sz="0" w:space="0" w:color="auto"/>
                        <w:left w:val="none" w:sz="0" w:space="0" w:color="auto"/>
                        <w:bottom w:val="none" w:sz="0" w:space="0" w:color="auto"/>
                        <w:right w:val="none" w:sz="0" w:space="0" w:color="auto"/>
                      </w:divBdr>
                    </w:div>
                    <w:div w:id="950164067">
                      <w:marLeft w:val="0"/>
                      <w:marRight w:val="0"/>
                      <w:marTop w:val="0"/>
                      <w:marBottom w:val="0"/>
                      <w:divBdr>
                        <w:top w:val="none" w:sz="0" w:space="0" w:color="auto"/>
                        <w:left w:val="none" w:sz="0" w:space="0" w:color="auto"/>
                        <w:bottom w:val="none" w:sz="0" w:space="0" w:color="auto"/>
                        <w:right w:val="none" w:sz="0" w:space="0" w:color="auto"/>
                      </w:divBdr>
                    </w:div>
                    <w:div w:id="996541260">
                      <w:marLeft w:val="0"/>
                      <w:marRight w:val="0"/>
                      <w:marTop w:val="0"/>
                      <w:marBottom w:val="0"/>
                      <w:divBdr>
                        <w:top w:val="none" w:sz="0" w:space="0" w:color="auto"/>
                        <w:left w:val="none" w:sz="0" w:space="0" w:color="auto"/>
                        <w:bottom w:val="none" w:sz="0" w:space="0" w:color="auto"/>
                        <w:right w:val="none" w:sz="0" w:space="0" w:color="auto"/>
                      </w:divBdr>
                    </w:div>
                    <w:div w:id="1024477110">
                      <w:marLeft w:val="0"/>
                      <w:marRight w:val="0"/>
                      <w:marTop w:val="0"/>
                      <w:marBottom w:val="0"/>
                      <w:divBdr>
                        <w:top w:val="none" w:sz="0" w:space="0" w:color="auto"/>
                        <w:left w:val="none" w:sz="0" w:space="0" w:color="auto"/>
                        <w:bottom w:val="none" w:sz="0" w:space="0" w:color="auto"/>
                        <w:right w:val="none" w:sz="0" w:space="0" w:color="auto"/>
                      </w:divBdr>
                    </w:div>
                    <w:div w:id="1074469439">
                      <w:marLeft w:val="0"/>
                      <w:marRight w:val="0"/>
                      <w:marTop w:val="0"/>
                      <w:marBottom w:val="0"/>
                      <w:divBdr>
                        <w:top w:val="none" w:sz="0" w:space="0" w:color="auto"/>
                        <w:left w:val="none" w:sz="0" w:space="0" w:color="auto"/>
                        <w:bottom w:val="none" w:sz="0" w:space="0" w:color="auto"/>
                        <w:right w:val="none" w:sz="0" w:space="0" w:color="auto"/>
                      </w:divBdr>
                    </w:div>
                    <w:div w:id="1236090629">
                      <w:marLeft w:val="0"/>
                      <w:marRight w:val="0"/>
                      <w:marTop w:val="0"/>
                      <w:marBottom w:val="0"/>
                      <w:divBdr>
                        <w:top w:val="none" w:sz="0" w:space="0" w:color="auto"/>
                        <w:left w:val="none" w:sz="0" w:space="0" w:color="auto"/>
                        <w:bottom w:val="none" w:sz="0" w:space="0" w:color="auto"/>
                        <w:right w:val="none" w:sz="0" w:space="0" w:color="auto"/>
                      </w:divBdr>
                    </w:div>
                    <w:div w:id="1841775592">
                      <w:marLeft w:val="0"/>
                      <w:marRight w:val="0"/>
                      <w:marTop w:val="0"/>
                      <w:marBottom w:val="0"/>
                      <w:divBdr>
                        <w:top w:val="none" w:sz="0" w:space="0" w:color="auto"/>
                        <w:left w:val="none" w:sz="0" w:space="0" w:color="auto"/>
                        <w:bottom w:val="none" w:sz="0" w:space="0" w:color="auto"/>
                        <w:right w:val="none" w:sz="0" w:space="0" w:color="auto"/>
                      </w:divBdr>
                    </w:div>
                    <w:div w:id="1886982583">
                      <w:marLeft w:val="0"/>
                      <w:marRight w:val="0"/>
                      <w:marTop w:val="0"/>
                      <w:marBottom w:val="0"/>
                      <w:divBdr>
                        <w:top w:val="none" w:sz="0" w:space="0" w:color="auto"/>
                        <w:left w:val="none" w:sz="0" w:space="0" w:color="auto"/>
                        <w:bottom w:val="none" w:sz="0" w:space="0" w:color="auto"/>
                        <w:right w:val="none" w:sz="0" w:space="0" w:color="auto"/>
                      </w:divBdr>
                    </w:div>
                    <w:div w:id="1942645869">
                      <w:marLeft w:val="0"/>
                      <w:marRight w:val="0"/>
                      <w:marTop w:val="0"/>
                      <w:marBottom w:val="0"/>
                      <w:divBdr>
                        <w:top w:val="none" w:sz="0" w:space="0" w:color="auto"/>
                        <w:left w:val="none" w:sz="0" w:space="0" w:color="auto"/>
                        <w:bottom w:val="none" w:sz="0" w:space="0" w:color="auto"/>
                        <w:right w:val="none" w:sz="0" w:space="0" w:color="auto"/>
                      </w:divBdr>
                    </w:div>
                    <w:div w:id="2105610577">
                      <w:marLeft w:val="0"/>
                      <w:marRight w:val="0"/>
                      <w:marTop w:val="0"/>
                      <w:marBottom w:val="0"/>
                      <w:divBdr>
                        <w:top w:val="none" w:sz="0" w:space="0" w:color="auto"/>
                        <w:left w:val="none" w:sz="0" w:space="0" w:color="auto"/>
                        <w:bottom w:val="none" w:sz="0" w:space="0" w:color="auto"/>
                        <w:right w:val="none" w:sz="0" w:space="0" w:color="auto"/>
                      </w:divBdr>
                    </w:div>
                  </w:divsChild>
                </w:div>
                <w:div w:id="365957663">
                  <w:marLeft w:val="0"/>
                  <w:marRight w:val="0"/>
                  <w:marTop w:val="0"/>
                  <w:marBottom w:val="0"/>
                  <w:divBdr>
                    <w:top w:val="none" w:sz="0" w:space="0" w:color="auto"/>
                    <w:left w:val="none" w:sz="0" w:space="0" w:color="auto"/>
                    <w:bottom w:val="none" w:sz="0" w:space="0" w:color="auto"/>
                    <w:right w:val="none" w:sz="0" w:space="0" w:color="auto"/>
                  </w:divBdr>
                  <w:divsChild>
                    <w:div w:id="548616877">
                      <w:marLeft w:val="0"/>
                      <w:marRight w:val="0"/>
                      <w:marTop w:val="0"/>
                      <w:marBottom w:val="0"/>
                      <w:divBdr>
                        <w:top w:val="none" w:sz="0" w:space="0" w:color="auto"/>
                        <w:left w:val="none" w:sz="0" w:space="0" w:color="auto"/>
                        <w:bottom w:val="none" w:sz="0" w:space="0" w:color="auto"/>
                        <w:right w:val="none" w:sz="0" w:space="0" w:color="auto"/>
                      </w:divBdr>
                    </w:div>
                  </w:divsChild>
                </w:div>
                <w:div w:id="397170256">
                  <w:marLeft w:val="0"/>
                  <w:marRight w:val="0"/>
                  <w:marTop w:val="0"/>
                  <w:marBottom w:val="0"/>
                  <w:divBdr>
                    <w:top w:val="none" w:sz="0" w:space="0" w:color="auto"/>
                    <w:left w:val="none" w:sz="0" w:space="0" w:color="auto"/>
                    <w:bottom w:val="none" w:sz="0" w:space="0" w:color="auto"/>
                    <w:right w:val="none" w:sz="0" w:space="0" w:color="auto"/>
                  </w:divBdr>
                  <w:divsChild>
                    <w:div w:id="659191159">
                      <w:marLeft w:val="0"/>
                      <w:marRight w:val="0"/>
                      <w:marTop w:val="0"/>
                      <w:marBottom w:val="0"/>
                      <w:divBdr>
                        <w:top w:val="none" w:sz="0" w:space="0" w:color="auto"/>
                        <w:left w:val="none" w:sz="0" w:space="0" w:color="auto"/>
                        <w:bottom w:val="none" w:sz="0" w:space="0" w:color="auto"/>
                        <w:right w:val="none" w:sz="0" w:space="0" w:color="auto"/>
                      </w:divBdr>
                    </w:div>
                    <w:div w:id="1871532058">
                      <w:marLeft w:val="0"/>
                      <w:marRight w:val="0"/>
                      <w:marTop w:val="0"/>
                      <w:marBottom w:val="0"/>
                      <w:divBdr>
                        <w:top w:val="none" w:sz="0" w:space="0" w:color="auto"/>
                        <w:left w:val="none" w:sz="0" w:space="0" w:color="auto"/>
                        <w:bottom w:val="none" w:sz="0" w:space="0" w:color="auto"/>
                        <w:right w:val="none" w:sz="0" w:space="0" w:color="auto"/>
                      </w:divBdr>
                    </w:div>
                  </w:divsChild>
                </w:div>
                <w:div w:id="459886594">
                  <w:marLeft w:val="0"/>
                  <w:marRight w:val="0"/>
                  <w:marTop w:val="0"/>
                  <w:marBottom w:val="0"/>
                  <w:divBdr>
                    <w:top w:val="none" w:sz="0" w:space="0" w:color="auto"/>
                    <w:left w:val="none" w:sz="0" w:space="0" w:color="auto"/>
                    <w:bottom w:val="none" w:sz="0" w:space="0" w:color="auto"/>
                    <w:right w:val="none" w:sz="0" w:space="0" w:color="auto"/>
                  </w:divBdr>
                  <w:divsChild>
                    <w:div w:id="142740894">
                      <w:marLeft w:val="0"/>
                      <w:marRight w:val="0"/>
                      <w:marTop w:val="0"/>
                      <w:marBottom w:val="0"/>
                      <w:divBdr>
                        <w:top w:val="none" w:sz="0" w:space="0" w:color="auto"/>
                        <w:left w:val="none" w:sz="0" w:space="0" w:color="auto"/>
                        <w:bottom w:val="none" w:sz="0" w:space="0" w:color="auto"/>
                        <w:right w:val="none" w:sz="0" w:space="0" w:color="auto"/>
                      </w:divBdr>
                    </w:div>
                    <w:div w:id="145978997">
                      <w:marLeft w:val="0"/>
                      <w:marRight w:val="0"/>
                      <w:marTop w:val="0"/>
                      <w:marBottom w:val="0"/>
                      <w:divBdr>
                        <w:top w:val="none" w:sz="0" w:space="0" w:color="auto"/>
                        <w:left w:val="none" w:sz="0" w:space="0" w:color="auto"/>
                        <w:bottom w:val="none" w:sz="0" w:space="0" w:color="auto"/>
                        <w:right w:val="none" w:sz="0" w:space="0" w:color="auto"/>
                      </w:divBdr>
                    </w:div>
                    <w:div w:id="1027220049">
                      <w:marLeft w:val="0"/>
                      <w:marRight w:val="0"/>
                      <w:marTop w:val="0"/>
                      <w:marBottom w:val="0"/>
                      <w:divBdr>
                        <w:top w:val="none" w:sz="0" w:space="0" w:color="auto"/>
                        <w:left w:val="none" w:sz="0" w:space="0" w:color="auto"/>
                        <w:bottom w:val="none" w:sz="0" w:space="0" w:color="auto"/>
                        <w:right w:val="none" w:sz="0" w:space="0" w:color="auto"/>
                      </w:divBdr>
                    </w:div>
                    <w:div w:id="1947350014">
                      <w:marLeft w:val="0"/>
                      <w:marRight w:val="0"/>
                      <w:marTop w:val="0"/>
                      <w:marBottom w:val="0"/>
                      <w:divBdr>
                        <w:top w:val="none" w:sz="0" w:space="0" w:color="auto"/>
                        <w:left w:val="none" w:sz="0" w:space="0" w:color="auto"/>
                        <w:bottom w:val="none" w:sz="0" w:space="0" w:color="auto"/>
                        <w:right w:val="none" w:sz="0" w:space="0" w:color="auto"/>
                      </w:divBdr>
                    </w:div>
                  </w:divsChild>
                </w:div>
                <w:div w:id="476067050">
                  <w:marLeft w:val="0"/>
                  <w:marRight w:val="0"/>
                  <w:marTop w:val="0"/>
                  <w:marBottom w:val="0"/>
                  <w:divBdr>
                    <w:top w:val="none" w:sz="0" w:space="0" w:color="auto"/>
                    <w:left w:val="none" w:sz="0" w:space="0" w:color="auto"/>
                    <w:bottom w:val="none" w:sz="0" w:space="0" w:color="auto"/>
                    <w:right w:val="none" w:sz="0" w:space="0" w:color="auto"/>
                  </w:divBdr>
                  <w:divsChild>
                    <w:div w:id="128062064">
                      <w:marLeft w:val="0"/>
                      <w:marRight w:val="0"/>
                      <w:marTop w:val="0"/>
                      <w:marBottom w:val="0"/>
                      <w:divBdr>
                        <w:top w:val="none" w:sz="0" w:space="0" w:color="auto"/>
                        <w:left w:val="none" w:sz="0" w:space="0" w:color="auto"/>
                        <w:bottom w:val="none" w:sz="0" w:space="0" w:color="auto"/>
                        <w:right w:val="none" w:sz="0" w:space="0" w:color="auto"/>
                      </w:divBdr>
                    </w:div>
                    <w:div w:id="339309708">
                      <w:marLeft w:val="0"/>
                      <w:marRight w:val="0"/>
                      <w:marTop w:val="0"/>
                      <w:marBottom w:val="0"/>
                      <w:divBdr>
                        <w:top w:val="none" w:sz="0" w:space="0" w:color="auto"/>
                        <w:left w:val="none" w:sz="0" w:space="0" w:color="auto"/>
                        <w:bottom w:val="none" w:sz="0" w:space="0" w:color="auto"/>
                        <w:right w:val="none" w:sz="0" w:space="0" w:color="auto"/>
                      </w:divBdr>
                    </w:div>
                    <w:div w:id="527990671">
                      <w:marLeft w:val="0"/>
                      <w:marRight w:val="0"/>
                      <w:marTop w:val="0"/>
                      <w:marBottom w:val="0"/>
                      <w:divBdr>
                        <w:top w:val="none" w:sz="0" w:space="0" w:color="auto"/>
                        <w:left w:val="none" w:sz="0" w:space="0" w:color="auto"/>
                        <w:bottom w:val="none" w:sz="0" w:space="0" w:color="auto"/>
                        <w:right w:val="none" w:sz="0" w:space="0" w:color="auto"/>
                      </w:divBdr>
                    </w:div>
                    <w:div w:id="1048337274">
                      <w:marLeft w:val="0"/>
                      <w:marRight w:val="0"/>
                      <w:marTop w:val="0"/>
                      <w:marBottom w:val="0"/>
                      <w:divBdr>
                        <w:top w:val="none" w:sz="0" w:space="0" w:color="auto"/>
                        <w:left w:val="none" w:sz="0" w:space="0" w:color="auto"/>
                        <w:bottom w:val="none" w:sz="0" w:space="0" w:color="auto"/>
                        <w:right w:val="none" w:sz="0" w:space="0" w:color="auto"/>
                      </w:divBdr>
                    </w:div>
                    <w:div w:id="1230918697">
                      <w:marLeft w:val="0"/>
                      <w:marRight w:val="0"/>
                      <w:marTop w:val="0"/>
                      <w:marBottom w:val="0"/>
                      <w:divBdr>
                        <w:top w:val="none" w:sz="0" w:space="0" w:color="auto"/>
                        <w:left w:val="none" w:sz="0" w:space="0" w:color="auto"/>
                        <w:bottom w:val="none" w:sz="0" w:space="0" w:color="auto"/>
                        <w:right w:val="none" w:sz="0" w:space="0" w:color="auto"/>
                      </w:divBdr>
                    </w:div>
                    <w:div w:id="1287270379">
                      <w:marLeft w:val="0"/>
                      <w:marRight w:val="0"/>
                      <w:marTop w:val="0"/>
                      <w:marBottom w:val="0"/>
                      <w:divBdr>
                        <w:top w:val="none" w:sz="0" w:space="0" w:color="auto"/>
                        <w:left w:val="none" w:sz="0" w:space="0" w:color="auto"/>
                        <w:bottom w:val="none" w:sz="0" w:space="0" w:color="auto"/>
                        <w:right w:val="none" w:sz="0" w:space="0" w:color="auto"/>
                      </w:divBdr>
                    </w:div>
                    <w:div w:id="1494371891">
                      <w:marLeft w:val="0"/>
                      <w:marRight w:val="0"/>
                      <w:marTop w:val="0"/>
                      <w:marBottom w:val="0"/>
                      <w:divBdr>
                        <w:top w:val="none" w:sz="0" w:space="0" w:color="auto"/>
                        <w:left w:val="none" w:sz="0" w:space="0" w:color="auto"/>
                        <w:bottom w:val="none" w:sz="0" w:space="0" w:color="auto"/>
                        <w:right w:val="none" w:sz="0" w:space="0" w:color="auto"/>
                      </w:divBdr>
                    </w:div>
                    <w:div w:id="1582715333">
                      <w:marLeft w:val="0"/>
                      <w:marRight w:val="0"/>
                      <w:marTop w:val="0"/>
                      <w:marBottom w:val="0"/>
                      <w:divBdr>
                        <w:top w:val="none" w:sz="0" w:space="0" w:color="auto"/>
                        <w:left w:val="none" w:sz="0" w:space="0" w:color="auto"/>
                        <w:bottom w:val="none" w:sz="0" w:space="0" w:color="auto"/>
                        <w:right w:val="none" w:sz="0" w:space="0" w:color="auto"/>
                      </w:divBdr>
                    </w:div>
                    <w:div w:id="1681664771">
                      <w:marLeft w:val="0"/>
                      <w:marRight w:val="0"/>
                      <w:marTop w:val="0"/>
                      <w:marBottom w:val="0"/>
                      <w:divBdr>
                        <w:top w:val="none" w:sz="0" w:space="0" w:color="auto"/>
                        <w:left w:val="none" w:sz="0" w:space="0" w:color="auto"/>
                        <w:bottom w:val="none" w:sz="0" w:space="0" w:color="auto"/>
                        <w:right w:val="none" w:sz="0" w:space="0" w:color="auto"/>
                      </w:divBdr>
                    </w:div>
                    <w:div w:id="1906917967">
                      <w:marLeft w:val="0"/>
                      <w:marRight w:val="0"/>
                      <w:marTop w:val="0"/>
                      <w:marBottom w:val="0"/>
                      <w:divBdr>
                        <w:top w:val="none" w:sz="0" w:space="0" w:color="auto"/>
                        <w:left w:val="none" w:sz="0" w:space="0" w:color="auto"/>
                        <w:bottom w:val="none" w:sz="0" w:space="0" w:color="auto"/>
                        <w:right w:val="none" w:sz="0" w:space="0" w:color="auto"/>
                      </w:divBdr>
                    </w:div>
                    <w:div w:id="1917208631">
                      <w:marLeft w:val="0"/>
                      <w:marRight w:val="0"/>
                      <w:marTop w:val="0"/>
                      <w:marBottom w:val="0"/>
                      <w:divBdr>
                        <w:top w:val="none" w:sz="0" w:space="0" w:color="auto"/>
                        <w:left w:val="none" w:sz="0" w:space="0" w:color="auto"/>
                        <w:bottom w:val="none" w:sz="0" w:space="0" w:color="auto"/>
                        <w:right w:val="none" w:sz="0" w:space="0" w:color="auto"/>
                      </w:divBdr>
                    </w:div>
                  </w:divsChild>
                </w:div>
                <w:div w:id="518276092">
                  <w:marLeft w:val="0"/>
                  <w:marRight w:val="0"/>
                  <w:marTop w:val="0"/>
                  <w:marBottom w:val="0"/>
                  <w:divBdr>
                    <w:top w:val="none" w:sz="0" w:space="0" w:color="auto"/>
                    <w:left w:val="none" w:sz="0" w:space="0" w:color="auto"/>
                    <w:bottom w:val="none" w:sz="0" w:space="0" w:color="auto"/>
                    <w:right w:val="none" w:sz="0" w:space="0" w:color="auto"/>
                  </w:divBdr>
                  <w:divsChild>
                    <w:div w:id="97020726">
                      <w:marLeft w:val="0"/>
                      <w:marRight w:val="0"/>
                      <w:marTop w:val="0"/>
                      <w:marBottom w:val="0"/>
                      <w:divBdr>
                        <w:top w:val="none" w:sz="0" w:space="0" w:color="auto"/>
                        <w:left w:val="none" w:sz="0" w:space="0" w:color="auto"/>
                        <w:bottom w:val="none" w:sz="0" w:space="0" w:color="auto"/>
                        <w:right w:val="none" w:sz="0" w:space="0" w:color="auto"/>
                      </w:divBdr>
                    </w:div>
                    <w:div w:id="152378579">
                      <w:marLeft w:val="0"/>
                      <w:marRight w:val="0"/>
                      <w:marTop w:val="0"/>
                      <w:marBottom w:val="0"/>
                      <w:divBdr>
                        <w:top w:val="none" w:sz="0" w:space="0" w:color="auto"/>
                        <w:left w:val="none" w:sz="0" w:space="0" w:color="auto"/>
                        <w:bottom w:val="none" w:sz="0" w:space="0" w:color="auto"/>
                        <w:right w:val="none" w:sz="0" w:space="0" w:color="auto"/>
                      </w:divBdr>
                    </w:div>
                    <w:div w:id="168758056">
                      <w:marLeft w:val="0"/>
                      <w:marRight w:val="0"/>
                      <w:marTop w:val="0"/>
                      <w:marBottom w:val="0"/>
                      <w:divBdr>
                        <w:top w:val="none" w:sz="0" w:space="0" w:color="auto"/>
                        <w:left w:val="none" w:sz="0" w:space="0" w:color="auto"/>
                        <w:bottom w:val="none" w:sz="0" w:space="0" w:color="auto"/>
                        <w:right w:val="none" w:sz="0" w:space="0" w:color="auto"/>
                      </w:divBdr>
                    </w:div>
                    <w:div w:id="275990811">
                      <w:marLeft w:val="0"/>
                      <w:marRight w:val="0"/>
                      <w:marTop w:val="0"/>
                      <w:marBottom w:val="0"/>
                      <w:divBdr>
                        <w:top w:val="none" w:sz="0" w:space="0" w:color="auto"/>
                        <w:left w:val="none" w:sz="0" w:space="0" w:color="auto"/>
                        <w:bottom w:val="none" w:sz="0" w:space="0" w:color="auto"/>
                        <w:right w:val="none" w:sz="0" w:space="0" w:color="auto"/>
                      </w:divBdr>
                    </w:div>
                    <w:div w:id="425158034">
                      <w:marLeft w:val="0"/>
                      <w:marRight w:val="0"/>
                      <w:marTop w:val="0"/>
                      <w:marBottom w:val="0"/>
                      <w:divBdr>
                        <w:top w:val="none" w:sz="0" w:space="0" w:color="auto"/>
                        <w:left w:val="none" w:sz="0" w:space="0" w:color="auto"/>
                        <w:bottom w:val="none" w:sz="0" w:space="0" w:color="auto"/>
                        <w:right w:val="none" w:sz="0" w:space="0" w:color="auto"/>
                      </w:divBdr>
                    </w:div>
                    <w:div w:id="597956204">
                      <w:marLeft w:val="0"/>
                      <w:marRight w:val="0"/>
                      <w:marTop w:val="0"/>
                      <w:marBottom w:val="0"/>
                      <w:divBdr>
                        <w:top w:val="none" w:sz="0" w:space="0" w:color="auto"/>
                        <w:left w:val="none" w:sz="0" w:space="0" w:color="auto"/>
                        <w:bottom w:val="none" w:sz="0" w:space="0" w:color="auto"/>
                        <w:right w:val="none" w:sz="0" w:space="0" w:color="auto"/>
                      </w:divBdr>
                    </w:div>
                    <w:div w:id="754282191">
                      <w:marLeft w:val="0"/>
                      <w:marRight w:val="0"/>
                      <w:marTop w:val="0"/>
                      <w:marBottom w:val="0"/>
                      <w:divBdr>
                        <w:top w:val="none" w:sz="0" w:space="0" w:color="auto"/>
                        <w:left w:val="none" w:sz="0" w:space="0" w:color="auto"/>
                        <w:bottom w:val="none" w:sz="0" w:space="0" w:color="auto"/>
                        <w:right w:val="none" w:sz="0" w:space="0" w:color="auto"/>
                      </w:divBdr>
                    </w:div>
                    <w:div w:id="770202447">
                      <w:marLeft w:val="0"/>
                      <w:marRight w:val="0"/>
                      <w:marTop w:val="0"/>
                      <w:marBottom w:val="0"/>
                      <w:divBdr>
                        <w:top w:val="none" w:sz="0" w:space="0" w:color="auto"/>
                        <w:left w:val="none" w:sz="0" w:space="0" w:color="auto"/>
                        <w:bottom w:val="none" w:sz="0" w:space="0" w:color="auto"/>
                        <w:right w:val="none" w:sz="0" w:space="0" w:color="auto"/>
                      </w:divBdr>
                    </w:div>
                    <w:div w:id="835077810">
                      <w:marLeft w:val="0"/>
                      <w:marRight w:val="0"/>
                      <w:marTop w:val="0"/>
                      <w:marBottom w:val="0"/>
                      <w:divBdr>
                        <w:top w:val="none" w:sz="0" w:space="0" w:color="auto"/>
                        <w:left w:val="none" w:sz="0" w:space="0" w:color="auto"/>
                        <w:bottom w:val="none" w:sz="0" w:space="0" w:color="auto"/>
                        <w:right w:val="none" w:sz="0" w:space="0" w:color="auto"/>
                      </w:divBdr>
                    </w:div>
                    <w:div w:id="1104763022">
                      <w:marLeft w:val="0"/>
                      <w:marRight w:val="0"/>
                      <w:marTop w:val="0"/>
                      <w:marBottom w:val="0"/>
                      <w:divBdr>
                        <w:top w:val="none" w:sz="0" w:space="0" w:color="auto"/>
                        <w:left w:val="none" w:sz="0" w:space="0" w:color="auto"/>
                        <w:bottom w:val="none" w:sz="0" w:space="0" w:color="auto"/>
                        <w:right w:val="none" w:sz="0" w:space="0" w:color="auto"/>
                      </w:divBdr>
                    </w:div>
                    <w:div w:id="1111821945">
                      <w:marLeft w:val="0"/>
                      <w:marRight w:val="0"/>
                      <w:marTop w:val="0"/>
                      <w:marBottom w:val="0"/>
                      <w:divBdr>
                        <w:top w:val="none" w:sz="0" w:space="0" w:color="auto"/>
                        <w:left w:val="none" w:sz="0" w:space="0" w:color="auto"/>
                        <w:bottom w:val="none" w:sz="0" w:space="0" w:color="auto"/>
                        <w:right w:val="none" w:sz="0" w:space="0" w:color="auto"/>
                      </w:divBdr>
                    </w:div>
                    <w:div w:id="1205099031">
                      <w:marLeft w:val="0"/>
                      <w:marRight w:val="0"/>
                      <w:marTop w:val="0"/>
                      <w:marBottom w:val="0"/>
                      <w:divBdr>
                        <w:top w:val="none" w:sz="0" w:space="0" w:color="auto"/>
                        <w:left w:val="none" w:sz="0" w:space="0" w:color="auto"/>
                        <w:bottom w:val="none" w:sz="0" w:space="0" w:color="auto"/>
                        <w:right w:val="none" w:sz="0" w:space="0" w:color="auto"/>
                      </w:divBdr>
                    </w:div>
                    <w:div w:id="1212838045">
                      <w:marLeft w:val="0"/>
                      <w:marRight w:val="0"/>
                      <w:marTop w:val="0"/>
                      <w:marBottom w:val="0"/>
                      <w:divBdr>
                        <w:top w:val="none" w:sz="0" w:space="0" w:color="auto"/>
                        <w:left w:val="none" w:sz="0" w:space="0" w:color="auto"/>
                        <w:bottom w:val="none" w:sz="0" w:space="0" w:color="auto"/>
                        <w:right w:val="none" w:sz="0" w:space="0" w:color="auto"/>
                      </w:divBdr>
                    </w:div>
                    <w:div w:id="1227106133">
                      <w:marLeft w:val="0"/>
                      <w:marRight w:val="0"/>
                      <w:marTop w:val="0"/>
                      <w:marBottom w:val="0"/>
                      <w:divBdr>
                        <w:top w:val="none" w:sz="0" w:space="0" w:color="auto"/>
                        <w:left w:val="none" w:sz="0" w:space="0" w:color="auto"/>
                        <w:bottom w:val="none" w:sz="0" w:space="0" w:color="auto"/>
                        <w:right w:val="none" w:sz="0" w:space="0" w:color="auto"/>
                      </w:divBdr>
                    </w:div>
                    <w:div w:id="1517886429">
                      <w:marLeft w:val="0"/>
                      <w:marRight w:val="0"/>
                      <w:marTop w:val="0"/>
                      <w:marBottom w:val="0"/>
                      <w:divBdr>
                        <w:top w:val="none" w:sz="0" w:space="0" w:color="auto"/>
                        <w:left w:val="none" w:sz="0" w:space="0" w:color="auto"/>
                        <w:bottom w:val="none" w:sz="0" w:space="0" w:color="auto"/>
                        <w:right w:val="none" w:sz="0" w:space="0" w:color="auto"/>
                      </w:divBdr>
                    </w:div>
                    <w:div w:id="1669020874">
                      <w:marLeft w:val="0"/>
                      <w:marRight w:val="0"/>
                      <w:marTop w:val="0"/>
                      <w:marBottom w:val="0"/>
                      <w:divBdr>
                        <w:top w:val="none" w:sz="0" w:space="0" w:color="auto"/>
                        <w:left w:val="none" w:sz="0" w:space="0" w:color="auto"/>
                        <w:bottom w:val="none" w:sz="0" w:space="0" w:color="auto"/>
                        <w:right w:val="none" w:sz="0" w:space="0" w:color="auto"/>
                      </w:divBdr>
                    </w:div>
                    <w:div w:id="1681927748">
                      <w:marLeft w:val="0"/>
                      <w:marRight w:val="0"/>
                      <w:marTop w:val="0"/>
                      <w:marBottom w:val="0"/>
                      <w:divBdr>
                        <w:top w:val="none" w:sz="0" w:space="0" w:color="auto"/>
                        <w:left w:val="none" w:sz="0" w:space="0" w:color="auto"/>
                        <w:bottom w:val="none" w:sz="0" w:space="0" w:color="auto"/>
                        <w:right w:val="none" w:sz="0" w:space="0" w:color="auto"/>
                      </w:divBdr>
                    </w:div>
                    <w:div w:id="1718552858">
                      <w:marLeft w:val="0"/>
                      <w:marRight w:val="0"/>
                      <w:marTop w:val="0"/>
                      <w:marBottom w:val="0"/>
                      <w:divBdr>
                        <w:top w:val="none" w:sz="0" w:space="0" w:color="auto"/>
                        <w:left w:val="none" w:sz="0" w:space="0" w:color="auto"/>
                        <w:bottom w:val="none" w:sz="0" w:space="0" w:color="auto"/>
                        <w:right w:val="none" w:sz="0" w:space="0" w:color="auto"/>
                      </w:divBdr>
                    </w:div>
                    <w:div w:id="1814516419">
                      <w:marLeft w:val="0"/>
                      <w:marRight w:val="0"/>
                      <w:marTop w:val="0"/>
                      <w:marBottom w:val="0"/>
                      <w:divBdr>
                        <w:top w:val="none" w:sz="0" w:space="0" w:color="auto"/>
                        <w:left w:val="none" w:sz="0" w:space="0" w:color="auto"/>
                        <w:bottom w:val="none" w:sz="0" w:space="0" w:color="auto"/>
                        <w:right w:val="none" w:sz="0" w:space="0" w:color="auto"/>
                      </w:divBdr>
                    </w:div>
                    <w:div w:id="2097553570">
                      <w:marLeft w:val="0"/>
                      <w:marRight w:val="0"/>
                      <w:marTop w:val="0"/>
                      <w:marBottom w:val="0"/>
                      <w:divBdr>
                        <w:top w:val="none" w:sz="0" w:space="0" w:color="auto"/>
                        <w:left w:val="none" w:sz="0" w:space="0" w:color="auto"/>
                        <w:bottom w:val="none" w:sz="0" w:space="0" w:color="auto"/>
                        <w:right w:val="none" w:sz="0" w:space="0" w:color="auto"/>
                      </w:divBdr>
                    </w:div>
                  </w:divsChild>
                </w:div>
                <w:div w:id="707997469">
                  <w:marLeft w:val="0"/>
                  <w:marRight w:val="0"/>
                  <w:marTop w:val="0"/>
                  <w:marBottom w:val="0"/>
                  <w:divBdr>
                    <w:top w:val="none" w:sz="0" w:space="0" w:color="auto"/>
                    <w:left w:val="none" w:sz="0" w:space="0" w:color="auto"/>
                    <w:bottom w:val="none" w:sz="0" w:space="0" w:color="auto"/>
                    <w:right w:val="none" w:sz="0" w:space="0" w:color="auto"/>
                  </w:divBdr>
                  <w:divsChild>
                    <w:div w:id="673341038">
                      <w:marLeft w:val="0"/>
                      <w:marRight w:val="0"/>
                      <w:marTop w:val="0"/>
                      <w:marBottom w:val="0"/>
                      <w:divBdr>
                        <w:top w:val="none" w:sz="0" w:space="0" w:color="auto"/>
                        <w:left w:val="none" w:sz="0" w:space="0" w:color="auto"/>
                        <w:bottom w:val="none" w:sz="0" w:space="0" w:color="auto"/>
                        <w:right w:val="none" w:sz="0" w:space="0" w:color="auto"/>
                      </w:divBdr>
                    </w:div>
                    <w:div w:id="716467887">
                      <w:marLeft w:val="0"/>
                      <w:marRight w:val="0"/>
                      <w:marTop w:val="0"/>
                      <w:marBottom w:val="0"/>
                      <w:divBdr>
                        <w:top w:val="none" w:sz="0" w:space="0" w:color="auto"/>
                        <w:left w:val="none" w:sz="0" w:space="0" w:color="auto"/>
                        <w:bottom w:val="none" w:sz="0" w:space="0" w:color="auto"/>
                        <w:right w:val="none" w:sz="0" w:space="0" w:color="auto"/>
                      </w:divBdr>
                    </w:div>
                    <w:div w:id="994576045">
                      <w:marLeft w:val="0"/>
                      <w:marRight w:val="0"/>
                      <w:marTop w:val="0"/>
                      <w:marBottom w:val="0"/>
                      <w:divBdr>
                        <w:top w:val="none" w:sz="0" w:space="0" w:color="auto"/>
                        <w:left w:val="none" w:sz="0" w:space="0" w:color="auto"/>
                        <w:bottom w:val="none" w:sz="0" w:space="0" w:color="auto"/>
                        <w:right w:val="none" w:sz="0" w:space="0" w:color="auto"/>
                      </w:divBdr>
                    </w:div>
                    <w:div w:id="1718385951">
                      <w:marLeft w:val="0"/>
                      <w:marRight w:val="0"/>
                      <w:marTop w:val="0"/>
                      <w:marBottom w:val="0"/>
                      <w:divBdr>
                        <w:top w:val="none" w:sz="0" w:space="0" w:color="auto"/>
                        <w:left w:val="none" w:sz="0" w:space="0" w:color="auto"/>
                        <w:bottom w:val="none" w:sz="0" w:space="0" w:color="auto"/>
                        <w:right w:val="none" w:sz="0" w:space="0" w:color="auto"/>
                      </w:divBdr>
                    </w:div>
                    <w:div w:id="2041544362">
                      <w:marLeft w:val="0"/>
                      <w:marRight w:val="0"/>
                      <w:marTop w:val="0"/>
                      <w:marBottom w:val="0"/>
                      <w:divBdr>
                        <w:top w:val="none" w:sz="0" w:space="0" w:color="auto"/>
                        <w:left w:val="none" w:sz="0" w:space="0" w:color="auto"/>
                        <w:bottom w:val="none" w:sz="0" w:space="0" w:color="auto"/>
                        <w:right w:val="none" w:sz="0" w:space="0" w:color="auto"/>
                      </w:divBdr>
                    </w:div>
                    <w:div w:id="2093890395">
                      <w:marLeft w:val="0"/>
                      <w:marRight w:val="0"/>
                      <w:marTop w:val="0"/>
                      <w:marBottom w:val="0"/>
                      <w:divBdr>
                        <w:top w:val="none" w:sz="0" w:space="0" w:color="auto"/>
                        <w:left w:val="none" w:sz="0" w:space="0" w:color="auto"/>
                        <w:bottom w:val="none" w:sz="0" w:space="0" w:color="auto"/>
                        <w:right w:val="none" w:sz="0" w:space="0" w:color="auto"/>
                      </w:divBdr>
                    </w:div>
                  </w:divsChild>
                </w:div>
                <w:div w:id="719403052">
                  <w:marLeft w:val="0"/>
                  <w:marRight w:val="0"/>
                  <w:marTop w:val="0"/>
                  <w:marBottom w:val="0"/>
                  <w:divBdr>
                    <w:top w:val="none" w:sz="0" w:space="0" w:color="auto"/>
                    <w:left w:val="none" w:sz="0" w:space="0" w:color="auto"/>
                    <w:bottom w:val="none" w:sz="0" w:space="0" w:color="auto"/>
                    <w:right w:val="none" w:sz="0" w:space="0" w:color="auto"/>
                  </w:divBdr>
                  <w:divsChild>
                    <w:div w:id="466552733">
                      <w:marLeft w:val="0"/>
                      <w:marRight w:val="0"/>
                      <w:marTop w:val="0"/>
                      <w:marBottom w:val="0"/>
                      <w:divBdr>
                        <w:top w:val="none" w:sz="0" w:space="0" w:color="auto"/>
                        <w:left w:val="none" w:sz="0" w:space="0" w:color="auto"/>
                        <w:bottom w:val="none" w:sz="0" w:space="0" w:color="auto"/>
                        <w:right w:val="none" w:sz="0" w:space="0" w:color="auto"/>
                      </w:divBdr>
                    </w:div>
                    <w:div w:id="663363723">
                      <w:marLeft w:val="0"/>
                      <w:marRight w:val="0"/>
                      <w:marTop w:val="0"/>
                      <w:marBottom w:val="0"/>
                      <w:divBdr>
                        <w:top w:val="none" w:sz="0" w:space="0" w:color="auto"/>
                        <w:left w:val="none" w:sz="0" w:space="0" w:color="auto"/>
                        <w:bottom w:val="none" w:sz="0" w:space="0" w:color="auto"/>
                        <w:right w:val="none" w:sz="0" w:space="0" w:color="auto"/>
                      </w:divBdr>
                    </w:div>
                    <w:div w:id="709181656">
                      <w:marLeft w:val="0"/>
                      <w:marRight w:val="0"/>
                      <w:marTop w:val="0"/>
                      <w:marBottom w:val="0"/>
                      <w:divBdr>
                        <w:top w:val="none" w:sz="0" w:space="0" w:color="auto"/>
                        <w:left w:val="none" w:sz="0" w:space="0" w:color="auto"/>
                        <w:bottom w:val="none" w:sz="0" w:space="0" w:color="auto"/>
                        <w:right w:val="none" w:sz="0" w:space="0" w:color="auto"/>
                      </w:divBdr>
                    </w:div>
                    <w:div w:id="881089043">
                      <w:marLeft w:val="0"/>
                      <w:marRight w:val="0"/>
                      <w:marTop w:val="0"/>
                      <w:marBottom w:val="0"/>
                      <w:divBdr>
                        <w:top w:val="none" w:sz="0" w:space="0" w:color="auto"/>
                        <w:left w:val="none" w:sz="0" w:space="0" w:color="auto"/>
                        <w:bottom w:val="none" w:sz="0" w:space="0" w:color="auto"/>
                        <w:right w:val="none" w:sz="0" w:space="0" w:color="auto"/>
                      </w:divBdr>
                    </w:div>
                    <w:div w:id="1069235154">
                      <w:marLeft w:val="0"/>
                      <w:marRight w:val="0"/>
                      <w:marTop w:val="0"/>
                      <w:marBottom w:val="0"/>
                      <w:divBdr>
                        <w:top w:val="none" w:sz="0" w:space="0" w:color="auto"/>
                        <w:left w:val="none" w:sz="0" w:space="0" w:color="auto"/>
                        <w:bottom w:val="none" w:sz="0" w:space="0" w:color="auto"/>
                        <w:right w:val="none" w:sz="0" w:space="0" w:color="auto"/>
                      </w:divBdr>
                    </w:div>
                    <w:div w:id="1114833521">
                      <w:marLeft w:val="0"/>
                      <w:marRight w:val="0"/>
                      <w:marTop w:val="0"/>
                      <w:marBottom w:val="0"/>
                      <w:divBdr>
                        <w:top w:val="none" w:sz="0" w:space="0" w:color="auto"/>
                        <w:left w:val="none" w:sz="0" w:space="0" w:color="auto"/>
                        <w:bottom w:val="none" w:sz="0" w:space="0" w:color="auto"/>
                        <w:right w:val="none" w:sz="0" w:space="0" w:color="auto"/>
                      </w:divBdr>
                    </w:div>
                    <w:div w:id="1763334088">
                      <w:marLeft w:val="0"/>
                      <w:marRight w:val="0"/>
                      <w:marTop w:val="0"/>
                      <w:marBottom w:val="0"/>
                      <w:divBdr>
                        <w:top w:val="none" w:sz="0" w:space="0" w:color="auto"/>
                        <w:left w:val="none" w:sz="0" w:space="0" w:color="auto"/>
                        <w:bottom w:val="none" w:sz="0" w:space="0" w:color="auto"/>
                        <w:right w:val="none" w:sz="0" w:space="0" w:color="auto"/>
                      </w:divBdr>
                    </w:div>
                    <w:div w:id="1986661796">
                      <w:marLeft w:val="0"/>
                      <w:marRight w:val="0"/>
                      <w:marTop w:val="0"/>
                      <w:marBottom w:val="0"/>
                      <w:divBdr>
                        <w:top w:val="none" w:sz="0" w:space="0" w:color="auto"/>
                        <w:left w:val="none" w:sz="0" w:space="0" w:color="auto"/>
                        <w:bottom w:val="none" w:sz="0" w:space="0" w:color="auto"/>
                        <w:right w:val="none" w:sz="0" w:space="0" w:color="auto"/>
                      </w:divBdr>
                    </w:div>
                    <w:div w:id="2085179756">
                      <w:marLeft w:val="0"/>
                      <w:marRight w:val="0"/>
                      <w:marTop w:val="0"/>
                      <w:marBottom w:val="0"/>
                      <w:divBdr>
                        <w:top w:val="none" w:sz="0" w:space="0" w:color="auto"/>
                        <w:left w:val="none" w:sz="0" w:space="0" w:color="auto"/>
                        <w:bottom w:val="none" w:sz="0" w:space="0" w:color="auto"/>
                        <w:right w:val="none" w:sz="0" w:space="0" w:color="auto"/>
                      </w:divBdr>
                    </w:div>
                  </w:divsChild>
                </w:div>
                <w:div w:id="859512122">
                  <w:marLeft w:val="0"/>
                  <w:marRight w:val="0"/>
                  <w:marTop w:val="0"/>
                  <w:marBottom w:val="0"/>
                  <w:divBdr>
                    <w:top w:val="none" w:sz="0" w:space="0" w:color="auto"/>
                    <w:left w:val="none" w:sz="0" w:space="0" w:color="auto"/>
                    <w:bottom w:val="none" w:sz="0" w:space="0" w:color="auto"/>
                    <w:right w:val="none" w:sz="0" w:space="0" w:color="auto"/>
                  </w:divBdr>
                  <w:divsChild>
                    <w:div w:id="135728588">
                      <w:marLeft w:val="0"/>
                      <w:marRight w:val="0"/>
                      <w:marTop w:val="0"/>
                      <w:marBottom w:val="0"/>
                      <w:divBdr>
                        <w:top w:val="none" w:sz="0" w:space="0" w:color="auto"/>
                        <w:left w:val="none" w:sz="0" w:space="0" w:color="auto"/>
                        <w:bottom w:val="none" w:sz="0" w:space="0" w:color="auto"/>
                        <w:right w:val="none" w:sz="0" w:space="0" w:color="auto"/>
                      </w:divBdr>
                    </w:div>
                    <w:div w:id="1662467680">
                      <w:marLeft w:val="0"/>
                      <w:marRight w:val="0"/>
                      <w:marTop w:val="0"/>
                      <w:marBottom w:val="0"/>
                      <w:divBdr>
                        <w:top w:val="none" w:sz="0" w:space="0" w:color="auto"/>
                        <w:left w:val="none" w:sz="0" w:space="0" w:color="auto"/>
                        <w:bottom w:val="none" w:sz="0" w:space="0" w:color="auto"/>
                        <w:right w:val="none" w:sz="0" w:space="0" w:color="auto"/>
                      </w:divBdr>
                    </w:div>
                    <w:div w:id="1979795806">
                      <w:marLeft w:val="0"/>
                      <w:marRight w:val="0"/>
                      <w:marTop w:val="0"/>
                      <w:marBottom w:val="0"/>
                      <w:divBdr>
                        <w:top w:val="none" w:sz="0" w:space="0" w:color="auto"/>
                        <w:left w:val="none" w:sz="0" w:space="0" w:color="auto"/>
                        <w:bottom w:val="none" w:sz="0" w:space="0" w:color="auto"/>
                        <w:right w:val="none" w:sz="0" w:space="0" w:color="auto"/>
                      </w:divBdr>
                    </w:div>
                    <w:div w:id="2067214233">
                      <w:marLeft w:val="0"/>
                      <w:marRight w:val="0"/>
                      <w:marTop w:val="0"/>
                      <w:marBottom w:val="0"/>
                      <w:divBdr>
                        <w:top w:val="none" w:sz="0" w:space="0" w:color="auto"/>
                        <w:left w:val="none" w:sz="0" w:space="0" w:color="auto"/>
                        <w:bottom w:val="none" w:sz="0" w:space="0" w:color="auto"/>
                        <w:right w:val="none" w:sz="0" w:space="0" w:color="auto"/>
                      </w:divBdr>
                    </w:div>
                  </w:divsChild>
                </w:div>
                <w:div w:id="871189350">
                  <w:marLeft w:val="0"/>
                  <w:marRight w:val="0"/>
                  <w:marTop w:val="0"/>
                  <w:marBottom w:val="0"/>
                  <w:divBdr>
                    <w:top w:val="none" w:sz="0" w:space="0" w:color="auto"/>
                    <w:left w:val="none" w:sz="0" w:space="0" w:color="auto"/>
                    <w:bottom w:val="none" w:sz="0" w:space="0" w:color="auto"/>
                    <w:right w:val="none" w:sz="0" w:space="0" w:color="auto"/>
                  </w:divBdr>
                  <w:divsChild>
                    <w:div w:id="50231162">
                      <w:marLeft w:val="0"/>
                      <w:marRight w:val="0"/>
                      <w:marTop w:val="0"/>
                      <w:marBottom w:val="0"/>
                      <w:divBdr>
                        <w:top w:val="none" w:sz="0" w:space="0" w:color="auto"/>
                        <w:left w:val="none" w:sz="0" w:space="0" w:color="auto"/>
                        <w:bottom w:val="none" w:sz="0" w:space="0" w:color="auto"/>
                        <w:right w:val="none" w:sz="0" w:space="0" w:color="auto"/>
                      </w:divBdr>
                    </w:div>
                    <w:div w:id="118765705">
                      <w:marLeft w:val="0"/>
                      <w:marRight w:val="0"/>
                      <w:marTop w:val="0"/>
                      <w:marBottom w:val="0"/>
                      <w:divBdr>
                        <w:top w:val="none" w:sz="0" w:space="0" w:color="auto"/>
                        <w:left w:val="none" w:sz="0" w:space="0" w:color="auto"/>
                        <w:bottom w:val="none" w:sz="0" w:space="0" w:color="auto"/>
                        <w:right w:val="none" w:sz="0" w:space="0" w:color="auto"/>
                      </w:divBdr>
                    </w:div>
                    <w:div w:id="267323822">
                      <w:marLeft w:val="0"/>
                      <w:marRight w:val="0"/>
                      <w:marTop w:val="0"/>
                      <w:marBottom w:val="0"/>
                      <w:divBdr>
                        <w:top w:val="none" w:sz="0" w:space="0" w:color="auto"/>
                        <w:left w:val="none" w:sz="0" w:space="0" w:color="auto"/>
                        <w:bottom w:val="none" w:sz="0" w:space="0" w:color="auto"/>
                        <w:right w:val="none" w:sz="0" w:space="0" w:color="auto"/>
                      </w:divBdr>
                    </w:div>
                    <w:div w:id="416441209">
                      <w:marLeft w:val="0"/>
                      <w:marRight w:val="0"/>
                      <w:marTop w:val="0"/>
                      <w:marBottom w:val="0"/>
                      <w:divBdr>
                        <w:top w:val="none" w:sz="0" w:space="0" w:color="auto"/>
                        <w:left w:val="none" w:sz="0" w:space="0" w:color="auto"/>
                        <w:bottom w:val="none" w:sz="0" w:space="0" w:color="auto"/>
                        <w:right w:val="none" w:sz="0" w:space="0" w:color="auto"/>
                      </w:divBdr>
                    </w:div>
                    <w:div w:id="663779485">
                      <w:marLeft w:val="0"/>
                      <w:marRight w:val="0"/>
                      <w:marTop w:val="0"/>
                      <w:marBottom w:val="0"/>
                      <w:divBdr>
                        <w:top w:val="none" w:sz="0" w:space="0" w:color="auto"/>
                        <w:left w:val="none" w:sz="0" w:space="0" w:color="auto"/>
                        <w:bottom w:val="none" w:sz="0" w:space="0" w:color="auto"/>
                        <w:right w:val="none" w:sz="0" w:space="0" w:color="auto"/>
                      </w:divBdr>
                    </w:div>
                    <w:div w:id="672798975">
                      <w:marLeft w:val="0"/>
                      <w:marRight w:val="0"/>
                      <w:marTop w:val="0"/>
                      <w:marBottom w:val="0"/>
                      <w:divBdr>
                        <w:top w:val="none" w:sz="0" w:space="0" w:color="auto"/>
                        <w:left w:val="none" w:sz="0" w:space="0" w:color="auto"/>
                        <w:bottom w:val="none" w:sz="0" w:space="0" w:color="auto"/>
                        <w:right w:val="none" w:sz="0" w:space="0" w:color="auto"/>
                      </w:divBdr>
                    </w:div>
                    <w:div w:id="679426029">
                      <w:marLeft w:val="0"/>
                      <w:marRight w:val="0"/>
                      <w:marTop w:val="0"/>
                      <w:marBottom w:val="0"/>
                      <w:divBdr>
                        <w:top w:val="none" w:sz="0" w:space="0" w:color="auto"/>
                        <w:left w:val="none" w:sz="0" w:space="0" w:color="auto"/>
                        <w:bottom w:val="none" w:sz="0" w:space="0" w:color="auto"/>
                        <w:right w:val="none" w:sz="0" w:space="0" w:color="auto"/>
                      </w:divBdr>
                    </w:div>
                    <w:div w:id="818576067">
                      <w:marLeft w:val="0"/>
                      <w:marRight w:val="0"/>
                      <w:marTop w:val="0"/>
                      <w:marBottom w:val="0"/>
                      <w:divBdr>
                        <w:top w:val="none" w:sz="0" w:space="0" w:color="auto"/>
                        <w:left w:val="none" w:sz="0" w:space="0" w:color="auto"/>
                        <w:bottom w:val="none" w:sz="0" w:space="0" w:color="auto"/>
                        <w:right w:val="none" w:sz="0" w:space="0" w:color="auto"/>
                      </w:divBdr>
                    </w:div>
                    <w:div w:id="1012419803">
                      <w:marLeft w:val="0"/>
                      <w:marRight w:val="0"/>
                      <w:marTop w:val="0"/>
                      <w:marBottom w:val="0"/>
                      <w:divBdr>
                        <w:top w:val="none" w:sz="0" w:space="0" w:color="auto"/>
                        <w:left w:val="none" w:sz="0" w:space="0" w:color="auto"/>
                        <w:bottom w:val="none" w:sz="0" w:space="0" w:color="auto"/>
                        <w:right w:val="none" w:sz="0" w:space="0" w:color="auto"/>
                      </w:divBdr>
                    </w:div>
                    <w:div w:id="1349217210">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657565991">
                      <w:marLeft w:val="0"/>
                      <w:marRight w:val="0"/>
                      <w:marTop w:val="0"/>
                      <w:marBottom w:val="0"/>
                      <w:divBdr>
                        <w:top w:val="none" w:sz="0" w:space="0" w:color="auto"/>
                        <w:left w:val="none" w:sz="0" w:space="0" w:color="auto"/>
                        <w:bottom w:val="none" w:sz="0" w:space="0" w:color="auto"/>
                        <w:right w:val="none" w:sz="0" w:space="0" w:color="auto"/>
                      </w:divBdr>
                    </w:div>
                    <w:div w:id="1668284630">
                      <w:marLeft w:val="0"/>
                      <w:marRight w:val="0"/>
                      <w:marTop w:val="0"/>
                      <w:marBottom w:val="0"/>
                      <w:divBdr>
                        <w:top w:val="none" w:sz="0" w:space="0" w:color="auto"/>
                        <w:left w:val="none" w:sz="0" w:space="0" w:color="auto"/>
                        <w:bottom w:val="none" w:sz="0" w:space="0" w:color="auto"/>
                        <w:right w:val="none" w:sz="0" w:space="0" w:color="auto"/>
                      </w:divBdr>
                    </w:div>
                  </w:divsChild>
                </w:div>
                <w:div w:id="956567771">
                  <w:marLeft w:val="0"/>
                  <w:marRight w:val="0"/>
                  <w:marTop w:val="0"/>
                  <w:marBottom w:val="0"/>
                  <w:divBdr>
                    <w:top w:val="none" w:sz="0" w:space="0" w:color="auto"/>
                    <w:left w:val="none" w:sz="0" w:space="0" w:color="auto"/>
                    <w:bottom w:val="none" w:sz="0" w:space="0" w:color="auto"/>
                    <w:right w:val="none" w:sz="0" w:space="0" w:color="auto"/>
                  </w:divBdr>
                  <w:divsChild>
                    <w:div w:id="2132245624">
                      <w:marLeft w:val="0"/>
                      <w:marRight w:val="0"/>
                      <w:marTop w:val="0"/>
                      <w:marBottom w:val="0"/>
                      <w:divBdr>
                        <w:top w:val="none" w:sz="0" w:space="0" w:color="auto"/>
                        <w:left w:val="none" w:sz="0" w:space="0" w:color="auto"/>
                        <w:bottom w:val="none" w:sz="0" w:space="0" w:color="auto"/>
                        <w:right w:val="none" w:sz="0" w:space="0" w:color="auto"/>
                      </w:divBdr>
                    </w:div>
                  </w:divsChild>
                </w:div>
                <w:div w:id="1008169158">
                  <w:marLeft w:val="0"/>
                  <w:marRight w:val="0"/>
                  <w:marTop w:val="0"/>
                  <w:marBottom w:val="0"/>
                  <w:divBdr>
                    <w:top w:val="none" w:sz="0" w:space="0" w:color="auto"/>
                    <w:left w:val="none" w:sz="0" w:space="0" w:color="auto"/>
                    <w:bottom w:val="none" w:sz="0" w:space="0" w:color="auto"/>
                    <w:right w:val="none" w:sz="0" w:space="0" w:color="auto"/>
                  </w:divBdr>
                  <w:divsChild>
                    <w:div w:id="1629893253">
                      <w:marLeft w:val="0"/>
                      <w:marRight w:val="0"/>
                      <w:marTop w:val="0"/>
                      <w:marBottom w:val="0"/>
                      <w:divBdr>
                        <w:top w:val="none" w:sz="0" w:space="0" w:color="auto"/>
                        <w:left w:val="none" w:sz="0" w:space="0" w:color="auto"/>
                        <w:bottom w:val="none" w:sz="0" w:space="0" w:color="auto"/>
                        <w:right w:val="none" w:sz="0" w:space="0" w:color="auto"/>
                      </w:divBdr>
                    </w:div>
                  </w:divsChild>
                </w:div>
                <w:div w:id="1072851677">
                  <w:marLeft w:val="0"/>
                  <w:marRight w:val="0"/>
                  <w:marTop w:val="0"/>
                  <w:marBottom w:val="0"/>
                  <w:divBdr>
                    <w:top w:val="none" w:sz="0" w:space="0" w:color="auto"/>
                    <w:left w:val="none" w:sz="0" w:space="0" w:color="auto"/>
                    <w:bottom w:val="none" w:sz="0" w:space="0" w:color="auto"/>
                    <w:right w:val="none" w:sz="0" w:space="0" w:color="auto"/>
                  </w:divBdr>
                  <w:divsChild>
                    <w:div w:id="1052583019">
                      <w:marLeft w:val="0"/>
                      <w:marRight w:val="0"/>
                      <w:marTop w:val="0"/>
                      <w:marBottom w:val="0"/>
                      <w:divBdr>
                        <w:top w:val="none" w:sz="0" w:space="0" w:color="auto"/>
                        <w:left w:val="none" w:sz="0" w:space="0" w:color="auto"/>
                        <w:bottom w:val="none" w:sz="0" w:space="0" w:color="auto"/>
                        <w:right w:val="none" w:sz="0" w:space="0" w:color="auto"/>
                      </w:divBdr>
                    </w:div>
                  </w:divsChild>
                </w:div>
                <w:div w:id="1085765750">
                  <w:marLeft w:val="0"/>
                  <w:marRight w:val="0"/>
                  <w:marTop w:val="0"/>
                  <w:marBottom w:val="0"/>
                  <w:divBdr>
                    <w:top w:val="none" w:sz="0" w:space="0" w:color="auto"/>
                    <w:left w:val="none" w:sz="0" w:space="0" w:color="auto"/>
                    <w:bottom w:val="none" w:sz="0" w:space="0" w:color="auto"/>
                    <w:right w:val="none" w:sz="0" w:space="0" w:color="auto"/>
                  </w:divBdr>
                  <w:divsChild>
                    <w:div w:id="274211077">
                      <w:marLeft w:val="0"/>
                      <w:marRight w:val="0"/>
                      <w:marTop w:val="0"/>
                      <w:marBottom w:val="0"/>
                      <w:divBdr>
                        <w:top w:val="none" w:sz="0" w:space="0" w:color="auto"/>
                        <w:left w:val="none" w:sz="0" w:space="0" w:color="auto"/>
                        <w:bottom w:val="none" w:sz="0" w:space="0" w:color="auto"/>
                        <w:right w:val="none" w:sz="0" w:space="0" w:color="auto"/>
                      </w:divBdr>
                    </w:div>
                    <w:div w:id="345329480">
                      <w:marLeft w:val="0"/>
                      <w:marRight w:val="0"/>
                      <w:marTop w:val="0"/>
                      <w:marBottom w:val="0"/>
                      <w:divBdr>
                        <w:top w:val="none" w:sz="0" w:space="0" w:color="auto"/>
                        <w:left w:val="none" w:sz="0" w:space="0" w:color="auto"/>
                        <w:bottom w:val="none" w:sz="0" w:space="0" w:color="auto"/>
                        <w:right w:val="none" w:sz="0" w:space="0" w:color="auto"/>
                      </w:divBdr>
                    </w:div>
                    <w:div w:id="952637450">
                      <w:marLeft w:val="0"/>
                      <w:marRight w:val="0"/>
                      <w:marTop w:val="0"/>
                      <w:marBottom w:val="0"/>
                      <w:divBdr>
                        <w:top w:val="none" w:sz="0" w:space="0" w:color="auto"/>
                        <w:left w:val="none" w:sz="0" w:space="0" w:color="auto"/>
                        <w:bottom w:val="none" w:sz="0" w:space="0" w:color="auto"/>
                        <w:right w:val="none" w:sz="0" w:space="0" w:color="auto"/>
                      </w:divBdr>
                    </w:div>
                    <w:div w:id="1364210750">
                      <w:marLeft w:val="0"/>
                      <w:marRight w:val="0"/>
                      <w:marTop w:val="0"/>
                      <w:marBottom w:val="0"/>
                      <w:divBdr>
                        <w:top w:val="none" w:sz="0" w:space="0" w:color="auto"/>
                        <w:left w:val="none" w:sz="0" w:space="0" w:color="auto"/>
                        <w:bottom w:val="none" w:sz="0" w:space="0" w:color="auto"/>
                        <w:right w:val="none" w:sz="0" w:space="0" w:color="auto"/>
                      </w:divBdr>
                    </w:div>
                    <w:div w:id="1438216450">
                      <w:marLeft w:val="0"/>
                      <w:marRight w:val="0"/>
                      <w:marTop w:val="0"/>
                      <w:marBottom w:val="0"/>
                      <w:divBdr>
                        <w:top w:val="none" w:sz="0" w:space="0" w:color="auto"/>
                        <w:left w:val="none" w:sz="0" w:space="0" w:color="auto"/>
                        <w:bottom w:val="none" w:sz="0" w:space="0" w:color="auto"/>
                        <w:right w:val="none" w:sz="0" w:space="0" w:color="auto"/>
                      </w:divBdr>
                    </w:div>
                  </w:divsChild>
                </w:div>
                <w:div w:id="1091466514">
                  <w:marLeft w:val="0"/>
                  <w:marRight w:val="0"/>
                  <w:marTop w:val="0"/>
                  <w:marBottom w:val="0"/>
                  <w:divBdr>
                    <w:top w:val="none" w:sz="0" w:space="0" w:color="auto"/>
                    <w:left w:val="none" w:sz="0" w:space="0" w:color="auto"/>
                    <w:bottom w:val="none" w:sz="0" w:space="0" w:color="auto"/>
                    <w:right w:val="none" w:sz="0" w:space="0" w:color="auto"/>
                  </w:divBdr>
                  <w:divsChild>
                    <w:div w:id="1754429740">
                      <w:marLeft w:val="0"/>
                      <w:marRight w:val="0"/>
                      <w:marTop w:val="0"/>
                      <w:marBottom w:val="0"/>
                      <w:divBdr>
                        <w:top w:val="none" w:sz="0" w:space="0" w:color="auto"/>
                        <w:left w:val="none" w:sz="0" w:space="0" w:color="auto"/>
                        <w:bottom w:val="none" w:sz="0" w:space="0" w:color="auto"/>
                        <w:right w:val="none" w:sz="0" w:space="0" w:color="auto"/>
                      </w:divBdr>
                    </w:div>
                  </w:divsChild>
                </w:div>
                <w:div w:id="1167285921">
                  <w:marLeft w:val="0"/>
                  <w:marRight w:val="0"/>
                  <w:marTop w:val="0"/>
                  <w:marBottom w:val="0"/>
                  <w:divBdr>
                    <w:top w:val="none" w:sz="0" w:space="0" w:color="auto"/>
                    <w:left w:val="none" w:sz="0" w:space="0" w:color="auto"/>
                    <w:bottom w:val="none" w:sz="0" w:space="0" w:color="auto"/>
                    <w:right w:val="none" w:sz="0" w:space="0" w:color="auto"/>
                  </w:divBdr>
                  <w:divsChild>
                    <w:div w:id="615402902">
                      <w:marLeft w:val="0"/>
                      <w:marRight w:val="0"/>
                      <w:marTop w:val="0"/>
                      <w:marBottom w:val="0"/>
                      <w:divBdr>
                        <w:top w:val="none" w:sz="0" w:space="0" w:color="auto"/>
                        <w:left w:val="none" w:sz="0" w:space="0" w:color="auto"/>
                        <w:bottom w:val="none" w:sz="0" w:space="0" w:color="auto"/>
                        <w:right w:val="none" w:sz="0" w:space="0" w:color="auto"/>
                      </w:divBdr>
                    </w:div>
                    <w:div w:id="625503097">
                      <w:marLeft w:val="0"/>
                      <w:marRight w:val="0"/>
                      <w:marTop w:val="0"/>
                      <w:marBottom w:val="0"/>
                      <w:divBdr>
                        <w:top w:val="none" w:sz="0" w:space="0" w:color="auto"/>
                        <w:left w:val="none" w:sz="0" w:space="0" w:color="auto"/>
                        <w:bottom w:val="none" w:sz="0" w:space="0" w:color="auto"/>
                        <w:right w:val="none" w:sz="0" w:space="0" w:color="auto"/>
                      </w:divBdr>
                    </w:div>
                    <w:div w:id="719135164">
                      <w:marLeft w:val="0"/>
                      <w:marRight w:val="0"/>
                      <w:marTop w:val="0"/>
                      <w:marBottom w:val="0"/>
                      <w:divBdr>
                        <w:top w:val="none" w:sz="0" w:space="0" w:color="auto"/>
                        <w:left w:val="none" w:sz="0" w:space="0" w:color="auto"/>
                        <w:bottom w:val="none" w:sz="0" w:space="0" w:color="auto"/>
                        <w:right w:val="none" w:sz="0" w:space="0" w:color="auto"/>
                      </w:divBdr>
                    </w:div>
                    <w:div w:id="776874612">
                      <w:marLeft w:val="0"/>
                      <w:marRight w:val="0"/>
                      <w:marTop w:val="0"/>
                      <w:marBottom w:val="0"/>
                      <w:divBdr>
                        <w:top w:val="none" w:sz="0" w:space="0" w:color="auto"/>
                        <w:left w:val="none" w:sz="0" w:space="0" w:color="auto"/>
                        <w:bottom w:val="none" w:sz="0" w:space="0" w:color="auto"/>
                        <w:right w:val="none" w:sz="0" w:space="0" w:color="auto"/>
                      </w:divBdr>
                    </w:div>
                    <w:div w:id="1064328357">
                      <w:marLeft w:val="0"/>
                      <w:marRight w:val="0"/>
                      <w:marTop w:val="0"/>
                      <w:marBottom w:val="0"/>
                      <w:divBdr>
                        <w:top w:val="none" w:sz="0" w:space="0" w:color="auto"/>
                        <w:left w:val="none" w:sz="0" w:space="0" w:color="auto"/>
                        <w:bottom w:val="none" w:sz="0" w:space="0" w:color="auto"/>
                        <w:right w:val="none" w:sz="0" w:space="0" w:color="auto"/>
                      </w:divBdr>
                    </w:div>
                    <w:div w:id="1177185700">
                      <w:marLeft w:val="0"/>
                      <w:marRight w:val="0"/>
                      <w:marTop w:val="0"/>
                      <w:marBottom w:val="0"/>
                      <w:divBdr>
                        <w:top w:val="none" w:sz="0" w:space="0" w:color="auto"/>
                        <w:left w:val="none" w:sz="0" w:space="0" w:color="auto"/>
                        <w:bottom w:val="none" w:sz="0" w:space="0" w:color="auto"/>
                        <w:right w:val="none" w:sz="0" w:space="0" w:color="auto"/>
                      </w:divBdr>
                    </w:div>
                    <w:div w:id="1201824728">
                      <w:marLeft w:val="0"/>
                      <w:marRight w:val="0"/>
                      <w:marTop w:val="0"/>
                      <w:marBottom w:val="0"/>
                      <w:divBdr>
                        <w:top w:val="none" w:sz="0" w:space="0" w:color="auto"/>
                        <w:left w:val="none" w:sz="0" w:space="0" w:color="auto"/>
                        <w:bottom w:val="none" w:sz="0" w:space="0" w:color="auto"/>
                        <w:right w:val="none" w:sz="0" w:space="0" w:color="auto"/>
                      </w:divBdr>
                    </w:div>
                    <w:div w:id="1935285390">
                      <w:marLeft w:val="0"/>
                      <w:marRight w:val="0"/>
                      <w:marTop w:val="0"/>
                      <w:marBottom w:val="0"/>
                      <w:divBdr>
                        <w:top w:val="none" w:sz="0" w:space="0" w:color="auto"/>
                        <w:left w:val="none" w:sz="0" w:space="0" w:color="auto"/>
                        <w:bottom w:val="none" w:sz="0" w:space="0" w:color="auto"/>
                        <w:right w:val="none" w:sz="0" w:space="0" w:color="auto"/>
                      </w:divBdr>
                    </w:div>
                    <w:div w:id="1981419545">
                      <w:marLeft w:val="0"/>
                      <w:marRight w:val="0"/>
                      <w:marTop w:val="0"/>
                      <w:marBottom w:val="0"/>
                      <w:divBdr>
                        <w:top w:val="none" w:sz="0" w:space="0" w:color="auto"/>
                        <w:left w:val="none" w:sz="0" w:space="0" w:color="auto"/>
                        <w:bottom w:val="none" w:sz="0" w:space="0" w:color="auto"/>
                        <w:right w:val="none" w:sz="0" w:space="0" w:color="auto"/>
                      </w:divBdr>
                    </w:div>
                  </w:divsChild>
                </w:div>
                <w:div w:id="1211769143">
                  <w:marLeft w:val="0"/>
                  <w:marRight w:val="0"/>
                  <w:marTop w:val="0"/>
                  <w:marBottom w:val="0"/>
                  <w:divBdr>
                    <w:top w:val="none" w:sz="0" w:space="0" w:color="auto"/>
                    <w:left w:val="none" w:sz="0" w:space="0" w:color="auto"/>
                    <w:bottom w:val="none" w:sz="0" w:space="0" w:color="auto"/>
                    <w:right w:val="none" w:sz="0" w:space="0" w:color="auto"/>
                  </w:divBdr>
                  <w:divsChild>
                    <w:div w:id="1637566261">
                      <w:marLeft w:val="0"/>
                      <w:marRight w:val="0"/>
                      <w:marTop w:val="0"/>
                      <w:marBottom w:val="0"/>
                      <w:divBdr>
                        <w:top w:val="none" w:sz="0" w:space="0" w:color="auto"/>
                        <w:left w:val="none" w:sz="0" w:space="0" w:color="auto"/>
                        <w:bottom w:val="none" w:sz="0" w:space="0" w:color="auto"/>
                        <w:right w:val="none" w:sz="0" w:space="0" w:color="auto"/>
                      </w:divBdr>
                    </w:div>
                  </w:divsChild>
                </w:div>
                <w:div w:id="1248075285">
                  <w:marLeft w:val="0"/>
                  <w:marRight w:val="0"/>
                  <w:marTop w:val="0"/>
                  <w:marBottom w:val="0"/>
                  <w:divBdr>
                    <w:top w:val="none" w:sz="0" w:space="0" w:color="auto"/>
                    <w:left w:val="none" w:sz="0" w:space="0" w:color="auto"/>
                    <w:bottom w:val="none" w:sz="0" w:space="0" w:color="auto"/>
                    <w:right w:val="none" w:sz="0" w:space="0" w:color="auto"/>
                  </w:divBdr>
                  <w:divsChild>
                    <w:div w:id="199443159">
                      <w:marLeft w:val="0"/>
                      <w:marRight w:val="0"/>
                      <w:marTop w:val="0"/>
                      <w:marBottom w:val="0"/>
                      <w:divBdr>
                        <w:top w:val="none" w:sz="0" w:space="0" w:color="auto"/>
                        <w:left w:val="none" w:sz="0" w:space="0" w:color="auto"/>
                        <w:bottom w:val="none" w:sz="0" w:space="0" w:color="auto"/>
                        <w:right w:val="none" w:sz="0" w:space="0" w:color="auto"/>
                      </w:divBdr>
                    </w:div>
                  </w:divsChild>
                </w:div>
                <w:div w:id="1302418630">
                  <w:marLeft w:val="0"/>
                  <w:marRight w:val="0"/>
                  <w:marTop w:val="0"/>
                  <w:marBottom w:val="0"/>
                  <w:divBdr>
                    <w:top w:val="none" w:sz="0" w:space="0" w:color="auto"/>
                    <w:left w:val="none" w:sz="0" w:space="0" w:color="auto"/>
                    <w:bottom w:val="none" w:sz="0" w:space="0" w:color="auto"/>
                    <w:right w:val="none" w:sz="0" w:space="0" w:color="auto"/>
                  </w:divBdr>
                  <w:divsChild>
                    <w:div w:id="186018962">
                      <w:marLeft w:val="0"/>
                      <w:marRight w:val="0"/>
                      <w:marTop w:val="0"/>
                      <w:marBottom w:val="0"/>
                      <w:divBdr>
                        <w:top w:val="none" w:sz="0" w:space="0" w:color="auto"/>
                        <w:left w:val="none" w:sz="0" w:space="0" w:color="auto"/>
                        <w:bottom w:val="none" w:sz="0" w:space="0" w:color="auto"/>
                        <w:right w:val="none" w:sz="0" w:space="0" w:color="auto"/>
                      </w:divBdr>
                    </w:div>
                    <w:div w:id="721171790">
                      <w:marLeft w:val="0"/>
                      <w:marRight w:val="0"/>
                      <w:marTop w:val="0"/>
                      <w:marBottom w:val="0"/>
                      <w:divBdr>
                        <w:top w:val="none" w:sz="0" w:space="0" w:color="auto"/>
                        <w:left w:val="none" w:sz="0" w:space="0" w:color="auto"/>
                        <w:bottom w:val="none" w:sz="0" w:space="0" w:color="auto"/>
                        <w:right w:val="none" w:sz="0" w:space="0" w:color="auto"/>
                      </w:divBdr>
                    </w:div>
                    <w:div w:id="869537728">
                      <w:marLeft w:val="0"/>
                      <w:marRight w:val="0"/>
                      <w:marTop w:val="0"/>
                      <w:marBottom w:val="0"/>
                      <w:divBdr>
                        <w:top w:val="none" w:sz="0" w:space="0" w:color="auto"/>
                        <w:left w:val="none" w:sz="0" w:space="0" w:color="auto"/>
                        <w:bottom w:val="none" w:sz="0" w:space="0" w:color="auto"/>
                        <w:right w:val="none" w:sz="0" w:space="0" w:color="auto"/>
                      </w:divBdr>
                    </w:div>
                    <w:div w:id="1391880545">
                      <w:marLeft w:val="0"/>
                      <w:marRight w:val="0"/>
                      <w:marTop w:val="0"/>
                      <w:marBottom w:val="0"/>
                      <w:divBdr>
                        <w:top w:val="none" w:sz="0" w:space="0" w:color="auto"/>
                        <w:left w:val="none" w:sz="0" w:space="0" w:color="auto"/>
                        <w:bottom w:val="none" w:sz="0" w:space="0" w:color="auto"/>
                        <w:right w:val="none" w:sz="0" w:space="0" w:color="auto"/>
                      </w:divBdr>
                    </w:div>
                  </w:divsChild>
                </w:div>
                <w:div w:id="1473791807">
                  <w:marLeft w:val="0"/>
                  <w:marRight w:val="0"/>
                  <w:marTop w:val="0"/>
                  <w:marBottom w:val="0"/>
                  <w:divBdr>
                    <w:top w:val="none" w:sz="0" w:space="0" w:color="auto"/>
                    <w:left w:val="none" w:sz="0" w:space="0" w:color="auto"/>
                    <w:bottom w:val="none" w:sz="0" w:space="0" w:color="auto"/>
                    <w:right w:val="none" w:sz="0" w:space="0" w:color="auto"/>
                  </w:divBdr>
                  <w:divsChild>
                    <w:div w:id="275019626">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 w:id="1188906094">
                      <w:marLeft w:val="0"/>
                      <w:marRight w:val="0"/>
                      <w:marTop w:val="0"/>
                      <w:marBottom w:val="0"/>
                      <w:divBdr>
                        <w:top w:val="none" w:sz="0" w:space="0" w:color="auto"/>
                        <w:left w:val="none" w:sz="0" w:space="0" w:color="auto"/>
                        <w:bottom w:val="none" w:sz="0" w:space="0" w:color="auto"/>
                        <w:right w:val="none" w:sz="0" w:space="0" w:color="auto"/>
                      </w:divBdr>
                    </w:div>
                    <w:div w:id="1663580768">
                      <w:marLeft w:val="0"/>
                      <w:marRight w:val="0"/>
                      <w:marTop w:val="0"/>
                      <w:marBottom w:val="0"/>
                      <w:divBdr>
                        <w:top w:val="none" w:sz="0" w:space="0" w:color="auto"/>
                        <w:left w:val="none" w:sz="0" w:space="0" w:color="auto"/>
                        <w:bottom w:val="none" w:sz="0" w:space="0" w:color="auto"/>
                        <w:right w:val="none" w:sz="0" w:space="0" w:color="auto"/>
                      </w:divBdr>
                    </w:div>
                    <w:div w:id="2007395285">
                      <w:marLeft w:val="0"/>
                      <w:marRight w:val="0"/>
                      <w:marTop w:val="0"/>
                      <w:marBottom w:val="0"/>
                      <w:divBdr>
                        <w:top w:val="none" w:sz="0" w:space="0" w:color="auto"/>
                        <w:left w:val="none" w:sz="0" w:space="0" w:color="auto"/>
                        <w:bottom w:val="none" w:sz="0" w:space="0" w:color="auto"/>
                        <w:right w:val="none" w:sz="0" w:space="0" w:color="auto"/>
                      </w:divBdr>
                    </w:div>
                  </w:divsChild>
                </w:div>
                <w:div w:id="1570186341">
                  <w:marLeft w:val="0"/>
                  <w:marRight w:val="0"/>
                  <w:marTop w:val="0"/>
                  <w:marBottom w:val="0"/>
                  <w:divBdr>
                    <w:top w:val="none" w:sz="0" w:space="0" w:color="auto"/>
                    <w:left w:val="none" w:sz="0" w:space="0" w:color="auto"/>
                    <w:bottom w:val="none" w:sz="0" w:space="0" w:color="auto"/>
                    <w:right w:val="none" w:sz="0" w:space="0" w:color="auto"/>
                  </w:divBdr>
                  <w:divsChild>
                    <w:div w:id="546794646">
                      <w:marLeft w:val="0"/>
                      <w:marRight w:val="0"/>
                      <w:marTop w:val="0"/>
                      <w:marBottom w:val="0"/>
                      <w:divBdr>
                        <w:top w:val="none" w:sz="0" w:space="0" w:color="auto"/>
                        <w:left w:val="none" w:sz="0" w:space="0" w:color="auto"/>
                        <w:bottom w:val="none" w:sz="0" w:space="0" w:color="auto"/>
                        <w:right w:val="none" w:sz="0" w:space="0" w:color="auto"/>
                      </w:divBdr>
                    </w:div>
                  </w:divsChild>
                </w:div>
                <w:div w:id="1670937342">
                  <w:marLeft w:val="0"/>
                  <w:marRight w:val="0"/>
                  <w:marTop w:val="0"/>
                  <w:marBottom w:val="0"/>
                  <w:divBdr>
                    <w:top w:val="none" w:sz="0" w:space="0" w:color="auto"/>
                    <w:left w:val="none" w:sz="0" w:space="0" w:color="auto"/>
                    <w:bottom w:val="none" w:sz="0" w:space="0" w:color="auto"/>
                    <w:right w:val="none" w:sz="0" w:space="0" w:color="auto"/>
                  </w:divBdr>
                  <w:divsChild>
                    <w:div w:id="1376806301">
                      <w:marLeft w:val="0"/>
                      <w:marRight w:val="0"/>
                      <w:marTop w:val="0"/>
                      <w:marBottom w:val="0"/>
                      <w:divBdr>
                        <w:top w:val="none" w:sz="0" w:space="0" w:color="auto"/>
                        <w:left w:val="none" w:sz="0" w:space="0" w:color="auto"/>
                        <w:bottom w:val="none" w:sz="0" w:space="0" w:color="auto"/>
                        <w:right w:val="none" w:sz="0" w:space="0" w:color="auto"/>
                      </w:divBdr>
                    </w:div>
                    <w:div w:id="2022507736">
                      <w:marLeft w:val="0"/>
                      <w:marRight w:val="0"/>
                      <w:marTop w:val="0"/>
                      <w:marBottom w:val="0"/>
                      <w:divBdr>
                        <w:top w:val="none" w:sz="0" w:space="0" w:color="auto"/>
                        <w:left w:val="none" w:sz="0" w:space="0" w:color="auto"/>
                        <w:bottom w:val="none" w:sz="0" w:space="0" w:color="auto"/>
                        <w:right w:val="none" w:sz="0" w:space="0" w:color="auto"/>
                      </w:divBdr>
                    </w:div>
                  </w:divsChild>
                </w:div>
                <w:div w:id="1755590857">
                  <w:marLeft w:val="0"/>
                  <w:marRight w:val="0"/>
                  <w:marTop w:val="0"/>
                  <w:marBottom w:val="0"/>
                  <w:divBdr>
                    <w:top w:val="none" w:sz="0" w:space="0" w:color="auto"/>
                    <w:left w:val="none" w:sz="0" w:space="0" w:color="auto"/>
                    <w:bottom w:val="none" w:sz="0" w:space="0" w:color="auto"/>
                    <w:right w:val="none" w:sz="0" w:space="0" w:color="auto"/>
                  </w:divBdr>
                  <w:divsChild>
                    <w:div w:id="406347607">
                      <w:marLeft w:val="0"/>
                      <w:marRight w:val="0"/>
                      <w:marTop w:val="0"/>
                      <w:marBottom w:val="0"/>
                      <w:divBdr>
                        <w:top w:val="none" w:sz="0" w:space="0" w:color="auto"/>
                        <w:left w:val="none" w:sz="0" w:space="0" w:color="auto"/>
                        <w:bottom w:val="none" w:sz="0" w:space="0" w:color="auto"/>
                        <w:right w:val="none" w:sz="0" w:space="0" w:color="auto"/>
                      </w:divBdr>
                    </w:div>
                    <w:div w:id="546529014">
                      <w:marLeft w:val="0"/>
                      <w:marRight w:val="0"/>
                      <w:marTop w:val="0"/>
                      <w:marBottom w:val="0"/>
                      <w:divBdr>
                        <w:top w:val="none" w:sz="0" w:space="0" w:color="auto"/>
                        <w:left w:val="none" w:sz="0" w:space="0" w:color="auto"/>
                        <w:bottom w:val="none" w:sz="0" w:space="0" w:color="auto"/>
                        <w:right w:val="none" w:sz="0" w:space="0" w:color="auto"/>
                      </w:divBdr>
                    </w:div>
                    <w:div w:id="591742149">
                      <w:marLeft w:val="0"/>
                      <w:marRight w:val="0"/>
                      <w:marTop w:val="0"/>
                      <w:marBottom w:val="0"/>
                      <w:divBdr>
                        <w:top w:val="none" w:sz="0" w:space="0" w:color="auto"/>
                        <w:left w:val="none" w:sz="0" w:space="0" w:color="auto"/>
                        <w:bottom w:val="none" w:sz="0" w:space="0" w:color="auto"/>
                        <w:right w:val="none" w:sz="0" w:space="0" w:color="auto"/>
                      </w:divBdr>
                    </w:div>
                    <w:div w:id="870533957">
                      <w:marLeft w:val="0"/>
                      <w:marRight w:val="0"/>
                      <w:marTop w:val="0"/>
                      <w:marBottom w:val="0"/>
                      <w:divBdr>
                        <w:top w:val="none" w:sz="0" w:space="0" w:color="auto"/>
                        <w:left w:val="none" w:sz="0" w:space="0" w:color="auto"/>
                        <w:bottom w:val="none" w:sz="0" w:space="0" w:color="auto"/>
                        <w:right w:val="none" w:sz="0" w:space="0" w:color="auto"/>
                      </w:divBdr>
                    </w:div>
                    <w:div w:id="989869135">
                      <w:marLeft w:val="0"/>
                      <w:marRight w:val="0"/>
                      <w:marTop w:val="0"/>
                      <w:marBottom w:val="0"/>
                      <w:divBdr>
                        <w:top w:val="none" w:sz="0" w:space="0" w:color="auto"/>
                        <w:left w:val="none" w:sz="0" w:space="0" w:color="auto"/>
                        <w:bottom w:val="none" w:sz="0" w:space="0" w:color="auto"/>
                        <w:right w:val="none" w:sz="0" w:space="0" w:color="auto"/>
                      </w:divBdr>
                    </w:div>
                    <w:div w:id="1149633333">
                      <w:marLeft w:val="0"/>
                      <w:marRight w:val="0"/>
                      <w:marTop w:val="0"/>
                      <w:marBottom w:val="0"/>
                      <w:divBdr>
                        <w:top w:val="none" w:sz="0" w:space="0" w:color="auto"/>
                        <w:left w:val="none" w:sz="0" w:space="0" w:color="auto"/>
                        <w:bottom w:val="none" w:sz="0" w:space="0" w:color="auto"/>
                        <w:right w:val="none" w:sz="0" w:space="0" w:color="auto"/>
                      </w:divBdr>
                    </w:div>
                    <w:div w:id="1176070286">
                      <w:marLeft w:val="0"/>
                      <w:marRight w:val="0"/>
                      <w:marTop w:val="0"/>
                      <w:marBottom w:val="0"/>
                      <w:divBdr>
                        <w:top w:val="none" w:sz="0" w:space="0" w:color="auto"/>
                        <w:left w:val="none" w:sz="0" w:space="0" w:color="auto"/>
                        <w:bottom w:val="none" w:sz="0" w:space="0" w:color="auto"/>
                        <w:right w:val="none" w:sz="0" w:space="0" w:color="auto"/>
                      </w:divBdr>
                    </w:div>
                    <w:div w:id="1226843251">
                      <w:marLeft w:val="0"/>
                      <w:marRight w:val="0"/>
                      <w:marTop w:val="0"/>
                      <w:marBottom w:val="0"/>
                      <w:divBdr>
                        <w:top w:val="none" w:sz="0" w:space="0" w:color="auto"/>
                        <w:left w:val="none" w:sz="0" w:space="0" w:color="auto"/>
                        <w:bottom w:val="none" w:sz="0" w:space="0" w:color="auto"/>
                        <w:right w:val="none" w:sz="0" w:space="0" w:color="auto"/>
                      </w:divBdr>
                    </w:div>
                    <w:div w:id="1335451883">
                      <w:marLeft w:val="0"/>
                      <w:marRight w:val="0"/>
                      <w:marTop w:val="0"/>
                      <w:marBottom w:val="0"/>
                      <w:divBdr>
                        <w:top w:val="none" w:sz="0" w:space="0" w:color="auto"/>
                        <w:left w:val="none" w:sz="0" w:space="0" w:color="auto"/>
                        <w:bottom w:val="none" w:sz="0" w:space="0" w:color="auto"/>
                        <w:right w:val="none" w:sz="0" w:space="0" w:color="auto"/>
                      </w:divBdr>
                    </w:div>
                  </w:divsChild>
                </w:div>
                <w:div w:id="1779790337">
                  <w:marLeft w:val="0"/>
                  <w:marRight w:val="0"/>
                  <w:marTop w:val="0"/>
                  <w:marBottom w:val="0"/>
                  <w:divBdr>
                    <w:top w:val="none" w:sz="0" w:space="0" w:color="auto"/>
                    <w:left w:val="none" w:sz="0" w:space="0" w:color="auto"/>
                    <w:bottom w:val="none" w:sz="0" w:space="0" w:color="auto"/>
                    <w:right w:val="none" w:sz="0" w:space="0" w:color="auto"/>
                  </w:divBdr>
                  <w:divsChild>
                    <w:div w:id="80684866">
                      <w:marLeft w:val="0"/>
                      <w:marRight w:val="0"/>
                      <w:marTop w:val="0"/>
                      <w:marBottom w:val="0"/>
                      <w:divBdr>
                        <w:top w:val="none" w:sz="0" w:space="0" w:color="auto"/>
                        <w:left w:val="none" w:sz="0" w:space="0" w:color="auto"/>
                        <w:bottom w:val="none" w:sz="0" w:space="0" w:color="auto"/>
                        <w:right w:val="none" w:sz="0" w:space="0" w:color="auto"/>
                      </w:divBdr>
                    </w:div>
                    <w:div w:id="354961495">
                      <w:marLeft w:val="0"/>
                      <w:marRight w:val="0"/>
                      <w:marTop w:val="0"/>
                      <w:marBottom w:val="0"/>
                      <w:divBdr>
                        <w:top w:val="none" w:sz="0" w:space="0" w:color="auto"/>
                        <w:left w:val="none" w:sz="0" w:space="0" w:color="auto"/>
                        <w:bottom w:val="none" w:sz="0" w:space="0" w:color="auto"/>
                        <w:right w:val="none" w:sz="0" w:space="0" w:color="auto"/>
                      </w:divBdr>
                    </w:div>
                    <w:div w:id="424034174">
                      <w:marLeft w:val="0"/>
                      <w:marRight w:val="0"/>
                      <w:marTop w:val="0"/>
                      <w:marBottom w:val="0"/>
                      <w:divBdr>
                        <w:top w:val="none" w:sz="0" w:space="0" w:color="auto"/>
                        <w:left w:val="none" w:sz="0" w:space="0" w:color="auto"/>
                        <w:bottom w:val="none" w:sz="0" w:space="0" w:color="auto"/>
                        <w:right w:val="none" w:sz="0" w:space="0" w:color="auto"/>
                      </w:divBdr>
                    </w:div>
                    <w:div w:id="438331617">
                      <w:marLeft w:val="0"/>
                      <w:marRight w:val="0"/>
                      <w:marTop w:val="0"/>
                      <w:marBottom w:val="0"/>
                      <w:divBdr>
                        <w:top w:val="none" w:sz="0" w:space="0" w:color="auto"/>
                        <w:left w:val="none" w:sz="0" w:space="0" w:color="auto"/>
                        <w:bottom w:val="none" w:sz="0" w:space="0" w:color="auto"/>
                        <w:right w:val="none" w:sz="0" w:space="0" w:color="auto"/>
                      </w:divBdr>
                    </w:div>
                    <w:div w:id="460078693">
                      <w:marLeft w:val="0"/>
                      <w:marRight w:val="0"/>
                      <w:marTop w:val="0"/>
                      <w:marBottom w:val="0"/>
                      <w:divBdr>
                        <w:top w:val="none" w:sz="0" w:space="0" w:color="auto"/>
                        <w:left w:val="none" w:sz="0" w:space="0" w:color="auto"/>
                        <w:bottom w:val="none" w:sz="0" w:space="0" w:color="auto"/>
                        <w:right w:val="none" w:sz="0" w:space="0" w:color="auto"/>
                      </w:divBdr>
                    </w:div>
                    <w:div w:id="463236799">
                      <w:marLeft w:val="0"/>
                      <w:marRight w:val="0"/>
                      <w:marTop w:val="0"/>
                      <w:marBottom w:val="0"/>
                      <w:divBdr>
                        <w:top w:val="none" w:sz="0" w:space="0" w:color="auto"/>
                        <w:left w:val="none" w:sz="0" w:space="0" w:color="auto"/>
                        <w:bottom w:val="none" w:sz="0" w:space="0" w:color="auto"/>
                        <w:right w:val="none" w:sz="0" w:space="0" w:color="auto"/>
                      </w:divBdr>
                    </w:div>
                    <w:div w:id="572199910">
                      <w:marLeft w:val="0"/>
                      <w:marRight w:val="0"/>
                      <w:marTop w:val="0"/>
                      <w:marBottom w:val="0"/>
                      <w:divBdr>
                        <w:top w:val="none" w:sz="0" w:space="0" w:color="auto"/>
                        <w:left w:val="none" w:sz="0" w:space="0" w:color="auto"/>
                        <w:bottom w:val="none" w:sz="0" w:space="0" w:color="auto"/>
                        <w:right w:val="none" w:sz="0" w:space="0" w:color="auto"/>
                      </w:divBdr>
                    </w:div>
                    <w:div w:id="666900806">
                      <w:marLeft w:val="0"/>
                      <w:marRight w:val="0"/>
                      <w:marTop w:val="0"/>
                      <w:marBottom w:val="0"/>
                      <w:divBdr>
                        <w:top w:val="none" w:sz="0" w:space="0" w:color="auto"/>
                        <w:left w:val="none" w:sz="0" w:space="0" w:color="auto"/>
                        <w:bottom w:val="none" w:sz="0" w:space="0" w:color="auto"/>
                        <w:right w:val="none" w:sz="0" w:space="0" w:color="auto"/>
                      </w:divBdr>
                    </w:div>
                    <w:div w:id="712655158">
                      <w:marLeft w:val="0"/>
                      <w:marRight w:val="0"/>
                      <w:marTop w:val="0"/>
                      <w:marBottom w:val="0"/>
                      <w:divBdr>
                        <w:top w:val="none" w:sz="0" w:space="0" w:color="auto"/>
                        <w:left w:val="none" w:sz="0" w:space="0" w:color="auto"/>
                        <w:bottom w:val="none" w:sz="0" w:space="0" w:color="auto"/>
                        <w:right w:val="none" w:sz="0" w:space="0" w:color="auto"/>
                      </w:divBdr>
                    </w:div>
                    <w:div w:id="970868465">
                      <w:marLeft w:val="0"/>
                      <w:marRight w:val="0"/>
                      <w:marTop w:val="0"/>
                      <w:marBottom w:val="0"/>
                      <w:divBdr>
                        <w:top w:val="none" w:sz="0" w:space="0" w:color="auto"/>
                        <w:left w:val="none" w:sz="0" w:space="0" w:color="auto"/>
                        <w:bottom w:val="none" w:sz="0" w:space="0" w:color="auto"/>
                        <w:right w:val="none" w:sz="0" w:space="0" w:color="auto"/>
                      </w:divBdr>
                    </w:div>
                    <w:div w:id="1093165226">
                      <w:marLeft w:val="0"/>
                      <w:marRight w:val="0"/>
                      <w:marTop w:val="0"/>
                      <w:marBottom w:val="0"/>
                      <w:divBdr>
                        <w:top w:val="none" w:sz="0" w:space="0" w:color="auto"/>
                        <w:left w:val="none" w:sz="0" w:space="0" w:color="auto"/>
                        <w:bottom w:val="none" w:sz="0" w:space="0" w:color="auto"/>
                        <w:right w:val="none" w:sz="0" w:space="0" w:color="auto"/>
                      </w:divBdr>
                    </w:div>
                    <w:div w:id="1115052313">
                      <w:marLeft w:val="0"/>
                      <w:marRight w:val="0"/>
                      <w:marTop w:val="0"/>
                      <w:marBottom w:val="0"/>
                      <w:divBdr>
                        <w:top w:val="none" w:sz="0" w:space="0" w:color="auto"/>
                        <w:left w:val="none" w:sz="0" w:space="0" w:color="auto"/>
                        <w:bottom w:val="none" w:sz="0" w:space="0" w:color="auto"/>
                        <w:right w:val="none" w:sz="0" w:space="0" w:color="auto"/>
                      </w:divBdr>
                    </w:div>
                    <w:div w:id="1358039647">
                      <w:marLeft w:val="0"/>
                      <w:marRight w:val="0"/>
                      <w:marTop w:val="0"/>
                      <w:marBottom w:val="0"/>
                      <w:divBdr>
                        <w:top w:val="none" w:sz="0" w:space="0" w:color="auto"/>
                        <w:left w:val="none" w:sz="0" w:space="0" w:color="auto"/>
                        <w:bottom w:val="none" w:sz="0" w:space="0" w:color="auto"/>
                        <w:right w:val="none" w:sz="0" w:space="0" w:color="auto"/>
                      </w:divBdr>
                    </w:div>
                    <w:div w:id="1358238826">
                      <w:marLeft w:val="0"/>
                      <w:marRight w:val="0"/>
                      <w:marTop w:val="0"/>
                      <w:marBottom w:val="0"/>
                      <w:divBdr>
                        <w:top w:val="none" w:sz="0" w:space="0" w:color="auto"/>
                        <w:left w:val="none" w:sz="0" w:space="0" w:color="auto"/>
                        <w:bottom w:val="none" w:sz="0" w:space="0" w:color="auto"/>
                        <w:right w:val="none" w:sz="0" w:space="0" w:color="auto"/>
                      </w:divBdr>
                    </w:div>
                    <w:div w:id="1467972125">
                      <w:marLeft w:val="0"/>
                      <w:marRight w:val="0"/>
                      <w:marTop w:val="0"/>
                      <w:marBottom w:val="0"/>
                      <w:divBdr>
                        <w:top w:val="none" w:sz="0" w:space="0" w:color="auto"/>
                        <w:left w:val="none" w:sz="0" w:space="0" w:color="auto"/>
                        <w:bottom w:val="none" w:sz="0" w:space="0" w:color="auto"/>
                        <w:right w:val="none" w:sz="0" w:space="0" w:color="auto"/>
                      </w:divBdr>
                    </w:div>
                    <w:div w:id="1634408849">
                      <w:marLeft w:val="0"/>
                      <w:marRight w:val="0"/>
                      <w:marTop w:val="0"/>
                      <w:marBottom w:val="0"/>
                      <w:divBdr>
                        <w:top w:val="none" w:sz="0" w:space="0" w:color="auto"/>
                        <w:left w:val="none" w:sz="0" w:space="0" w:color="auto"/>
                        <w:bottom w:val="none" w:sz="0" w:space="0" w:color="auto"/>
                        <w:right w:val="none" w:sz="0" w:space="0" w:color="auto"/>
                      </w:divBdr>
                    </w:div>
                    <w:div w:id="1776749910">
                      <w:marLeft w:val="0"/>
                      <w:marRight w:val="0"/>
                      <w:marTop w:val="0"/>
                      <w:marBottom w:val="0"/>
                      <w:divBdr>
                        <w:top w:val="none" w:sz="0" w:space="0" w:color="auto"/>
                        <w:left w:val="none" w:sz="0" w:space="0" w:color="auto"/>
                        <w:bottom w:val="none" w:sz="0" w:space="0" w:color="auto"/>
                        <w:right w:val="none" w:sz="0" w:space="0" w:color="auto"/>
                      </w:divBdr>
                    </w:div>
                    <w:div w:id="2101638616">
                      <w:marLeft w:val="0"/>
                      <w:marRight w:val="0"/>
                      <w:marTop w:val="0"/>
                      <w:marBottom w:val="0"/>
                      <w:divBdr>
                        <w:top w:val="none" w:sz="0" w:space="0" w:color="auto"/>
                        <w:left w:val="none" w:sz="0" w:space="0" w:color="auto"/>
                        <w:bottom w:val="none" w:sz="0" w:space="0" w:color="auto"/>
                        <w:right w:val="none" w:sz="0" w:space="0" w:color="auto"/>
                      </w:divBdr>
                    </w:div>
                  </w:divsChild>
                </w:div>
                <w:div w:id="1781682675">
                  <w:marLeft w:val="0"/>
                  <w:marRight w:val="0"/>
                  <w:marTop w:val="0"/>
                  <w:marBottom w:val="0"/>
                  <w:divBdr>
                    <w:top w:val="none" w:sz="0" w:space="0" w:color="auto"/>
                    <w:left w:val="none" w:sz="0" w:space="0" w:color="auto"/>
                    <w:bottom w:val="none" w:sz="0" w:space="0" w:color="auto"/>
                    <w:right w:val="none" w:sz="0" w:space="0" w:color="auto"/>
                  </w:divBdr>
                  <w:divsChild>
                    <w:div w:id="97918546">
                      <w:marLeft w:val="0"/>
                      <w:marRight w:val="0"/>
                      <w:marTop w:val="0"/>
                      <w:marBottom w:val="0"/>
                      <w:divBdr>
                        <w:top w:val="none" w:sz="0" w:space="0" w:color="auto"/>
                        <w:left w:val="none" w:sz="0" w:space="0" w:color="auto"/>
                        <w:bottom w:val="none" w:sz="0" w:space="0" w:color="auto"/>
                        <w:right w:val="none" w:sz="0" w:space="0" w:color="auto"/>
                      </w:divBdr>
                    </w:div>
                    <w:div w:id="135925573">
                      <w:marLeft w:val="0"/>
                      <w:marRight w:val="0"/>
                      <w:marTop w:val="0"/>
                      <w:marBottom w:val="0"/>
                      <w:divBdr>
                        <w:top w:val="none" w:sz="0" w:space="0" w:color="auto"/>
                        <w:left w:val="none" w:sz="0" w:space="0" w:color="auto"/>
                        <w:bottom w:val="none" w:sz="0" w:space="0" w:color="auto"/>
                        <w:right w:val="none" w:sz="0" w:space="0" w:color="auto"/>
                      </w:divBdr>
                    </w:div>
                    <w:div w:id="138613481">
                      <w:marLeft w:val="0"/>
                      <w:marRight w:val="0"/>
                      <w:marTop w:val="0"/>
                      <w:marBottom w:val="0"/>
                      <w:divBdr>
                        <w:top w:val="none" w:sz="0" w:space="0" w:color="auto"/>
                        <w:left w:val="none" w:sz="0" w:space="0" w:color="auto"/>
                        <w:bottom w:val="none" w:sz="0" w:space="0" w:color="auto"/>
                        <w:right w:val="none" w:sz="0" w:space="0" w:color="auto"/>
                      </w:divBdr>
                    </w:div>
                    <w:div w:id="582228201">
                      <w:marLeft w:val="0"/>
                      <w:marRight w:val="0"/>
                      <w:marTop w:val="0"/>
                      <w:marBottom w:val="0"/>
                      <w:divBdr>
                        <w:top w:val="none" w:sz="0" w:space="0" w:color="auto"/>
                        <w:left w:val="none" w:sz="0" w:space="0" w:color="auto"/>
                        <w:bottom w:val="none" w:sz="0" w:space="0" w:color="auto"/>
                        <w:right w:val="none" w:sz="0" w:space="0" w:color="auto"/>
                      </w:divBdr>
                    </w:div>
                    <w:div w:id="593244020">
                      <w:marLeft w:val="0"/>
                      <w:marRight w:val="0"/>
                      <w:marTop w:val="0"/>
                      <w:marBottom w:val="0"/>
                      <w:divBdr>
                        <w:top w:val="none" w:sz="0" w:space="0" w:color="auto"/>
                        <w:left w:val="none" w:sz="0" w:space="0" w:color="auto"/>
                        <w:bottom w:val="none" w:sz="0" w:space="0" w:color="auto"/>
                        <w:right w:val="none" w:sz="0" w:space="0" w:color="auto"/>
                      </w:divBdr>
                    </w:div>
                    <w:div w:id="930702084">
                      <w:marLeft w:val="0"/>
                      <w:marRight w:val="0"/>
                      <w:marTop w:val="0"/>
                      <w:marBottom w:val="0"/>
                      <w:divBdr>
                        <w:top w:val="none" w:sz="0" w:space="0" w:color="auto"/>
                        <w:left w:val="none" w:sz="0" w:space="0" w:color="auto"/>
                        <w:bottom w:val="none" w:sz="0" w:space="0" w:color="auto"/>
                        <w:right w:val="none" w:sz="0" w:space="0" w:color="auto"/>
                      </w:divBdr>
                    </w:div>
                    <w:div w:id="984889527">
                      <w:marLeft w:val="0"/>
                      <w:marRight w:val="0"/>
                      <w:marTop w:val="0"/>
                      <w:marBottom w:val="0"/>
                      <w:divBdr>
                        <w:top w:val="none" w:sz="0" w:space="0" w:color="auto"/>
                        <w:left w:val="none" w:sz="0" w:space="0" w:color="auto"/>
                        <w:bottom w:val="none" w:sz="0" w:space="0" w:color="auto"/>
                        <w:right w:val="none" w:sz="0" w:space="0" w:color="auto"/>
                      </w:divBdr>
                    </w:div>
                    <w:div w:id="1393775202">
                      <w:marLeft w:val="0"/>
                      <w:marRight w:val="0"/>
                      <w:marTop w:val="0"/>
                      <w:marBottom w:val="0"/>
                      <w:divBdr>
                        <w:top w:val="none" w:sz="0" w:space="0" w:color="auto"/>
                        <w:left w:val="none" w:sz="0" w:space="0" w:color="auto"/>
                        <w:bottom w:val="none" w:sz="0" w:space="0" w:color="auto"/>
                        <w:right w:val="none" w:sz="0" w:space="0" w:color="auto"/>
                      </w:divBdr>
                    </w:div>
                    <w:div w:id="1395665945">
                      <w:marLeft w:val="0"/>
                      <w:marRight w:val="0"/>
                      <w:marTop w:val="0"/>
                      <w:marBottom w:val="0"/>
                      <w:divBdr>
                        <w:top w:val="none" w:sz="0" w:space="0" w:color="auto"/>
                        <w:left w:val="none" w:sz="0" w:space="0" w:color="auto"/>
                        <w:bottom w:val="none" w:sz="0" w:space="0" w:color="auto"/>
                        <w:right w:val="none" w:sz="0" w:space="0" w:color="auto"/>
                      </w:divBdr>
                    </w:div>
                    <w:div w:id="1664162510">
                      <w:marLeft w:val="0"/>
                      <w:marRight w:val="0"/>
                      <w:marTop w:val="0"/>
                      <w:marBottom w:val="0"/>
                      <w:divBdr>
                        <w:top w:val="none" w:sz="0" w:space="0" w:color="auto"/>
                        <w:left w:val="none" w:sz="0" w:space="0" w:color="auto"/>
                        <w:bottom w:val="none" w:sz="0" w:space="0" w:color="auto"/>
                        <w:right w:val="none" w:sz="0" w:space="0" w:color="auto"/>
                      </w:divBdr>
                    </w:div>
                    <w:div w:id="1750812727">
                      <w:marLeft w:val="0"/>
                      <w:marRight w:val="0"/>
                      <w:marTop w:val="0"/>
                      <w:marBottom w:val="0"/>
                      <w:divBdr>
                        <w:top w:val="none" w:sz="0" w:space="0" w:color="auto"/>
                        <w:left w:val="none" w:sz="0" w:space="0" w:color="auto"/>
                        <w:bottom w:val="none" w:sz="0" w:space="0" w:color="auto"/>
                        <w:right w:val="none" w:sz="0" w:space="0" w:color="auto"/>
                      </w:divBdr>
                    </w:div>
                    <w:div w:id="2119401157">
                      <w:marLeft w:val="0"/>
                      <w:marRight w:val="0"/>
                      <w:marTop w:val="0"/>
                      <w:marBottom w:val="0"/>
                      <w:divBdr>
                        <w:top w:val="none" w:sz="0" w:space="0" w:color="auto"/>
                        <w:left w:val="none" w:sz="0" w:space="0" w:color="auto"/>
                        <w:bottom w:val="none" w:sz="0" w:space="0" w:color="auto"/>
                        <w:right w:val="none" w:sz="0" w:space="0" w:color="auto"/>
                      </w:divBdr>
                    </w:div>
                  </w:divsChild>
                </w:div>
                <w:div w:id="1783647248">
                  <w:marLeft w:val="0"/>
                  <w:marRight w:val="0"/>
                  <w:marTop w:val="0"/>
                  <w:marBottom w:val="0"/>
                  <w:divBdr>
                    <w:top w:val="none" w:sz="0" w:space="0" w:color="auto"/>
                    <w:left w:val="none" w:sz="0" w:space="0" w:color="auto"/>
                    <w:bottom w:val="none" w:sz="0" w:space="0" w:color="auto"/>
                    <w:right w:val="none" w:sz="0" w:space="0" w:color="auto"/>
                  </w:divBdr>
                  <w:divsChild>
                    <w:div w:id="384914324">
                      <w:marLeft w:val="0"/>
                      <w:marRight w:val="0"/>
                      <w:marTop w:val="0"/>
                      <w:marBottom w:val="0"/>
                      <w:divBdr>
                        <w:top w:val="none" w:sz="0" w:space="0" w:color="auto"/>
                        <w:left w:val="none" w:sz="0" w:space="0" w:color="auto"/>
                        <w:bottom w:val="none" w:sz="0" w:space="0" w:color="auto"/>
                        <w:right w:val="none" w:sz="0" w:space="0" w:color="auto"/>
                      </w:divBdr>
                    </w:div>
                  </w:divsChild>
                </w:div>
                <w:div w:id="1864202593">
                  <w:marLeft w:val="0"/>
                  <w:marRight w:val="0"/>
                  <w:marTop w:val="0"/>
                  <w:marBottom w:val="0"/>
                  <w:divBdr>
                    <w:top w:val="none" w:sz="0" w:space="0" w:color="auto"/>
                    <w:left w:val="none" w:sz="0" w:space="0" w:color="auto"/>
                    <w:bottom w:val="none" w:sz="0" w:space="0" w:color="auto"/>
                    <w:right w:val="none" w:sz="0" w:space="0" w:color="auto"/>
                  </w:divBdr>
                  <w:divsChild>
                    <w:div w:id="220412493">
                      <w:marLeft w:val="0"/>
                      <w:marRight w:val="0"/>
                      <w:marTop w:val="0"/>
                      <w:marBottom w:val="0"/>
                      <w:divBdr>
                        <w:top w:val="none" w:sz="0" w:space="0" w:color="auto"/>
                        <w:left w:val="none" w:sz="0" w:space="0" w:color="auto"/>
                        <w:bottom w:val="none" w:sz="0" w:space="0" w:color="auto"/>
                        <w:right w:val="none" w:sz="0" w:space="0" w:color="auto"/>
                      </w:divBdr>
                    </w:div>
                    <w:div w:id="356081170">
                      <w:marLeft w:val="0"/>
                      <w:marRight w:val="0"/>
                      <w:marTop w:val="0"/>
                      <w:marBottom w:val="0"/>
                      <w:divBdr>
                        <w:top w:val="none" w:sz="0" w:space="0" w:color="auto"/>
                        <w:left w:val="none" w:sz="0" w:space="0" w:color="auto"/>
                        <w:bottom w:val="none" w:sz="0" w:space="0" w:color="auto"/>
                        <w:right w:val="none" w:sz="0" w:space="0" w:color="auto"/>
                      </w:divBdr>
                    </w:div>
                    <w:div w:id="414593561">
                      <w:marLeft w:val="0"/>
                      <w:marRight w:val="0"/>
                      <w:marTop w:val="0"/>
                      <w:marBottom w:val="0"/>
                      <w:divBdr>
                        <w:top w:val="none" w:sz="0" w:space="0" w:color="auto"/>
                        <w:left w:val="none" w:sz="0" w:space="0" w:color="auto"/>
                        <w:bottom w:val="none" w:sz="0" w:space="0" w:color="auto"/>
                        <w:right w:val="none" w:sz="0" w:space="0" w:color="auto"/>
                      </w:divBdr>
                    </w:div>
                    <w:div w:id="707493707">
                      <w:marLeft w:val="0"/>
                      <w:marRight w:val="0"/>
                      <w:marTop w:val="0"/>
                      <w:marBottom w:val="0"/>
                      <w:divBdr>
                        <w:top w:val="none" w:sz="0" w:space="0" w:color="auto"/>
                        <w:left w:val="none" w:sz="0" w:space="0" w:color="auto"/>
                        <w:bottom w:val="none" w:sz="0" w:space="0" w:color="auto"/>
                        <w:right w:val="none" w:sz="0" w:space="0" w:color="auto"/>
                      </w:divBdr>
                    </w:div>
                    <w:div w:id="2008509051">
                      <w:marLeft w:val="0"/>
                      <w:marRight w:val="0"/>
                      <w:marTop w:val="0"/>
                      <w:marBottom w:val="0"/>
                      <w:divBdr>
                        <w:top w:val="none" w:sz="0" w:space="0" w:color="auto"/>
                        <w:left w:val="none" w:sz="0" w:space="0" w:color="auto"/>
                        <w:bottom w:val="none" w:sz="0" w:space="0" w:color="auto"/>
                        <w:right w:val="none" w:sz="0" w:space="0" w:color="auto"/>
                      </w:divBdr>
                    </w:div>
                  </w:divsChild>
                </w:div>
                <w:div w:id="2027629894">
                  <w:marLeft w:val="0"/>
                  <w:marRight w:val="0"/>
                  <w:marTop w:val="0"/>
                  <w:marBottom w:val="0"/>
                  <w:divBdr>
                    <w:top w:val="none" w:sz="0" w:space="0" w:color="auto"/>
                    <w:left w:val="none" w:sz="0" w:space="0" w:color="auto"/>
                    <w:bottom w:val="none" w:sz="0" w:space="0" w:color="auto"/>
                    <w:right w:val="none" w:sz="0" w:space="0" w:color="auto"/>
                  </w:divBdr>
                  <w:divsChild>
                    <w:div w:id="732239094">
                      <w:marLeft w:val="0"/>
                      <w:marRight w:val="0"/>
                      <w:marTop w:val="0"/>
                      <w:marBottom w:val="0"/>
                      <w:divBdr>
                        <w:top w:val="none" w:sz="0" w:space="0" w:color="auto"/>
                        <w:left w:val="none" w:sz="0" w:space="0" w:color="auto"/>
                        <w:bottom w:val="none" w:sz="0" w:space="0" w:color="auto"/>
                        <w:right w:val="none" w:sz="0" w:space="0" w:color="auto"/>
                      </w:divBdr>
                    </w:div>
                    <w:div w:id="847252815">
                      <w:marLeft w:val="0"/>
                      <w:marRight w:val="0"/>
                      <w:marTop w:val="0"/>
                      <w:marBottom w:val="0"/>
                      <w:divBdr>
                        <w:top w:val="none" w:sz="0" w:space="0" w:color="auto"/>
                        <w:left w:val="none" w:sz="0" w:space="0" w:color="auto"/>
                        <w:bottom w:val="none" w:sz="0" w:space="0" w:color="auto"/>
                        <w:right w:val="none" w:sz="0" w:space="0" w:color="auto"/>
                      </w:divBdr>
                    </w:div>
                    <w:div w:id="1014654813">
                      <w:marLeft w:val="0"/>
                      <w:marRight w:val="0"/>
                      <w:marTop w:val="0"/>
                      <w:marBottom w:val="0"/>
                      <w:divBdr>
                        <w:top w:val="none" w:sz="0" w:space="0" w:color="auto"/>
                        <w:left w:val="none" w:sz="0" w:space="0" w:color="auto"/>
                        <w:bottom w:val="none" w:sz="0" w:space="0" w:color="auto"/>
                        <w:right w:val="none" w:sz="0" w:space="0" w:color="auto"/>
                      </w:divBdr>
                    </w:div>
                    <w:div w:id="1178498798">
                      <w:marLeft w:val="0"/>
                      <w:marRight w:val="0"/>
                      <w:marTop w:val="0"/>
                      <w:marBottom w:val="0"/>
                      <w:divBdr>
                        <w:top w:val="none" w:sz="0" w:space="0" w:color="auto"/>
                        <w:left w:val="none" w:sz="0" w:space="0" w:color="auto"/>
                        <w:bottom w:val="none" w:sz="0" w:space="0" w:color="auto"/>
                        <w:right w:val="none" w:sz="0" w:space="0" w:color="auto"/>
                      </w:divBdr>
                    </w:div>
                    <w:div w:id="1184978581">
                      <w:marLeft w:val="0"/>
                      <w:marRight w:val="0"/>
                      <w:marTop w:val="0"/>
                      <w:marBottom w:val="0"/>
                      <w:divBdr>
                        <w:top w:val="none" w:sz="0" w:space="0" w:color="auto"/>
                        <w:left w:val="none" w:sz="0" w:space="0" w:color="auto"/>
                        <w:bottom w:val="none" w:sz="0" w:space="0" w:color="auto"/>
                        <w:right w:val="none" w:sz="0" w:space="0" w:color="auto"/>
                      </w:divBdr>
                    </w:div>
                    <w:div w:id="20962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2319">
      <w:bodyDiv w:val="1"/>
      <w:marLeft w:val="0"/>
      <w:marRight w:val="0"/>
      <w:marTop w:val="0"/>
      <w:marBottom w:val="0"/>
      <w:divBdr>
        <w:top w:val="none" w:sz="0" w:space="0" w:color="auto"/>
        <w:left w:val="none" w:sz="0" w:space="0" w:color="auto"/>
        <w:bottom w:val="none" w:sz="0" w:space="0" w:color="auto"/>
        <w:right w:val="none" w:sz="0" w:space="0" w:color="auto"/>
      </w:divBdr>
    </w:div>
    <w:div w:id="57175572">
      <w:bodyDiv w:val="1"/>
      <w:marLeft w:val="0"/>
      <w:marRight w:val="0"/>
      <w:marTop w:val="0"/>
      <w:marBottom w:val="0"/>
      <w:divBdr>
        <w:top w:val="none" w:sz="0" w:space="0" w:color="auto"/>
        <w:left w:val="none" w:sz="0" w:space="0" w:color="auto"/>
        <w:bottom w:val="none" w:sz="0" w:space="0" w:color="auto"/>
        <w:right w:val="none" w:sz="0" w:space="0" w:color="auto"/>
      </w:divBdr>
    </w:div>
    <w:div w:id="93983828">
      <w:bodyDiv w:val="1"/>
      <w:marLeft w:val="0"/>
      <w:marRight w:val="0"/>
      <w:marTop w:val="0"/>
      <w:marBottom w:val="0"/>
      <w:divBdr>
        <w:top w:val="none" w:sz="0" w:space="0" w:color="auto"/>
        <w:left w:val="none" w:sz="0" w:space="0" w:color="auto"/>
        <w:bottom w:val="none" w:sz="0" w:space="0" w:color="auto"/>
        <w:right w:val="none" w:sz="0" w:space="0" w:color="auto"/>
      </w:divBdr>
    </w:div>
    <w:div w:id="161048554">
      <w:bodyDiv w:val="1"/>
      <w:marLeft w:val="0"/>
      <w:marRight w:val="0"/>
      <w:marTop w:val="0"/>
      <w:marBottom w:val="0"/>
      <w:divBdr>
        <w:top w:val="none" w:sz="0" w:space="0" w:color="auto"/>
        <w:left w:val="none" w:sz="0" w:space="0" w:color="auto"/>
        <w:bottom w:val="none" w:sz="0" w:space="0" w:color="auto"/>
        <w:right w:val="none" w:sz="0" w:space="0" w:color="auto"/>
      </w:divBdr>
    </w:div>
    <w:div w:id="179857778">
      <w:bodyDiv w:val="1"/>
      <w:marLeft w:val="0"/>
      <w:marRight w:val="0"/>
      <w:marTop w:val="0"/>
      <w:marBottom w:val="0"/>
      <w:divBdr>
        <w:top w:val="none" w:sz="0" w:space="0" w:color="auto"/>
        <w:left w:val="none" w:sz="0" w:space="0" w:color="auto"/>
        <w:bottom w:val="none" w:sz="0" w:space="0" w:color="auto"/>
        <w:right w:val="none" w:sz="0" w:space="0" w:color="auto"/>
      </w:divBdr>
    </w:div>
    <w:div w:id="193885571">
      <w:bodyDiv w:val="1"/>
      <w:marLeft w:val="0"/>
      <w:marRight w:val="0"/>
      <w:marTop w:val="0"/>
      <w:marBottom w:val="0"/>
      <w:divBdr>
        <w:top w:val="none" w:sz="0" w:space="0" w:color="auto"/>
        <w:left w:val="none" w:sz="0" w:space="0" w:color="auto"/>
        <w:bottom w:val="none" w:sz="0" w:space="0" w:color="auto"/>
        <w:right w:val="none" w:sz="0" w:space="0" w:color="auto"/>
      </w:divBdr>
    </w:div>
    <w:div w:id="205991996">
      <w:bodyDiv w:val="1"/>
      <w:marLeft w:val="0"/>
      <w:marRight w:val="0"/>
      <w:marTop w:val="0"/>
      <w:marBottom w:val="0"/>
      <w:divBdr>
        <w:top w:val="none" w:sz="0" w:space="0" w:color="auto"/>
        <w:left w:val="none" w:sz="0" w:space="0" w:color="auto"/>
        <w:bottom w:val="none" w:sz="0" w:space="0" w:color="auto"/>
        <w:right w:val="none" w:sz="0" w:space="0" w:color="auto"/>
      </w:divBdr>
    </w:div>
    <w:div w:id="208078264">
      <w:bodyDiv w:val="1"/>
      <w:marLeft w:val="0"/>
      <w:marRight w:val="0"/>
      <w:marTop w:val="0"/>
      <w:marBottom w:val="0"/>
      <w:divBdr>
        <w:top w:val="none" w:sz="0" w:space="0" w:color="auto"/>
        <w:left w:val="none" w:sz="0" w:space="0" w:color="auto"/>
        <w:bottom w:val="none" w:sz="0" w:space="0" w:color="auto"/>
        <w:right w:val="none" w:sz="0" w:space="0" w:color="auto"/>
      </w:divBdr>
    </w:div>
    <w:div w:id="209726920">
      <w:bodyDiv w:val="1"/>
      <w:marLeft w:val="0"/>
      <w:marRight w:val="0"/>
      <w:marTop w:val="0"/>
      <w:marBottom w:val="0"/>
      <w:divBdr>
        <w:top w:val="none" w:sz="0" w:space="0" w:color="auto"/>
        <w:left w:val="none" w:sz="0" w:space="0" w:color="auto"/>
        <w:bottom w:val="none" w:sz="0" w:space="0" w:color="auto"/>
        <w:right w:val="none" w:sz="0" w:space="0" w:color="auto"/>
      </w:divBdr>
    </w:div>
    <w:div w:id="210845632">
      <w:bodyDiv w:val="1"/>
      <w:marLeft w:val="0"/>
      <w:marRight w:val="0"/>
      <w:marTop w:val="0"/>
      <w:marBottom w:val="0"/>
      <w:divBdr>
        <w:top w:val="none" w:sz="0" w:space="0" w:color="auto"/>
        <w:left w:val="none" w:sz="0" w:space="0" w:color="auto"/>
        <w:bottom w:val="none" w:sz="0" w:space="0" w:color="auto"/>
        <w:right w:val="none" w:sz="0" w:space="0" w:color="auto"/>
      </w:divBdr>
    </w:div>
    <w:div w:id="211842730">
      <w:bodyDiv w:val="1"/>
      <w:marLeft w:val="0"/>
      <w:marRight w:val="0"/>
      <w:marTop w:val="0"/>
      <w:marBottom w:val="0"/>
      <w:divBdr>
        <w:top w:val="none" w:sz="0" w:space="0" w:color="auto"/>
        <w:left w:val="none" w:sz="0" w:space="0" w:color="auto"/>
        <w:bottom w:val="none" w:sz="0" w:space="0" w:color="auto"/>
        <w:right w:val="none" w:sz="0" w:space="0" w:color="auto"/>
      </w:divBdr>
    </w:div>
    <w:div w:id="218446422">
      <w:bodyDiv w:val="1"/>
      <w:marLeft w:val="0"/>
      <w:marRight w:val="0"/>
      <w:marTop w:val="0"/>
      <w:marBottom w:val="0"/>
      <w:divBdr>
        <w:top w:val="none" w:sz="0" w:space="0" w:color="auto"/>
        <w:left w:val="none" w:sz="0" w:space="0" w:color="auto"/>
        <w:bottom w:val="none" w:sz="0" w:space="0" w:color="auto"/>
        <w:right w:val="none" w:sz="0" w:space="0" w:color="auto"/>
      </w:divBdr>
    </w:div>
    <w:div w:id="218908447">
      <w:bodyDiv w:val="1"/>
      <w:marLeft w:val="0"/>
      <w:marRight w:val="0"/>
      <w:marTop w:val="0"/>
      <w:marBottom w:val="0"/>
      <w:divBdr>
        <w:top w:val="none" w:sz="0" w:space="0" w:color="auto"/>
        <w:left w:val="none" w:sz="0" w:space="0" w:color="auto"/>
        <w:bottom w:val="none" w:sz="0" w:space="0" w:color="auto"/>
        <w:right w:val="none" w:sz="0" w:space="0" w:color="auto"/>
      </w:divBdr>
    </w:div>
    <w:div w:id="223757274">
      <w:bodyDiv w:val="1"/>
      <w:marLeft w:val="0"/>
      <w:marRight w:val="0"/>
      <w:marTop w:val="0"/>
      <w:marBottom w:val="0"/>
      <w:divBdr>
        <w:top w:val="none" w:sz="0" w:space="0" w:color="auto"/>
        <w:left w:val="none" w:sz="0" w:space="0" w:color="auto"/>
        <w:bottom w:val="none" w:sz="0" w:space="0" w:color="auto"/>
        <w:right w:val="none" w:sz="0" w:space="0" w:color="auto"/>
      </w:divBdr>
    </w:div>
    <w:div w:id="224992822">
      <w:bodyDiv w:val="1"/>
      <w:marLeft w:val="0"/>
      <w:marRight w:val="0"/>
      <w:marTop w:val="0"/>
      <w:marBottom w:val="0"/>
      <w:divBdr>
        <w:top w:val="none" w:sz="0" w:space="0" w:color="auto"/>
        <w:left w:val="none" w:sz="0" w:space="0" w:color="auto"/>
        <w:bottom w:val="none" w:sz="0" w:space="0" w:color="auto"/>
        <w:right w:val="none" w:sz="0" w:space="0" w:color="auto"/>
      </w:divBdr>
    </w:div>
    <w:div w:id="226306715">
      <w:bodyDiv w:val="1"/>
      <w:marLeft w:val="0"/>
      <w:marRight w:val="0"/>
      <w:marTop w:val="0"/>
      <w:marBottom w:val="0"/>
      <w:divBdr>
        <w:top w:val="none" w:sz="0" w:space="0" w:color="auto"/>
        <w:left w:val="none" w:sz="0" w:space="0" w:color="auto"/>
        <w:bottom w:val="none" w:sz="0" w:space="0" w:color="auto"/>
        <w:right w:val="none" w:sz="0" w:space="0" w:color="auto"/>
      </w:divBdr>
    </w:div>
    <w:div w:id="241449369">
      <w:bodyDiv w:val="1"/>
      <w:marLeft w:val="0"/>
      <w:marRight w:val="0"/>
      <w:marTop w:val="0"/>
      <w:marBottom w:val="0"/>
      <w:divBdr>
        <w:top w:val="none" w:sz="0" w:space="0" w:color="auto"/>
        <w:left w:val="none" w:sz="0" w:space="0" w:color="auto"/>
        <w:bottom w:val="none" w:sz="0" w:space="0" w:color="auto"/>
        <w:right w:val="none" w:sz="0" w:space="0" w:color="auto"/>
      </w:divBdr>
    </w:div>
    <w:div w:id="248000953">
      <w:bodyDiv w:val="1"/>
      <w:marLeft w:val="0"/>
      <w:marRight w:val="0"/>
      <w:marTop w:val="0"/>
      <w:marBottom w:val="0"/>
      <w:divBdr>
        <w:top w:val="none" w:sz="0" w:space="0" w:color="auto"/>
        <w:left w:val="none" w:sz="0" w:space="0" w:color="auto"/>
        <w:bottom w:val="none" w:sz="0" w:space="0" w:color="auto"/>
        <w:right w:val="none" w:sz="0" w:space="0" w:color="auto"/>
      </w:divBdr>
    </w:div>
    <w:div w:id="308442707">
      <w:bodyDiv w:val="1"/>
      <w:marLeft w:val="0"/>
      <w:marRight w:val="0"/>
      <w:marTop w:val="0"/>
      <w:marBottom w:val="0"/>
      <w:divBdr>
        <w:top w:val="none" w:sz="0" w:space="0" w:color="auto"/>
        <w:left w:val="none" w:sz="0" w:space="0" w:color="auto"/>
        <w:bottom w:val="none" w:sz="0" w:space="0" w:color="auto"/>
        <w:right w:val="none" w:sz="0" w:space="0" w:color="auto"/>
      </w:divBdr>
    </w:div>
    <w:div w:id="317809895">
      <w:bodyDiv w:val="1"/>
      <w:marLeft w:val="0"/>
      <w:marRight w:val="0"/>
      <w:marTop w:val="0"/>
      <w:marBottom w:val="0"/>
      <w:divBdr>
        <w:top w:val="none" w:sz="0" w:space="0" w:color="auto"/>
        <w:left w:val="none" w:sz="0" w:space="0" w:color="auto"/>
        <w:bottom w:val="none" w:sz="0" w:space="0" w:color="auto"/>
        <w:right w:val="none" w:sz="0" w:space="0" w:color="auto"/>
      </w:divBdr>
    </w:div>
    <w:div w:id="328405361">
      <w:bodyDiv w:val="1"/>
      <w:marLeft w:val="0"/>
      <w:marRight w:val="0"/>
      <w:marTop w:val="0"/>
      <w:marBottom w:val="0"/>
      <w:divBdr>
        <w:top w:val="none" w:sz="0" w:space="0" w:color="auto"/>
        <w:left w:val="none" w:sz="0" w:space="0" w:color="auto"/>
        <w:bottom w:val="none" w:sz="0" w:space="0" w:color="auto"/>
        <w:right w:val="none" w:sz="0" w:space="0" w:color="auto"/>
      </w:divBdr>
    </w:div>
    <w:div w:id="341277635">
      <w:bodyDiv w:val="1"/>
      <w:marLeft w:val="0"/>
      <w:marRight w:val="0"/>
      <w:marTop w:val="0"/>
      <w:marBottom w:val="0"/>
      <w:divBdr>
        <w:top w:val="none" w:sz="0" w:space="0" w:color="auto"/>
        <w:left w:val="none" w:sz="0" w:space="0" w:color="auto"/>
        <w:bottom w:val="none" w:sz="0" w:space="0" w:color="auto"/>
        <w:right w:val="none" w:sz="0" w:space="0" w:color="auto"/>
      </w:divBdr>
    </w:div>
    <w:div w:id="368993337">
      <w:bodyDiv w:val="1"/>
      <w:marLeft w:val="0"/>
      <w:marRight w:val="0"/>
      <w:marTop w:val="0"/>
      <w:marBottom w:val="0"/>
      <w:divBdr>
        <w:top w:val="none" w:sz="0" w:space="0" w:color="auto"/>
        <w:left w:val="none" w:sz="0" w:space="0" w:color="auto"/>
        <w:bottom w:val="none" w:sz="0" w:space="0" w:color="auto"/>
        <w:right w:val="none" w:sz="0" w:space="0" w:color="auto"/>
      </w:divBdr>
    </w:div>
    <w:div w:id="386759030">
      <w:bodyDiv w:val="1"/>
      <w:marLeft w:val="0"/>
      <w:marRight w:val="0"/>
      <w:marTop w:val="0"/>
      <w:marBottom w:val="0"/>
      <w:divBdr>
        <w:top w:val="none" w:sz="0" w:space="0" w:color="auto"/>
        <w:left w:val="none" w:sz="0" w:space="0" w:color="auto"/>
        <w:bottom w:val="none" w:sz="0" w:space="0" w:color="auto"/>
        <w:right w:val="none" w:sz="0" w:space="0" w:color="auto"/>
      </w:divBdr>
    </w:div>
    <w:div w:id="404500962">
      <w:bodyDiv w:val="1"/>
      <w:marLeft w:val="0"/>
      <w:marRight w:val="0"/>
      <w:marTop w:val="0"/>
      <w:marBottom w:val="0"/>
      <w:divBdr>
        <w:top w:val="none" w:sz="0" w:space="0" w:color="auto"/>
        <w:left w:val="none" w:sz="0" w:space="0" w:color="auto"/>
        <w:bottom w:val="none" w:sz="0" w:space="0" w:color="auto"/>
        <w:right w:val="none" w:sz="0" w:space="0" w:color="auto"/>
      </w:divBdr>
    </w:div>
    <w:div w:id="410590113">
      <w:bodyDiv w:val="1"/>
      <w:marLeft w:val="0"/>
      <w:marRight w:val="0"/>
      <w:marTop w:val="0"/>
      <w:marBottom w:val="0"/>
      <w:divBdr>
        <w:top w:val="none" w:sz="0" w:space="0" w:color="auto"/>
        <w:left w:val="none" w:sz="0" w:space="0" w:color="auto"/>
        <w:bottom w:val="none" w:sz="0" w:space="0" w:color="auto"/>
        <w:right w:val="none" w:sz="0" w:space="0" w:color="auto"/>
      </w:divBdr>
    </w:div>
    <w:div w:id="445538921">
      <w:bodyDiv w:val="1"/>
      <w:marLeft w:val="0"/>
      <w:marRight w:val="0"/>
      <w:marTop w:val="0"/>
      <w:marBottom w:val="0"/>
      <w:divBdr>
        <w:top w:val="none" w:sz="0" w:space="0" w:color="auto"/>
        <w:left w:val="none" w:sz="0" w:space="0" w:color="auto"/>
        <w:bottom w:val="none" w:sz="0" w:space="0" w:color="auto"/>
        <w:right w:val="none" w:sz="0" w:space="0" w:color="auto"/>
      </w:divBdr>
    </w:div>
    <w:div w:id="454569972">
      <w:bodyDiv w:val="1"/>
      <w:marLeft w:val="0"/>
      <w:marRight w:val="0"/>
      <w:marTop w:val="0"/>
      <w:marBottom w:val="0"/>
      <w:divBdr>
        <w:top w:val="none" w:sz="0" w:space="0" w:color="auto"/>
        <w:left w:val="none" w:sz="0" w:space="0" w:color="auto"/>
        <w:bottom w:val="none" w:sz="0" w:space="0" w:color="auto"/>
        <w:right w:val="none" w:sz="0" w:space="0" w:color="auto"/>
      </w:divBdr>
    </w:div>
    <w:div w:id="479201503">
      <w:bodyDiv w:val="1"/>
      <w:marLeft w:val="0"/>
      <w:marRight w:val="0"/>
      <w:marTop w:val="0"/>
      <w:marBottom w:val="0"/>
      <w:divBdr>
        <w:top w:val="none" w:sz="0" w:space="0" w:color="auto"/>
        <w:left w:val="none" w:sz="0" w:space="0" w:color="auto"/>
        <w:bottom w:val="none" w:sz="0" w:space="0" w:color="auto"/>
        <w:right w:val="none" w:sz="0" w:space="0" w:color="auto"/>
      </w:divBdr>
    </w:div>
    <w:div w:id="492062051">
      <w:bodyDiv w:val="1"/>
      <w:marLeft w:val="0"/>
      <w:marRight w:val="0"/>
      <w:marTop w:val="0"/>
      <w:marBottom w:val="0"/>
      <w:divBdr>
        <w:top w:val="none" w:sz="0" w:space="0" w:color="auto"/>
        <w:left w:val="none" w:sz="0" w:space="0" w:color="auto"/>
        <w:bottom w:val="none" w:sz="0" w:space="0" w:color="auto"/>
        <w:right w:val="none" w:sz="0" w:space="0" w:color="auto"/>
      </w:divBdr>
      <w:divsChild>
        <w:div w:id="107815469">
          <w:marLeft w:val="0"/>
          <w:marRight w:val="0"/>
          <w:marTop w:val="0"/>
          <w:marBottom w:val="0"/>
          <w:divBdr>
            <w:top w:val="none" w:sz="0" w:space="0" w:color="auto"/>
            <w:left w:val="none" w:sz="0" w:space="0" w:color="auto"/>
            <w:bottom w:val="none" w:sz="0" w:space="0" w:color="auto"/>
            <w:right w:val="none" w:sz="0" w:space="0" w:color="auto"/>
          </w:divBdr>
          <w:divsChild>
            <w:div w:id="1104303110">
              <w:marLeft w:val="0"/>
              <w:marRight w:val="180"/>
              <w:marTop w:val="0"/>
              <w:marBottom w:val="240"/>
              <w:divBdr>
                <w:top w:val="none" w:sz="0" w:space="0" w:color="auto"/>
                <w:left w:val="none" w:sz="0" w:space="0" w:color="auto"/>
                <w:bottom w:val="none" w:sz="0" w:space="0" w:color="auto"/>
                <w:right w:val="none" w:sz="0" w:space="0" w:color="auto"/>
              </w:divBdr>
              <w:divsChild>
                <w:div w:id="7474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147">
          <w:marLeft w:val="0"/>
          <w:marRight w:val="0"/>
          <w:marTop w:val="0"/>
          <w:marBottom w:val="720"/>
          <w:divBdr>
            <w:top w:val="none" w:sz="0" w:space="0" w:color="auto"/>
            <w:left w:val="none" w:sz="0" w:space="0" w:color="auto"/>
            <w:bottom w:val="none" w:sz="0" w:space="0" w:color="auto"/>
            <w:right w:val="none" w:sz="0" w:space="0" w:color="auto"/>
          </w:divBdr>
          <w:divsChild>
            <w:div w:id="136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472">
      <w:bodyDiv w:val="1"/>
      <w:marLeft w:val="0"/>
      <w:marRight w:val="0"/>
      <w:marTop w:val="0"/>
      <w:marBottom w:val="0"/>
      <w:divBdr>
        <w:top w:val="none" w:sz="0" w:space="0" w:color="auto"/>
        <w:left w:val="none" w:sz="0" w:space="0" w:color="auto"/>
        <w:bottom w:val="none" w:sz="0" w:space="0" w:color="auto"/>
        <w:right w:val="none" w:sz="0" w:space="0" w:color="auto"/>
      </w:divBdr>
    </w:div>
    <w:div w:id="503590520">
      <w:bodyDiv w:val="1"/>
      <w:marLeft w:val="0"/>
      <w:marRight w:val="0"/>
      <w:marTop w:val="0"/>
      <w:marBottom w:val="0"/>
      <w:divBdr>
        <w:top w:val="none" w:sz="0" w:space="0" w:color="auto"/>
        <w:left w:val="none" w:sz="0" w:space="0" w:color="auto"/>
        <w:bottom w:val="none" w:sz="0" w:space="0" w:color="auto"/>
        <w:right w:val="none" w:sz="0" w:space="0" w:color="auto"/>
      </w:divBdr>
    </w:div>
    <w:div w:id="510026661">
      <w:bodyDiv w:val="1"/>
      <w:marLeft w:val="0"/>
      <w:marRight w:val="0"/>
      <w:marTop w:val="0"/>
      <w:marBottom w:val="0"/>
      <w:divBdr>
        <w:top w:val="none" w:sz="0" w:space="0" w:color="auto"/>
        <w:left w:val="none" w:sz="0" w:space="0" w:color="auto"/>
        <w:bottom w:val="none" w:sz="0" w:space="0" w:color="auto"/>
        <w:right w:val="none" w:sz="0" w:space="0" w:color="auto"/>
      </w:divBdr>
    </w:div>
    <w:div w:id="517743322">
      <w:bodyDiv w:val="1"/>
      <w:marLeft w:val="0"/>
      <w:marRight w:val="0"/>
      <w:marTop w:val="0"/>
      <w:marBottom w:val="0"/>
      <w:divBdr>
        <w:top w:val="none" w:sz="0" w:space="0" w:color="auto"/>
        <w:left w:val="none" w:sz="0" w:space="0" w:color="auto"/>
        <w:bottom w:val="none" w:sz="0" w:space="0" w:color="auto"/>
        <w:right w:val="none" w:sz="0" w:space="0" w:color="auto"/>
      </w:divBdr>
    </w:div>
    <w:div w:id="524557643">
      <w:bodyDiv w:val="1"/>
      <w:marLeft w:val="0"/>
      <w:marRight w:val="0"/>
      <w:marTop w:val="0"/>
      <w:marBottom w:val="0"/>
      <w:divBdr>
        <w:top w:val="none" w:sz="0" w:space="0" w:color="auto"/>
        <w:left w:val="none" w:sz="0" w:space="0" w:color="auto"/>
        <w:bottom w:val="none" w:sz="0" w:space="0" w:color="auto"/>
        <w:right w:val="none" w:sz="0" w:space="0" w:color="auto"/>
      </w:divBdr>
      <w:divsChild>
        <w:div w:id="1552964268">
          <w:marLeft w:val="0"/>
          <w:marRight w:val="0"/>
          <w:marTop w:val="0"/>
          <w:marBottom w:val="0"/>
          <w:divBdr>
            <w:top w:val="none" w:sz="0" w:space="0" w:color="auto"/>
            <w:left w:val="none" w:sz="0" w:space="0" w:color="auto"/>
            <w:bottom w:val="none" w:sz="0" w:space="0" w:color="auto"/>
            <w:right w:val="none" w:sz="0" w:space="0" w:color="auto"/>
          </w:divBdr>
          <w:divsChild>
            <w:div w:id="1195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6222">
      <w:bodyDiv w:val="1"/>
      <w:marLeft w:val="0"/>
      <w:marRight w:val="0"/>
      <w:marTop w:val="0"/>
      <w:marBottom w:val="0"/>
      <w:divBdr>
        <w:top w:val="none" w:sz="0" w:space="0" w:color="auto"/>
        <w:left w:val="none" w:sz="0" w:space="0" w:color="auto"/>
        <w:bottom w:val="none" w:sz="0" w:space="0" w:color="auto"/>
        <w:right w:val="none" w:sz="0" w:space="0" w:color="auto"/>
      </w:divBdr>
    </w:div>
    <w:div w:id="549000067">
      <w:bodyDiv w:val="1"/>
      <w:marLeft w:val="0"/>
      <w:marRight w:val="0"/>
      <w:marTop w:val="0"/>
      <w:marBottom w:val="0"/>
      <w:divBdr>
        <w:top w:val="none" w:sz="0" w:space="0" w:color="auto"/>
        <w:left w:val="none" w:sz="0" w:space="0" w:color="auto"/>
        <w:bottom w:val="none" w:sz="0" w:space="0" w:color="auto"/>
        <w:right w:val="none" w:sz="0" w:space="0" w:color="auto"/>
      </w:divBdr>
    </w:div>
    <w:div w:id="572786683">
      <w:bodyDiv w:val="1"/>
      <w:marLeft w:val="0"/>
      <w:marRight w:val="0"/>
      <w:marTop w:val="0"/>
      <w:marBottom w:val="0"/>
      <w:divBdr>
        <w:top w:val="none" w:sz="0" w:space="0" w:color="auto"/>
        <w:left w:val="none" w:sz="0" w:space="0" w:color="auto"/>
        <w:bottom w:val="none" w:sz="0" w:space="0" w:color="auto"/>
        <w:right w:val="none" w:sz="0" w:space="0" w:color="auto"/>
      </w:divBdr>
    </w:div>
    <w:div w:id="580797264">
      <w:bodyDiv w:val="1"/>
      <w:marLeft w:val="0"/>
      <w:marRight w:val="0"/>
      <w:marTop w:val="0"/>
      <w:marBottom w:val="0"/>
      <w:divBdr>
        <w:top w:val="none" w:sz="0" w:space="0" w:color="auto"/>
        <w:left w:val="none" w:sz="0" w:space="0" w:color="auto"/>
        <w:bottom w:val="none" w:sz="0" w:space="0" w:color="auto"/>
        <w:right w:val="none" w:sz="0" w:space="0" w:color="auto"/>
      </w:divBdr>
    </w:div>
    <w:div w:id="605624117">
      <w:bodyDiv w:val="1"/>
      <w:marLeft w:val="0"/>
      <w:marRight w:val="0"/>
      <w:marTop w:val="0"/>
      <w:marBottom w:val="0"/>
      <w:divBdr>
        <w:top w:val="none" w:sz="0" w:space="0" w:color="auto"/>
        <w:left w:val="none" w:sz="0" w:space="0" w:color="auto"/>
        <w:bottom w:val="none" w:sz="0" w:space="0" w:color="auto"/>
        <w:right w:val="none" w:sz="0" w:space="0" w:color="auto"/>
      </w:divBdr>
      <w:divsChild>
        <w:div w:id="136722431">
          <w:marLeft w:val="0"/>
          <w:marRight w:val="0"/>
          <w:marTop w:val="0"/>
          <w:marBottom w:val="0"/>
          <w:divBdr>
            <w:top w:val="none" w:sz="0" w:space="0" w:color="auto"/>
            <w:left w:val="none" w:sz="0" w:space="0" w:color="auto"/>
            <w:bottom w:val="none" w:sz="0" w:space="0" w:color="auto"/>
            <w:right w:val="none" w:sz="0" w:space="0" w:color="auto"/>
          </w:divBdr>
          <w:divsChild>
            <w:div w:id="512039710">
              <w:marLeft w:val="0"/>
              <w:marRight w:val="0"/>
              <w:marTop w:val="0"/>
              <w:marBottom w:val="0"/>
              <w:divBdr>
                <w:top w:val="none" w:sz="0" w:space="0" w:color="auto"/>
                <w:left w:val="none" w:sz="0" w:space="0" w:color="auto"/>
                <w:bottom w:val="none" w:sz="0" w:space="0" w:color="auto"/>
                <w:right w:val="none" w:sz="0" w:space="0" w:color="auto"/>
              </w:divBdr>
            </w:div>
            <w:div w:id="534852333">
              <w:marLeft w:val="0"/>
              <w:marRight w:val="0"/>
              <w:marTop w:val="0"/>
              <w:marBottom w:val="0"/>
              <w:divBdr>
                <w:top w:val="none" w:sz="0" w:space="0" w:color="auto"/>
                <w:left w:val="none" w:sz="0" w:space="0" w:color="auto"/>
                <w:bottom w:val="none" w:sz="0" w:space="0" w:color="auto"/>
                <w:right w:val="none" w:sz="0" w:space="0" w:color="auto"/>
              </w:divBdr>
            </w:div>
            <w:div w:id="998533227">
              <w:marLeft w:val="0"/>
              <w:marRight w:val="0"/>
              <w:marTop w:val="0"/>
              <w:marBottom w:val="0"/>
              <w:divBdr>
                <w:top w:val="none" w:sz="0" w:space="0" w:color="auto"/>
                <w:left w:val="none" w:sz="0" w:space="0" w:color="auto"/>
                <w:bottom w:val="none" w:sz="0" w:space="0" w:color="auto"/>
                <w:right w:val="none" w:sz="0" w:space="0" w:color="auto"/>
              </w:divBdr>
            </w:div>
            <w:div w:id="1036852016">
              <w:marLeft w:val="0"/>
              <w:marRight w:val="0"/>
              <w:marTop w:val="0"/>
              <w:marBottom w:val="0"/>
              <w:divBdr>
                <w:top w:val="none" w:sz="0" w:space="0" w:color="auto"/>
                <w:left w:val="none" w:sz="0" w:space="0" w:color="auto"/>
                <w:bottom w:val="none" w:sz="0" w:space="0" w:color="auto"/>
                <w:right w:val="none" w:sz="0" w:space="0" w:color="auto"/>
              </w:divBdr>
            </w:div>
            <w:div w:id="1301765631">
              <w:marLeft w:val="0"/>
              <w:marRight w:val="0"/>
              <w:marTop w:val="0"/>
              <w:marBottom w:val="0"/>
              <w:divBdr>
                <w:top w:val="none" w:sz="0" w:space="0" w:color="auto"/>
                <w:left w:val="none" w:sz="0" w:space="0" w:color="auto"/>
                <w:bottom w:val="none" w:sz="0" w:space="0" w:color="auto"/>
                <w:right w:val="none" w:sz="0" w:space="0" w:color="auto"/>
              </w:divBdr>
            </w:div>
            <w:div w:id="1794010251">
              <w:marLeft w:val="0"/>
              <w:marRight w:val="0"/>
              <w:marTop w:val="0"/>
              <w:marBottom w:val="0"/>
              <w:divBdr>
                <w:top w:val="none" w:sz="0" w:space="0" w:color="auto"/>
                <w:left w:val="none" w:sz="0" w:space="0" w:color="auto"/>
                <w:bottom w:val="none" w:sz="0" w:space="0" w:color="auto"/>
                <w:right w:val="none" w:sz="0" w:space="0" w:color="auto"/>
              </w:divBdr>
            </w:div>
            <w:div w:id="1865943572">
              <w:marLeft w:val="0"/>
              <w:marRight w:val="0"/>
              <w:marTop w:val="0"/>
              <w:marBottom w:val="0"/>
              <w:divBdr>
                <w:top w:val="none" w:sz="0" w:space="0" w:color="auto"/>
                <w:left w:val="none" w:sz="0" w:space="0" w:color="auto"/>
                <w:bottom w:val="none" w:sz="0" w:space="0" w:color="auto"/>
                <w:right w:val="none" w:sz="0" w:space="0" w:color="auto"/>
              </w:divBdr>
            </w:div>
            <w:div w:id="2125730513">
              <w:marLeft w:val="0"/>
              <w:marRight w:val="0"/>
              <w:marTop w:val="0"/>
              <w:marBottom w:val="0"/>
              <w:divBdr>
                <w:top w:val="none" w:sz="0" w:space="0" w:color="auto"/>
                <w:left w:val="none" w:sz="0" w:space="0" w:color="auto"/>
                <w:bottom w:val="none" w:sz="0" w:space="0" w:color="auto"/>
                <w:right w:val="none" w:sz="0" w:space="0" w:color="auto"/>
              </w:divBdr>
            </w:div>
          </w:divsChild>
        </w:div>
        <w:div w:id="141509597">
          <w:marLeft w:val="0"/>
          <w:marRight w:val="0"/>
          <w:marTop w:val="0"/>
          <w:marBottom w:val="0"/>
          <w:divBdr>
            <w:top w:val="none" w:sz="0" w:space="0" w:color="auto"/>
            <w:left w:val="none" w:sz="0" w:space="0" w:color="auto"/>
            <w:bottom w:val="none" w:sz="0" w:space="0" w:color="auto"/>
            <w:right w:val="none" w:sz="0" w:space="0" w:color="auto"/>
          </w:divBdr>
          <w:divsChild>
            <w:div w:id="1164510816">
              <w:marLeft w:val="0"/>
              <w:marRight w:val="0"/>
              <w:marTop w:val="0"/>
              <w:marBottom w:val="0"/>
              <w:divBdr>
                <w:top w:val="none" w:sz="0" w:space="0" w:color="auto"/>
                <w:left w:val="none" w:sz="0" w:space="0" w:color="auto"/>
                <w:bottom w:val="none" w:sz="0" w:space="0" w:color="auto"/>
                <w:right w:val="none" w:sz="0" w:space="0" w:color="auto"/>
              </w:divBdr>
            </w:div>
          </w:divsChild>
        </w:div>
        <w:div w:id="184944553">
          <w:marLeft w:val="0"/>
          <w:marRight w:val="0"/>
          <w:marTop w:val="0"/>
          <w:marBottom w:val="0"/>
          <w:divBdr>
            <w:top w:val="none" w:sz="0" w:space="0" w:color="auto"/>
            <w:left w:val="none" w:sz="0" w:space="0" w:color="auto"/>
            <w:bottom w:val="none" w:sz="0" w:space="0" w:color="auto"/>
            <w:right w:val="none" w:sz="0" w:space="0" w:color="auto"/>
          </w:divBdr>
          <w:divsChild>
            <w:div w:id="254024856">
              <w:marLeft w:val="0"/>
              <w:marRight w:val="0"/>
              <w:marTop w:val="0"/>
              <w:marBottom w:val="0"/>
              <w:divBdr>
                <w:top w:val="none" w:sz="0" w:space="0" w:color="auto"/>
                <w:left w:val="none" w:sz="0" w:space="0" w:color="auto"/>
                <w:bottom w:val="none" w:sz="0" w:space="0" w:color="auto"/>
                <w:right w:val="none" w:sz="0" w:space="0" w:color="auto"/>
              </w:divBdr>
            </w:div>
            <w:div w:id="324666608">
              <w:marLeft w:val="0"/>
              <w:marRight w:val="0"/>
              <w:marTop w:val="0"/>
              <w:marBottom w:val="0"/>
              <w:divBdr>
                <w:top w:val="none" w:sz="0" w:space="0" w:color="auto"/>
                <w:left w:val="none" w:sz="0" w:space="0" w:color="auto"/>
                <w:bottom w:val="none" w:sz="0" w:space="0" w:color="auto"/>
                <w:right w:val="none" w:sz="0" w:space="0" w:color="auto"/>
              </w:divBdr>
            </w:div>
            <w:div w:id="522590967">
              <w:marLeft w:val="0"/>
              <w:marRight w:val="0"/>
              <w:marTop w:val="0"/>
              <w:marBottom w:val="0"/>
              <w:divBdr>
                <w:top w:val="none" w:sz="0" w:space="0" w:color="auto"/>
                <w:left w:val="none" w:sz="0" w:space="0" w:color="auto"/>
                <w:bottom w:val="none" w:sz="0" w:space="0" w:color="auto"/>
                <w:right w:val="none" w:sz="0" w:space="0" w:color="auto"/>
              </w:divBdr>
            </w:div>
            <w:div w:id="2091002620">
              <w:marLeft w:val="0"/>
              <w:marRight w:val="0"/>
              <w:marTop w:val="0"/>
              <w:marBottom w:val="0"/>
              <w:divBdr>
                <w:top w:val="none" w:sz="0" w:space="0" w:color="auto"/>
                <w:left w:val="none" w:sz="0" w:space="0" w:color="auto"/>
                <w:bottom w:val="none" w:sz="0" w:space="0" w:color="auto"/>
                <w:right w:val="none" w:sz="0" w:space="0" w:color="auto"/>
              </w:divBdr>
            </w:div>
          </w:divsChild>
        </w:div>
        <w:div w:id="212349369">
          <w:marLeft w:val="0"/>
          <w:marRight w:val="0"/>
          <w:marTop w:val="0"/>
          <w:marBottom w:val="0"/>
          <w:divBdr>
            <w:top w:val="none" w:sz="0" w:space="0" w:color="auto"/>
            <w:left w:val="none" w:sz="0" w:space="0" w:color="auto"/>
            <w:bottom w:val="none" w:sz="0" w:space="0" w:color="auto"/>
            <w:right w:val="none" w:sz="0" w:space="0" w:color="auto"/>
          </w:divBdr>
          <w:divsChild>
            <w:div w:id="509296091">
              <w:marLeft w:val="0"/>
              <w:marRight w:val="0"/>
              <w:marTop w:val="0"/>
              <w:marBottom w:val="0"/>
              <w:divBdr>
                <w:top w:val="none" w:sz="0" w:space="0" w:color="auto"/>
                <w:left w:val="none" w:sz="0" w:space="0" w:color="auto"/>
                <w:bottom w:val="none" w:sz="0" w:space="0" w:color="auto"/>
                <w:right w:val="none" w:sz="0" w:space="0" w:color="auto"/>
              </w:divBdr>
            </w:div>
          </w:divsChild>
        </w:div>
        <w:div w:id="224027410">
          <w:marLeft w:val="0"/>
          <w:marRight w:val="0"/>
          <w:marTop w:val="0"/>
          <w:marBottom w:val="0"/>
          <w:divBdr>
            <w:top w:val="none" w:sz="0" w:space="0" w:color="auto"/>
            <w:left w:val="none" w:sz="0" w:space="0" w:color="auto"/>
            <w:bottom w:val="none" w:sz="0" w:space="0" w:color="auto"/>
            <w:right w:val="none" w:sz="0" w:space="0" w:color="auto"/>
          </w:divBdr>
          <w:divsChild>
            <w:div w:id="1103502045">
              <w:marLeft w:val="0"/>
              <w:marRight w:val="0"/>
              <w:marTop w:val="0"/>
              <w:marBottom w:val="0"/>
              <w:divBdr>
                <w:top w:val="none" w:sz="0" w:space="0" w:color="auto"/>
                <w:left w:val="none" w:sz="0" w:space="0" w:color="auto"/>
                <w:bottom w:val="none" w:sz="0" w:space="0" w:color="auto"/>
                <w:right w:val="none" w:sz="0" w:space="0" w:color="auto"/>
              </w:divBdr>
            </w:div>
          </w:divsChild>
        </w:div>
        <w:div w:id="320503426">
          <w:marLeft w:val="0"/>
          <w:marRight w:val="0"/>
          <w:marTop w:val="0"/>
          <w:marBottom w:val="0"/>
          <w:divBdr>
            <w:top w:val="none" w:sz="0" w:space="0" w:color="auto"/>
            <w:left w:val="none" w:sz="0" w:space="0" w:color="auto"/>
            <w:bottom w:val="none" w:sz="0" w:space="0" w:color="auto"/>
            <w:right w:val="none" w:sz="0" w:space="0" w:color="auto"/>
          </w:divBdr>
          <w:divsChild>
            <w:div w:id="283579194">
              <w:marLeft w:val="0"/>
              <w:marRight w:val="0"/>
              <w:marTop w:val="0"/>
              <w:marBottom w:val="0"/>
              <w:divBdr>
                <w:top w:val="none" w:sz="0" w:space="0" w:color="auto"/>
                <w:left w:val="none" w:sz="0" w:space="0" w:color="auto"/>
                <w:bottom w:val="none" w:sz="0" w:space="0" w:color="auto"/>
                <w:right w:val="none" w:sz="0" w:space="0" w:color="auto"/>
              </w:divBdr>
            </w:div>
            <w:div w:id="653803780">
              <w:marLeft w:val="0"/>
              <w:marRight w:val="0"/>
              <w:marTop w:val="0"/>
              <w:marBottom w:val="0"/>
              <w:divBdr>
                <w:top w:val="none" w:sz="0" w:space="0" w:color="auto"/>
                <w:left w:val="none" w:sz="0" w:space="0" w:color="auto"/>
                <w:bottom w:val="none" w:sz="0" w:space="0" w:color="auto"/>
                <w:right w:val="none" w:sz="0" w:space="0" w:color="auto"/>
              </w:divBdr>
            </w:div>
            <w:div w:id="1074817889">
              <w:marLeft w:val="0"/>
              <w:marRight w:val="0"/>
              <w:marTop w:val="0"/>
              <w:marBottom w:val="0"/>
              <w:divBdr>
                <w:top w:val="none" w:sz="0" w:space="0" w:color="auto"/>
                <w:left w:val="none" w:sz="0" w:space="0" w:color="auto"/>
                <w:bottom w:val="none" w:sz="0" w:space="0" w:color="auto"/>
                <w:right w:val="none" w:sz="0" w:space="0" w:color="auto"/>
              </w:divBdr>
            </w:div>
            <w:div w:id="1525362101">
              <w:marLeft w:val="0"/>
              <w:marRight w:val="0"/>
              <w:marTop w:val="0"/>
              <w:marBottom w:val="0"/>
              <w:divBdr>
                <w:top w:val="none" w:sz="0" w:space="0" w:color="auto"/>
                <w:left w:val="none" w:sz="0" w:space="0" w:color="auto"/>
                <w:bottom w:val="none" w:sz="0" w:space="0" w:color="auto"/>
                <w:right w:val="none" w:sz="0" w:space="0" w:color="auto"/>
              </w:divBdr>
            </w:div>
          </w:divsChild>
        </w:div>
        <w:div w:id="346298967">
          <w:marLeft w:val="0"/>
          <w:marRight w:val="0"/>
          <w:marTop w:val="0"/>
          <w:marBottom w:val="0"/>
          <w:divBdr>
            <w:top w:val="none" w:sz="0" w:space="0" w:color="auto"/>
            <w:left w:val="none" w:sz="0" w:space="0" w:color="auto"/>
            <w:bottom w:val="none" w:sz="0" w:space="0" w:color="auto"/>
            <w:right w:val="none" w:sz="0" w:space="0" w:color="auto"/>
          </w:divBdr>
          <w:divsChild>
            <w:div w:id="35392776">
              <w:marLeft w:val="0"/>
              <w:marRight w:val="0"/>
              <w:marTop w:val="0"/>
              <w:marBottom w:val="0"/>
              <w:divBdr>
                <w:top w:val="none" w:sz="0" w:space="0" w:color="auto"/>
                <w:left w:val="none" w:sz="0" w:space="0" w:color="auto"/>
                <w:bottom w:val="none" w:sz="0" w:space="0" w:color="auto"/>
                <w:right w:val="none" w:sz="0" w:space="0" w:color="auto"/>
              </w:divBdr>
            </w:div>
            <w:div w:id="48572839">
              <w:marLeft w:val="0"/>
              <w:marRight w:val="0"/>
              <w:marTop w:val="0"/>
              <w:marBottom w:val="0"/>
              <w:divBdr>
                <w:top w:val="none" w:sz="0" w:space="0" w:color="auto"/>
                <w:left w:val="none" w:sz="0" w:space="0" w:color="auto"/>
                <w:bottom w:val="none" w:sz="0" w:space="0" w:color="auto"/>
                <w:right w:val="none" w:sz="0" w:space="0" w:color="auto"/>
              </w:divBdr>
            </w:div>
            <w:div w:id="877661568">
              <w:marLeft w:val="0"/>
              <w:marRight w:val="0"/>
              <w:marTop w:val="0"/>
              <w:marBottom w:val="0"/>
              <w:divBdr>
                <w:top w:val="none" w:sz="0" w:space="0" w:color="auto"/>
                <w:left w:val="none" w:sz="0" w:space="0" w:color="auto"/>
                <w:bottom w:val="none" w:sz="0" w:space="0" w:color="auto"/>
                <w:right w:val="none" w:sz="0" w:space="0" w:color="auto"/>
              </w:divBdr>
            </w:div>
            <w:div w:id="1856073963">
              <w:marLeft w:val="0"/>
              <w:marRight w:val="0"/>
              <w:marTop w:val="0"/>
              <w:marBottom w:val="0"/>
              <w:divBdr>
                <w:top w:val="none" w:sz="0" w:space="0" w:color="auto"/>
                <w:left w:val="none" w:sz="0" w:space="0" w:color="auto"/>
                <w:bottom w:val="none" w:sz="0" w:space="0" w:color="auto"/>
                <w:right w:val="none" w:sz="0" w:space="0" w:color="auto"/>
              </w:divBdr>
            </w:div>
            <w:div w:id="1979990198">
              <w:marLeft w:val="0"/>
              <w:marRight w:val="0"/>
              <w:marTop w:val="0"/>
              <w:marBottom w:val="0"/>
              <w:divBdr>
                <w:top w:val="none" w:sz="0" w:space="0" w:color="auto"/>
                <w:left w:val="none" w:sz="0" w:space="0" w:color="auto"/>
                <w:bottom w:val="none" w:sz="0" w:space="0" w:color="auto"/>
                <w:right w:val="none" w:sz="0" w:space="0" w:color="auto"/>
              </w:divBdr>
            </w:div>
            <w:div w:id="2014913565">
              <w:marLeft w:val="0"/>
              <w:marRight w:val="0"/>
              <w:marTop w:val="0"/>
              <w:marBottom w:val="0"/>
              <w:divBdr>
                <w:top w:val="none" w:sz="0" w:space="0" w:color="auto"/>
                <w:left w:val="none" w:sz="0" w:space="0" w:color="auto"/>
                <w:bottom w:val="none" w:sz="0" w:space="0" w:color="auto"/>
                <w:right w:val="none" w:sz="0" w:space="0" w:color="auto"/>
              </w:divBdr>
            </w:div>
          </w:divsChild>
        </w:div>
        <w:div w:id="351955066">
          <w:marLeft w:val="0"/>
          <w:marRight w:val="0"/>
          <w:marTop w:val="0"/>
          <w:marBottom w:val="0"/>
          <w:divBdr>
            <w:top w:val="none" w:sz="0" w:space="0" w:color="auto"/>
            <w:left w:val="none" w:sz="0" w:space="0" w:color="auto"/>
            <w:bottom w:val="none" w:sz="0" w:space="0" w:color="auto"/>
            <w:right w:val="none" w:sz="0" w:space="0" w:color="auto"/>
          </w:divBdr>
          <w:divsChild>
            <w:div w:id="103041045">
              <w:marLeft w:val="0"/>
              <w:marRight w:val="0"/>
              <w:marTop w:val="0"/>
              <w:marBottom w:val="0"/>
              <w:divBdr>
                <w:top w:val="none" w:sz="0" w:space="0" w:color="auto"/>
                <w:left w:val="none" w:sz="0" w:space="0" w:color="auto"/>
                <w:bottom w:val="none" w:sz="0" w:space="0" w:color="auto"/>
                <w:right w:val="none" w:sz="0" w:space="0" w:color="auto"/>
              </w:divBdr>
            </w:div>
            <w:div w:id="335576999">
              <w:marLeft w:val="0"/>
              <w:marRight w:val="0"/>
              <w:marTop w:val="0"/>
              <w:marBottom w:val="0"/>
              <w:divBdr>
                <w:top w:val="none" w:sz="0" w:space="0" w:color="auto"/>
                <w:left w:val="none" w:sz="0" w:space="0" w:color="auto"/>
                <w:bottom w:val="none" w:sz="0" w:space="0" w:color="auto"/>
                <w:right w:val="none" w:sz="0" w:space="0" w:color="auto"/>
              </w:divBdr>
            </w:div>
            <w:div w:id="644969599">
              <w:marLeft w:val="0"/>
              <w:marRight w:val="0"/>
              <w:marTop w:val="0"/>
              <w:marBottom w:val="0"/>
              <w:divBdr>
                <w:top w:val="none" w:sz="0" w:space="0" w:color="auto"/>
                <w:left w:val="none" w:sz="0" w:space="0" w:color="auto"/>
                <w:bottom w:val="none" w:sz="0" w:space="0" w:color="auto"/>
                <w:right w:val="none" w:sz="0" w:space="0" w:color="auto"/>
              </w:divBdr>
            </w:div>
            <w:div w:id="970982012">
              <w:marLeft w:val="0"/>
              <w:marRight w:val="0"/>
              <w:marTop w:val="0"/>
              <w:marBottom w:val="0"/>
              <w:divBdr>
                <w:top w:val="none" w:sz="0" w:space="0" w:color="auto"/>
                <w:left w:val="none" w:sz="0" w:space="0" w:color="auto"/>
                <w:bottom w:val="none" w:sz="0" w:space="0" w:color="auto"/>
                <w:right w:val="none" w:sz="0" w:space="0" w:color="auto"/>
              </w:divBdr>
            </w:div>
            <w:div w:id="1181318890">
              <w:marLeft w:val="0"/>
              <w:marRight w:val="0"/>
              <w:marTop w:val="0"/>
              <w:marBottom w:val="0"/>
              <w:divBdr>
                <w:top w:val="none" w:sz="0" w:space="0" w:color="auto"/>
                <w:left w:val="none" w:sz="0" w:space="0" w:color="auto"/>
                <w:bottom w:val="none" w:sz="0" w:space="0" w:color="auto"/>
                <w:right w:val="none" w:sz="0" w:space="0" w:color="auto"/>
              </w:divBdr>
            </w:div>
            <w:div w:id="1551646141">
              <w:marLeft w:val="0"/>
              <w:marRight w:val="0"/>
              <w:marTop w:val="0"/>
              <w:marBottom w:val="0"/>
              <w:divBdr>
                <w:top w:val="none" w:sz="0" w:space="0" w:color="auto"/>
                <w:left w:val="none" w:sz="0" w:space="0" w:color="auto"/>
                <w:bottom w:val="none" w:sz="0" w:space="0" w:color="auto"/>
                <w:right w:val="none" w:sz="0" w:space="0" w:color="auto"/>
              </w:divBdr>
            </w:div>
            <w:div w:id="1652716378">
              <w:marLeft w:val="0"/>
              <w:marRight w:val="0"/>
              <w:marTop w:val="0"/>
              <w:marBottom w:val="0"/>
              <w:divBdr>
                <w:top w:val="none" w:sz="0" w:space="0" w:color="auto"/>
                <w:left w:val="none" w:sz="0" w:space="0" w:color="auto"/>
                <w:bottom w:val="none" w:sz="0" w:space="0" w:color="auto"/>
                <w:right w:val="none" w:sz="0" w:space="0" w:color="auto"/>
              </w:divBdr>
            </w:div>
            <w:div w:id="1670794729">
              <w:marLeft w:val="0"/>
              <w:marRight w:val="0"/>
              <w:marTop w:val="0"/>
              <w:marBottom w:val="0"/>
              <w:divBdr>
                <w:top w:val="none" w:sz="0" w:space="0" w:color="auto"/>
                <w:left w:val="none" w:sz="0" w:space="0" w:color="auto"/>
                <w:bottom w:val="none" w:sz="0" w:space="0" w:color="auto"/>
                <w:right w:val="none" w:sz="0" w:space="0" w:color="auto"/>
              </w:divBdr>
            </w:div>
            <w:div w:id="2041778038">
              <w:marLeft w:val="0"/>
              <w:marRight w:val="0"/>
              <w:marTop w:val="0"/>
              <w:marBottom w:val="0"/>
              <w:divBdr>
                <w:top w:val="none" w:sz="0" w:space="0" w:color="auto"/>
                <w:left w:val="none" w:sz="0" w:space="0" w:color="auto"/>
                <w:bottom w:val="none" w:sz="0" w:space="0" w:color="auto"/>
                <w:right w:val="none" w:sz="0" w:space="0" w:color="auto"/>
              </w:divBdr>
            </w:div>
            <w:div w:id="2061977005">
              <w:marLeft w:val="0"/>
              <w:marRight w:val="0"/>
              <w:marTop w:val="0"/>
              <w:marBottom w:val="0"/>
              <w:divBdr>
                <w:top w:val="none" w:sz="0" w:space="0" w:color="auto"/>
                <w:left w:val="none" w:sz="0" w:space="0" w:color="auto"/>
                <w:bottom w:val="none" w:sz="0" w:space="0" w:color="auto"/>
                <w:right w:val="none" w:sz="0" w:space="0" w:color="auto"/>
              </w:divBdr>
            </w:div>
          </w:divsChild>
        </w:div>
        <w:div w:id="365913346">
          <w:marLeft w:val="0"/>
          <w:marRight w:val="0"/>
          <w:marTop w:val="0"/>
          <w:marBottom w:val="0"/>
          <w:divBdr>
            <w:top w:val="none" w:sz="0" w:space="0" w:color="auto"/>
            <w:left w:val="none" w:sz="0" w:space="0" w:color="auto"/>
            <w:bottom w:val="none" w:sz="0" w:space="0" w:color="auto"/>
            <w:right w:val="none" w:sz="0" w:space="0" w:color="auto"/>
          </w:divBdr>
          <w:divsChild>
            <w:div w:id="21253051">
              <w:marLeft w:val="0"/>
              <w:marRight w:val="0"/>
              <w:marTop w:val="0"/>
              <w:marBottom w:val="0"/>
              <w:divBdr>
                <w:top w:val="none" w:sz="0" w:space="0" w:color="auto"/>
                <w:left w:val="none" w:sz="0" w:space="0" w:color="auto"/>
                <w:bottom w:val="none" w:sz="0" w:space="0" w:color="auto"/>
                <w:right w:val="none" w:sz="0" w:space="0" w:color="auto"/>
              </w:divBdr>
            </w:div>
            <w:div w:id="77869625">
              <w:marLeft w:val="0"/>
              <w:marRight w:val="0"/>
              <w:marTop w:val="0"/>
              <w:marBottom w:val="0"/>
              <w:divBdr>
                <w:top w:val="none" w:sz="0" w:space="0" w:color="auto"/>
                <w:left w:val="none" w:sz="0" w:space="0" w:color="auto"/>
                <w:bottom w:val="none" w:sz="0" w:space="0" w:color="auto"/>
                <w:right w:val="none" w:sz="0" w:space="0" w:color="auto"/>
              </w:divBdr>
            </w:div>
            <w:div w:id="93093426">
              <w:marLeft w:val="0"/>
              <w:marRight w:val="0"/>
              <w:marTop w:val="0"/>
              <w:marBottom w:val="0"/>
              <w:divBdr>
                <w:top w:val="none" w:sz="0" w:space="0" w:color="auto"/>
                <w:left w:val="none" w:sz="0" w:space="0" w:color="auto"/>
                <w:bottom w:val="none" w:sz="0" w:space="0" w:color="auto"/>
                <w:right w:val="none" w:sz="0" w:space="0" w:color="auto"/>
              </w:divBdr>
            </w:div>
            <w:div w:id="519391348">
              <w:marLeft w:val="0"/>
              <w:marRight w:val="0"/>
              <w:marTop w:val="0"/>
              <w:marBottom w:val="0"/>
              <w:divBdr>
                <w:top w:val="none" w:sz="0" w:space="0" w:color="auto"/>
                <w:left w:val="none" w:sz="0" w:space="0" w:color="auto"/>
                <w:bottom w:val="none" w:sz="0" w:space="0" w:color="auto"/>
                <w:right w:val="none" w:sz="0" w:space="0" w:color="auto"/>
              </w:divBdr>
            </w:div>
            <w:div w:id="734666308">
              <w:marLeft w:val="0"/>
              <w:marRight w:val="0"/>
              <w:marTop w:val="0"/>
              <w:marBottom w:val="0"/>
              <w:divBdr>
                <w:top w:val="none" w:sz="0" w:space="0" w:color="auto"/>
                <w:left w:val="none" w:sz="0" w:space="0" w:color="auto"/>
                <w:bottom w:val="none" w:sz="0" w:space="0" w:color="auto"/>
                <w:right w:val="none" w:sz="0" w:space="0" w:color="auto"/>
              </w:divBdr>
            </w:div>
            <w:div w:id="778136669">
              <w:marLeft w:val="0"/>
              <w:marRight w:val="0"/>
              <w:marTop w:val="0"/>
              <w:marBottom w:val="0"/>
              <w:divBdr>
                <w:top w:val="none" w:sz="0" w:space="0" w:color="auto"/>
                <w:left w:val="none" w:sz="0" w:space="0" w:color="auto"/>
                <w:bottom w:val="none" w:sz="0" w:space="0" w:color="auto"/>
                <w:right w:val="none" w:sz="0" w:space="0" w:color="auto"/>
              </w:divBdr>
            </w:div>
            <w:div w:id="922103648">
              <w:marLeft w:val="0"/>
              <w:marRight w:val="0"/>
              <w:marTop w:val="0"/>
              <w:marBottom w:val="0"/>
              <w:divBdr>
                <w:top w:val="none" w:sz="0" w:space="0" w:color="auto"/>
                <w:left w:val="none" w:sz="0" w:space="0" w:color="auto"/>
                <w:bottom w:val="none" w:sz="0" w:space="0" w:color="auto"/>
                <w:right w:val="none" w:sz="0" w:space="0" w:color="auto"/>
              </w:divBdr>
            </w:div>
            <w:div w:id="111352387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392851616">
              <w:marLeft w:val="0"/>
              <w:marRight w:val="0"/>
              <w:marTop w:val="0"/>
              <w:marBottom w:val="0"/>
              <w:divBdr>
                <w:top w:val="none" w:sz="0" w:space="0" w:color="auto"/>
                <w:left w:val="none" w:sz="0" w:space="0" w:color="auto"/>
                <w:bottom w:val="none" w:sz="0" w:space="0" w:color="auto"/>
                <w:right w:val="none" w:sz="0" w:space="0" w:color="auto"/>
              </w:divBdr>
            </w:div>
            <w:div w:id="1706059521">
              <w:marLeft w:val="0"/>
              <w:marRight w:val="0"/>
              <w:marTop w:val="0"/>
              <w:marBottom w:val="0"/>
              <w:divBdr>
                <w:top w:val="none" w:sz="0" w:space="0" w:color="auto"/>
                <w:left w:val="none" w:sz="0" w:space="0" w:color="auto"/>
                <w:bottom w:val="none" w:sz="0" w:space="0" w:color="auto"/>
                <w:right w:val="none" w:sz="0" w:space="0" w:color="auto"/>
              </w:divBdr>
            </w:div>
            <w:div w:id="1944142163">
              <w:marLeft w:val="0"/>
              <w:marRight w:val="0"/>
              <w:marTop w:val="0"/>
              <w:marBottom w:val="0"/>
              <w:divBdr>
                <w:top w:val="none" w:sz="0" w:space="0" w:color="auto"/>
                <w:left w:val="none" w:sz="0" w:space="0" w:color="auto"/>
                <w:bottom w:val="none" w:sz="0" w:space="0" w:color="auto"/>
                <w:right w:val="none" w:sz="0" w:space="0" w:color="auto"/>
              </w:divBdr>
            </w:div>
          </w:divsChild>
        </w:div>
        <w:div w:id="406879295">
          <w:marLeft w:val="0"/>
          <w:marRight w:val="0"/>
          <w:marTop w:val="0"/>
          <w:marBottom w:val="0"/>
          <w:divBdr>
            <w:top w:val="none" w:sz="0" w:space="0" w:color="auto"/>
            <w:left w:val="none" w:sz="0" w:space="0" w:color="auto"/>
            <w:bottom w:val="none" w:sz="0" w:space="0" w:color="auto"/>
            <w:right w:val="none" w:sz="0" w:space="0" w:color="auto"/>
          </w:divBdr>
          <w:divsChild>
            <w:div w:id="64840228">
              <w:marLeft w:val="0"/>
              <w:marRight w:val="0"/>
              <w:marTop w:val="0"/>
              <w:marBottom w:val="0"/>
              <w:divBdr>
                <w:top w:val="none" w:sz="0" w:space="0" w:color="auto"/>
                <w:left w:val="none" w:sz="0" w:space="0" w:color="auto"/>
                <w:bottom w:val="none" w:sz="0" w:space="0" w:color="auto"/>
                <w:right w:val="none" w:sz="0" w:space="0" w:color="auto"/>
              </w:divBdr>
            </w:div>
            <w:div w:id="327558130">
              <w:marLeft w:val="0"/>
              <w:marRight w:val="0"/>
              <w:marTop w:val="0"/>
              <w:marBottom w:val="0"/>
              <w:divBdr>
                <w:top w:val="none" w:sz="0" w:space="0" w:color="auto"/>
                <w:left w:val="none" w:sz="0" w:space="0" w:color="auto"/>
                <w:bottom w:val="none" w:sz="0" w:space="0" w:color="auto"/>
                <w:right w:val="none" w:sz="0" w:space="0" w:color="auto"/>
              </w:divBdr>
            </w:div>
            <w:div w:id="876164106">
              <w:marLeft w:val="0"/>
              <w:marRight w:val="0"/>
              <w:marTop w:val="0"/>
              <w:marBottom w:val="0"/>
              <w:divBdr>
                <w:top w:val="none" w:sz="0" w:space="0" w:color="auto"/>
                <w:left w:val="none" w:sz="0" w:space="0" w:color="auto"/>
                <w:bottom w:val="none" w:sz="0" w:space="0" w:color="auto"/>
                <w:right w:val="none" w:sz="0" w:space="0" w:color="auto"/>
              </w:divBdr>
            </w:div>
            <w:div w:id="909116498">
              <w:marLeft w:val="0"/>
              <w:marRight w:val="0"/>
              <w:marTop w:val="0"/>
              <w:marBottom w:val="0"/>
              <w:divBdr>
                <w:top w:val="none" w:sz="0" w:space="0" w:color="auto"/>
                <w:left w:val="none" w:sz="0" w:space="0" w:color="auto"/>
                <w:bottom w:val="none" w:sz="0" w:space="0" w:color="auto"/>
                <w:right w:val="none" w:sz="0" w:space="0" w:color="auto"/>
              </w:divBdr>
            </w:div>
            <w:div w:id="1070469136">
              <w:marLeft w:val="0"/>
              <w:marRight w:val="0"/>
              <w:marTop w:val="0"/>
              <w:marBottom w:val="0"/>
              <w:divBdr>
                <w:top w:val="none" w:sz="0" w:space="0" w:color="auto"/>
                <w:left w:val="none" w:sz="0" w:space="0" w:color="auto"/>
                <w:bottom w:val="none" w:sz="0" w:space="0" w:color="auto"/>
                <w:right w:val="none" w:sz="0" w:space="0" w:color="auto"/>
              </w:divBdr>
            </w:div>
            <w:div w:id="1183282723">
              <w:marLeft w:val="0"/>
              <w:marRight w:val="0"/>
              <w:marTop w:val="0"/>
              <w:marBottom w:val="0"/>
              <w:divBdr>
                <w:top w:val="none" w:sz="0" w:space="0" w:color="auto"/>
                <w:left w:val="none" w:sz="0" w:space="0" w:color="auto"/>
                <w:bottom w:val="none" w:sz="0" w:space="0" w:color="auto"/>
                <w:right w:val="none" w:sz="0" w:space="0" w:color="auto"/>
              </w:divBdr>
            </w:div>
            <w:div w:id="1323124646">
              <w:marLeft w:val="0"/>
              <w:marRight w:val="0"/>
              <w:marTop w:val="0"/>
              <w:marBottom w:val="0"/>
              <w:divBdr>
                <w:top w:val="none" w:sz="0" w:space="0" w:color="auto"/>
                <w:left w:val="none" w:sz="0" w:space="0" w:color="auto"/>
                <w:bottom w:val="none" w:sz="0" w:space="0" w:color="auto"/>
                <w:right w:val="none" w:sz="0" w:space="0" w:color="auto"/>
              </w:divBdr>
            </w:div>
            <w:div w:id="1468010019">
              <w:marLeft w:val="0"/>
              <w:marRight w:val="0"/>
              <w:marTop w:val="0"/>
              <w:marBottom w:val="0"/>
              <w:divBdr>
                <w:top w:val="none" w:sz="0" w:space="0" w:color="auto"/>
                <w:left w:val="none" w:sz="0" w:space="0" w:color="auto"/>
                <w:bottom w:val="none" w:sz="0" w:space="0" w:color="auto"/>
                <w:right w:val="none" w:sz="0" w:space="0" w:color="auto"/>
              </w:divBdr>
            </w:div>
            <w:div w:id="1557349170">
              <w:marLeft w:val="0"/>
              <w:marRight w:val="0"/>
              <w:marTop w:val="0"/>
              <w:marBottom w:val="0"/>
              <w:divBdr>
                <w:top w:val="none" w:sz="0" w:space="0" w:color="auto"/>
                <w:left w:val="none" w:sz="0" w:space="0" w:color="auto"/>
                <w:bottom w:val="none" w:sz="0" w:space="0" w:color="auto"/>
                <w:right w:val="none" w:sz="0" w:space="0" w:color="auto"/>
              </w:divBdr>
            </w:div>
            <w:div w:id="1762986148">
              <w:marLeft w:val="0"/>
              <w:marRight w:val="0"/>
              <w:marTop w:val="0"/>
              <w:marBottom w:val="0"/>
              <w:divBdr>
                <w:top w:val="none" w:sz="0" w:space="0" w:color="auto"/>
                <w:left w:val="none" w:sz="0" w:space="0" w:color="auto"/>
                <w:bottom w:val="none" w:sz="0" w:space="0" w:color="auto"/>
                <w:right w:val="none" w:sz="0" w:space="0" w:color="auto"/>
              </w:divBdr>
            </w:div>
          </w:divsChild>
        </w:div>
        <w:div w:id="421727621">
          <w:marLeft w:val="0"/>
          <w:marRight w:val="0"/>
          <w:marTop w:val="0"/>
          <w:marBottom w:val="0"/>
          <w:divBdr>
            <w:top w:val="none" w:sz="0" w:space="0" w:color="auto"/>
            <w:left w:val="none" w:sz="0" w:space="0" w:color="auto"/>
            <w:bottom w:val="none" w:sz="0" w:space="0" w:color="auto"/>
            <w:right w:val="none" w:sz="0" w:space="0" w:color="auto"/>
          </w:divBdr>
          <w:divsChild>
            <w:div w:id="270086421">
              <w:marLeft w:val="0"/>
              <w:marRight w:val="0"/>
              <w:marTop w:val="0"/>
              <w:marBottom w:val="0"/>
              <w:divBdr>
                <w:top w:val="none" w:sz="0" w:space="0" w:color="auto"/>
                <w:left w:val="none" w:sz="0" w:space="0" w:color="auto"/>
                <w:bottom w:val="none" w:sz="0" w:space="0" w:color="auto"/>
                <w:right w:val="none" w:sz="0" w:space="0" w:color="auto"/>
              </w:divBdr>
            </w:div>
          </w:divsChild>
        </w:div>
        <w:div w:id="429396715">
          <w:marLeft w:val="0"/>
          <w:marRight w:val="0"/>
          <w:marTop w:val="0"/>
          <w:marBottom w:val="0"/>
          <w:divBdr>
            <w:top w:val="none" w:sz="0" w:space="0" w:color="auto"/>
            <w:left w:val="none" w:sz="0" w:space="0" w:color="auto"/>
            <w:bottom w:val="none" w:sz="0" w:space="0" w:color="auto"/>
            <w:right w:val="none" w:sz="0" w:space="0" w:color="auto"/>
          </w:divBdr>
          <w:divsChild>
            <w:div w:id="366878334">
              <w:marLeft w:val="0"/>
              <w:marRight w:val="0"/>
              <w:marTop w:val="0"/>
              <w:marBottom w:val="0"/>
              <w:divBdr>
                <w:top w:val="none" w:sz="0" w:space="0" w:color="auto"/>
                <w:left w:val="none" w:sz="0" w:space="0" w:color="auto"/>
                <w:bottom w:val="none" w:sz="0" w:space="0" w:color="auto"/>
                <w:right w:val="none" w:sz="0" w:space="0" w:color="auto"/>
              </w:divBdr>
            </w:div>
            <w:div w:id="628559834">
              <w:marLeft w:val="0"/>
              <w:marRight w:val="0"/>
              <w:marTop w:val="0"/>
              <w:marBottom w:val="0"/>
              <w:divBdr>
                <w:top w:val="none" w:sz="0" w:space="0" w:color="auto"/>
                <w:left w:val="none" w:sz="0" w:space="0" w:color="auto"/>
                <w:bottom w:val="none" w:sz="0" w:space="0" w:color="auto"/>
                <w:right w:val="none" w:sz="0" w:space="0" w:color="auto"/>
              </w:divBdr>
            </w:div>
            <w:div w:id="1390415847">
              <w:marLeft w:val="0"/>
              <w:marRight w:val="0"/>
              <w:marTop w:val="0"/>
              <w:marBottom w:val="0"/>
              <w:divBdr>
                <w:top w:val="none" w:sz="0" w:space="0" w:color="auto"/>
                <w:left w:val="none" w:sz="0" w:space="0" w:color="auto"/>
                <w:bottom w:val="none" w:sz="0" w:space="0" w:color="auto"/>
                <w:right w:val="none" w:sz="0" w:space="0" w:color="auto"/>
              </w:divBdr>
            </w:div>
          </w:divsChild>
        </w:div>
        <w:div w:id="453252527">
          <w:marLeft w:val="0"/>
          <w:marRight w:val="0"/>
          <w:marTop w:val="0"/>
          <w:marBottom w:val="0"/>
          <w:divBdr>
            <w:top w:val="none" w:sz="0" w:space="0" w:color="auto"/>
            <w:left w:val="none" w:sz="0" w:space="0" w:color="auto"/>
            <w:bottom w:val="none" w:sz="0" w:space="0" w:color="auto"/>
            <w:right w:val="none" w:sz="0" w:space="0" w:color="auto"/>
          </w:divBdr>
          <w:divsChild>
            <w:div w:id="1963882442">
              <w:marLeft w:val="0"/>
              <w:marRight w:val="0"/>
              <w:marTop w:val="0"/>
              <w:marBottom w:val="0"/>
              <w:divBdr>
                <w:top w:val="none" w:sz="0" w:space="0" w:color="auto"/>
                <w:left w:val="none" w:sz="0" w:space="0" w:color="auto"/>
                <w:bottom w:val="none" w:sz="0" w:space="0" w:color="auto"/>
                <w:right w:val="none" w:sz="0" w:space="0" w:color="auto"/>
              </w:divBdr>
            </w:div>
          </w:divsChild>
        </w:div>
        <w:div w:id="477653073">
          <w:marLeft w:val="0"/>
          <w:marRight w:val="0"/>
          <w:marTop w:val="0"/>
          <w:marBottom w:val="0"/>
          <w:divBdr>
            <w:top w:val="none" w:sz="0" w:space="0" w:color="auto"/>
            <w:left w:val="none" w:sz="0" w:space="0" w:color="auto"/>
            <w:bottom w:val="none" w:sz="0" w:space="0" w:color="auto"/>
            <w:right w:val="none" w:sz="0" w:space="0" w:color="auto"/>
          </w:divBdr>
          <w:divsChild>
            <w:div w:id="223640619">
              <w:marLeft w:val="0"/>
              <w:marRight w:val="0"/>
              <w:marTop w:val="0"/>
              <w:marBottom w:val="0"/>
              <w:divBdr>
                <w:top w:val="none" w:sz="0" w:space="0" w:color="auto"/>
                <w:left w:val="none" w:sz="0" w:space="0" w:color="auto"/>
                <w:bottom w:val="none" w:sz="0" w:space="0" w:color="auto"/>
                <w:right w:val="none" w:sz="0" w:space="0" w:color="auto"/>
              </w:divBdr>
            </w:div>
          </w:divsChild>
        </w:div>
        <w:div w:id="486823846">
          <w:marLeft w:val="0"/>
          <w:marRight w:val="0"/>
          <w:marTop w:val="0"/>
          <w:marBottom w:val="0"/>
          <w:divBdr>
            <w:top w:val="none" w:sz="0" w:space="0" w:color="auto"/>
            <w:left w:val="none" w:sz="0" w:space="0" w:color="auto"/>
            <w:bottom w:val="none" w:sz="0" w:space="0" w:color="auto"/>
            <w:right w:val="none" w:sz="0" w:space="0" w:color="auto"/>
          </w:divBdr>
          <w:divsChild>
            <w:div w:id="229928559">
              <w:marLeft w:val="0"/>
              <w:marRight w:val="0"/>
              <w:marTop w:val="0"/>
              <w:marBottom w:val="0"/>
              <w:divBdr>
                <w:top w:val="none" w:sz="0" w:space="0" w:color="auto"/>
                <w:left w:val="none" w:sz="0" w:space="0" w:color="auto"/>
                <w:bottom w:val="none" w:sz="0" w:space="0" w:color="auto"/>
                <w:right w:val="none" w:sz="0" w:space="0" w:color="auto"/>
              </w:divBdr>
            </w:div>
            <w:div w:id="493225261">
              <w:marLeft w:val="0"/>
              <w:marRight w:val="0"/>
              <w:marTop w:val="0"/>
              <w:marBottom w:val="0"/>
              <w:divBdr>
                <w:top w:val="none" w:sz="0" w:space="0" w:color="auto"/>
                <w:left w:val="none" w:sz="0" w:space="0" w:color="auto"/>
                <w:bottom w:val="none" w:sz="0" w:space="0" w:color="auto"/>
                <w:right w:val="none" w:sz="0" w:space="0" w:color="auto"/>
              </w:divBdr>
            </w:div>
            <w:div w:id="643001079">
              <w:marLeft w:val="0"/>
              <w:marRight w:val="0"/>
              <w:marTop w:val="0"/>
              <w:marBottom w:val="0"/>
              <w:divBdr>
                <w:top w:val="none" w:sz="0" w:space="0" w:color="auto"/>
                <w:left w:val="none" w:sz="0" w:space="0" w:color="auto"/>
                <w:bottom w:val="none" w:sz="0" w:space="0" w:color="auto"/>
                <w:right w:val="none" w:sz="0" w:space="0" w:color="auto"/>
              </w:divBdr>
            </w:div>
            <w:div w:id="819426317">
              <w:marLeft w:val="0"/>
              <w:marRight w:val="0"/>
              <w:marTop w:val="0"/>
              <w:marBottom w:val="0"/>
              <w:divBdr>
                <w:top w:val="none" w:sz="0" w:space="0" w:color="auto"/>
                <w:left w:val="none" w:sz="0" w:space="0" w:color="auto"/>
                <w:bottom w:val="none" w:sz="0" w:space="0" w:color="auto"/>
                <w:right w:val="none" w:sz="0" w:space="0" w:color="auto"/>
              </w:divBdr>
            </w:div>
            <w:div w:id="1060327829">
              <w:marLeft w:val="0"/>
              <w:marRight w:val="0"/>
              <w:marTop w:val="0"/>
              <w:marBottom w:val="0"/>
              <w:divBdr>
                <w:top w:val="none" w:sz="0" w:space="0" w:color="auto"/>
                <w:left w:val="none" w:sz="0" w:space="0" w:color="auto"/>
                <w:bottom w:val="none" w:sz="0" w:space="0" w:color="auto"/>
                <w:right w:val="none" w:sz="0" w:space="0" w:color="auto"/>
              </w:divBdr>
            </w:div>
            <w:div w:id="1165515763">
              <w:marLeft w:val="0"/>
              <w:marRight w:val="0"/>
              <w:marTop w:val="0"/>
              <w:marBottom w:val="0"/>
              <w:divBdr>
                <w:top w:val="none" w:sz="0" w:space="0" w:color="auto"/>
                <w:left w:val="none" w:sz="0" w:space="0" w:color="auto"/>
                <w:bottom w:val="none" w:sz="0" w:space="0" w:color="auto"/>
                <w:right w:val="none" w:sz="0" w:space="0" w:color="auto"/>
              </w:divBdr>
            </w:div>
            <w:div w:id="1199664580">
              <w:marLeft w:val="0"/>
              <w:marRight w:val="0"/>
              <w:marTop w:val="0"/>
              <w:marBottom w:val="0"/>
              <w:divBdr>
                <w:top w:val="none" w:sz="0" w:space="0" w:color="auto"/>
                <w:left w:val="none" w:sz="0" w:space="0" w:color="auto"/>
                <w:bottom w:val="none" w:sz="0" w:space="0" w:color="auto"/>
                <w:right w:val="none" w:sz="0" w:space="0" w:color="auto"/>
              </w:divBdr>
            </w:div>
            <w:div w:id="1789617614">
              <w:marLeft w:val="0"/>
              <w:marRight w:val="0"/>
              <w:marTop w:val="0"/>
              <w:marBottom w:val="0"/>
              <w:divBdr>
                <w:top w:val="none" w:sz="0" w:space="0" w:color="auto"/>
                <w:left w:val="none" w:sz="0" w:space="0" w:color="auto"/>
                <w:bottom w:val="none" w:sz="0" w:space="0" w:color="auto"/>
                <w:right w:val="none" w:sz="0" w:space="0" w:color="auto"/>
              </w:divBdr>
            </w:div>
          </w:divsChild>
        </w:div>
        <w:div w:id="570770961">
          <w:marLeft w:val="0"/>
          <w:marRight w:val="0"/>
          <w:marTop w:val="0"/>
          <w:marBottom w:val="0"/>
          <w:divBdr>
            <w:top w:val="none" w:sz="0" w:space="0" w:color="auto"/>
            <w:left w:val="none" w:sz="0" w:space="0" w:color="auto"/>
            <w:bottom w:val="none" w:sz="0" w:space="0" w:color="auto"/>
            <w:right w:val="none" w:sz="0" w:space="0" w:color="auto"/>
          </w:divBdr>
          <w:divsChild>
            <w:div w:id="29186216">
              <w:marLeft w:val="0"/>
              <w:marRight w:val="0"/>
              <w:marTop w:val="0"/>
              <w:marBottom w:val="0"/>
              <w:divBdr>
                <w:top w:val="none" w:sz="0" w:space="0" w:color="auto"/>
                <w:left w:val="none" w:sz="0" w:space="0" w:color="auto"/>
                <w:bottom w:val="none" w:sz="0" w:space="0" w:color="auto"/>
                <w:right w:val="none" w:sz="0" w:space="0" w:color="auto"/>
              </w:divBdr>
            </w:div>
            <w:div w:id="385032908">
              <w:marLeft w:val="0"/>
              <w:marRight w:val="0"/>
              <w:marTop w:val="0"/>
              <w:marBottom w:val="0"/>
              <w:divBdr>
                <w:top w:val="none" w:sz="0" w:space="0" w:color="auto"/>
                <w:left w:val="none" w:sz="0" w:space="0" w:color="auto"/>
                <w:bottom w:val="none" w:sz="0" w:space="0" w:color="auto"/>
                <w:right w:val="none" w:sz="0" w:space="0" w:color="auto"/>
              </w:divBdr>
            </w:div>
            <w:div w:id="423381695">
              <w:marLeft w:val="0"/>
              <w:marRight w:val="0"/>
              <w:marTop w:val="0"/>
              <w:marBottom w:val="0"/>
              <w:divBdr>
                <w:top w:val="none" w:sz="0" w:space="0" w:color="auto"/>
                <w:left w:val="none" w:sz="0" w:space="0" w:color="auto"/>
                <w:bottom w:val="none" w:sz="0" w:space="0" w:color="auto"/>
                <w:right w:val="none" w:sz="0" w:space="0" w:color="auto"/>
              </w:divBdr>
            </w:div>
            <w:div w:id="761075488">
              <w:marLeft w:val="0"/>
              <w:marRight w:val="0"/>
              <w:marTop w:val="0"/>
              <w:marBottom w:val="0"/>
              <w:divBdr>
                <w:top w:val="none" w:sz="0" w:space="0" w:color="auto"/>
                <w:left w:val="none" w:sz="0" w:space="0" w:color="auto"/>
                <w:bottom w:val="none" w:sz="0" w:space="0" w:color="auto"/>
                <w:right w:val="none" w:sz="0" w:space="0" w:color="auto"/>
              </w:divBdr>
            </w:div>
            <w:div w:id="1021663232">
              <w:marLeft w:val="0"/>
              <w:marRight w:val="0"/>
              <w:marTop w:val="0"/>
              <w:marBottom w:val="0"/>
              <w:divBdr>
                <w:top w:val="none" w:sz="0" w:space="0" w:color="auto"/>
                <w:left w:val="none" w:sz="0" w:space="0" w:color="auto"/>
                <w:bottom w:val="none" w:sz="0" w:space="0" w:color="auto"/>
                <w:right w:val="none" w:sz="0" w:space="0" w:color="auto"/>
              </w:divBdr>
            </w:div>
            <w:div w:id="1021971346">
              <w:marLeft w:val="0"/>
              <w:marRight w:val="0"/>
              <w:marTop w:val="0"/>
              <w:marBottom w:val="0"/>
              <w:divBdr>
                <w:top w:val="none" w:sz="0" w:space="0" w:color="auto"/>
                <w:left w:val="none" w:sz="0" w:space="0" w:color="auto"/>
                <w:bottom w:val="none" w:sz="0" w:space="0" w:color="auto"/>
                <w:right w:val="none" w:sz="0" w:space="0" w:color="auto"/>
              </w:divBdr>
            </w:div>
            <w:div w:id="1645695788">
              <w:marLeft w:val="0"/>
              <w:marRight w:val="0"/>
              <w:marTop w:val="0"/>
              <w:marBottom w:val="0"/>
              <w:divBdr>
                <w:top w:val="none" w:sz="0" w:space="0" w:color="auto"/>
                <w:left w:val="none" w:sz="0" w:space="0" w:color="auto"/>
                <w:bottom w:val="none" w:sz="0" w:space="0" w:color="auto"/>
                <w:right w:val="none" w:sz="0" w:space="0" w:color="auto"/>
              </w:divBdr>
            </w:div>
            <w:div w:id="1760713805">
              <w:marLeft w:val="0"/>
              <w:marRight w:val="0"/>
              <w:marTop w:val="0"/>
              <w:marBottom w:val="0"/>
              <w:divBdr>
                <w:top w:val="none" w:sz="0" w:space="0" w:color="auto"/>
                <w:left w:val="none" w:sz="0" w:space="0" w:color="auto"/>
                <w:bottom w:val="none" w:sz="0" w:space="0" w:color="auto"/>
                <w:right w:val="none" w:sz="0" w:space="0" w:color="auto"/>
              </w:divBdr>
            </w:div>
          </w:divsChild>
        </w:div>
        <w:div w:id="578758913">
          <w:marLeft w:val="0"/>
          <w:marRight w:val="0"/>
          <w:marTop w:val="0"/>
          <w:marBottom w:val="0"/>
          <w:divBdr>
            <w:top w:val="none" w:sz="0" w:space="0" w:color="auto"/>
            <w:left w:val="none" w:sz="0" w:space="0" w:color="auto"/>
            <w:bottom w:val="none" w:sz="0" w:space="0" w:color="auto"/>
            <w:right w:val="none" w:sz="0" w:space="0" w:color="auto"/>
          </w:divBdr>
          <w:divsChild>
            <w:div w:id="1088649187">
              <w:marLeft w:val="0"/>
              <w:marRight w:val="0"/>
              <w:marTop w:val="0"/>
              <w:marBottom w:val="0"/>
              <w:divBdr>
                <w:top w:val="none" w:sz="0" w:space="0" w:color="auto"/>
                <w:left w:val="none" w:sz="0" w:space="0" w:color="auto"/>
                <w:bottom w:val="none" w:sz="0" w:space="0" w:color="auto"/>
                <w:right w:val="none" w:sz="0" w:space="0" w:color="auto"/>
              </w:divBdr>
            </w:div>
            <w:div w:id="1235891726">
              <w:marLeft w:val="0"/>
              <w:marRight w:val="0"/>
              <w:marTop w:val="0"/>
              <w:marBottom w:val="0"/>
              <w:divBdr>
                <w:top w:val="none" w:sz="0" w:space="0" w:color="auto"/>
                <w:left w:val="none" w:sz="0" w:space="0" w:color="auto"/>
                <w:bottom w:val="none" w:sz="0" w:space="0" w:color="auto"/>
                <w:right w:val="none" w:sz="0" w:space="0" w:color="auto"/>
              </w:divBdr>
            </w:div>
            <w:div w:id="1377314489">
              <w:marLeft w:val="0"/>
              <w:marRight w:val="0"/>
              <w:marTop w:val="0"/>
              <w:marBottom w:val="0"/>
              <w:divBdr>
                <w:top w:val="none" w:sz="0" w:space="0" w:color="auto"/>
                <w:left w:val="none" w:sz="0" w:space="0" w:color="auto"/>
                <w:bottom w:val="none" w:sz="0" w:space="0" w:color="auto"/>
                <w:right w:val="none" w:sz="0" w:space="0" w:color="auto"/>
              </w:divBdr>
            </w:div>
            <w:div w:id="2087997491">
              <w:marLeft w:val="0"/>
              <w:marRight w:val="0"/>
              <w:marTop w:val="0"/>
              <w:marBottom w:val="0"/>
              <w:divBdr>
                <w:top w:val="none" w:sz="0" w:space="0" w:color="auto"/>
                <w:left w:val="none" w:sz="0" w:space="0" w:color="auto"/>
                <w:bottom w:val="none" w:sz="0" w:space="0" w:color="auto"/>
                <w:right w:val="none" w:sz="0" w:space="0" w:color="auto"/>
              </w:divBdr>
            </w:div>
          </w:divsChild>
        </w:div>
        <w:div w:id="746654130">
          <w:marLeft w:val="0"/>
          <w:marRight w:val="0"/>
          <w:marTop w:val="0"/>
          <w:marBottom w:val="0"/>
          <w:divBdr>
            <w:top w:val="none" w:sz="0" w:space="0" w:color="auto"/>
            <w:left w:val="none" w:sz="0" w:space="0" w:color="auto"/>
            <w:bottom w:val="none" w:sz="0" w:space="0" w:color="auto"/>
            <w:right w:val="none" w:sz="0" w:space="0" w:color="auto"/>
          </w:divBdr>
          <w:divsChild>
            <w:div w:id="111441198">
              <w:marLeft w:val="0"/>
              <w:marRight w:val="0"/>
              <w:marTop w:val="0"/>
              <w:marBottom w:val="0"/>
              <w:divBdr>
                <w:top w:val="none" w:sz="0" w:space="0" w:color="auto"/>
                <w:left w:val="none" w:sz="0" w:space="0" w:color="auto"/>
                <w:bottom w:val="none" w:sz="0" w:space="0" w:color="auto"/>
                <w:right w:val="none" w:sz="0" w:space="0" w:color="auto"/>
              </w:divBdr>
            </w:div>
            <w:div w:id="180705030">
              <w:marLeft w:val="0"/>
              <w:marRight w:val="0"/>
              <w:marTop w:val="0"/>
              <w:marBottom w:val="0"/>
              <w:divBdr>
                <w:top w:val="none" w:sz="0" w:space="0" w:color="auto"/>
                <w:left w:val="none" w:sz="0" w:space="0" w:color="auto"/>
                <w:bottom w:val="none" w:sz="0" w:space="0" w:color="auto"/>
                <w:right w:val="none" w:sz="0" w:space="0" w:color="auto"/>
              </w:divBdr>
            </w:div>
            <w:div w:id="447315247">
              <w:marLeft w:val="0"/>
              <w:marRight w:val="0"/>
              <w:marTop w:val="0"/>
              <w:marBottom w:val="0"/>
              <w:divBdr>
                <w:top w:val="none" w:sz="0" w:space="0" w:color="auto"/>
                <w:left w:val="none" w:sz="0" w:space="0" w:color="auto"/>
                <w:bottom w:val="none" w:sz="0" w:space="0" w:color="auto"/>
                <w:right w:val="none" w:sz="0" w:space="0" w:color="auto"/>
              </w:divBdr>
            </w:div>
            <w:div w:id="838811923">
              <w:marLeft w:val="0"/>
              <w:marRight w:val="0"/>
              <w:marTop w:val="0"/>
              <w:marBottom w:val="0"/>
              <w:divBdr>
                <w:top w:val="none" w:sz="0" w:space="0" w:color="auto"/>
                <w:left w:val="none" w:sz="0" w:space="0" w:color="auto"/>
                <w:bottom w:val="none" w:sz="0" w:space="0" w:color="auto"/>
                <w:right w:val="none" w:sz="0" w:space="0" w:color="auto"/>
              </w:divBdr>
            </w:div>
            <w:div w:id="840241715">
              <w:marLeft w:val="0"/>
              <w:marRight w:val="0"/>
              <w:marTop w:val="0"/>
              <w:marBottom w:val="0"/>
              <w:divBdr>
                <w:top w:val="none" w:sz="0" w:space="0" w:color="auto"/>
                <w:left w:val="none" w:sz="0" w:space="0" w:color="auto"/>
                <w:bottom w:val="none" w:sz="0" w:space="0" w:color="auto"/>
                <w:right w:val="none" w:sz="0" w:space="0" w:color="auto"/>
              </w:divBdr>
            </w:div>
            <w:div w:id="1035622457">
              <w:marLeft w:val="0"/>
              <w:marRight w:val="0"/>
              <w:marTop w:val="0"/>
              <w:marBottom w:val="0"/>
              <w:divBdr>
                <w:top w:val="none" w:sz="0" w:space="0" w:color="auto"/>
                <w:left w:val="none" w:sz="0" w:space="0" w:color="auto"/>
                <w:bottom w:val="none" w:sz="0" w:space="0" w:color="auto"/>
                <w:right w:val="none" w:sz="0" w:space="0" w:color="auto"/>
              </w:divBdr>
            </w:div>
          </w:divsChild>
        </w:div>
        <w:div w:id="895508530">
          <w:marLeft w:val="0"/>
          <w:marRight w:val="0"/>
          <w:marTop w:val="0"/>
          <w:marBottom w:val="0"/>
          <w:divBdr>
            <w:top w:val="none" w:sz="0" w:space="0" w:color="auto"/>
            <w:left w:val="none" w:sz="0" w:space="0" w:color="auto"/>
            <w:bottom w:val="none" w:sz="0" w:space="0" w:color="auto"/>
            <w:right w:val="none" w:sz="0" w:space="0" w:color="auto"/>
          </w:divBdr>
          <w:divsChild>
            <w:div w:id="1076561284">
              <w:marLeft w:val="0"/>
              <w:marRight w:val="0"/>
              <w:marTop w:val="0"/>
              <w:marBottom w:val="0"/>
              <w:divBdr>
                <w:top w:val="none" w:sz="0" w:space="0" w:color="auto"/>
                <w:left w:val="none" w:sz="0" w:space="0" w:color="auto"/>
                <w:bottom w:val="none" w:sz="0" w:space="0" w:color="auto"/>
                <w:right w:val="none" w:sz="0" w:space="0" w:color="auto"/>
              </w:divBdr>
            </w:div>
          </w:divsChild>
        </w:div>
        <w:div w:id="897399173">
          <w:marLeft w:val="0"/>
          <w:marRight w:val="0"/>
          <w:marTop w:val="0"/>
          <w:marBottom w:val="0"/>
          <w:divBdr>
            <w:top w:val="none" w:sz="0" w:space="0" w:color="auto"/>
            <w:left w:val="none" w:sz="0" w:space="0" w:color="auto"/>
            <w:bottom w:val="none" w:sz="0" w:space="0" w:color="auto"/>
            <w:right w:val="none" w:sz="0" w:space="0" w:color="auto"/>
          </w:divBdr>
          <w:divsChild>
            <w:div w:id="1308321534">
              <w:marLeft w:val="0"/>
              <w:marRight w:val="0"/>
              <w:marTop w:val="0"/>
              <w:marBottom w:val="0"/>
              <w:divBdr>
                <w:top w:val="none" w:sz="0" w:space="0" w:color="auto"/>
                <w:left w:val="none" w:sz="0" w:space="0" w:color="auto"/>
                <w:bottom w:val="none" w:sz="0" w:space="0" w:color="auto"/>
                <w:right w:val="none" w:sz="0" w:space="0" w:color="auto"/>
              </w:divBdr>
            </w:div>
          </w:divsChild>
        </w:div>
        <w:div w:id="958338882">
          <w:marLeft w:val="0"/>
          <w:marRight w:val="0"/>
          <w:marTop w:val="0"/>
          <w:marBottom w:val="0"/>
          <w:divBdr>
            <w:top w:val="none" w:sz="0" w:space="0" w:color="auto"/>
            <w:left w:val="none" w:sz="0" w:space="0" w:color="auto"/>
            <w:bottom w:val="none" w:sz="0" w:space="0" w:color="auto"/>
            <w:right w:val="none" w:sz="0" w:space="0" w:color="auto"/>
          </w:divBdr>
          <w:divsChild>
            <w:div w:id="521555391">
              <w:marLeft w:val="0"/>
              <w:marRight w:val="0"/>
              <w:marTop w:val="0"/>
              <w:marBottom w:val="0"/>
              <w:divBdr>
                <w:top w:val="none" w:sz="0" w:space="0" w:color="auto"/>
                <w:left w:val="none" w:sz="0" w:space="0" w:color="auto"/>
                <w:bottom w:val="none" w:sz="0" w:space="0" w:color="auto"/>
                <w:right w:val="none" w:sz="0" w:space="0" w:color="auto"/>
              </w:divBdr>
            </w:div>
          </w:divsChild>
        </w:div>
        <w:div w:id="1076975093">
          <w:marLeft w:val="0"/>
          <w:marRight w:val="0"/>
          <w:marTop w:val="0"/>
          <w:marBottom w:val="0"/>
          <w:divBdr>
            <w:top w:val="none" w:sz="0" w:space="0" w:color="auto"/>
            <w:left w:val="none" w:sz="0" w:space="0" w:color="auto"/>
            <w:bottom w:val="none" w:sz="0" w:space="0" w:color="auto"/>
            <w:right w:val="none" w:sz="0" w:space="0" w:color="auto"/>
          </w:divBdr>
          <w:divsChild>
            <w:div w:id="999847169">
              <w:marLeft w:val="0"/>
              <w:marRight w:val="0"/>
              <w:marTop w:val="0"/>
              <w:marBottom w:val="0"/>
              <w:divBdr>
                <w:top w:val="none" w:sz="0" w:space="0" w:color="auto"/>
                <w:left w:val="none" w:sz="0" w:space="0" w:color="auto"/>
                <w:bottom w:val="none" w:sz="0" w:space="0" w:color="auto"/>
                <w:right w:val="none" w:sz="0" w:space="0" w:color="auto"/>
              </w:divBdr>
            </w:div>
            <w:div w:id="1367830204">
              <w:marLeft w:val="0"/>
              <w:marRight w:val="0"/>
              <w:marTop w:val="0"/>
              <w:marBottom w:val="0"/>
              <w:divBdr>
                <w:top w:val="none" w:sz="0" w:space="0" w:color="auto"/>
                <w:left w:val="none" w:sz="0" w:space="0" w:color="auto"/>
                <w:bottom w:val="none" w:sz="0" w:space="0" w:color="auto"/>
                <w:right w:val="none" w:sz="0" w:space="0" w:color="auto"/>
              </w:divBdr>
            </w:div>
            <w:div w:id="1651910567">
              <w:marLeft w:val="0"/>
              <w:marRight w:val="0"/>
              <w:marTop w:val="0"/>
              <w:marBottom w:val="0"/>
              <w:divBdr>
                <w:top w:val="none" w:sz="0" w:space="0" w:color="auto"/>
                <w:left w:val="none" w:sz="0" w:space="0" w:color="auto"/>
                <w:bottom w:val="none" w:sz="0" w:space="0" w:color="auto"/>
                <w:right w:val="none" w:sz="0" w:space="0" w:color="auto"/>
              </w:divBdr>
            </w:div>
          </w:divsChild>
        </w:div>
        <w:div w:id="1080178379">
          <w:marLeft w:val="0"/>
          <w:marRight w:val="0"/>
          <w:marTop w:val="0"/>
          <w:marBottom w:val="0"/>
          <w:divBdr>
            <w:top w:val="none" w:sz="0" w:space="0" w:color="auto"/>
            <w:left w:val="none" w:sz="0" w:space="0" w:color="auto"/>
            <w:bottom w:val="none" w:sz="0" w:space="0" w:color="auto"/>
            <w:right w:val="none" w:sz="0" w:space="0" w:color="auto"/>
          </w:divBdr>
          <w:divsChild>
            <w:div w:id="722412779">
              <w:marLeft w:val="0"/>
              <w:marRight w:val="0"/>
              <w:marTop w:val="0"/>
              <w:marBottom w:val="0"/>
              <w:divBdr>
                <w:top w:val="none" w:sz="0" w:space="0" w:color="auto"/>
                <w:left w:val="none" w:sz="0" w:space="0" w:color="auto"/>
                <w:bottom w:val="none" w:sz="0" w:space="0" w:color="auto"/>
                <w:right w:val="none" w:sz="0" w:space="0" w:color="auto"/>
              </w:divBdr>
            </w:div>
            <w:div w:id="819467837">
              <w:marLeft w:val="0"/>
              <w:marRight w:val="0"/>
              <w:marTop w:val="0"/>
              <w:marBottom w:val="0"/>
              <w:divBdr>
                <w:top w:val="none" w:sz="0" w:space="0" w:color="auto"/>
                <w:left w:val="none" w:sz="0" w:space="0" w:color="auto"/>
                <w:bottom w:val="none" w:sz="0" w:space="0" w:color="auto"/>
                <w:right w:val="none" w:sz="0" w:space="0" w:color="auto"/>
              </w:divBdr>
            </w:div>
            <w:div w:id="1317296319">
              <w:marLeft w:val="0"/>
              <w:marRight w:val="0"/>
              <w:marTop w:val="0"/>
              <w:marBottom w:val="0"/>
              <w:divBdr>
                <w:top w:val="none" w:sz="0" w:space="0" w:color="auto"/>
                <w:left w:val="none" w:sz="0" w:space="0" w:color="auto"/>
                <w:bottom w:val="none" w:sz="0" w:space="0" w:color="auto"/>
                <w:right w:val="none" w:sz="0" w:space="0" w:color="auto"/>
              </w:divBdr>
            </w:div>
            <w:div w:id="1599018527">
              <w:marLeft w:val="0"/>
              <w:marRight w:val="0"/>
              <w:marTop w:val="0"/>
              <w:marBottom w:val="0"/>
              <w:divBdr>
                <w:top w:val="none" w:sz="0" w:space="0" w:color="auto"/>
                <w:left w:val="none" w:sz="0" w:space="0" w:color="auto"/>
                <w:bottom w:val="none" w:sz="0" w:space="0" w:color="auto"/>
                <w:right w:val="none" w:sz="0" w:space="0" w:color="auto"/>
              </w:divBdr>
            </w:div>
          </w:divsChild>
        </w:div>
        <w:div w:id="1105685900">
          <w:marLeft w:val="0"/>
          <w:marRight w:val="0"/>
          <w:marTop w:val="0"/>
          <w:marBottom w:val="0"/>
          <w:divBdr>
            <w:top w:val="none" w:sz="0" w:space="0" w:color="auto"/>
            <w:left w:val="none" w:sz="0" w:space="0" w:color="auto"/>
            <w:bottom w:val="none" w:sz="0" w:space="0" w:color="auto"/>
            <w:right w:val="none" w:sz="0" w:space="0" w:color="auto"/>
          </w:divBdr>
          <w:divsChild>
            <w:div w:id="155194007">
              <w:marLeft w:val="0"/>
              <w:marRight w:val="0"/>
              <w:marTop w:val="0"/>
              <w:marBottom w:val="0"/>
              <w:divBdr>
                <w:top w:val="none" w:sz="0" w:space="0" w:color="auto"/>
                <w:left w:val="none" w:sz="0" w:space="0" w:color="auto"/>
                <w:bottom w:val="none" w:sz="0" w:space="0" w:color="auto"/>
                <w:right w:val="none" w:sz="0" w:space="0" w:color="auto"/>
              </w:divBdr>
            </w:div>
            <w:div w:id="202983843">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529072262">
              <w:marLeft w:val="0"/>
              <w:marRight w:val="0"/>
              <w:marTop w:val="0"/>
              <w:marBottom w:val="0"/>
              <w:divBdr>
                <w:top w:val="none" w:sz="0" w:space="0" w:color="auto"/>
                <w:left w:val="none" w:sz="0" w:space="0" w:color="auto"/>
                <w:bottom w:val="none" w:sz="0" w:space="0" w:color="auto"/>
                <w:right w:val="none" w:sz="0" w:space="0" w:color="auto"/>
              </w:divBdr>
            </w:div>
            <w:div w:id="576325442">
              <w:marLeft w:val="0"/>
              <w:marRight w:val="0"/>
              <w:marTop w:val="0"/>
              <w:marBottom w:val="0"/>
              <w:divBdr>
                <w:top w:val="none" w:sz="0" w:space="0" w:color="auto"/>
                <w:left w:val="none" w:sz="0" w:space="0" w:color="auto"/>
                <w:bottom w:val="none" w:sz="0" w:space="0" w:color="auto"/>
                <w:right w:val="none" w:sz="0" w:space="0" w:color="auto"/>
              </w:divBdr>
            </w:div>
          </w:divsChild>
        </w:div>
        <w:div w:id="1213537257">
          <w:marLeft w:val="0"/>
          <w:marRight w:val="0"/>
          <w:marTop w:val="0"/>
          <w:marBottom w:val="0"/>
          <w:divBdr>
            <w:top w:val="none" w:sz="0" w:space="0" w:color="auto"/>
            <w:left w:val="none" w:sz="0" w:space="0" w:color="auto"/>
            <w:bottom w:val="none" w:sz="0" w:space="0" w:color="auto"/>
            <w:right w:val="none" w:sz="0" w:space="0" w:color="auto"/>
          </w:divBdr>
          <w:divsChild>
            <w:div w:id="275215472">
              <w:marLeft w:val="0"/>
              <w:marRight w:val="0"/>
              <w:marTop w:val="0"/>
              <w:marBottom w:val="0"/>
              <w:divBdr>
                <w:top w:val="none" w:sz="0" w:space="0" w:color="auto"/>
                <w:left w:val="none" w:sz="0" w:space="0" w:color="auto"/>
                <w:bottom w:val="none" w:sz="0" w:space="0" w:color="auto"/>
                <w:right w:val="none" w:sz="0" w:space="0" w:color="auto"/>
              </w:divBdr>
            </w:div>
            <w:div w:id="430584821">
              <w:marLeft w:val="0"/>
              <w:marRight w:val="0"/>
              <w:marTop w:val="0"/>
              <w:marBottom w:val="0"/>
              <w:divBdr>
                <w:top w:val="none" w:sz="0" w:space="0" w:color="auto"/>
                <w:left w:val="none" w:sz="0" w:space="0" w:color="auto"/>
                <w:bottom w:val="none" w:sz="0" w:space="0" w:color="auto"/>
                <w:right w:val="none" w:sz="0" w:space="0" w:color="auto"/>
              </w:divBdr>
            </w:div>
            <w:div w:id="1695228327">
              <w:marLeft w:val="0"/>
              <w:marRight w:val="0"/>
              <w:marTop w:val="0"/>
              <w:marBottom w:val="0"/>
              <w:divBdr>
                <w:top w:val="none" w:sz="0" w:space="0" w:color="auto"/>
                <w:left w:val="none" w:sz="0" w:space="0" w:color="auto"/>
                <w:bottom w:val="none" w:sz="0" w:space="0" w:color="auto"/>
                <w:right w:val="none" w:sz="0" w:space="0" w:color="auto"/>
              </w:divBdr>
            </w:div>
            <w:div w:id="1767650400">
              <w:marLeft w:val="0"/>
              <w:marRight w:val="0"/>
              <w:marTop w:val="0"/>
              <w:marBottom w:val="0"/>
              <w:divBdr>
                <w:top w:val="none" w:sz="0" w:space="0" w:color="auto"/>
                <w:left w:val="none" w:sz="0" w:space="0" w:color="auto"/>
                <w:bottom w:val="none" w:sz="0" w:space="0" w:color="auto"/>
                <w:right w:val="none" w:sz="0" w:space="0" w:color="auto"/>
              </w:divBdr>
            </w:div>
          </w:divsChild>
        </w:div>
        <w:div w:id="1334407496">
          <w:marLeft w:val="0"/>
          <w:marRight w:val="0"/>
          <w:marTop w:val="0"/>
          <w:marBottom w:val="0"/>
          <w:divBdr>
            <w:top w:val="none" w:sz="0" w:space="0" w:color="auto"/>
            <w:left w:val="none" w:sz="0" w:space="0" w:color="auto"/>
            <w:bottom w:val="none" w:sz="0" w:space="0" w:color="auto"/>
            <w:right w:val="none" w:sz="0" w:space="0" w:color="auto"/>
          </w:divBdr>
          <w:divsChild>
            <w:div w:id="391730053">
              <w:marLeft w:val="0"/>
              <w:marRight w:val="0"/>
              <w:marTop w:val="0"/>
              <w:marBottom w:val="0"/>
              <w:divBdr>
                <w:top w:val="none" w:sz="0" w:space="0" w:color="auto"/>
                <w:left w:val="none" w:sz="0" w:space="0" w:color="auto"/>
                <w:bottom w:val="none" w:sz="0" w:space="0" w:color="auto"/>
                <w:right w:val="none" w:sz="0" w:space="0" w:color="auto"/>
              </w:divBdr>
            </w:div>
            <w:div w:id="764112335">
              <w:marLeft w:val="0"/>
              <w:marRight w:val="0"/>
              <w:marTop w:val="0"/>
              <w:marBottom w:val="0"/>
              <w:divBdr>
                <w:top w:val="none" w:sz="0" w:space="0" w:color="auto"/>
                <w:left w:val="none" w:sz="0" w:space="0" w:color="auto"/>
                <w:bottom w:val="none" w:sz="0" w:space="0" w:color="auto"/>
                <w:right w:val="none" w:sz="0" w:space="0" w:color="auto"/>
              </w:divBdr>
            </w:div>
            <w:div w:id="1379357211">
              <w:marLeft w:val="0"/>
              <w:marRight w:val="0"/>
              <w:marTop w:val="0"/>
              <w:marBottom w:val="0"/>
              <w:divBdr>
                <w:top w:val="none" w:sz="0" w:space="0" w:color="auto"/>
                <w:left w:val="none" w:sz="0" w:space="0" w:color="auto"/>
                <w:bottom w:val="none" w:sz="0" w:space="0" w:color="auto"/>
                <w:right w:val="none" w:sz="0" w:space="0" w:color="auto"/>
              </w:divBdr>
            </w:div>
            <w:div w:id="1802652474">
              <w:marLeft w:val="0"/>
              <w:marRight w:val="0"/>
              <w:marTop w:val="0"/>
              <w:marBottom w:val="0"/>
              <w:divBdr>
                <w:top w:val="none" w:sz="0" w:space="0" w:color="auto"/>
                <w:left w:val="none" w:sz="0" w:space="0" w:color="auto"/>
                <w:bottom w:val="none" w:sz="0" w:space="0" w:color="auto"/>
                <w:right w:val="none" w:sz="0" w:space="0" w:color="auto"/>
              </w:divBdr>
            </w:div>
            <w:div w:id="1826315103">
              <w:marLeft w:val="0"/>
              <w:marRight w:val="0"/>
              <w:marTop w:val="0"/>
              <w:marBottom w:val="0"/>
              <w:divBdr>
                <w:top w:val="none" w:sz="0" w:space="0" w:color="auto"/>
                <w:left w:val="none" w:sz="0" w:space="0" w:color="auto"/>
                <w:bottom w:val="none" w:sz="0" w:space="0" w:color="auto"/>
                <w:right w:val="none" w:sz="0" w:space="0" w:color="auto"/>
              </w:divBdr>
            </w:div>
            <w:div w:id="2106266331">
              <w:marLeft w:val="0"/>
              <w:marRight w:val="0"/>
              <w:marTop w:val="0"/>
              <w:marBottom w:val="0"/>
              <w:divBdr>
                <w:top w:val="none" w:sz="0" w:space="0" w:color="auto"/>
                <w:left w:val="none" w:sz="0" w:space="0" w:color="auto"/>
                <w:bottom w:val="none" w:sz="0" w:space="0" w:color="auto"/>
                <w:right w:val="none" w:sz="0" w:space="0" w:color="auto"/>
              </w:divBdr>
            </w:div>
          </w:divsChild>
        </w:div>
        <w:div w:id="1339771014">
          <w:marLeft w:val="0"/>
          <w:marRight w:val="0"/>
          <w:marTop w:val="0"/>
          <w:marBottom w:val="0"/>
          <w:divBdr>
            <w:top w:val="none" w:sz="0" w:space="0" w:color="auto"/>
            <w:left w:val="none" w:sz="0" w:space="0" w:color="auto"/>
            <w:bottom w:val="none" w:sz="0" w:space="0" w:color="auto"/>
            <w:right w:val="none" w:sz="0" w:space="0" w:color="auto"/>
          </w:divBdr>
          <w:divsChild>
            <w:div w:id="597056036">
              <w:marLeft w:val="0"/>
              <w:marRight w:val="0"/>
              <w:marTop w:val="0"/>
              <w:marBottom w:val="0"/>
              <w:divBdr>
                <w:top w:val="none" w:sz="0" w:space="0" w:color="auto"/>
                <w:left w:val="none" w:sz="0" w:space="0" w:color="auto"/>
                <w:bottom w:val="none" w:sz="0" w:space="0" w:color="auto"/>
                <w:right w:val="none" w:sz="0" w:space="0" w:color="auto"/>
              </w:divBdr>
            </w:div>
            <w:div w:id="599947868">
              <w:marLeft w:val="0"/>
              <w:marRight w:val="0"/>
              <w:marTop w:val="0"/>
              <w:marBottom w:val="0"/>
              <w:divBdr>
                <w:top w:val="none" w:sz="0" w:space="0" w:color="auto"/>
                <w:left w:val="none" w:sz="0" w:space="0" w:color="auto"/>
                <w:bottom w:val="none" w:sz="0" w:space="0" w:color="auto"/>
                <w:right w:val="none" w:sz="0" w:space="0" w:color="auto"/>
              </w:divBdr>
            </w:div>
            <w:div w:id="934825488">
              <w:marLeft w:val="0"/>
              <w:marRight w:val="0"/>
              <w:marTop w:val="0"/>
              <w:marBottom w:val="0"/>
              <w:divBdr>
                <w:top w:val="none" w:sz="0" w:space="0" w:color="auto"/>
                <w:left w:val="none" w:sz="0" w:space="0" w:color="auto"/>
                <w:bottom w:val="none" w:sz="0" w:space="0" w:color="auto"/>
                <w:right w:val="none" w:sz="0" w:space="0" w:color="auto"/>
              </w:divBdr>
            </w:div>
            <w:div w:id="1016152450">
              <w:marLeft w:val="0"/>
              <w:marRight w:val="0"/>
              <w:marTop w:val="0"/>
              <w:marBottom w:val="0"/>
              <w:divBdr>
                <w:top w:val="none" w:sz="0" w:space="0" w:color="auto"/>
                <w:left w:val="none" w:sz="0" w:space="0" w:color="auto"/>
                <w:bottom w:val="none" w:sz="0" w:space="0" w:color="auto"/>
                <w:right w:val="none" w:sz="0" w:space="0" w:color="auto"/>
              </w:divBdr>
            </w:div>
            <w:div w:id="1035547971">
              <w:marLeft w:val="0"/>
              <w:marRight w:val="0"/>
              <w:marTop w:val="0"/>
              <w:marBottom w:val="0"/>
              <w:divBdr>
                <w:top w:val="none" w:sz="0" w:space="0" w:color="auto"/>
                <w:left w:val="none" w:sz="0" w:space="0" w:color="auto"/>
                <w:bottom w:val="none" w:sz="0" w:space="0" w:color="auto"/>
                <w:right w:val="none" w:sz="0" w:space="0" w:color="auto"/>
              </w:divBdr>
            </w:div>
            <w:div w:id="1068457289">
              <w:marLeft w:val="0"/>
              <w:marRight w:val="0"/>
              <w:marTop w:val="0"/>
              <w:marBottom w:val="0"/>
              <w:divBdr>
                <w:top w:val="none" w:sz="0" w:space="0" w:color="auto"/>
                <w:left w:val="none" w:sz="0" w:space="0" w:color="auto"/>
                <w:bottom w:val="none" w:sz="0" w:space="0" w:color="auto"/>
                <w:right w:val="none" w:sz="0" w:space="0" w:color="auto"/>
              </w:divBdr>
            </w:div>
            <w:div w:id="1359233337">
              <w:marLeft w:val="0"/>
              <w:marRight w:val="0"/>
              <w:marTop w:val="0"/>
              <w:marBottom w:val="0"/>
              <w:divBdr>
                <w:top w:val="none" w:sz="0" w:space="0" w:color="auto"/>
                <w:left w:val="none" w:sz="0" w:space="0" w:color="auto"/>
                <w:bottom w:val="none" w:sz="0" w:space="0" w:color="auto"/>
                <w:right w:val="none" w:sz="0" w:space="0" w:color="auto"/>
              </w:divBdr>
            </w:div>
            <w:div w:id="1440373147">
              <w:marLeft w:val="0"/>
              <w:marRight w:val="0"/>
              <w:marTop w:val="0"/>
              <w:marBottom w:val="0"/>
              <w:divBdr>
                <w:top w:val="none" w:sz="0" w:space="0" w:color="auto"/>
                <w:left w:val="none" w:sz="0" w:space="0" w:color="auto"/>
                <w:bottom w:val="none" w:sz="0" w:space="0" w:color="auto"/>
                <w:right w:val="none" w:sz="0" w:space="0" w:color="auto"/>
              </w:divBdr>
            </w:div>
            <w:div w:id="1636640922">
              <w:marLeft w:val="0"/>
              <w:marRight w:val="0"/>
              <w:marTop w:val="0"/>
              <w:marBottom w:val="0"/>
              <w:divBdr>
                <w:top w:val="none" w:sz="0" w:space="0" w:color="auto"/>
                <w:left w:val="none" w:sz="0" w:space="0" w:color="auto"/>
                <w:bottom w:val="none" w:sz="0" w:space="0" w:color="auto"/>
                <w:right w:val="none" w:sz="0" w:space="0" w:color="auto"/>
              </w:divBdr>
            </w:div>
            <w:div w:id="1852529017">
              <w:marLeft w:val="0"/>
              <w:marRight w:val="0"/>
              <w:marTop w:val="0"/>
              <w:marBottom w:val="0"/>
              <w:divBdr>
                <w:top w:val="none" w:sz="0" w:space="0" w:color="auto"/>
                <w:left w:val="none" w:sz="0" w:space="0" w:color="auto"/>
                <w:bottom w:val="none" w:sz="0" w:space="0" w:color="auto"/>
                <w:right w:val="none" w:sz="0" w:space="0" w:color="auto"/>
              </w:divBdr>
            </w:div>
          </w:divsChild>
        </w:div>
        <w:div w:id="1393774356">
          <w:marLeft w:val="0"/>
          <w:marRight w:val="0"/>
          <w:marTop w:val="0"/>
          <w:marBottom w:val="0"/>
          <w:divBdr>
            <w:top w:val="none" w:sz="0" w:space="0" w:color="auto"/>
            <w:left w:val="none" w:sz="0" w:space="0" w:color="auto"/>
            <w:bottom w:val="none" w:sz="0" w:space="0" w:color="auto"/>
            <w:right w:val="none" w:sz="0" w:space="0" w:color="auto"/>
          </w:divBdr>
          <w:divsChild>
            <w:div w:id="135298941">
              <w:marLeft w:val="0"/>
              <w:marRight w:val="0"/>
              <w:marTop w:val="0"/>
              <w:marBottom w:val="0"/>
              <w:divBdr>
                <w:top w:val="none" w:sz="0" w:space="0" w:color="auto"/>
                <w:left w:val="none" w:sz="0" w:space="0" w:color="auto"/>
                <w:bottom w:val="none" w:sz="0" w:space="0" w:color="auto"/>
                <w:right w:val="none" w:sz="0" w:space="0" w:color="auto"/>
              </w:divBdr>
            </w:div>
            <w:div w:id="478814980">
              <w:marLeft w:val="0"/>
              <w:marRight w:val="0"/>
              <w:marTop w:val="0"/>
              <w:marBottom w:val="0"/>
              <w:divBdr>
                <w:top w:val="none" w:sz="0" w:space="0" w:color="auto"/>
                <w:left w:val="none" w:sz="0" w:space="0" w:color="auto"/>
                <w:bottom w:val="none" w:sz="0" w:space="0" w:color="auto"/>
                <w:right w:val="none" w:sz="0" w:space="0" w:color="auto"/>
              </w:divBdr>
            </w:div>
            <w:div w:id="540479865">
              <w:marLeft w:val="0"/>
              <w:marRight w:val="0"/>
              <w:marTop w:val="0"/>
              <w:marBottom w:val="0"/>
              <w:divBdr>
                <w:top w:val="none" w:sz="0" w:space="0" w:color="auto"/>
                <w:left w:val="none" w:sz="0" w:space="0" w:color="auto"/>
                <w:bottom w:val="none" w:sz="0" w:space="0" w:color="auto"/>
                <w:right w:val="none" w:sz="0" w:space="0" w:color="auto"/>
              </w:divBdr>
            </w:div>
            <w:div w:id="1435901230">
              <w:marLeft w:val="0"/>
              <w:marRight w:val="0"/>
              <w:marTop w:val="0"/>
              <w:marBottom w:val="0"/>
              <w:divBdr>
                <w:top w:val="none" w:sz="0" w:space="0" w:color="auto"/>
                <w:left w:val="none" w:sz="0" w:space="0" w:color="auto"/>
                <w:bottom w:val="none" w:sz="0" w:space="0" w:color="auto"/>
                <w:right w:val="none" w:sz="0" w:space="0" w:color="auto"/>
              </w:divBdr>
            </w:div>
            <w:div w:id="1701084622">
              <w:marLeft w:val="0"/>
              <w:marRight w:val="0"/>
              <w:marTop w:val="0"/>
              <w:marBottom w:val="0"/>
              <w:divBdr>
                <w:top w:val="none" w:sz="0" w:space="0" w:color="auto"/>
                <w:left w:val="none" w:sz="0" w:space="0" w:color="auto"/>
                <w:bottom w:val="none" w:sz="0" w:space="0" w:color="auto"/>
                <w:right w:val="none" w:sz="0" w:space="0" w:color="auto"/>
              </w:divBdr>
            </w:div>
            <w:div w:id="2035879489">
              <w:marLeft w:val="0"/>
              <w:marRight w:val="0"/>
              <w:marTop w:val="0"/>
              <w:marBottom w:val="0"/>
              <w:divBdr>
                <w:top w:val="none" w:sz="0" w:space="0" w:color="auto"/>
                <w:left w:val="none" w:sz="0" w:space="0" w:color="auto"/>
                <w:bottom w:val="none" w:sz="0" w:space="0" w:color="auto"/>
                <w:right w:val="none" w:sz="0" w:space="0" w:color="auto"/>
              </w:divBdr>
            </w:div>
            <w:div w:id="2142846273">
              <w:marLeft w:val="0"/>
              <w:marRight w:val="0"/>
              <w:marTop w:val="0"/>
              <w:marBottom w:val="0"/>
              <w:divBdr>
                <w:top w:val="none" w:sz="0" w:space="0" w:color="auto"/>
                <w:left w:val="none" w:sz="0" w:space="0" w:color="auto"/>
                <w:bottom w:val="none" w:sz="0" w:space="0" w:color="auto"/>
                <w:right w:val="none" w:sz="0" w:space="0" w:color="auto"/>
              </w:divBdr>
            </w:div>
          </w:divsChild>
        </w:div>
        <w:div w:id="1479958118">
          <w:marLeft w:val="0"/>
          <w:marRight w:val="0"/>
          <w:marTop w:val="0"/>
          <w:marBottom w:val="0"/>
          <w:divBdr>
            <w:top w:val="none" w:sz="0" w:space="0" w:color="auto"/>
            <w:left w:val="none" w:sz="0" w:space="0" w:color="auto"/>
            <w:bottom w:val="none" w:sz="0" w:space="0" w:color="auto"/>
            <w:right w:val="none" w:sz="0" w:space="0" w:color="auto"/>
          </w:divBdr>
          <w:divsChild>
            <w:div w:id="473647505">
              <w:marLeft w:val="0"/>
              <w:marRight w:val="0"/>
              <w:marTop w:val="0"/>
              <w:marBottom w:val="0"/>
              <w:divBdr>
                <w:top w:val="none" w:sz="0" w:space="0" w:color="auto"/>
                <w:left w:val="none" w:sz="0" w:space="0" w:color="auto"/>
                <w:bottom w:val="none" w:sz="0" w:space="0" w:color="auto"/>
                <w:right w:val="none" w:sz="0" w:space="0" w:color="auto"/>
              </w:divBdr>
            </w:div>
            <w:div w:id="693700535">
              <w:marLeft w:val="0"/>
              <w:marRight w:val="0"/>
              <w:marTop w:val="0"/>
              <w:marBottom w:val="0"/>
              <w:divBdr>
                <w:top w:val="none" w:sz="0" w:space="0" w:color="auto"/>
                <w:left w:val="none" w:sz="0" w:space="0" w:color="auto"/>
                <w:bottom w:val="none" w:sz="0" w:space="0" w:color="auto"/>
                <w:right w:val="none" w:sz="0" w:space="0" w:color="auto"/>
              </w:divBdr>
            </w:div>
            <w:div w:id="1474903988">
              <w:marLeft w:val="0"/>
              <w:marRight w:val="0"/>
              <w:marTop w:val="0"/>
              <w:marBottom w:val="0"/>
              <w:divBdr>
                <w:top w:val="none" w:sz="0" w:space="0" w:color="auto"/>
                <w:left w:val="none" w:sz="0" w:space="0" w:color="auto"/>
                <w:bottom w:val="none" w:sz="0" w:space="0" w:color="auto"/>
                <w:right w:val="none" w:sz="0" w:space="0" w:color="auto"/>
              </w:divBdr>
            </w:div>
            <w:div w:id="1520049063">
              <w:marLeft w:val="0"/>
              <w:marRight w:val="0"/>
              <w:marTop w:val="0"/>
              <w:marBottom w:val="0"/>
              <w:divBdr>
                <w:top w:val="none" w:sz="0" w:space="0" w:color="auto"/>
                <w:left w:val="none" w:sz="0" w:space="0" w:color="auto"/>
                <w:bottom w:val="none" w:sz="0" w:space="0" w:color="auto"/>
                <w:right w:val="none" w:sz="0" w:space="0" w:color="auto"/>
              </w:divBdr>
            </w:div>
            <w:div w:id="1851989612">
              <w:marLeft w:val="0"/>
              <w:marRight w:val="0"/>
              <w:marTop w:val="0"/>
              <w:marBottom w:val="0"/>
              <w:divBdr>
                <w:top w:val="none" w:sz="0" w:space="0" w:color="auto"/>
                <w:left w:val="none" w:sz="0" w:space="0" w:color="auto"/>
                <w:bottom w:val="none" w:sz="0" w:space="0" w:color="auto"/>
                <w:right w:val="none" w:sz="0" w:space="0" w:color="auto"/>
              </w:divBdr>
            </w:div>
            <w:div w:id="2045712998">
              <w:marLeft w:val="0"/>
              <w:marRight w:val="0"/>
              <w:marTop w:val="0"/>
              <w:marBottom w:val="0"/>
              <w:divBdr>
                <w:top w:val="none" w:sz="0" w:space="0" w:color="auto"/>
                <w:left w:val="none" w:sz="0" w:space="0" w:color="auto"/>
                <w:bottom w:val="none" w:sz="0" w:space="0" w:color="auto"/>
                <w:right w:val="none" w:sz="0" w:space="0" w:color="auto"/>
              </w:divBdr>
            </w:div>
          </w:divsChild>
        </w:div>
        <w:div w:id="1610352123">
          <w:marLeft w:val="0"/>
          <w:marRight w:val="0"/>
          <w:marTop w:val="0"/>
          <w:marBottom w:val="0"/>
          <w:divBdr>
            <w:top w:val="none" w:sz="0" w:space="0" w:color="auto"/>
            <w:left w:val="none" w:sz="0" w:space="0" w:color="auto"/>
            <w:bottom w:val="none" w:sz="0" w:space="0" w:color="auto"/>
            <w:right w:val="none" w:sz="0" w:space="0" w:color="auto"/>
          </w:divBdr>
          <w:divsChild>
            <w:div w:id="866988321">
              <w:marLeft w:val="0"/>
              <w:marRight w:val="0"/>
              <w:marTop w:val="0"/>
              <w:marBottom w:val="0"/>
              <w:divBdr>
                <w:top w:val="none" w:sz="0" w:space="0" w:color="auto"/>
                <w:left w:val="none" w:sz="0" w:space="0" w:color="auto"/>
                <w:bottom w:val="none" w:sz="0" w:space="0" w:color="auto"/>
                <w:right w:val="none" w:sz="0" w:space="0" w:color="auto"/>
              </w:divBdr>
            </w:div>
          </w:divsChild>
        </w:div>
        <w:div w:id="1647661665">
          <w:marLeft w:val="0"/>
          <w:marRight w:val="0"/>
          <w:marTop w:val="0"/>
          <w:marBottom w:val="0"/>
          <w:divBdr>
            <w:top w:val="none" w:sz="0" w:space="0" w:color="auto"/>
            <w:left w:val="none" w:sz="0" w:space="0" w:color="auto"/>
            <w:bottom w:val="none" w:sz="0" w:space="0" w:color="auto"/>
            <w:right w:val="none" w:sz="0" w:space="0" w:color="auto"/>
          </w:divBdr>
          <w:divsChild>
            <w:div w:id="296566307">
              <w:marLeft w:val="0"/>
              <w:marRight w:val="0"/>
              <w:marTop w:val="0"/>
              <w:marBottom w:val="0"/>
              <w:divBdr>
                <w:top w:val="none" w:sz="0" w:space="0" w:color="auto"/>
                <w:left w:val="none" w:sz="0" w:space="0" w:color="auto"/>
                <w:bottom w:val="none" w:sz="0" w:space="0" w:color="auto"/>
                <w:right w:val="none" w:sz="0" w:space="0" w:color="auto"/>
              </w:divBdr>
            </w:div>
            <w:div w:id="2115510335">
              <w:marLeft w:val="0"/>
              <w:marRight w:val="0"/>
              <w:marTop w:val="0"/>
              <w:marBottom w:val="0"/>
              <w:divBdr>
                <w:top w:val="none" w:sz="0" w:space="0" w:color="auto"/>
                <w:left w:val="none" w:sz="0" w:space="0" w:color="auto"/>
                <w:bottom w:val="none" w:sz="0" w:space="0" w:color="auto"/>
                <w:right w:val="none" w:sz="0" w:space="0" w:color="auto"/>
              </w:divBdr>
            </w:div>
          </w:divsChild>
        </w:div>
        <w:div w:id="1844274241">
          <w:marLeft w:val="0"/>
          <w:marRight w:val="0"/>
          <w:marTop w:val="0"/>
          <w:marBottom w:val="0"/>
          <w:divBdr>
            <w:top w:val="none" w:sz="0" w:space="0" w:color="auto"/>
            <w:left w:val="none" w:sz="0" w:space="0" w:color="auto"/>
            <w:bottom w:val="none" w:sz="0" w:space="0" w:color="auto"/>
            <w:right w:val="none" w:sz="0" w:space="0" w:color="auto"/>
          </w:divBdr>
          <w:divsChild>
            <w:div w:id="958955301">
              <w:marLeft w:val="0"/>
              <w:marRight w:val="0"/>
              <w:marTop w:val="0"/>
              <w:marBottom w:val="0"/>
              <w:divBdr>
                <w:top w:val="none" w:sz="0" w:space="0" w:color="auto"/>
                <w:left w:val="none" w:sz="0" w:space="0" w:color="auto"/>
                <w:bottom w:val="none" w:sz="0" w:space="0" w:color="auto"/>
                <w:right w:val="none" w:sz="0" w:space="0" w:color="auto"/>
              </w:divBdr>
            </w:div>
          </w:divsChild>
        </w:div>
        <w:div w:id="1895651258">
          <w:marLeft w:val="0"/>
          <w:marRight w:val="0"/>
          <w:marTop w:val="0"/>
          <w:marBottom w:val="0"/>
          <w:divBdr>
            <w:top w:val="none" w:sz="0" w:space="0" w:color="auto"/>
            <w:left w:val="none" w:sz="0" w:space="0" w:color="auto"/>
            <w:bottom w:val="none" w:sz="0" w:space="0" w:color="auto"/>
            <w:right w:val="none" w:sz="0" w:space="0" w:color="auto"/>
          </w:divBdr>
          <w:divsChild>
            <w:div w:id="96828723">
              <w:marLeft w:val="0"/>
              <w:marRight w:val="0"/>
              <w:marTop w:val="0"/>
              <w:marBottom w:val="0"/>
              <w:divBdr>
                <w:top w:val="none" w:sz="0" w:space="0" w:color="auto"/>
                <w:left w:val="none" w:sz="0" w:space="0" w:color="auto"/>
                <w:bottom w:val="none" w:sz="0" w:space="0" w:color="auto"/>
                <w:right w:val="none" w:sz="0" w:space="0" w:color="auto"/>
              </w:divBdr>
            </w:div>
            <w:div w:id="319889097">
              <w:marLeft w:val="0"/>
              <w:marRight w:val="0"/>
              <w:marTop w:val="0"/>
              <w:marBottom w:val="0"/>
              <w:divBdr>
                <w:top w:val="none" w:sz="0" w:space="0" w:color="auto"/>
                <w:left w:val="none" w:sz="0" w:space="0" w:color="auto"/>
                <w:bottom w:val="none" w:sz="0" w:space="0" w:color="auto"/>
                <w:right w:val="none" w:sz="0" w:space="0" w:color="auto"/>
              </w:divBdr>
            </w:div>
            <w:div w:id="592787922">
              <w:marLeft w:val="0"/>
              <w:marRight w:val="0"/>
              <w:marTop w:val="0"/>
              <w:marBottom w:val="0"/>
              <w:divBdr>
                <w:top w:val="none" w:sz="0" w:space="0" w:color="auto"/>
                <w:left w:val="none" w:sz="0" w:space="0" w:color="auto"/>
                <w:bottom w:val="none" w:sz="0" w:space="0" w:color="auto"/>
                <w:right w:val="none" w:sz="0" w:space="0" w:color="auto"/>
              </w:divBdr>
            </w:div>
            <w:div w:id="592904263">
              <w:marLeft w:val="0"/>
              <w:marRight w:val="0"/>
              <w:marTop w:val="0"/>
              <w:marBottom w:val="0"/>
              <w:divBdr>
                <w:top w:val="none" w:sz="0" w:space="0" w:color="auto"/>
                <w:left w:val="none" w:sz="0" w:space="0" w:color="auto"/>
                <w:bottom w:val="none" w:sz="0" w:space="0" w:color="auto"/>
                <w:right w:val="none" w:sz="0" w:space="0" w:color="auto"/>
              </w:divBdr>
            </w:div>
            <w:div w:id="940257959">
              <w:marLeft w:val="0"/>
              <w:marRight w:val="0"/>
              <w:marTop w:val="0"/>
              <w:marBottom w:val="0"/>
              <w:divBdr>
                <w:top w:val="none" w:sz="0" w:space="0" w:color="auto"/>
                <w:left w:val="none" w:sz="0" w:space="0" w:color="auto"/>
                <w:bottom w:val="none" w:sz="0" w:space="0" w:color="auto"/>
                <w:right w:val="none" w:sz="0" w:space="0" w:color="auto"/>
              </w:divBdr>
            </w:div>
            <w:div w:id="983896326">
              <w:marLeft w:val="0"/>
              <w:marRight w:val="0"/>
              <w:marTop w:val="0"/>
              <w:marBottom w:val="0"/>
              <w:divBdr>
                <w:top w:val="none" w:sz="0" w:space="0" w:color="auto"/>
                <w:left w:val="none" w:sz="0" w:space="0" w:color="auto"/>
                <w:bottom w:val="none" w:sz="0" w:space="0" w:color="auto"/>
                <w:right w:val="none" w:sz="0" w:space="0" w:color="auto"/>
              </w:divBdr>
            </w:div>
            <w:div w:id="1055393603">
              <w:marLeft w:val="0"/>
              <w:marRight w:val="0"/>
              <w:marTop w:val="0"/>
              <w:marBottom w:val="0"/>
              <w:divBdr>
                <w:top w:val="none" w:sz="0" w:space="0" w:color="auto"/>
                <w:left w:val="none" w:sz="0" w:space="0" w:color="auto"/>
                <w:bottom w:val="none" w:sz="0" w:space="0" w:color="auto"/>
                <w:right w:val="none" w:sz="0" w:space="0" w:color="auto"/>
              </w:divBdr>
            </w:div>
            <w:div w:id="1069765560">
              <w:marLeft w:val="0"/>
              <w:marRight w:val="0"/>
              <w:marTop w:val="0"/>
              <w:marBottom w:val="0"/>
              <w:divBdr>
                <w:top w:val="none" w:sz="0" w:space="0" w:color="auto"/>
                <w:left w:val="none" w:sz="0" w:space="0" w:color="auto"/>
                <w:bottom w:val="none" w:sz="0" w:space="0" w:color="auto"/>
                <w:right w:val="none" w:sz="0" w:space="0" w:color="auto"/>
              </w:divBdr>
            </w:div>
            <w:div w:id="1129974889">
              <w:marLeft w:val="0"/>
              <w:marRight w:val="0"/>
              <w:marTop w:val="0"/>
              <w:marBottom w:val="0"/>
              <w:divBdr>
                <w:top w:val="none" w:sz="0" w:space="0" w:color="auto"/>
                <w:left w:val="none" w:sz="0" w:space="0" w:color="auto"/>
                <w:bottom w:val="none" w:sz="0" w:space="0" w:color="auto"/>
                <w:right w:val="none" w:sz="0" w:space="0" w:color="auto"/>
              </w:divBdr>
            </w:div>
            <w:div w:id="1223372161">
              <w:marLeft w:val="0"/>
              <w:marRight w:val="0"/>
              <w:marTop w:val="0"/>
              <w:marBottom w:val="0"/>
              <w:divBdr>
                <w:top w:val="none" w:sz="0" w:space="0" w:color="auto"/>
                <w:left w:val="none" w:sz="0" w:space="0" w:color="auto"/>
                <w:bottom w:val="none" w:sz="0" w:space="0" w:color="auto"/>
                <w:right w:val="none" w:sz="0" w:space="0" w:color="auto"/>
              </w:divBdr>
            </w:div>
            <w:div w:id="1239251046">
              <w:marLeft w:val="0"/>
              <w:marRight w:val="0"/>
              <w:marTop w:val="0"/>
              <w:marBottom w:val="0"/>
              <w:divBdr>
                <w:top w:val="none" w:sz="0" w:space="0" w:color="auto"/>
                <w:left w:val="none" w:sz="0" w:space="0" w:color="auto"/>
                <w:bottom w:val="none" w:sz="0" w:space="0" w:color="auto"/>
                <w:right w:val="none" w:sz="0" w:space="0" w:color="auto"/>
              </w:divBdr>
            </w:div>
            <w:div w:id="1335494465">
              <w:marLeft w:val="0"/>
              <w:marRight w:val="0"/>
              <w:marTop w:val="0"/>
              <w:marBottom w:val="0"/>
              <w:divBdr>
                <w:top w:val="none" w:sz="0" w:space="0" w:color="auto"/>
                <w:left w:val="none" w:sz="0" w:space="0" w:color="auto"/>
                <w:bottom w:val="none" w:sz="0" w:space="0" w:color="auto"/>
                <w:right w:val="none" w:sz="0" w:space="0" w:color="auto"/>
              </w:divBdr>
            </w:div>
            <w:div w:id="1746416321">
              <w:marLeft w:val="0"/>
              <w:marRight w:val="0"/>
              <w:marTop w:val="0"/>
              <w:marBottom w:val="0"/>
              <w:divBdr>
                <w:top w:val="none" w:sz="0" w:space="0" w:color="auto"/>
                <w:left w:val="none" w:sz="0" w:space="0" w:color="auto"/>
                <w:bottom w:val="none" w:sz="0" w:space="0" w:color="auto"/>
                <w:right w:val="none" w:sz="0" w:space="0" w:color="auto"/>
              </w:divBdr>
            </w:div>
            <w:div w:id="2137674050">
              <w:marLeft w:val="0"/>
              <w:marRight w:val="0"/>
              <w:marTop w:val="0"/>
              <w:marBottom w:val="0"/>
              <w:divBdr>
                <w:top w:val="none" w:sz="0" w:space="0" w:color="auto"/>
                <w:left w:val="none" w:sz="0" w:space="0" w:color="auto"/>
                <w:bottom w:val="none" w:sz="0" w:space="0" w:color="auto"/>
                <w:right w:val="none" w:sz="0" w:space="0" w:color="auto"/>
              </w:divBdr>
            </w:div>
          </w:divsChild>
        </w:div>
        <w:div w:id="1986659238">
          <w:marLeft w:val="0"/>
          <w:marRight w:val="0"/>
          <w:marTop w:val="0"/>
          <w:marBottom w:val="0"/>
          <w:divBdr>
            <w:top w:val="none" w:sz="0" w:space="0" w:color="auto"/>
            <w:left w:val="none" w:sz="0" w:space="0" w:color="auto"/>
            <w:bottom w:val="none" w:sz="0" w:space="0" w:color="auto"/>
            <w:right w:val="none" w:sz="0" w:space="0" w:color="auto"/>
          </w:divBdr>
          <w:divsChild>
            <w:div w:id="382144234">
              <w:marLeft w:val="0"/>
              <w:marRight w:val="0"/>
              <w:marTop w:val="0"/>
              <w:marBottom w:val="0"/>
              <w:divBdr>
                <w:top w:val="none" w:sz="0" w:space="0" w:color="auto"/>
                <w:left w:val="none" w:sz="0" w:space="0" w:color="auto"/>
                <w:bottom w:val="none" w:sz="0" w:space="0" w:color="auto"/>
                <w:right w:val="none" w:sz="0" w:space="0" w:color="auto"/>
              </w:divBdr>
            </w:div>
            <w:div w:id="445393898">
              <w:marLeft w:val="0"/>
              <w:marRight w:val="0"/>
              <w:marTop w:val="0"/>
              <w:marBottom w:val="0"/>
              <w:divBdr>
                <w:top w:val="none" w:sz="0" w:space="0" w:color="auto"/>
                <w:left w:val="none" w:sz="0" w:space="0" w:color="auto"/>
                <w:bottom w:val="none" w:sz="0" w:space="0" w:color="auto"/>
                <w:right w:val="none" w:sz="0" w:space="0" w:color="auto"/>
              </w:divBdr>
            </w:div>
            <w:div w:id="580532365">
              <w:marLeft w:val="0"/>
              <w:marRight w:val="0"/>
              <w:marTop w:val="0"/>
              <w:marBottom w:val="0"/>
              <w:divBdr>
                <w:top w:val="none" w:sz="0" w:space="0" w:color="auto"/>
                <w:left w:val="none" w:sz="0" w:space="0" w:color="auto"/>
                <w:bottom w:val="none" w:sz="0" w:space="0" w:color="auto"/>
                <w:right w:val="none" w:sz="0" w:space="0" w:color="auto"/>
              </w:divBdr>
            </w:div>
            <w:div w:id="720131977">
              <w:marLeft w:val="0"/>
              <w:marRight w:val="0"/>
              <w:marTop w:val="0"/>
              <w:marBottom w:val="0"/>
              <w:divBdr>
                <w:top w:val="none" w:sz="0" w:space="0" w:color="auto"/>
                <w:left w:val="none" w:sz="0" w:space="0" w:color="auto"/>
                <w:bottom w:val="none" w:sz="0" w:space="0" w:color="auto"/>
                <w:right w:val="none" w:sz="0" w:space="0" w:color="auto"/>
              </w:divBdr>
            </w:div>
            <w:div w:id="949166895">
              <w:marLeft w:val="0"/>
              <w:marRight w:val="0"/>
              <w:marTop w:val="0"/>
              <w:marBottom w:val="0"/>
              <w:divBdr>
                <w:top w:val="none" w:sz="0" w:space="0" w:color="auto"/>
                <w:left w:val="none" w:sz="0" w:space="0" w:color="auto"/>
                <w:bottom w:val="none" w:sz="0" w:space="0" w:color="auto"/>
                <w:right w:val="none" w:sz="0" w:space="0" w:color="auto"/>
              </w:divBdr>
            </w:div>
            <w:div w:id="979962239">
              <w:marLeft w:val="0"/>
              <w:marRight w:val="0"/>
              <w:marTop w:val="0"/>
              <w:marBottom w:val="0"/>
              <w:divBdr>
                <w:top w:val="none" w:sz="0" w:space="0" w:color="auto"/>
                <w:left w:val="none" w:sz="0" w:space="0" w:color="auto"/>
                <w:bottom w:val="none" w:sz="0" w:space="0" w:color="auto"/>
                <w:right w:val="none" w:sz="0" w:space="0" w:color="auto"/>
              </w:divBdr>
            </w:div>
            <w:div w:id="1260722138">
              <w:marLeft w:val="0"/>
              <w:marRight w:val="0"/>
              <w:marTop w:val="0"/>
              <w:marBottom w:val="0"/>
              <w:divBdr>
                <w:top w:val="none" w:sz="0" w:space="0" w:color="auto"/>
                <w:left w:val="none" w:sz="0" w:space="0" w:color="auto"/>
                <w:bottom w:val="none" w:sz="0" w:space="0" w:color="auto"/>
                <w:right w:val="none" w:sz="0" w:space="0" w:color="auto"/>
              </w:divBdr>
            </w:div>
            <w:div w:id="1287925672">
              <w:marLeft w:val="0"/>
              <w:marRight w:val="0"/>
              <w:marTop w:val="0"/>
              <w:marBottom w:val="0"/>
              <w:divBdr>
                <w:top w:val="none" w:sz="0" w:space="0" w:color="auto"/>
                <w:left w:val="none" w:sz="0" w:space="0" w:color="auto"/>
                <w:bottom w:val="none" w:sz="0" w:space="0" w:color="auto"/>
                <w:right w:val="none" w:sz="0" w:space="0" w:color="auto"/>
              </w:divBdr>
            </w:div>
            <w:div w:id="1462960338">
              <w:marLeft w:val="0"/>
              <w:marRight w:val="0"/>
              <w:marTop w:val="0"/>
              <w:marBottom w:val="0"/>
              <w:divBdr>
                <w:top w:val="none" w:sz="0" w:space="0" w:color="auto"/>
                <w:left w:val="none" w:sz="0" w:space="0" w:color="auto"/>
                <w:bottom w:val="none" w:sz="0" w:space="0" w:color="auto"/>
                <w:right w:val="none" w:sz="0" w:space="0" w:color="auto"/>
              </w:divBdr>
            </w:div>
            <w:div w:id="1502350795">
              <w:marLeft w:val="0"/>
              <w:marRight w:val="0"/>
              <w:marTop w:val="0"/>
              <w:marBottom w:val="0"/>
              <w:divBdr>
                <w:top w:val="none" w:sz="0" w:space="0" w:color="auto"/>
                <w:left w:val="none" w:sz="0" w:space="0" w:color="auto"/>
                <w:bottom w:val="none" w:sz="0" w:space="0" w:color="auto"/>
                <w:right w:val="none" w:sz="0" w:space="0" w:color="auto"/>
              </w:divBdr>
            </w:div>
            <w:div w:id="1518352299">
              <w:marLeft w:val="0"/>
              <w:marRight w:val="0"/>
              <w:marTop w:val="0"/>
              <w:marBottom w:val="0"/>
              <w:divBdr>
                <w:top w:val="none" w:sz="0" w:space="0" w:color="auto"/>
                <w:left w:val="none" w:sz="0" w:space="0" w:color="auto"/>
                <w:bottom w:val="none" w:sz="0" w:space="0" w:color="auto"/>
                <w:right w:val="none" w:sz="0" w:space="0" w:color="auto"/>
              </w:divBdr>
            </w:div>
            <w:div w:id="1590189705">
              <w:marLeft w:val="0"/>
              <w:marRight w:val="0"/>
              <w:marTop w:val="0"/>
              <w:marBottom w:val="0"/>
              <w:divBdr>
                <w:top w:val="none" w:sz="0" w:space="0" w:color="auto"/>
                <w:left w:val="none" w:sz="0" w:space="0" w:color="auto"/>
                <w:bottom w:val="none" w:sz="0" w:space="0" w:color="auto"/>
                <w:right w:val="none" w:sz="0" w:space="0" w:color="auto"/>
              </w:divBdr>
            </w:div>
            <w:div w:id="1629623612">
              <w:marLeft w:val="0"/>
              <w:marRight w:val="0"/>
              <w:marTop w:val="0"/>
              <w:marBottom w:val="0"/>
              <w:divBdr>
                <w:top w:val="none" w:sz="0" w:space="0" w:color="auto"/>
                <w:left w:val="none" w:sz="0" w:space="0" w:color="auto"/>
                <w:bottom w:val="none" w:sz="0" w:space="0" w:color="auto"/>
                <w:right w:val="none" w:sz="0" w:space="0" w:color="auto"/>
              </w:divBdr>
            </w:div>
          </w:divsChild>
        </w:div>
        <w:div w:id="2117282721">
          <w:marLeft w:val="0"/>
          <w:marRight w:val="0"/>
          <w:marTop w:val="0"/>
          <w:marBottom w:val="0"/>
          <w:divBdr>
            <w:top w:val="none" w:sz="0" w:space="0" w:color="auto"/>
            <w:left w:val="none" w:sz="0" w:space="0" w:color="auto"/>
            <w:bottom w:val="none" w:sz="0" w:space="0" w:color="auto"/>
            <w:right w:val="none" w:sz="0" w:space="0" w:color="auto"/>
          </w:divBdr>
          <w:divsChild>
            <w:div w:id="836726473">
              <w:marLeft w:val="0"/>
              <w:marRight w:val="0"/>
              <w:marTop w:val="0"/>
              <w:marBottom w:val="0"/>
              <w:divBdr>
                <w:top w:val="none" w:sz="0" w:space="0" w:color="auto"/>
                <w:left w:val="none" w:sz="0" w:space="0" w:color="auto"/>
                <w:bottom w:val="none" w:sz="0" w:space="0" w:color="auto"/>
                <w:right w:val="none" w:sz="0" w:space="0" w:color="auto"/>
              </w:divBdr>
            </w:div>
            <w:div w:id="9330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5768">
      <w:bodyDiv w:val="1"/>
      <w:marLeft w:val="0"/>
      <w:marRight w:val="0"/>
      <w:marTop w:val="0"/>
      <w:marBottom w:val="0"/>
      <w:divBdr>
        <w:top w:val="none" w:sz="0" w:space="0" w:color="auto"/>
        <w:left w:val="none" w:sz="0" w:space="0" w:color="auto"/>
        <w:bottom w:val="none" w:sz="0" w:space="0" w:color="auto"/>
        <w:right w:val="none" w:sz="0" w:space="0" w:color="auto"/>
      </w:divBdr>
    </w:div>
    <w:div w:id="621352541">
      <w:bodyDiv w:val="1"/>
      <w:marLeft w:val="0"/>
      <w:marRight w:val="0"/>
      <w:marTop w:val="0"/>
      <w:marBottom w:val="0"/>
      <w:divBdr>
        <w:top w:val="none" w:sz="0" w:space="0" w:color="auto"/>
        <w:left w:val="none" w:sz="0" w:space="0" w:color="auto"/>
        <w:bottom w:val="none" w:sz="0" w:space="0" w:color="auto"/>
        <w:right w:val="none" w:sz="0" w:space="0" w:color="auto"/>
      </w:divBdr>
    </w:div>
    <w:div w:id="632642095">
      <w:bodyDiv w:val="1"/>
      <w:marLeft w:val="0"/>
      <w:marRight w:val="0"/>
      <w:marTop w:val="0"/>
      <w:marBottom w:val="0"/>
      <w:divBdr>
        <w:top w:val="none" w:sz="0" w:space="0" w:color="auto"/>
        <w:left w:val="none" w:sz="0" w:space="0" w:color="auto"/>
        <w:bottom w:val="none" w:sz="0" w:space="0" w:color="auto"/>
        <w:right w:val="none" w:sz="0" w:space="0" w:color="auto"/>
      </w:divBdr>
    </w:div>
    <w:div w:id="650446927">
      <w:bodyDiv w:val="1"/>
      <w:marLeft w:val="0"/>
      <w:marRight w:val="0"/>
      <w:marTop w:val="0"/>
      <w:marBottom w:val="0"/>
      <w:divBdr>
        <w:top w:val="none" w:sz="0" w:space="0" w:color="auto"/>
        <w:left w:val="none" w:sz="0" w:space="0" w:color="auto"/>
        <w:bottom w:val="none" w:sz="0" w:space="0" w:color="auto"/>
        <w:right w:val="none" w:sz="0" w:space="0" w:color="auto"/>
      </w:divBdr>
    </w:div>
    <w:div w:id="659771046">
      <w:bodyDiv w:val="1"/>
      <w:marLeft w:val="0"/>
      <w:marRight w:val="0"/>
      <w:marTop w:val="0"/>
      <w:marBottom w:val="0"/>
      <w:divBdr>
        <w:top w:val="none" w:sz="0" w:space="0" w:color="auto"/>
        <w:left w:val="none" w:sz="0" w:space="0" w:color="auto"/>
        <w:bottom w:val="none" w:sz="0" w:space="0" w:color="auto"/>
        <w:right w:val="none" w:sz="0" w:space="0" w:color="auto"/>
      </w:divBdr>
    </w:div>
    <w:div w:id="676810292">
      <w:bodyDiv w:val="1"/>
      <w:marLeft w:val="0"/>
      <w:marRight w:val="0"/>
      <w:marTop w:val="0"/>
      <w:marBottom w:val="0"/>
      <w:divBdr>
        <w:top w:val="none" w:sz="0" w:space="0" w:color="auto"/>
        <w:left w:val="none" w:sz="0" w:space="0" w:color="auto"/>
        <w:bottom w:val="none" w:sz="0" w:space="0" w:color="auto"/>
        <w:right w:val="none" w:sz="0" w:space="0" w:color="auto"/>
      </w:divBdr>
    </w:div>
    <w:div w:id="681862535">
      <w:bodyDiv w:val="1"/>
      <w:marLeft w:val="0"/>
      <w:marRight w:val="0"/>
      <w:marTop w:val="0"/>
      <w:marBottom w:val="0"/>
      <w:divBdr>
        <w:top w:val="none" w:sz="0" w:space="0" w:color="auto"/>
        <w:left w:val="none" w:sz="0" w:space="0" w:color="auto"/>
        <w:bottom w:val="none" w:sz="0" w:space="0" w:color="auto"/>
        <w:right w:val="none" w:sz="0" w:space="0" w:color="auto"/>
      </w:divBdr>
    </w:div>
    <w:div w:id="682588703">
      <w:bodyDiv w:val="1"/>
      <w:marLeft w:val="0"/>
      <w:marRight w:val="0"/>
      <w:marTop w:val="0"/>
      <w:marBottom w:val="0"/>
      <w:divBdr>
        <w:top w:val="none" w:sz="0" w:space="0" w:color="auto"/>
        <w:left w:val="none" w:sz="0" w:space="0" w:color="auto"/>
        <w:bottom w:val="none" w:sz="0" w:space="0" w:color="auto"/>
        <w:right w:val="none" w:sz="0" w:space="0" w:color="auto"/>
      </w:divBdr>
    </w:div>
    <w:div w:id="692805017">
      <w:bodyDiv w:val="1"/>
      <w:marLeft w:val="0"/>
      <w:marRight w:val="0"/>
      <w:marTop w:val="0"/>
      <w:marBottom w:val="0"/>
      <w:divBdr>
        <w:top w:val="none" w:sz="0" w:space="0" w:color="auto"/>
        <w:left w:val="none" w:sz="0" w:space="0" w:color="auto"/>
        <w:bottom w:val="none" w:sz="0" w:space="0" w:color="auto"/>
        <w:right w:val="none" w:sz="0" w:space="0" w:color="auto"/>
      </w:divBdr>
    </w:div>
    <w:div w:id="752430472">
      <w:bodyDiv w:val="1"/>
      <w:marLeft w:val="0"/>
      <w:marRight w:val="0"/>
      <w:marTop w:val="0"/>
      <w:marBottom w:val="0"/>
      <w:divBdr>
        <w:top w:val="none" w:sz="0" w:space="0" w:color="auto"/>
        <w:left w:val="none" w:sz="0" w:space="0" w:color="auto"/>
        <w:bottom w:val="none" w:sz="0" w:space="0" w:color="auto"/>
        <w:right w:val="none" w:sz="0" w:space="0" w:color="auto"/>
      </w:divBdr>
    </w:div>
    <w:div w:id="774641122">
      <w:bodyDiv w:val="1"/>
      <w:marLeft w:val="0"/>
      <w:marRight w:val="0"/>
      <w:marTop w:val="0"/>
      <w:marBottom w:val="0"/>
      <w:divBdr>
        <w:top w:val="none" w:sz="0" w:space="0" w:color="auto"/>
        <w:left w:val="none" w:sz="0" w:space="0" w:color="auto"/>
        <w:bottom w:val="none" w:sz="0" w:space="0" w:color="auto"/>
        <w:right w:val="none" w:sz="0" w:space="0" w:color="auto"/>
      </w:divBdr>
    </w:div>
    <w:div w:id="779373582">
      <w:bodyDiv w:val="1"/>
      <w:marLeft w:val="0"/>
      <w:marRight w:val="0"/>
      <w:marTop w:val="0"/>
      <w:marBottom w:val="0"/>
      <w:divBdr>
        <w:top w:val="none" w:sz="0" w:space="0" w:color="auto"/>
        <w:left w:val="none" w:sz="0" w:space="0" w:color="auto"/>
        <w:bottom w:val="none" w:sz="0" w:space="0" w:color="auto"/>
        <w:right w:val="none" w:sz="0" w:space="0" w:color="auto"/>
      </w:divBdr>
    </w:div>
    <w:div w:id="782960634">
      <w:bodyDiv w:val="1"/>
      <w:marLeft w:val="0"/>
      <w:marRight w:val="0"/>
      <w:marTop w:val="0"/>
      <w:marBottom w:val="0"/>
      <w:divBdr>
        <w:top w:val="none" w:sz="0" w:space="0" w:color="auto"/>
        <w:left w:val="none" w:sz="0" w:space="0" w:color="auto"/>
        <w:bottom w:val="none" w:sz="0" w:space="0" w:color="auto"/>
        <w:right w:val="none" w:sz="0" w:space="0" w:color="auto"/>
      </w:divBdr>
    </w:div>
    <w:div w:id="783576750">
      <w:bodyDiv w:val="1"/>
      <w:marLeft w:val="0"/>
      <w:marRight w:val="0"/>
      <w:marTop w:val="0"/>
      <w:marBottom w:val="0"/>
      <w:divBdr>
        <w:top w:val="none" w:sz="0" w:space="0" w:color="auto"/>
        <w:left w:val="none" w:sz="0" w:space="0" w:color="auto"/>
        <w:bottom w:val="none" w:sz="0" w:space="0" w:color="auto"/>
        <w:right w:val="none" w:sz="0" w:space="0" w:color="auto"/>
      </w:divBdr>
    </w:div>
    <w:div w:id="788595729">
      <w:bodyDiv w:val="1"/>
      <w:marLeft w:val="0"/>
      <w:marRight w:val="0"/>
      <w:marTop w:val="0"/>
      <w:marBottom w:val="0"/>
      <w:divBdr>
        <w:top w:val="none" w:sz="0" w:space="0" w:color="auto"/>
        <w:left w:val="none" w:sz="0" w:space="0" w:color="auto"/>
        <w:bottom w:val="none" w:sz="0" w:space="0" w:color="auto"/>
        <w:right w:val="none" w:sz="0" w:space="0" w:color="auto"/>
      </w:divBdr>
    </w:div>
    <w:div w:id="789861453">
      <w:bodyDiv w:val="1"/>
      <w:marLeft w:val="0"/>
      <w:marRight w:val="0"/>
      <w:marTop w:val="0"/>
      <w:marBottom w:val="0"/>
      <w:divBdr>
        <w:top w:val="none" w:sz="0" w:space="0" w:color="auto"/>
        <w:left w:val="none" w:sz="0" w:space="0" w:color="auto"/>
        <w:bottom w:val="none" w:sz="0" w:space="0" w:color="auto"/>
        <w:right w:val="none" w:sz="0" w:space="0" w:color="auto"/>
      </w:divBdr>
    </w:div>
    <w:div w:id="801191738">
      <w:bodyDiv w:val="1"/>
      <w:marLeft w:val="0"/>
      <w:marRight w:val="0"/>
      <w:marTop w:val="0"/>
      <w:marBottom w:val="0"/>
      <w:divBdr>
        <w:top w:val="none" w:sz="0" w:space="0" w:color="auto"/>
        <w:left w:val="none" w:sz="0" w:space="0" w:color="auto"/>
        <w:bottom w:val="none" w:sz="0" w:space="0" w:color="auto"/>
        <w:right w:val="none" w:sz="0" w:space="0" w:color="auto"/>
      </w:divBdr>
    </w:div>
    <w:div w:id="808130943">
      <w:bodyDiv w:val="1"/>
      <w:marLeft w:val="0"/>
      <w:marRight w:val="0"/>
      <w:marTop w:val="0"/>
      <w:marBottom w:val="0"/>
      <w:divBdr>
        <w:top w:val="none" w:sz="0" w:space="0" w:color="auto"/>
        <w:left w:val="none" w:sz="0" w:space="0" w:color="auto"/>
        <w:bottom w:val="none" w:sz="0" w:space="0" w:color="auto"/>
        <w:right w:val="none" w:sz="0" w:space="0" w:color="auto"/>
      </w:divBdr>
    </w:div>
    <w:div w:id="826871079">
      <w:bodyDiv w:val="1"/>
      <w:marLeft w:val="0"/>
      <w:marRight w:val="0"/>
      <w:marTop w:val="0"/>
      <w:marBottom w:val="0"/>
      <w:divBdr>
        <w:top w:val="none" w:sz="0" w:space="0" w:color="auto"/>
        <w:left w:val="none" w:sz="0" w:space="0" w:color="auto"/>
        <w:bottom w:val="none" w:sz="0" w:space="0" w:color="auto"/>
        <w:right w:val="none" w:sz="0" w:space="0" w:color="auto"/>
      </w:divBdr>
    </w:div>
    <w:div w:id="830144956">
      <w:bodyDiv w:val="1"/>
      <w:marLeft w:val="0"/>
      <w:marRight w:val="0"/>
      <w:marTop w:val="0"/>
      <w:marBottom w:val="0"/>
      <w:divBdr>
        <w:top w:val="none" w:sz="0" w:space="0" w:color="auto"/>
        <w:left w:val="none" w:sz="0" w:space="0" w:color="auto"/>
        <w:bottom w:val="none" w:sz="0" w:space="0" w:color="auto"/>
        <w:right w:val="none" w:sz="0" w:space="0" w:color="auto"/>
      </w:divBdr>
    </w:div>
    <w:div w:id="830606553">
      <w:bodyDiv w:val="1"/>
      <w:marLeft w:val="0"/>
      <w:marRight w:val="0"/>
      <w:marTop w:val="0"/>
      <w:marBottom w:val="0"/>
      <w:divBdr>
        <w:top w:val="none" w:sz="0" w:space="0" w:color="auto"/>
        <w:left w:val="none" w:sz="0" w:space="0" w:color="auto"/>
        <w:bottom w:val="none" w:sz="0" w:space="0" w:color="auto"/>
        <w:right w:val="none" w:sz="0" w:space="0" w:color="auto"/>
      </w:divBdr>
    </w:div>
    <w:div w:id="865413649">
      <w:bodyDiv w:val="1"/>
      <w:marLeft w:val="0"/>
      <w:marRight w:val="0"/>
      <w:marTop w:val="0"/>
      <w:marBottom w:val="0"/>
      <w:divBdr>
        <w:top w:val="none" w:sz="0" w:space="0" w:color="auto"/>
        <w:left w:val="none" w:sz="0" w:space="0" w:color="auto"/>
        <w:bottom w:val="none" w:sz="0" w:space="0" w:color="auto"/>
        <w:right w:val="none" w:sz="0" w:space="0" w:color="auto"/>
      </w:divBdr>
    </w:div>
    <w:div w:id="899512110">
      <w:bodyDiv w:val="1"/>
      <w:marLeft w:val="0"/>
      <w:marRight w:val="0"/>
      <w:marTop w:val="0"/>
      <w:marBottom w:val="0"/>
      <w:divBdr>
        <w:top w:val="none" w:sz="0" w:space="0" w:color="auto"/>
        <w:left w:val="none" w:sz="0" w:space="0" w:color="auto"/>
        <w:bottom w:val="none" w:sz="0" w:space="0" w:color="auto"/>
        <w:right w:val="none" w:sz="0" w:space="0" w:color="auto"/>
      </w:divBdr>
    </w:div>
    <w:div w:id="899948118">
      <w:bodyDiv w:val="1"/>
      <w:marLeft w:val="0"/>
      <w:marRight w:val="0"/>
      <w:marTop w:val="0"/>
      <w:marBottom w:val="0"/>
      <w:divBdr>
        <w:top w:val="none" w:sz="0" w:space="0" w:color="auto"/>
        <w:left w:val="none" w:sz="0" w:space="0" w:color="auto"/>
        <w:bottom w:val="none" w:sz="0" w:space="0" w:color="auto"/>
        <w:right w:val="none" w:sz="0" w:space="0" w:color="auto"/>
      </w:divBdr>
    </w:div>
    <w:div w:id="902326869">
      <w:bodyDiv w:val="1"/>
      <w:marLeft w:val="0"/>
      <w:marRight w:val="0"/>
      <w:marTop w:val="0"/>
      <w:marBottom w:val="0"/>
      <w:divBdr>
        <w:top w:val="none" w:sz="0" w:space="0" w:color="auto"/>
        <w:left w:val="none" w:sz="0" w:space="0" w:color="auto"/>
        <w:bottom w:val="none" w:sz="0" w:space="0" w:color="auto"/>
        <w:right w:val="none" w:sz="0" w:space="0" w:color="auto"/>
      </w:divBdr>
    </w:div>
    <w:div w:id="904683715">
      <w:bodyDiv w:val="1"/>
      <w:marLeft w:val="0"/>
      <w:marRight w:val="0"/>
      <w:marTop w:val="0"/>
      <w:marBottom w:val="0"/>
      <w:divBdr>
        <w:top w:val="none" w:sz="0" w:space="0" w:color="auto"/>
        <w:left w:val="none" w:sz="0" w:space="0" w:color="auto"/>
        <w:bottom w:val="none" w:sz="0" w:space="0" w:color="auto"/>
        <w:right w:val="none" w:sz="0" w:space="0" w:color="auto"/>
      </w:divBdr>
    </w:div>
    <w:div w:id="926302968">
      <w:bodyDiv w:val="1"/>
      <w:marLeft w:val="0"/>
      <w:marRight w:val="0"/>
      <w:marTop w:val="0"/>
      <w:marBottom w:val="0"/>
      <w:divBdr>
        <w:top w:val="none" w:sz="0" w:space="0" w:color="auto"/>
        <w:left w:val="none" w:sz="0" w:space="0" w:color="auto"/>
        <w:bottom w:val="none" w:sz="0" w:space="0" w:color="auto"/>
        <w:right w:val="none" w:sz="0" w:space="0" w:color="auto"/>
      </w:divBdr>
    </w:div>
    <w:div w:id="932590135">
      <w:bodyDiv w:val="1"/>
      <w:marLeft w:val="0"/>
      <w:marRight w:val="0"/>
      <w:marTop w:val="0"/>
      <w:marBottom w:val="0"/>
      <w:divBdr>
        <w:top w:val="none" w:sz="0" w:space="0" w:color="auto"/>
        <w:left w:val="none" w:sz="0" w:space="0" w:color="auto"/>
        <w:bottom w:val="none" w:sz="0" w:space="0" w:color="auto"/>
        <w:right w:val="none" w:sz="0" w:space="0" w:color="auto"/>
      </w:divBdr>
    </w:div>
    <w:div w:id="935360612">
      <w:bodyDiv w:val="1"/>
      <w:marLeft w:val="0"/>
      <w:marRight w:val="0"/>
      <w:marTop w:val="0"/>
      <w:marBottom w:val="0"/>
      <w:divBdr>
        <w:top w:val="none" w:sz="0" w:space="0" w:color="auto"/>
        <w:left w:val="none" w:sz="0" w:space="0" w:color="auto"/>
        <w:bottom w:val="none" w:sz="0" w:space="0" w:color="auto"/>
        <w:right w:val="none" w:sz="0" w:space="0" w:color="auto"/>
      </w:divBdr>
      <w:divsChild>
        <w:div w:id="15618992">
          <w:marLeft w:val="0"/>
          <w:marRight w:val="0"/>
          <w:marTop w:val="0"/>
          <w:marBottom w:val="0"/>
          <w:divBdr>
            <w:top w:val="none" w:sz="0" w:space="0" w:color="auto"/>
            <w:left w:val="none" w:sz="0" w:space="0" w:color="auto"/>
            <w:bottom w:val="none" w:sz="0" w:space="0" w:color="auto"/>
            <w:right w:val="none" w:sz="0" w:space="0" w:color="auto"/>
          </w:divBdr>
        </w:div>
        <w:div w:id="50153277">
          <w:marLeft w:val="0"/>
          <w:marRight w:val="0"/>
          <w:marTop w:val="0"/>
          <w:marBottom w:val="0"/>
          <w:divBdr>
            <w:top w:val="none" w:sz="0" w:space="0" w:color="auto"/>
            <w:left w:val="none" w:sz="0" w:space="0" w:color="auto"/>
            <w:bottom w:val="none" w:sz="0" w:space="0" w:color="auto"/>
            <w:right w:val="none" w:sz="0" w:space="0" w:color="auto"/>
          </w:divBdr>
        </w:div>
        <w:div w:id="65108964">
          <w:marLeft w:val="0"/>
          <w:marRight w:val="0"/>
          <w:marTop w:val="0"/>
          <w:marBottom w:val="0"/>
          <w:divBdr>
            <w:top w:val="none" w:sz="0" w:space="0" w:color="auto"/>
            <w:left w:val="none" w:sz="0" w:space="0" w:color="auto"/>
            <w:bottom w:val="none" w:sz="0" w:space="0" w:color="auto"/>
            <w:right w:val="none" w:sz="0" w:space="0" w:color="auto"/>
          </w:divBdr>
        </w:div>
        <w:div w:id="81877172">
          <w:marLeft w:val="0"/>
          <w:marRight w:val="0"/>
          <w:marTop w:val="0"/>
          <w:marBottom w:val="0"/>
          <w:divBdr>
            <w:top w:val="none" w:sz="0" w:space="0" w:color="auto"/>
            <w:left w:val="none" w:sz="0" w:space="0" w:color="auto"/>
            <w:bottom w:val="none" w:sz="0" w:space="0" w:color="auto"/>
            <w:right w:val="none" w:sz="0" w:space="0" w:color="auto"/>
          </w:divBdr>
        </w:div>
        <w:div w:id="96142853">
          <w:marLeft w:val="0"/>
          <w:marRight w:val="0"/>
          <w:marTop w:val="0"/>
          <w:marBottom w:val="0"/>
          <w:divBdr>
            <w:top w:val="none" w:sz="0" w:space="0" w:color="auto"/>
            <w:left w:val="none" w:sz="0" w:space="0" w:color="auto"/>
            <w:bottom w:val="none" w:sz="0" w:space="0" w:color="auto"/>
            <w:right w:val="none" w:sz="0" w:space="0" w:color="auto"/>
          </w:divBdr>
        </w:div>
        <w:div w:id="127551564">
          <w:marLeft w:val="0"/>
          <w:marRight w:val="0"/>
          <w:marTop w:val="0"/>
          <w:marBottom w:val="0"/>
          <w:divBdr>
            <w:top w:val="none" w:sz="0" w:space="0" w:color="auto"/>
            <w:left w:val="none" w:sz="0" w:space="0" w:color="auto"/>
            <w:bottom w:val="none" w:sz="0" w:space="0" w:color="auto"/>
            <w:right w:val="none" w:sz="0" w:space="0" w:color="auto"/>
          </w:divBdr>
        </w:div>
        <w:div w:id="217009140">
          <w:marLeft w:val="0"/>
          <w:marRight w:val="0"/>
          <w:marTop w:val="0"/>
          <w:marBottom w:val="0"/>
          <w:divBdr>
            <w:top w:val="none" w:sz="0" w:space="0" w:color="auto"/>
            <w:left w:val="none" w:sz="0" w:space="0" w:color="auto"/>
            <w:bottom w:val="none" w:sz="0" w:space="0" w:color="auto"/>
            <w:right w:val="none" w:sz="0" w:space="0" w:color="auto"/>
          </w:divBdr>
        </w:div>
        <w:div w:id="269246247">
          <w:marLeft w:val="0"/>
          <w:marRight w:val="0"/>
          <w:marTop w:val="0"/>
          <w:marBottom w:val="0"/>
          <w:divBdr>
            <w:top w:val="none" w:sz="0" w:space="0" w:color="auto"/>
            <w:left w:val="none" w:sz="0" w:space="0" w:color="auto"/>
            <w:bottom w:val="none" w:sz="0" w:space="0" w:color="auto"/>
            <w:right w:val="none" w:sz="0" w:space="0" w:color="auto"/>
          </w:divBdr>
        </w:div>
        <w:div w:id="282807993">
          <w:marLeft w:val="0"/>
          <w:marRight w:val="0"/>
          <w:marTop w:val="0"/>
          <w:marBottom w:val="0"/>
          <w:divBdr>
            <w:top w:val="none" w:sz="0" w:space="0" w:color="auto"/>
            <w:left w:val="none" w:sz="0" w:space="0" w:color="auto"/>
            <w:bottom w:val="none" w:sz="0" w:space="0" w:color="auto"/>
            <w:right w:val="none" w:sz="0" w:space="0" w:color="auto"/>
          </w:divBdr>
        </w:div>
        <w:div w:id="283387071">
          <w:marLeft w:val="0"/>
          <w:marRight w:val="0"/>
          <w:marTop w:val="0"/>
          <w:marBottom w:val="0"/>
          <w:divBdr>
            <w:top w:val="none" w:sz="0" w:space="0" w:color="auto"/>
            <w:left w:val="none" w:sz="0" w:space="0" w:color="auto"/>
            <w:bottom w:val="none" w:sz="0" w:space="0" w:color="auto"/>
            <w:right w:val="none" w:sz="0" w:space="0" w:color="auto"/>
          </w:divBdr>
        </w:div>
        <w:div w:id="329257563">
          <w:marLeft w:val="0"/>
          <w:marRight w:val="0"/>
          <w:marTop w:val="0"/>
          <w:marBottom w:val="0"/>
          <w:divBdr>
            <w:top w:val="none" w:sz="0" w:space="0" w:color="auto"/>
            <w:left w:val="none" w:sz="0" w:space="0" w:color="auto"/>
            <w:bottom w:val="none" w:sz="0" w:space="0" w:color="auto"/>
            <w:right w:val="none" w:sz="0" w:space="0" w:color="auto"/>
          </w:divBdr>
        </w:div>
        <w:div w:id="364018513">
          <w:marLeft w:val="0"/>
          <w:marRight w:val="0"/>
          <w:marTop w:val="0"/>
          <w:marBottom w:val="0"/>
          <w:divBdr>
            <w:top w:val="none" w:sz="0" w:space="0" w:color="auto"/>
            <w:left w:val="none" w:sz="0" w:space="0" w:color="auto"/>
            <w:bottom w:val="none" w:sz="0" w:space="0" w:color="auto"/>
            <w:right w:val="none" w:sz="0" w:space="0" w:color="auto"/>
          </w:divBdr>
        </w:div>
        <w:div w:id="400716496">
          <w:marLeft w:val="0"/>
          <w:marRight w:val="0"/>
          <w:marTop w:val="0"/>
          <w:marBottom w:val="0"/>
          <w:divBdr>
            <w:top w:val="none" w:sz="0" w:space="0" w:color="auto"/>
            <w:left w:val="none" w:sz="0" w:space="0" w:color="auto"/>
            <w:bottom w:val="none" w:sz="0" w:space="0" w:color="auto"/>
            <w:right w:val="none" w:sz="0" w:space="0" w:color="auto"/>
          </w:divBdr>
        </w:div>
        <w:div w:id="496117690">
          <w:marLeft w:val="0"/>
          <w:marRight w:val="0"/>
          <w:marTop w:val="0"/>
          <w:marBottom w:val="0"/>
          <w:divBdr>
            <w:top w:val="none" w:sz="0" w:space="0" w:color="auto"/>
            <w:left w:val="none" w:sz="0" w:space="0" w:color="auto"/>
            <w:bottom w:val="none" w:sz="0" w:space="0" w:color="auto"/>
            <w:right w:val="none" w:sz="0" w:space="0" w:color="auto"/>
          </w:divBdr>
        </w:div>
        <w:div w:id="509376697">
          <w:marLeft w:val="0"/>
          <w:marRight w:val="0"/>
          <w:marTop w:val="0"/>
          <w:marBottom w:val="0"/>
          <w:divBdr>
            <w:top w:val="none" w:sz="0" w:space="0" w:color="auto"/>
            <w:left w:val="none" w:sz="0" w:space="0" w:color="auto"/>
            <w:bottom w:val="none" w:sz="0" w:space="0" w:color="auto"/>
            <w:right w:val="none" w:sz="0" w:space="0" w:color="auto"/>
          </w:divBdr>
        </w:div>
        <w:div w:id="515734250">
          <w:marLeft w:val="0"/>
          <w:marRight w:val="0"/>
          <w:marTop w:val="0"/>
          <w:marBottom w:val="0"/>
          <w:divBdr>
            <w:top w:val="none" w:sz="0" w:space="0" w:color="auto"/>
            <w:left w:val="none" w:sz="0" w:space="0" w:color="auto"/>
            <w:bottom w:val="none" w:sz="0" w:space="0" w:color="auto"/>
            <w:right w:val="none" w:sz="0" w:space="0" w:color="auto"/>
          </w:divBdr>
        </w:div>
        <w:div w:id="565262737">
          <w:marLeft w:val="0"/>
          <w:marRight w:val="0"/>
          <w:marTop w:val="0"/>
          <w:marBottom w:val="0"/>
          <w:divBdr>
            <w:top w:val="none" w:sz="0" w:space="0" w:color="auto"/>
            <w:left w:val="none" w:sz="0" w:space="0" w:color="auto"/>
            <w:bottom w:val="none" w:sz="0" w:space="0" w:color="auto"/>
            <w:right w:val="none" w:sz="0" w:space="0" w:color="auto"/>
          </w:divBdr>
        </w:div>
        <w:div w:id="581641446">
          <w:marLeft w:val="0"/>
          <w:marRight w:val="0"/>
          <w:marTop w:val="0"/>
          <w:marBottom w:val="0"/>
          <w:divBdr>
            <w:top w:val="none" w:sz="0" w:space="0" w:color="auto"/>
            <w:left w:val="none" w:sz="0" w:space="0" w:color="auto"/>
            <w:bottom w:val="none" w:sz="0" w:space="0" w:color="auto"/>
            <w:right w:val="none" w:sz="0" w:space="0" w:color="auto"/>
          </w:divBdr>
        </w:div>
        <w:div w:id="659112960">
          <w:marLeft w:val="0"/>
          <w:marRight w:val="0"/>
          <w:marTop w:val="0"/>
          <w:marBottom w:val="0"/>
          <w:divBdr>
            <w:top w:val="none" w:sz="0" w:space="0" w:color="auto"/>
            <w:left w:val="none" w:sz="0" w:space="0" w:color="auto"/>
            <w:bottom w:val="none" w:sz="0" w:space="0" w:color="auto"/>
            <w:right w:val="none" w:sz="0" w:space="0" w:color="auto"/>
          </w:divBdr>
        </w:div>
        <w:div w:id="677191990">
          <w:marLeft w:val="0"/>
          <w:marRight w:val="0"/>
          <w:marTop w:val="0"/>
          <w:marBottom w:val="0"/>
          <w:divBdr>
            <w:top w:val="none" w:sz="0" w:space="0" w:color="auto"/>
            <w:left w:val="none" w:sz="0" w:space="0" w:color="auto"/>
            <w:bottom w:val="none" w:sz="0" w:space="0" w:color="auto"/>
            <w:right w:val="none" w:sz="0" w:space="0" w:color="auto"/>
          </w:divBdr>
        </w:div>
        <w:div w:id="719595337">
          <w:marLeft w:val="0"/>
          <w:marRight w:val="0"/>
          <w:marTop w:val="0"/>
          <w:marBottom w:val="0"/>
          <w:divBdr>
            <w:top w:val="none" w:sz="0" w:space="0" w:color="auto"/>
            <w:left w:val="none" w:sz="0" w:space="0" w:color="auto"/>
            <w:bottom w:val="none" w:sz="0" w:space="0" w:color="auto"/>
            <w:right w:val="none" w:sz="0" w:space="0" w:color="auto"/>
          </w:divBdr>
        </w:div>
        <w:div w:id="740326248">
          <w:marLeft w:val="0"/>
          <w:marRight w:val="0"/>
          <w:marTop w:val="0"/>
          <w:marBottom w:val="0"/>
          <w:divBdr>
            <w:top w:val="none" w:sz="0" w:space="0" w:color="auto"/>
            <w:left w:val="none" w:sz="0" w:space="0" w:color="auto"/>
            <w:bottom w:val="none" w:sz="0" w:space="0" w:color="auto"/>
            <w:right w:val="none" w:sz="0" w:space="0" w:color="auto"/>
          </w:divBdr>
        </w:div>
        <w:div w:id="767968573">
          <w:marLeft w:val="0"/>
          <w:marRight w:val="0"/>
          <w:marTop w:val="0"/>
          <w:marBottom w:val="0"/>
          <w:divBdr>
            <w:top w:val="none" w:sz="0" w:space="0" w:color="auto"/>
            <w:left w:val="none" w:sz="0" w:space="0" w:color="auto"/>
            <w:bottom w:val="none" w:sz="0" w:space="0" w:color="auto"/>
            <w:right w:val="none" w:sz="0" w:space="0" w:color="auto"/>
          </w:divBdr>
        </w:div>
        <w:div w:id="843590076">
          <w:marLeft w:val="0"/>
          <w:marRight w:val="0"/>
          <w:marTop w:val="0"/>
          <w:marBottom w:val="0"/>
          <w:divBdr>
            <w:top w:val="none" w:sz="0" w:space="0" w:color="auto"/>
            <w:left w:val="none" w:sz="0" w:space="0" w:color="auto"/>
            <w:bottom w:val="none" w:sz="0" w:space="0" w:color="auto"/>
            <w:right w:val="none" w:sz="0" w:space="0" w:color="auto"/>
          </w:divBdr>
        </w:div>
        <w:div w:id="847522101">
          <w:marLeft w:val="0"/>
          <w:marRight w:val="0"/>
          <w:marTop w:val="0"/>
          <w:marBottom w:val="0"/>
          <w:divBdr>
            <w:top w:val="none" w:sz="0" w:space="0" w:color="auto"/>
            <w:left w:val="none" w:sz="0" w:space="0" w:color="auto"/>
            <w:bottom w:val="none" w:sz="0" w:space="0" w:color="auto"/>
            <w:right w:val="none" w:sz="0" w:space="0" w:color="auto"/>
          </w:divBdr>
        </w:div>
        <w:div w:id="875779935">
          <w:marLeft w:val="0"/>
          <w:marRight w:val="0"/>
          <w:marTop w:val="0"/>
          <w:marBottom w:val="0"/>
          <w:divBdr>
            <w:top w:val="none" w:sz="0" w:space="0" w:color="auto"/>
            <w:left w:val="none" w:sz="0" w:space="0" w:color="auto"/>
            <w:bottom w:val="none" w:sz="0" w:space="0" w:color="auto"/>
            <w:right w:val="none" w:sz="0" w:space="0" w:color="auto"/>
          </w:divBdr>
        </w:div>
        <w:div w:id="914970852">
          <w:marLeft w:val="0"/>
          <w:marRight w:val="0"/>
          <w:marTop w:val="0"/>
          <w:marBottom w:val="0"/>
          <w:divBdr>
            <w:top w:val="none" w:sz="0" w:space="0" w:color="auto"/>
            <w:left w:val="none" w:sz="0" w:space="0" w:color="auto"/>
            <w:bottom w:val="none" w:sz="0" w:space="0" w:color="auto"/>
            <w:right w:val="none" w:sz="0" w:space="0" w:color="auto"/>
          </w:divBdr>
        </w:div>
        <w:div w:id="991372179">
          <w:marLeft w:val="0"/>
          <w:marRight w:val="0"/>
          <w:marTop w:val="0"/>
          <w:marBottom w:val="0"/>
          <w:divBdr>
            <w:top w:val="none" w:sz="0" w:space="0" w:color="auto"/>
            <w:left w:val="none" w:sz="0" w:space="0" w:color="auto"/>
            <w:bottom w:val="none" w:sz="0" w:space="0" w:color="auto"/>
            <w:right w:val="none" w:sz="0" w:space="0" w:color="auto"/>
          </w:divBdr>
        </w:div>
        <w:div w:id="1061488794">
          <w:marLeft w:val="0"/>
          <w:marRight w:val="0"/>
          <w:marTop w:val="0"/>
          <w:marBottom w:val="0"/>
          <w:divBdr>
            <w:top w:val="none" w:sz="0" w:space="0" w:color="auto"/>
            <w:left w:val="none" w:sz="0" w:space="0" w:color="auto"/>
            <w:bottom w:val="none" w:sz="0" w:space="0" w:color="auto"/>
            <w:right w:val="none" w:sz="0" w:space="0" w:color="auto"/>
          </w:divBdr>
        </w:div>
        <w:div w:id="1095128201">
          <w:marLeft w:val="0"/>
          <w:marRight w:val="0"/>
          <w:marTop w:val="0"/>
          <w:marBottom w:val="0"/>
          <w:divBdr>
            <w:top w:val="none" w:sz="0" w:space="0" w:color="auto"/>
            <w:left w:val="none" w:sz="0" w:space="0" w:color="auto"/>
            <w:bottom w:val="none" w:sz="0" w:space="0" w:color="auto"/>
            <w:right w:val="none" w:sz="0" w:space="0" w:color="auto"/>
          </w:divBdr>
        </w:div>
        <w:div w:id="1115906254">
          <w:marLeft w:val="0"/>
          <w:marRight w:val="0"/>
          <w:marTop w:val="0"/>
          <w:marBottom w:val="0"/>
          <w:divBdr>
            <w:top w:val="none" w:sz="0" w:space="0" w:color="auto"/>
            <w:left w:val="none" w:sz="0" w:space="0" w:color="auto"/>
            <w:bottom w:val="none" w:sz="0" w:space="0" w:color="auto"/>
            <w:right w:val="none" w:sz="0" w:space="0" w:color="auto"/>
          </w:divBdr>
        </w:div>
        <w:div w:id="1146245446">
          <w:marLeft w:val="0"/>
          <w:marRight w:val="0"/>
          <w:marTop w:val="0"/>
          <w:marBottom w:val="0"/>
          <w:divBdr>
            <w:top w:val="none" w:sz="0" w:space="0" w:color="auto"/>
            <w:left w:val="none" w:sz="0" w:space="0" w:color="auto"/>
            <w:bottom w:val="none" w:sz="0" w:space="0" w:color="auto"/>
            <w:right w:val="none" w:sz="0" w:space="0" w:color="auto"/>
          </w:divBdr>
        </w:div>
        <w:div w:id="1162114543">
          <w:marLeft w:val="0"/>
          <w:marRight w:val="0"/>
          <w:marTop w:val="0"/>
          <w:marBottom w:val="0"/>
          <w:divBdr>
            <w:top w:val="none" w:sz="0" w:space="0" w:color="auto"/>
            <w:left w:val="none" w:sz="0" w:space="0" w:color="auto"/>
            <w:bottom w:val="none" w:sz="0" w:space="0" w:color="auto"/>
            <w:right w:val="none" w:sz="0" w:space="0" w:color="auto"/>
          </w:divBdr>
        </w:div>
        <w:div w:id="1162430104">
          <w:marLeft w:val="0"/>
          <w:marRight w:val="0"/>
          <w:marTop w:val="0"/>
          <w:marBottom w:val="0"/>
          <w:divBdr>
            <w:top w:val="none" w:sz="0" w:space="0" w:color="auto"/>
            <w:left w:val="none" w:sz="0" w:space="0" w:color="auto"/>
            <w:bottom w:val="none" w:sz="0" w:space="0" w:color="auto"/>
            <w:right w:val="none" w:sz="0" w:space="0" w:color="auto"/>
          </w:divBdr>
        </w:div>
        <w:div w:id="1348798012">
          <w:marLeft w:val="0"/>
          <w:marRight w:val="0"/>
          <w:marTop w:val="0"/>
          <w:marBottom w:val="0"/>
          <w:divBdr>
            <w:top w:val="none" w:sz="0" w:space="0" w:color="auto"/>
            <w:left w:val="none" w:sz="0" w:space="0" w:color="auto"/>
            <w:bottom w:val="none" w:sz="0" w:space="0" w:color="auto"/>
            <w:right w:val="none" w:sz="0" w:space="0" w:color="auto"/>
          </w:divBdr>
        </w:div>
        <w:div w:id="1361201449">
          <w:marLeft w:val="0"/>
          <w:marRight w:val="0"/>
          <w:marTop w:val="0"/>
          <w:marBottom w:val="0"/>
          <w:divBdr>
            <w:top w:val="none" w:sz="0" w:space="0" w:color="auto"/>
            <w:left w:val="none" w:sz="0" w:space="0" w:color="auto"/>
            <w:bottom w:val="none" w:sz="0" w:space="0" w:color="auto"/>
            <w:right w:val="none" w:sz="0" w:space="0" w:color="auto"/>
          </w:divBdr>
        </w:div>
        <w:div w:id="1365248629">
          <w:marLeft w:val="0"/>
          <w:marRight w:val="0"/>
          <w:marTop w:val="0"/>
          <w:marBottom w:val="0"/>
          <w:divBdr>
            <w:top w:val="none" w:sz="0" w:space="0" w:color="auto"/>
            <w:left w:val="none" w:sz="0" w:space="0" w:color="auto"/>
            <w:bottom w:val="none" w:sz="0" w:space="0" w:color="auto"/>
            <w:right w:val="none" w:sz="0" w:space="0" w:color="auto"/>
          </w:divBdr>
        </w:div>
        <w:div w:id="1408111594">
          <w:marLeft w:val="0"/>
          <w:marRight w:val="0"/>
          <w:marTop w:val="0"/>
          <w:marBottom w:val="0"/>
          <w:divBdr>
            <w:top w:val="none" w:sz="0" w:space="0" w:color="auto"/>
            <w:left w:val="none" w:sz="0" w:space="0" w:color="auto"/>
            <w:bottom w:val="none" w:sz="0" w:space="0" w:color="auto"/>
            <w:right w:val="none" w:sz="0" w:space="0" w:color="auto"/>
          </w:divBdr>
        </w:div>
        <w:div w:id="1438791214">
          <w:marLeft w:val="0"/>
          <w:marRight w:val="0"/>
          <w:marTop w:val="0"/>
          <w:marBottom w:val="0"/>
          <w:divBdr>
            <w:top w:val="none" w:sz="0" w:space="0" w:color="auto"/>
            <w:left w:val="none" w:sz="0" w:space="0" w:color="auto"/>
            <w:bottom w:val="none" w:sz="0" w:space="0" w:color="auto"/>
            <w:right w:val="none" w:sz="0" w:space="0" w:color="auto"/>
          </w:divBdr>
        </w:div>
        <w:div w:id="1457409252">
          <w:marLeft w:val="0"/>
          <w:marRight w:val="0"/>
          <w:marTop w:val="0"/>
          <w:marBottom w:val="0"/>
          <w:divBdr>
            <w:top w:val="none" w:sz="0" w:space="0" w:color="auto"/>
            <w:left w:val="none" w:sz="0" w:space="0" w:color="auto"/>
            <w:bottom w:val="none" w:sz="0" w:space="0" w:color="auto"/>
            <w:right w:val="none" w:sz="0" w:space="0" w:color="auto"/>
          </w:divBdr>
        </w:div>
        <w:div w:id="1604847033">
          <w:marLeft w:val="0"/>
          <w:marRight w:val="0"/>
          <w:marTop w:val="0"/>
          <w:marBottom w:val="0"/>
          <w:divBdr>
            <w:top w:val="none" w:sz="0" w:space="0" w:color="auto"/>
            <w:left w:val="none" w:sz="0" w:space="0" w:color="auto"/>
            <w:bottom w:val="none" w:sz="0" w:space="0" w:color="auto"/>
            <w:right w:val="none" w:sz="0" w:space="0" w:color="auto"/>
          </w:divBdr>
        </w:div>
        <w:div w:id="1606423632">
          <w:marLeft w:val="0"/>
          <w:marRight w:val="0"/>
          <w:marTop w:val="0"/>
          <w:marBottom w:val="0"/>
          <w:divBdr>
            <w:top w:val="none" w:sz="0" w:space="0" w:color="auto"/>
            <w:left w:val="none" w:sz="0" w:space="0" w:color="auto"/>
            <w:bottom w:val="none" w:sz="0" w:space="0" w:color="auto"/>
            <w:right w:val="none" w:sz="0" w:space="0" w:color="auto"/>
          </w:divBdr>
        </w:div>
        <w:div w:id="1809785962">
          <w:marLeft w:val="0"/>
          <w:marRight w:val="0"/>
          <w:marTop w:val="0"/>
          <w:marBottom w:val="0"/>
          <w:divBdr>
            <w:top w:val="none" w:sz="0" w:space="0" w:color="auto"/>
            <w:left w:val="none" w:sz="0" w:space="0" w:color="auto"/>
            <w:bottom w:val="none" w:sz="0" w:space="0" w:color="auto"/>
            <w:right w:val="none" w:sz="0" w:space="0" w:color="auto"/>
          </w:divBdr>
        </w:div>
        <w:div w:id="1840580877">
          <w:marLeft w:val="0"/>
          <w:marRight w:val="0"/>
          <w:marTop w:val="0"/>
          <w:marBottom w:val="0"/>
          <w:divBdr>
            <w:top w:val="none" w:sz="0" w:space="0" w:color="auto"/>
            <w:left w:val="none" w:sz="0" w:space="0" w:color="auto"/>
            <w:bottom w:val="none" w:sz="0" w:space="0" w:color="auto"/>
            <w:right w:val="none" w:sz="0" w:space="0" w:color="auto"/>
          </w:divBdr>
        </w:div>
        <w:div w:id="1870684886">
          <w:marLeft w:val="0"/>
          <w:marRight w:val="0"/>
          <w:marTop w:val="0"/>
          <w:marBottom w:val="0"/>
          <w:divBdr>
            <w:top w:val="none" w:sz="0" w:space="0" w:color="auto"/>
            <w:left w:val="none" w:sz="0" w:space="0" w:color="auto"/>
            <w:bottom w:val="none" w:sz="0" w:space="0" w:color="auto"/>
            <w:right w:val="none" w:sz="0" w:space="0" w:color="auto"/>
          </w:divBdr>
        </w:div>
        <w:div w:id="1881700530">
          <w:marLeft w:val="0"/>
          <w:marRight w:val="0"/>
          <w:marTop w:val="0"/>
          <w:marBottom w:val="0"/>
          <w:divBdr>
            <w:top w:val="none" w:sz="0" w:space="0" w:color="auto"/>
            <w:left w:val="none" w:sz="0" w:space="0" w:color="auto"/>
            <w:bottom w:val="none" w:sz="0" w:space="0" w:color="auto"/>
            <w:right w:val="none" w:sz="0" w:space="0" w:color="auto"/>
          </w:divBdr>
        </w:div>
        <w:div w:id="1888296549">
          <w:marLeft w:val="0"/>
          <w:marRight w:val="0"/>
          <w:marTop w:val="0"/>
          <w:marBottom w:val="0"/>
          <w:divBdr>
            <w:top w:val="none" w:sz="0" w:space="0" w:color="auto"/>
            <w:left w:val="none" w:sz="0" w:space="0" w:color="auto"/>
            <w:bottom w:val="none" w:sz="0" w:space="0" w:color="auto"/>
            <w:right w:val="none" w:sz="0" w:space="0" w:color="auto"/>
          </w:divBdr>
        </w:div>
        <w:div w:id="2109959430">
          <w:marLeft w:val="0"/>
          <w:marRight w:val="0"/>
          <w:marTop w:val="0"/>
          <w:marBottom w:val="0"/>
          <w:divBdr>
            <w:top w:val="none" w:sz="0" w:space="0" w:color="auto"/>
            <w:left w:val="none" w:sz="0" w:space="0" w:color="auto"/>
            <w:bottom w:val="none" w:sz="0" w:space="0" w:color="auto"/>
            <w:right w:val="none" w:sz="0" w:space="0" w:color="auto"/>
          </w:divBdr>
        </w:div>
        <w:div w:id="2127508065">
          <w:marLeft w:val="0"/>
          <w:marRight w:val="0"/>
          <w:marTop w:val="0"/>
          <w:marBottom w:val="0"/>
          <w:divBdr>
            <w:top w:val="none" w:sz="0" w:space="0" w:color="auto"/>
            <w:left w:val="none" w:sz="0" w:space="0" w:color="auto"/>
            <w:bottom w:val="none" w:sz="0" w:space="0" w:color="auto"/>
            <w:right w:val="none" w:sz="0" w:space="0" w:color="auto"/>
          </w:divBdr>
        </w:div>
        <w:div w:id="2133863088">
          <w:marLeft w:val="0"/>
          <w:marRight w:val="0"/>
          <w:marTop w:val="0"/>
          <w:marBottom w:val="0"/>
          <w:divBdr>
            <w:top w:val="none" w:sz="0" w:space="0" w:color="auto"/>
            <w:left w:val="none" w:sz="0" w:space="0" w:color="auto"/>
            <w:bottom w:val="none" w:sz="0" w:space="0" w:color="auto"/>
            <w:right w:val="none" w:sz="0" w:space="0" w:color="auto"/>
          </w:divBdr>
        </w:div>
        <w:div w:id="2146464825">
          <w:marLeft w:val="0"/>
          <w:marRight w:val="0"/>
          <w:marTop w:val="0"/>
          <w:marBottom w:val="0"/>
          <w:divBdr>
            <w:top w:val="none" w:sz="0" w:space="0" w:color="auto"/>
            <w:left w:val="none" w:sz="0" w:space="0" w:color="auto"/>
            <w:bottom w:val="none" w:sz="0" w:space="0" w:color="auto"/>
            <w:right w:val="none" w:sz="0" w:space="0" w:color="auto"/>
          </w:divBdr>
        </w:div>
      </w:divsChild>
    </w:div>
    <w:div w:id="961613307">
      <w:bodyDiv w:val="1"/>
      <w:marLeft w:val="0"/>
      <w:marRight w:val="0"/>
      <w:marTop w:val="0"/>
      <w:marBottom w:val="0"/>
      <w:divBdr>
        <w:top w:val="none" w:sz="0" w:space="0" w:color="auto"/>
        <w:left w:val="none" w:sz="0" w:space="0" w:color="auto"/>
        <w:bottom w:val="none" w:sz="0" w:space="0" w:color="auto"/>
        <w:right w:val="none" w:sz="0" w:space="0" w:color="auto"/>
      </w:divBdr>
    </w:div>
    <w:div w:id="989989240">
      <w:bodyDiv w:val="1"/>
      <w:marLeft w:val="0"/>
      <w:marRight w:val="0"/>
      <w:marTop w:val="0"/>
      <w:marBottom w:val="0"/>
      <w:divBdr>
        <w:top w:val="none" w:sz="0" w:space="0" w:color="auto"/>
        <w:left w:val="none" w:sz="0" w:space="0" w:color="auto"/>
        <w:bottom w:val="none" w:sz="0" w:space="0" w:color="auto"/>
        <w:right w:val="none" w:sz="0" w:space="0" w:color="auto"/>
      </w:divBdr>
    </w:div>
    <w:div w:id="995257106">
      <w:bodyDiv w:val="1"/>
      <w:marLeft w:val="0"/>
      <w:marRight w:val="0"/>
      <w:marTop w:val="0"/>
      <w:marBottom w:val="0"/>
      <w:divBdr>
        <w:top w:val="none" w:sz="0" w:space="0" w:color="auto"/>
        <w:left w:val="none" w:sz="0" w:space="0" w:color="auto"/>
        <w:bottom w:val="none" w:sz="0" w:space="0" w:color="auto"/>
        <w:right w:val="none" w:sz="0" w:space="0" w:color="auto"/>
      </w:divBdr>
    </w:div>
    <w:div w:id="998921313">
      <w:bodyDiv w:val="1"/>
      <w:marLeft w:val="0"/>
      <w:marRight w:val="0"/>
      <w:marTop w:val="0"/>
      <w:marBottom w:val="0"/>
      <w:divBdr>
        <w:top w:val="none" w:sz="0" w:space="0" w:color="auto"/>
        <w:left w:val="none" w:sz="0" w:space="0" w:color="auto"/>
        <w:bottom w:val="none" w:sz="0" w:space="0" w:color="auto"/>
        <w:right w:val="none" w:sz="0" w:space="0" w:color="auto"/>
      </w:divBdr>
    </w:div>
    <w:div w:id="1006057292">
      <w:bodyDiv w:val="1"/>
      <w:marLeft w:val="0"/>
      <w:marRight w:val="0"/>
      <w:marTop w:val="0"/>
      <w:marBottom w:val="0"/>
      <w:divBdr>
        <w:top w:val="none" w:sz="0" w:space="0" w:color="auto"/>
        <w:left w:val="none" w:sz="0" w:space="0" w:color="auto"/>
        <w:bottom w:val="none" w:sz="0" w:space="0" w:color="auto"/>
        <w:right w:val="none" w:sz="0" w:space="0" w:color="auto"/>
      </w:divBdr>
    </w:div>
    <w:div w:id="1011227459">
      <w:bodyDiv w:val="1"/>
      <w:marLeft w:val="0"/>
      <w:marRight w:val="0"/>
      <w:marTop w:val="0"/>
      <w:marBottom w:val="0"/>
      <w:divBdr>
        <w:top w:val="none" w:sz="0" w:space="0" w:color="auto"/>
        <w:left w:val="none" w:sz="0" w:space="0" w:color="auto"/>
        <w:bottom w:val="none" w:sz="0" w:space="0" w:color="auto"/>
        <w:right w:val="none" w:sz="0" w:space="0" w:color="auto"/>
      </w:divBdr>
    </w:div>
    <w:div w:id="1016273617">
      <w:bodyDiv w:val="1"/>
      <w:marLeft w:val="0"/>
      <w:marRight w:val="0"/>
      <w:marTop w:val="0"/>
      <w:marBottom w:val="0"/>
      <w:divBdr>
        <w:top w:val="none" w:sz="0" w:space="0" w:color="auto"/>
        <w:left w:val="none" w:sz="0" w:space="0" w:color="auto"/>
        <w:bottom w:val="none" w:sz="0" w:space="0" w:color="auto"/>
        <w:right w:val="none" w:sz="0" w:space="0" w:color="auto"/>
      </w:divBdr>
    </w:div>
    <w:div w:id="1023246164">
      <w:bodyDiv w:val="1"/>
      <w:marLeft w:val="0"/>
      <w:marRight w:val="0"/>
      <w:marTop w:val="0"/>
      <w:marBottom w:val="0"/>
      <w:divBdr>
        <w:top w:val="none" w:sz="0" w:space="0" w:color="auto"/>
        <w:left w:val="none" w:sz="0" w:space="0" w:color="auto"/>
        <w:bottom w:val="none" w:sz="0" w:space="0" w:color="auto"/>
        <w:right w:val="none" w:sz="0" w:space="0" w:color="auto"/>
      </w:divBdr>
    </w:div>
    <w:div w:id="1039159668">
      <w:bodyDiv w:val="1"/>
      <w:marLeft w:val="0"/>
      <w:marRight w:val="0"/>
      <w:marTop w:val="0"/>
      <w:marBottom w:val="0"/>
      <w:divBdr>
        <w:top w:val="none" w:sz="0" w:space="0" w:color="auto"/>
        <w:left w:val="none" w:sz="0" w:space="0" w:color="auto"/>
        <w:bottom w:val="none" w:sz="0" w:space="0" w:color="auto"/>
        <w:right w:val="none" w:sz="0" w:space="0" w:color="auto"/>
      </w:divBdr>
    </w:div>
    <w:div w:id="1104613157">
      <w:bodyDiv w:val="1"/>
      <w:marLeft w:val="0"/>
      <w:marRight w:val="0"/>
      <w:marTop w:val="0"/>
      <w:marBottom w:val="0"/>
      <w:divBdr>
        <w:top w:val="none" w:sz="0" w:space="0" w:color="auto"/>
        <w:left w:val="none" w:sz="0" w:space="0" w:color="auto"/>
        <w:bottom w:val="none" w:sz="0" w:space="0" w:color="auto"/>
        <w:right w:val="none" w:sz="0" w:space="0" w:color="auto"/>
      </w:divBdr>
    </w:div>
    <w:div w:id="1127315884">
      <w:bodyDiv w:val="1"/>
      <w:marLeft w:val="0"/>
      <w:marRight w:val="0"/>
      <w:marTop w:val="0"/>
      <w:marBottom w:val="0"/>
      <w:divBdr>
        <w:top w:val="none" w:sz="0" w:space="0" w:color="auto"/>
        <w:left w:val="none" w:sz="0" w:space="0" w:color="auto"/>
        <w:bottom w:val="none" w:sz="0" w:space="0" w:color="auto"/>
        <w:right w:val="none" w:sz="0" w:space="0" w:color="auto"/>
      </w:divBdr>
    </w:div>
    <w:div w:id="1136604861">
      <w:bodyDiv w:val="1"/>
      <w:marLeft w:val="0"/>
      <w:marRight w:val="0"/>
      <w:marTop w:val="0"/>
      <w:marBottom w:val="0"/>
      <w:divBdr>
        <w:top w:val="none" w:sz="0" w:space="0" w:color="auto"/>
        <w:left w:val="none" w:sz="0" w:space="0" w:color="auto"/>
        <w:bottom w:val="none" w:sz="0" w:space="0" w:color="auto"/>
        <w:right w:val="none" w:sz="0" w:space="0" w:color="auto"/>
      </w:divBdr>
    </w:div>
    <w:div w:id="1142036382">
      <w:bodyDiv w:val="1"/>
      <w:marLeft w:val="0"/>
      <w:marRight w:val="0"/>
      <w:marTop w:val="0"/>
      <w:marBottom w:val="0"/>
      <w:divBdr>
        <w:top w:val="none" w:sz="0" w:space="0" w:color="auto"/>
        <w:left w:val="none" w:sz="0" w:space="0" w:color="auto"/>
        <w:bottom w:val="none" w:sz="0" w:space="0" w:color="auto"/>
        <w:right w:val="none" w:sz="0" w:space="0" w:color="auto"/>
      </w:divBdr>
      <w:divsChild>
        <w:div w:id="592054675">
          <w:marLeft w:val="0"/>
          <w:marRight w:val="0"/>
          <w:marTop w:val="0"/>
          <w:marBottom w:val="0"/>
          <w:divBdr>
            <w:top w:val="none" w:sz="0" w:space="0" w:color="auto"/>
            <w:left w:val="none" w:sz="0" w:space="0" w:color="auto"/>
            <w:bottom w:val="none" w:sz="0" w:space="0" w:color="auto"/>
            <w:right w:val="none" w:sz="0" w:space="0" w:color="auto"/>
          </w:divBdr>
        </w:div>
        <w:div w:id="1003241976">
          <w:marLeft w:val="0"/>
          <w:marRight w:val="0"/>
          <w:marTop w:val="0"/>
          <w:marBottom w:val="0"/>
          <w:divBdr>
            <w:top w:val="none" w:sz="0" w:space="0" w:color="auto"/>
            <w:left w:val="none" w:sz="0" w:space="0" w:color="auto"/>
            <w:bottom w:val="none" w:sz="0" w:space="0" w:color="auto"/>
            <w:right w:val="none" w:sz="0" w:space="0" w:color="auto"/>
          </w:divBdr>
        </w:div>
        <w:div w:id="1192114629">
          <w:marLeft w:val="0"/>
          <w:marRight w:val="0"/>
          <w:marTop w:val="0"/>
          <w:marBottom w:val="0"/>
          <w:divBdr>
            <w:top w:val="none" w:sz="0" w:space="0" w:color="auto"/>
            <w:left w:val="none" w:sz="0" w:space="0" w:color="auto"/>
            <w:bottom w:val="none" w:sz="0" w:space="0" w:color="auto"/>
            <w:right w:val="none" w:sz="0" w:space="0" w:color="auto"/>
          </w:divBdr>
        </w:div>
        <w:div w:id="1238057883">
          <w:marLeft w:val="0"/>
          <w:marRight w:val="0"/>
          <w:marTop w:val="0"/>
          <w:marBottom w:val="0"/>
          <w:divBdr>
            <w:top w:val="none" w:sz="0" w:space="0" w:color="auto"/>
            <w:left w:val="none" w:sz="0" w:space="0" w:color="auto"/>
            <w:bottom w:val="none" w:sz="0" w:space="0" w:color="auto"/>
            <w:right w:val="none" w:sz="0" w:space="0" w:color="auto"/>
          </w:divBdr>
        </w:div>
        <w:div w:id="1668553985">
          <w:marLeft w:val="0"/>
          <w:marRight w:val="0"/>
          <w:marTop w:val="0"/>
          <w:marBottom w:val="0"/>
          <w:divBdr>
            <w:top w:val="none" w:sz="0" w:space="0" w:color="auto"/>
            <w:left w:val="none" w:sz="0" w:space="0" w:color="auto"/>
            <w:bottom w:val="none" w:sz="0" w:space="0" w:color="auto"/>
            <w:right w:val="none" w:sz="0" w:space="0" w:color="auto"/>
          </w:divBdr>
        </w:div>
        <w:div w:id="1680964675">
          <w:marLeft w:val="0"/>
          <w:marRight w:val="0"/>
          <w:marTop w:val="0"/>
          <w:marBottom w:val="0"/>
          <w:divBdr>
            <w:top w:val="none" w:sz="0" w:space="0" w:color="auto"/>
            <w:left w:val="none" w:sz="0" w:space="0" w:color="auto"/>
            <w:bottom w:val="none" w:sz="0" w:space="0" w:color="auto"/>
            <w:right w:val="none" w:sz="0" w:space="0" w:color="auto"/>
          </w:divBdr>
        </w:div>
        <w:div w:id="1878616067">
          <w:marLeft w:val="0"/>
          <w:marRight w:val="0"/>
          <w:marTop w:val="0"/>
          <w:marBottom w:val="0"/>
          <w:divBdr>
            <w:top w:val="none" w:sz="0" w:space="0" w:color="auto"/>
            <w:left w:val="none" w:sz="0" w:space="0" w:color="auto"/>
            <w:bottom w:val="none" w:sz="0" w:space="0" w:color="auto"/>
            <w:right w:val="none" w:sz="0" w:space="0" w:color="auto"/>
          </w:divBdr>
        </w:div>
      </w:divsChild>
    </w:div>
    <w:div w:id="1146580283">
      <w:bodyDiv w:val="1"/>
      <w:marLeft w:val="0"/>
      <w:marRight w:val="0"/>
      <w:marTop w:val="0"/>
      <w:marBottom w:val="0"/>
      <w:divBdr>
        <w:top w:val="none" w:sz="0" w:space="0" w:color="auto"/>
        <w:left w:val="none" w:sz="0" w:space="0" w:color="auto"/>
        <w:bottom w:val="none" w:sz="0" w:space="0" w:color="auto"/>
        <w:right w:val="none" w:sz="0" w:space="0" w:color="auto"/>
      </w:divBdr>
    </w:div>
    <w:div w:id="1166281958">
      <w:bodyDiv w:val="1"/>
      <w:marLeft w:val="0"/>
      <w:marRight w:val="0"/>
      <w:marTop w:val="0"/>
      <w:marBottom w:val="0"/>
      <w:divBdr>
        <w:top w:val="none" w:sz="0" w:space="0" w:color="auto"/>
        <w:left w:val="none" w:sz="0" w:space="0" w:color="auto"/>
        <w:bottom w:val="none" w:sz="0" w:space="0" w:color="auto"/>
        <w:right w:val="none" w:sz="0" w:space="0" w:color="auto"/>
      </w:divBdr>
    </w:div>
    <w:div w:id="1171137372">
      <w:bodyDiv w:val="1"/>
      <w:marLeft w:val="0"/>
      <w:marRight w:val="0"/>
      <w:marTop w:val="0"/>
      <w:marBottom w:val="0"/>
      <w:divBdr>
        <w:top w:val="none" w:sz="0" w:space="0" w:color="auto"/>
        <w:left w:val="none" w:sz="0" w:space="0" w:color="auto"/>
        <w:bottom w:val="none" w:sz="0" w:space="0" w:color="auto"/>
        <w:right w:val="none" w:sz="0" w:space="0" w:color="auto"/>
      </w:divBdr>
    </w:div>
    <w:div w:id="1174027191">
      <w:bodyDiv w:val="1"/>
      <w:marLeft w:val="0"/>
      <w:marRight w:val="0"/>
      <w:marTop w:val="0"/>
      <w:marBottom w:val="0"/>
      <w:divBdr>
        <w:top w:val="none" w:sz="0" w:space="0" w:color="auto"/>
        <w:left w:val="none" w:sz="0" w:space="0" w:color="auto"/>
        <w:bottom w:val="none" w:sz="0" w:space="0" w:color="auto"/>
        <w:right w:val="none" w:sz="0" w:space="0" w:color="auto"/>
      </w:divBdr>
    </w:div>
    <w:div w:id="1201480854">
      <w:bodyDiv w:val="1"/>
      <w:marLeft w:val="0"/>
      <w:marRight w:val="0"/>
      <w:marTop w:val="0"/>
      <w:marBottom w:val="0"/>
      <w:divBdr>
        <w:top w:val="none" w:sz="0" w:space="0" w:color="auto"/>
        <w:left w:val="none" w:sz="0" w:space="0" w:color="auto"/>
        <w:bottom w:val="none" w:sz="0" w:space="0" w:color="auto"/>
        <w:right w:val="none" w:sz="0" w:space="0" w:color="auto"/>
      </w:divBdr>
    </w:div>
    <w:div w:id="1205362701">
      <w:bodyDiv w:val="1"/>
      <w:marLeft w:val="0"/>
      <w:marRight w:val="0"/>
      <w:marTop w:val="0"/>
      <w:marBottom w:val="0"/>
      <w:divBdr>
        <w:top w:val="none" w:sz="0" w:space="0" w:color="auto"/>
        <w:left w:val="none" w:sz="0" w:space="0" w:color="auto"/>
        <w:bottom w:val="none" w:sz="0" w:space="0" w:color="auto"/>
        <w:right w:val="none" w:sz="0" w:space="0" w:color="auto"/>
      </w:divBdr>
    </w:div>
    <w:div w:id="1205944218">
      <w:bodyDiv w:val="1"/>
      <w:marLeft w:val="0"/>
      <w:marRight w:val="0"/>
      <w:marTop w:val="0"/>
      <w:marBottom w:val="0"/>
      <w:divBdr>
        <w:top w:val="none" w:sz="0" w:space="0" w:color="auto"/>
        <w:left w:val="none" w:sz="0" w:space="0" w:color="auto"/>
        <w:bottom w:val="none" w:sz="0" w:space="0" w:color="auto"/>
        <w:right w:val="none" w:sz="0" w:space="0" w:color="auto"/>
      </w:divBdr>
    </w:div>
    <w:div w:id="1230119204">
      <w:bodyDiv w:val="1"/>
      <w:marLeft w:val="0"/>
      <w:marRight w:val="0"/>
      <w:marTop w:val="0"/>
      <w:marBottom w:val="0"/>
      <w:divBdr>
        <w:top w:val="none" w:sz="0" w:space="0" w:color="auto"/>
        <w:left w:val="none" w:sz="0" w:space="0" w:color="auto"/>
        <w:bottom w:val="none" w:sz="0" w:space="0" w:color="auto"/>
        <w:right w:val="none" w:sz="0" w:space="0" w:color="auto"/>
      </w:divBdr>
    </w:div>
    <w:div w:id="123844283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92">
          <w:marLeft w:val="0"/>
          <w:marRight w:val="0"/>
          <w:marTop w:val="0"/>
          <w:marBottom w:val="0"/>
          <w:divBdr>
            <w:top w:val="none" w:sz="0" w:space="0" w:color="auto"/>
            <w:left w:val="none" w:sz="0" w:space="0" w:color="auto"/>
            <w:bottom w:val="none" w:sz="0" w:space="0" w:color="auto"/>
            <w:right w:val="none" w:sz="0" w:space="0" w:color="auto"/>
          </w:divBdr>
        </w:div>
        <w:div w:id="1885361957">
          <w:marLeft w:val="150"/>
          <w:marRight w:val="0"/>
          <w:marTop w:val="600"/>
          <w:marBottom w:val="0"/>
          <w:divBdr>
            <w:top w:val="none" w:sz="0" w:space="0" w:color="auto"/>
            <w:left w:val="none" w:sz="0" w:space="0" w:color="auto"/>
            <w:bottom w:val="none" w:sz="0" w:space="0" w:color="auto"/>
            <w:right w:val="none" w:sz="0" w:space="0" w:color="auto"/>
          </w:divBdr>
        </w:div>
      </w:divsChild>
    </w:div>
    <w:div w:id="1261526068">
      <w:bodyDiv w:val="1"/>
      <w:marLeft w:val="0"/>
      <w:marRight w:val="0"/>
      <w:marTop w:val="0"/>
      <w:marBottom w:val="0"/>
      <w:divBdr>
        <w:top w:val="none" w:sz="0" w:space="0" w:color="auto"/>
        <w:left w:val="none" w:sz="0" w:space="0" w:color="auto"/>
        <w:bottom w:val="none" w:sz="0" w:space="0" w:color="auto"/>
        <w:right w:val="none" w:sz="0" w:space="0" w:color="auto"/>
      </w:divBdr>
    </w:div>
    <w:div w:id="1273052712">
      <w:bodyDiv w:val="1"/>
      <w:marLeft w:val="0"/>
      <w:marRight w:val="0"/>
      <w:marTop w:val="0"/>
      <w:marBottom w:val="0"/>
      <w:divBdr>
        <w:top w:val="none" w:sz="0" w:space="0" w:color="auto"/>
        <w:left w:val="none" w:sz="0" w:space="0" w:color="auto"/>
        <w:bottom w:val="none" w:sz="0" w:space="0" w:color="auto"/>
        <w:right w:val="none" w:sz="0" w:space="0" w:color="auto"/>
      </w:divBdr>
    </w:div>
    <w:div w:id="1273631832">
      <w:bodyDiv w:val="1"/>
      <w:marLeft w:val="0"/>
      <w:marRight w:val="0"/>
      <w:marTop w:val="0"/>
      <w:marBottom w:val="0"/>
      <w:divBdr>
        <w:top w:val="none" w:sz="0" w:space="0" w:color="auto"/>
        <w:left w:val="none" w:sz="0" w:space="0" w:color="auto"/>
        <w:bottom w:val="none" w:sz="0" w:space="0" w:color="auto"/>
        <w:right w:val="none" w:sz="0" w:space="0" w:color="auto"/>
      </w:divBdr>
    </w:div>
    <w:div w:id="1292125471">
      <w:bodyDiv w:val="1"/>
      <w:marLeft w:val="0"/>
      <w:marRight w:val="0"/>
      <w:marTop w:val="0"/>
      <w:marBottom w:val="0"/>
      <w:divBdr>
        <w:top w:val="none" w:sz="0" w:space="0" w:color="auto"/>
        <w:left w:val="none" w:sz="0" w:space="0" w:color="auto"/>
        <w:bottom w:val="none" w:sz="0" w:space="0" w:color="auto"/>
        <w:right w:val="none" w:sz="0" w:space="0" w:color="auto"/>
      </w:divBdr>
    </w:div>
    <w:div w:id="1300068491">
      <w:bodyDiv w:val="1"/>
      <w:marLeft w:val="0"/>
      <w:marRight w:val="0"/>
      <w:marTop w:val="0"/>
      <w:marBottom w:val="0"/>
      <w:divBdr>
        <w:top w:val="none" w:sz="0" w:space="0" w:color="auto"/>
        <w:left w:val="none" w:sz="0" w:space="0" w:color="auto"/>
        <w:bottom w:val="none" w:sz="0" w:space="0" w:color="auto"/>
        <w:right w:val="none" w:sz="0" w:space="0" w:color="auto"/>
      </w:divBdr>
    </w:div>
    <w:div w:id="1314528829">
      <w:bodyDiv w:val="1"/>
      <w:marLeft w:val="0"/>
      <w:marRight w:val="0"/>
      <w:marTop w:val="0"/>
      <w:marBottom w:val="0"/>
      <w:divBdr>
        <w:top w:val="none" w:sz="0" w:space="0" w:color="auto"/>
        <w:left w:val="none" w:sz="0" w:space="0" w:color="auto"/>
        <w:bottom w:val="none" w:sz="0" w:space="0" w:color="auto"/>
        <w:right w:val="none" w:sz="0" w:space="0" w:color="auto"/>
      </w:divBdr>
    </w:div>
    <w:div w:id="1326011447">
      <w:bodyDiv w:val="1"/>
      <w:marLeft w:val="0"/>
      <w:marRight w:val="0"/>
      <w:marTop w:val="0"/>
      <w:marBottom w:val="0"/>
      <w:divBdr>
        <w:top w:val="none" w:sz="0" w:space="0" w:color="auto"/>
        <w:left w:val="none" w:sz="0" w:space="0" w:color="auto"/>
        <w:bottom w:val="none" w:sz="0" w:space="0" w:color="auto"/>
        <w:right w:val="none" w:sz="0" w:space="0" w:color="auto"/>
      </w:divBdr>
      <w:divsChild>
        <w:div w:id="458038650">
          <w:marLeft w:val="0"/>
          <w:marRight w:val="0"/>
          <w:marTop w:val="0"/>
          <w:marBottom w:val="0"/>
          <w:divBdr>
            <w:top w:val="none" w:sz="0" w:space="0" w:color="auto"/>
            <w:left w:val="none" w:sz="0" w:space="0" w:color="auto"/>
            <w:bottom w:val="none" w:sz="0" w:space="0" w:color="auto"/>
            <w:right w:val="none" w:sz="0" w:space="0" w:color="auto"/>
          </w:divBdr>
        </w:div>
        <w:div w:id="552158423">
          <w:marLeft w:val="0"/>
          <w:marRight w:val="0"/>
          <w:marTop w:val="0"/>
          <w:marBottom w:val="0"/>
          <w:divBdr>
            <w:top w:val="none" w:sz="0" w:space="0" w:color="auto"/>
            <w:left w:val="none" w:sz="0" w:space="0" w:color="auto"/>
            <w:bottom w:val="none" w:sz="0" w:space="0" w:color="auto"/>
            <w:right w:val="none" w:sz="0" w:space="0" w:color="auto"/>
          </w:divBdr>
        </w:div>
        <w:div w:id="825514509">
          <w:marLeft w:val="0"/>
          <w:marRight w:val="0"/>
          <w:marTop w:val="0"/>
          <w:marBottom w:val="0"/>
          <w:divBdr>
            <w:top w:val="none" w:sz="0" w:space="0" w:color="auto"/>
            <w:left w:val="none" w:sz="0" w:space="0" w:color="auto"/>
            <w:bottom w:val="none" w:sz="0" w:space="0" w:color="auto"/>
            <w:right w:val="none" w:sz="0" w:space="0" w:color="auto"/>
          </w:divBdr>
        </w:div>
        <w:div w:id="1133400748">
          <w:marLeft w:val="0"/>
          <w:marRight w:val="0"/>
          <w:marTop w:val="0"/>
          <w:marBottom w:val="0"/>
          <w:divBdr>
            <w:top w:val="none" w:sz="0" w:space="0" w:color="auto"/>
            <w:left w:val="none" w:sz="0" w:space="0" w:color="auto"/>
            <w:bottom w:val="none" w:sz="0" w:space="0" w:color="auto"/>
            <w:right w:val="none" w:sz="0" w:space="0" w:color="auto"/>
          </w:divBdr>
        </w:div>
        <w:div w:id="1534341445">
          <w:marLeft w:val="0"/>
          <w:marRight w:val="0"/>
          <w:marTop w:val="0"/>
          <w:marBottom w:val="0"/>
          <w:divBdr>
            <w:top w:val="none" w:sz="0" w:space="0" w:color="auto"/>
            <w:left w:val="none" w:sz="0" w:space="0" w:color="auto"/>
            <w:bottom w:val="none" w:sz="0" w:space="0" w:color="auto"/>
            <w:right w:val="none" w:sz="0" w:space="0" w:color="auto"/>
          </w:divBdr>
        </w:div>
        <w:div w:id="2054454572">
          <w:marLeft w:val="0"/>
          <w:marRight w:val="0"/>
          <w:marTop w:val="0"/>
          <w:marBottom w:val="0"/>
          <w:divBdr>
            <w:top w:val="none" w:sz="0" w:space="0" w:color="auto"/>
            <w:left w:val="none" w:sz="0" w:space="0" w:color="auto"/>
            <w:bottom w:val="none" w:sz="0" w:space="0" w:color="auto"/>
            <w:right w:val="none" w:sz="0" w:space="0" w:color="auto"/>
          </w:divBdr>
        </w:div>
      </w:divsChild>
    </w:div>
    <w:div w:id="1331255553">
      <w:bodyDiv w:val="1"/>
      <w:marLeft w:val="0"/>
      <w:marRight w:val="0"/>
      <w:marTop w:val="0"/>
      <w:marBottom w:val="0"/>
      <w:divBdr>
        <w:top w:val="none" w:sz="0" w:space="0" w:color="auto"/>
        <w:left w:val="none" w:sz="0" w:space="0" w:color="auto"/>
        <w:bottom w:val="none" w:sz="0" w:space="0" w:color="auto"/>
        <w:right w:val="none" w:sz="0" w:space="0" w:color="auto"/>
      </w:divBdr>
      <w:divsChild>
        <w:div w:id="1625697625">
          <w:marLeft w:val="150"/>
          <w:marRight w:val="0"/>
          <w:marTop w:val="600"/>
          <w:marBottom w:val="0"/>
          <w:divBdr>
            <w:top w:val="none" w:sz="0" w:space="0" w:color="auto"/>
            <w:left w:val="none" w:sz="0" w:space="0" w:color="auto"/>
            <w:bottom w:val="none" w:sz="0" w:space="0" w:color="auto"/>
            <w:right w:val="none" w:sz="0" w:space="0" w:color="auto"/>
          </w:divBdr>
        </w:div>
        <w:div w:id="2025550318">
          <w:marLeft w:val="0"/>
          <w:marRight w:val="0"/>
          <w:marTop w:val="0"/>
          <w:marBottom w:val="0"/>
          <w:divBdr>
            <w:top w:val="none" w:sz="0" w:space="0" w:color="auto"/>
            <w:left w:val="none" w:sz="0" w:space="0" w:color="auto"/>
            <w:bottom w:val="none" w:sz="0" w:space="0" w:color="auto"/>
            <w:right w:val="none" w:sz="0" w:space="0" w:color="auto"/>
          </w:divBdr>
        </w:div>
      </w:divsChild>
    </w:div>
    <w:div w:id="1339389200">
      <w:bodyDiv w:val="1"/>
      <w:marLeft w:val="0"/>
      <w:marRight w:val="0"/>
      <w:marTop w:val="0"/>
      <w:marBottom w:val="0"/>
      <w:divBdr>
        <w:top w:val="none" w:sz="0" w:space="0" w:color="auto"/>
        <w:left w:val="none" w:sz="0" w:space="0" w:color="auto"/>
        <w:bottom w:val="none" w:sz="0" w:space="0" w:color="auto"/>
        <w:right w:val="none" w:sz="0" w:space="0" w:color="auto"/>
      </w:divBdr>
    </w:div>
    <w:div w:id="1347244988">
      <w:bodyDiv w:val="1"/>
      <w:marLeft w:val="0"/>
      <w:marRight w:val="0"/>
      <w:marTop w:val="0"/>
      <w:marBottom w:val="0"/>
      <w:divBdr>
        <w:top w:val="none" w:sz="0" w:space="0" w:color="auto"/>
        <w:left w:val="none" w:sz="0" w:space="0" w:color="auto"/>
        <w:bottom w:val="none" w:sz="0" w:space="0" w:color="auto"/>
        <w:right w:val="none" w:sz="0" w:space="0" w:color="auto"/>
      </w:divBdr>
    </w:div>
    <w:div w:id="1357348326">
      <w:bodyDiv w:val="1"/>
      <w:marLeft w:val="0"/>
      <w:marRight w:val="0"/>
      <w:marTop w:val="0"/>
      <w:marBottom w:val="0"/>
      <w:divBdr>
        <w:top w:val="none" w:sz="0" w:space="0" w:color="auto"/>
        <w:left w:val="none" w:sz="0" w:space="0" w:color="auto"/>
        <w:bottom w:val="none" w:sz="0" w:space="0" w:color="auto"/>
        <w:right w:val="none" w:sz="0" w:space="0" w:color="auto"/>
      </w:divBdr>
    </w:div>
    <w:div w:id="1359309729">
      <w:bodyDiv w:val="1"/>
      <w:marLeft w:val="0"/>
      <w:marRight w:val="0"/>
      <w:marTop w:val="0"/>
      <w:marBottom w:val="0"/>
      <w:divBdr>
        <w:top w:val="none" w:sz="0" w:space="0" w:color="auto"/>
        <w:left w:val="none" w:sz="0" w:space="0" w:color="auto"/>
        <w:bottom w:val="none" w:sz="0" w:space="0" w:color="auto"/>
        <w:right w:val="none" w:sz="0" w:space="0" w:color="auto"/>
      </w:divBdr>
    </w:div>
    <w:div w:id="1394701100">
      <w:bodyDiv w:val="1"/>
      <w:marLeft w:val="0"/>
      <w:marRight w:val="0"/>
      <w:marTop w:val="0"/>
      <w:marBottom w:val="0"/>
      <w:divBdr>
        <w:top w:val="none" w:sz="0" w:space="0" w:color="auto"/>
        <w:left w:val="none" w:sz="0" w:space="0" w:color="auto"/>
        <w:bottom w:val="none" w:sz="0" w:space="0" w:color="auto"/>
        <w:right w:val="none" w:sz="0" w:space="0" w:color="auto"/>
      </w:divBdr>
    </w:div>
    <w:div w:id="1399522118">
      <w:bodyDiv w:val="1"/>
      <w:marLeft w:val="0"/>
      <w:marRight w:val="0"/>
      <w:marTop w:val="0"/>
      <w:marBottom w:val="0"/>
      <w:divBdr>
        <w:top w:val="none" w:sz="0" w:space="0" w:color="auto"/>
        <w:left w:val="none" w:sz="0" w:space="0" w:color="auto"/>
        <w:bottom w:val="none" w:sz="0" w:space="0" w:color="auto"/>
        <w:right w:val="none" w:sz="0" w:space="0" w:color="auto"/>
      </w:divBdr>
    </w:div>
    <w:div w:id="1443722062">
      <w:bodyDiv w:val="1"/>
      <w:marLeft w:val="0"/>
      <w:marRight w:val="0"/>
      <w:marTop w:val="0"/>
      <w:marBottom w:val="0"/>
      <w:divBdr>
        <w:top w:val="none" w:sz="0" w:space="0" w:color="auto"/>
        <w:left w:val="none" w:sz="0" w:space="0" w:color="auto"/>
        <w:bottom w:val="none" w:sz="0" w:space="0" w:color="auto"/>
        <w:right w:val="none" w:sz="0" w:space="0" w:color="auto"/>
      </w:divBdr>
    </w:div>
    <w:div w:id="1467163425">
      <w:bodyDiv w:val="1"/>
      <w:marLeft w:val="0"/>
      <w:marRight w:val="0"/>
      <w:marTop w:val="0"/>
      <w:marBottom w:val="0"/>
      <w:divBdr>
        <w:top w:val="none" w:sz="0" w:space="0" w:color="auto"/>
        <w:left w:val="none" w:sz="0" w:space="0" w:color="auto"/>
        <w:bottom w:val="none" w:sz="0" w:space="0" w:color="auto"/>
        <w:right w:val="none" w:sz="0" w:space="0" w:color="auto"/>
      </w:divBdr>
      <w:divsChild>
        <w:div w:id="8995640">
          <w:marLeft w:val="0"/>
          <w:marRight w:val="0"/>
          <w:marTop w:val="90"/>
          <w:marBottom w:val="0"/>
          <w:divBdr>
            <w:top w:val="none" w:sz="0" w:space="0" w:color="auto"/>
            <w:left w:val="none" w:sz="0" w:space="0" w:color="auto"/>
            <w:bottom w:val="none" w:sz="0" w:space="0" w:color="auto"/>
            <w:right w:val="none" w:sz="0" w:space="0" w:color="auto"/>
          </w:divBdr>
          <w:divsChild>
            <w:div w:id="2139882870">
              <w:marLeft w:val="0"/>
              <w:marRight w:val="0"/>
              <w:marTop w:val="0"/>
              <w:marBottom w:val="420"/>
              <w:divBdr>
                <w:top w:val="none" w:sz="0" w:space="0" w:color="auto"/>
                <w:left w:val="none" w:sz="0" w:space="0" w:color="auto"/>
                <w:bottom w:val="none" w:sz="0" w:space="0" w:color="auto"/>
                <w:right w:val="none" w:sz="0" w:space="0" w:color="auto"/>
              </w:divBdr>
              <w:divsChild>
                <w:div w:id="1678655542">
                  <w:marLeft w:val="0"/>
                  <w:marRight w:val="0"/>
                  <w:marTop w:val="0"/>
                  <w:marBottom w:val="0"/>
                  <w:divBdr>
                    <w:top w:val="none" w:sz="0" w:space="0" w:color="auto"/>
                    <w:left w:val="none" w:sz="0" w:space="0" w:color="auto"/>
                    <w:bottom w:val="none" w:sz="0" w:space="0" w:color="auto"/>
                    <w:right w:val="none" w:sz="0" w:space="0" w:color="auto"/>
                  </w:divBdr>
                  <w:divsChild>
                    <w:div w:id="1805004102">
                      <w:marLeft w:val="0"/>
                      <w:marRight w:val="0"/>
                      <w:marTop w:val="0"/>
                      <w:marBottom w:val="0"/>
                      <w:divBdr>
                        <w:top w:val="none" w:sz="0" w:space="0" w:color="auto"/>
                        <w:left w:val="none" w:sz="0" w:space="0" w:color="auto"/>
                        <w:bottom w:val="none" w:sz="0" w:space="0" w:color="auto"/>
                        <w:right w:val="none" w:sz="0" w:space="0" w:color="auto"/>
                      </w:divBdr>
                      <w:divsChild>
                        <w:div w:id="1177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592838">
      <w:bodyDiv w:val="1"/>
      <w:marLeft w:val="0"/>
      <w:marRight w:val="0"/>
      <w:marTop w:val="0"/>
      <w:marBottom w:val="0"/>
      <w:divBdr>
        <w:top w:val="none" w:sz="0" w:space="0" w:color="auto"/>
        <w:left w:val="none" w:sz="0" w:space="0" w:color="auto"/>
        <w:bottom w:val="none" w:sz="0" w:space="0" w:color="auto"/>
        <w:right w:val="none" w:sz="0" w:space="0" w:color="auto"/>
      </w:divBdr>
    </w:div>
    <w:div w:id="1476097152">
      <w:bodyDiv w:val="1"/>
      <w:marLeft w:val="0"/>
      <w:marRight w:val="0"/>
      <w:marTop w:val="0"/>
      <w:marBottom w:val="0"/>
      <w:divBdr>
        <w:top w:val="none" w:sz="0" w:space="0" w:color="auto"/>
        <w:left w:val="none" w:sz="0" w:space="0" w:color="auto"/>
        <w:bottom w:val="none" w:sz="0" w:space="0" w:color="auto"/>
        <w:right w:val="none" w:sz="0" w:space="0" w:color="auto"/>
      </w:divBdr>
    </w:div>
    <w:div w:id="1483422363">
      <w:bodyDiv w:val="1"/>
      <w:marLeft w:val="0"/>
      <w:marRight w:val="0"/>
      <w:marTop w:val="0"/>
      <w:marBottom w:val="0"/>
      <w:divBdr>
        <w:top w:val="none" w:sz="0" w:space="0" w:color="auto"/>
        <w:left w:val="none" w:sz="0" w:space="0" w:color="auto"/>
        <w:bottom w:val="none" w:sz="0" w:space="0" w:color="auto"/>
        <w:right w:val="none" w:sz="0" w:space="0" w:color="auto"/>
      </w:divBdr>
      <w:divsChild>
        <w:div w:id="186187882">
          <w:marLeft w:val="0"/>
          <w:marRight w:val="0"/>
          <w:marTop w:val="0"/>
          <w:marBottom w:val="0"/>
          <w:divBdr>
            <w:top w:val="none" w:sz="0" w:space="0" w:color="auto"/>
            <w:left w:val="none" w:sz="0" w:space="0" w:color="auto"/>
            <w:bottom w:val="none" w:sz="0" w:space="0" w:color="auto"/>
            <w:right w:val="none" w:sz="0" w:space="0" w:color="auto"/>
          </w:divBdr>
        </w:div>
      </w:divsChild>
    </w:div>
    <w:div w:id="1492988932">
      <w:bodyDiv w:val="1"/>
      <w:marLeft w:val="0"/>
      <w:marRight w:val="0"/>
      <w:marTop w:val="0"/>
      <w:marBottom w:val="0"/>
      <w:divBdr>
        <w:top w:val="none" w:sz="0" w:space="0" w:color="auto"/>
        <w:left w:val="none" w:sz="0" w:space="0" w:color="auto"/>
        <w:bottom w:val="none" w:sz="0" w:space="0" w:color="auto"/>
        <w:right w:val="none" w:sz="0" w:space="0" w:color="auto"/>
      </w:divBdr>
      <w:divsChild>
        <w:div w:id="330761088">
          <w:marLeft w:val="0"/>
          <w:marRight w:val="0"/>
          <w:marTop w:val="0"/>
          <w:marBottom w:val="0"/>
          <w:divBdr>
            <w:top w:val="none" w:sz="0" w:space="0" w:color="auto"/>
            <w:left w:val="none" w:sz="0" w:space="0" w:color="auto"/>
            <w:bottom w:val="none" w:sz="0" w:space="0" w:color="auto"/>
            <w:right w:val="none" w:sz="0" w:space="0" w:color="auto"/>
          </w:divBdr>
        </w:div>
      </w:divsChild>
    </w:div>
    <w:div w:id="1494376835">
      <w:bodyDiv w:val="1"/>
      <w:marLeft w:val="0"/>
      <w:marRight w:val="0"/>
      <w:marTop w:val="0"/>
      <w:marBottom w:val="0"/>
      <w:divBdr>
        <w:top w:val="none" w:sz="0" w:space="0" w:color="auto"/>
        <w:left w:val="none" w:sz="0" w:space="0" w:color="auto"/>
        <w:bottom w:val="none" w:sz="0" w:space="0" w:color="auto"/>
        <w:right w:val="none" w:sz="0" w:space="0" w:color="auto"/>
      </w:divBdr>
    </w:div>
    <w:div w:id="1500542009">
      <w:bodyDiv w:val="1"/>
      <w:marLeft w:val="0"/>
      <w:marRight w:val="0"/>
      <w:marTop w:val="0"/>
      <w:marBottom w:val="0"/>
      <w:divBdr>
        <w:top w:val="none" w:sz="0" w:space="0" w:color="auto"/>
        <w:left w:val="none" w:sz="0" w:space="0" w:color="auto"/>
        <w:bottom w:val="none" w:sz="0" w:space="0" w:color="auto"/>
        <w:right w:val="none" w:sz="0" w:space="0" w:color="auto"/>
      </w:divBdr>
    </w:div>
    <w:div w:id="1528517251">
      <w:bodyDiv w:val="1"/>
      <w:marLeft w:val="0"/>
      <w:marRight w:val="0"/>
      <w:marTop w:val="0"/>
      <w:marBottom w:val="0"/>
      <w:divBdr>
        <w:top w:val="none" w:sz="0" w:space="0" w:color="auto"/>
        <w:left w:val="none" w:sz="0" w:space="0" w:color="auto"/>
        <w:bottom w:val="none" w:sz="0" w:space="0" w:color="auto"/>
        <w:right w:val="none" w:sz="0" w:space="0" w:color="auto"/>
      </w:divBdr>
    </w:div>
    <w:div w:id="1541043968">
      <w:bodyDiv w:val="1"/>
      <w:marLeft w:val="0"/>
      <w:marRight w:val="0"/>
      <w:marTop w:val="0"/>
      <w:marBottom w:val="0"/>
      <w:divBdr>
        <w:top w:val="none" w:sz="0" w:space="0" w:color="auto"/>
        <w:left w:val="none" w:sz="0" w:space="0" w:color="auto"/>
        <w:bottom w:val="none" w:sz="0" w:space="0" w:color="auto"/>
        <w:right w:val="none" w:sz="0" w:space="0" w:color="auto"/>
      </w:divBdr>
    </w:div>
    <w:div w:id="1541162243">
      <w:bodyDiv w:val="1"/>
      <w:marLeft w:val="0"/>
      <w:marRight w:val="0"/>
      <w:marTop w:val="0"/>
      <w:marBottom w:val="0"/>
      <w:divBdr>
        <w:top w:val="none" w:sz="0" w:space="0" w:color="auto"/>
        <w:left w:val="none" w:sz="0" w:space="0" w:color="auto"/>
        <w:bottom w:val="none" w:sz="0" w:space="0" w:color="auto"/>
        <w:right w:val="none" w:sz="0" w:space="0" w:color="auto"/>
      </w:divBdr>
    </w:div>
    <w:div w:id="1549026628">
      <w:bodyDiv w:val="1"/>
      <w:marLeft w:val="0"/>
      <w:marRight w:val="0"/>
      <w:marTop w:val="0"/>
      <w:marBottom w:val="0"/>
      <w:divBdr>
        <w:top w:val="none" w:sz="0" w:space="0" w:color="auto"/>
        <w:left w:val="none" w:sz="0" w:space="0" w:color="auto"/>
        <w:bottom w:val="none" w:sz="0" w:space="0" w:color="auto"/>
        <w:right w:val="none" w:sz="0" w:space="0" w:color="auto"/>
      </w:divBdr>
    </w:div>
    <w:div w:id="1562787478">
      <w:bodyDiv w:val="1"/>
      <w:marLeft w:val="0"/>
      <w:marRight w:val="0"/>
      <w:marTop w:val="0"/>
      <w:marBottom w:val="0"/>
      <w:divBdr>
        <w:top w:val="none" w:sz="0" w:space="0" w:color="auto"/>
        <w:left w:val="none" w:sz="0" w:space="0" w:color="auto"/>
        <w:bottom w:val="none" w:sz="0" w:space="0" w:color="auto"/>
        <w:right w:val="none" w:sz="0" w:space="0" w:color="auto"/>
      </w:divBdr>
    </w:div>
    <w:div w:id="1568109327">
      <w:bodyDiv w:val="1"/>
      <w:marLeft w:val="0"/>
      <w:marRight w:val="0"/>
      <w:marTop w:val="0"/>
      <w:marBottom w:val="0"/>
      <w:divBdr>
        <w:top w:val="none" w:sz="0" w:space="0" w:color="auto"/>
        <w:left w:val="none" w:sz="0" w:space="0" w:color="auto"/>
        <w:bottom w:val="none" w:sz="0" w:space="0" w:color="auto"/>
        <w:right w:val="none" w:sz="0" w:space="0" w:color="auto"/>
      </w:divBdr>
    </w:div>
    <w:div w:id="1572227582">
      <w:bodyDiv w:val="1"/>
      <w:marLeft w:val="0"/>
      <w:marRight w:val="0"/>
      <w:marTop w:val="0"/>
      <w:marBottom w:val="0"/>
      <w:divBdr>
        <w:top w:val="none" w:sz="0" w:space="0" w:color="auto"/>
        <w:left w:val="none" w:sz="0" w:space="0" w:color="auto"/>
        <w:bottom w:val="none" w:sz="0" w:space="0" w:color="auto"/>
        <w:right w:val="none" w:sz="0" w:space="0" w:color="auto"/>
      </w:divBdr>
    </w:div>
    <w:div w:id="1587686597">
      <w:bodyDiv w:val="1"/>
      <w:marLeft w:val="0"/>
      <w:marRight w:val="0"/>
      <w:marTop w:val="0"/>
      <w:marBottom w:val="0"/>
      <w:divBdr>
        <w:top w:val="none" w:sz="0" w:space="0" w:color="auto"/>
        <w:left w:val="none" w:sz="0" w:space="0" w:color="auto"/>
        <w:bottom w:val="none" w:sz="0" w:space="0" w:color="auto"/>
        <w:right w:val="none" w:sz="0" w:space="0" w:color="auto"/>
      </w:divBdr>
    </w:div>
    <w:div w:id="1606768298">
      <w:bodyDiv w:val="1"/>
      <w:marLeft w:val="0"/>
      <w:marRight w:val="0"/>
      <w:marTop w:val="0"/>
      <w:marBottom w:val="0"/>
      <w:divBdr>
        <w:top w:val="none" w:sz="0" w:space="0" w:color="auto"/>
        <w:left w:val="none" w:sz="0" w:space="0" w:color="auto"/>
        <w:bottom w:val="none" w:sz="0" w:space="0" w:color="auto"/>
        <w:right w:val="none" w:sz="0" w:space="0" w:color="auto"/>
      </w:divBdr>
    </w:div>
    <w:div w:id="1621885670">
      <w:bodyDiv w:val="1"/>
      <w:marLeft w:val="0"/>
      <w:marRight w:val="0"/>
      <w:marTop w:val="0"/>
      <w:marBottom w:val="0"/>
      <w:divBdr>
        <w:top w:val="none" w:sz="0" w:space="0" w:color="auto"/>
        <w:left w:val="none" w:sz="0" w:space="0" w:color="auto"/>
        <w:bottom w:val="none" w:sz="0" w:space="0" w:color="auto"/>
        <w:right w:val="none" w:sz="0" w:space="0" w:color="auto"/>
      </w:divBdr>
    </w:div>
    <w:div w:id="1626160596">
      <w:bodyDiv w:val="1"/>
      <w:marLeft w:val="0"/>
      <w:marRight w:val="0"/>
      <w:marTop w:val="0"/>
      <w:marBottom w:val="0"/>
      <w:divBdr>
        <w:top w:val="none" w:sz="0" w:space="0" w:color="auto"/>
        <w:left w:val="none" w:sz="0" w:space="0" w:color="auto"/>
        <w:bottom w:val="none" w:sz="0" w:space="0" w:color="auto"/>
        <w:right w:val="none" w:sz="0" w:space="0" w:color="auto"/>
      </w:divBdr>
    </w:div>
    <w:div w:id="1632520089">
      <w:bodyDiv w:val="1"/>
      <w:marLeft w:val="0"/>
      <w:marRight w:val="0"/>
      <w:marTop w:val="0"/>
      <w:marBottom w:val="0"/>
      <w:divBdr>
        <w:top w:val="none" w:sz="0" w:space="0" w:color="auto"/>
        <w:left w:val="none" w:sz="0" w:space="0" w:color="auto"/>
        <w:bottom w:val="none" w:sz="0" w:space="0" w:color="auto"/>
        <w:right w:val="none" w:sz="0" w:space="0" w:color="auto"/>
      </w:divBdr>
    </w:div>
    <w:div w:id="1647665168">
      <w:bodyDiv w:val="1"/>
      <w:marLeft w:val="0"/>
      <w:marRight w:val="0"/>
      <w:marTop w:val="0"/>
      <w:marBottom w:val="0"/>
      <w:divBdr>
        <w:top w:val="none" w:sz="0" w:space="0" w:color="auto"/>
        <w:left w:val="none" w:sz="0" w:space="0" w:color="auto"/>
        <w:bottom w:val="none" w:sz="0" w:space="0" w:color="auto"/>
        <w:right w:val="none" w:sz="0" w:space="0" w:color="auto"/>
      </w:divBdr>
    </w:div>
    <w:div w:id="1649555278">
      <w:bodyDiv w:val="1"/>
      <w:marLeft w:val="0"/>
      <w:marRight w:val="0"/>
      <w:marTop w:val="0"/>
      <w:marBottom w:val="0"/>
      <w:divBdr>
        <w:top w:val="none" w:sz="0" w:space="0" w:color="auto"/>
        <w:left w:val="none" w:sz="0" w:space="0" w:color="auto"/>
        <w:bottom w:val="none" w:sz="0" w:space="0" w:color="auto"/>
        <w:right w:val="none" w:sz="0" w:space="0" w:color="auto"/>
      </w:divBdr>
    </w:div>
    <w:div w:id="1650790669">
      <w:bodyDiv w:val="1"/>
      <w:marLeft w:val="0"/>
      <w:marRight w:val="0"/>
      <w:marTop w:val="0"/>
      <w:marBottom w:val="0"/>
      <w:divBdr>
        <w:top w:val="none" w:sz="0" w:space="0" w:color="auto"/>
        <w:left w:val="none" w:sz="0" w:space="0" w:color="auto"/>
        <w:bottom w:val="none" w:sz="0" w:space="0" w:color="auto"/>
        <w:right w:val="none" w:sz="0" w:space="0" w:color="auto"/>
      </w:divBdr>
      <w:divsChild>
        <w:div w:id="287855306">
          <w:marLeft w:val="0"/>
          <w:marRight w:val="0"/>
          <w:marTop w:val="0"/>
          <w:marBottom w:val="0"/>
          <w:divBdr>
            <w:top w:val="none" w:sz="0" w:space="0" w:color="auto"/>
            <w:left w:val="none" w:sz="0" w:space="0" w:color="auto"/>
            <w:bottom w:val="none" w:sz="0" w:space="0" w:color="auto"/>
            <w:right w:val="none" w:sz="0" w:space="0" w:color="auto"/>
          </w:divBdr>
        </w:div>
        <w:div w:id="290205988">
          <w:marLeft w:val="0"/>
          <w:marRight w:val="0"/>
          <w:marTop w:val="0"/>
          <w:marBottom w:val="0"/>
          <w:divBdr>
            <w:top w:val="none" w:sz="0" w:space="0" w:color="auto"/>
            <w:left w:val="none" w:sz="0" w:space="0" w:color="auto"/>
            <w:bottom w:val="none" w:sz="0" w:space="0" w:color="auto"/>
            <w:right w:val="none" w:sz="0" w:space="0" w:color="auto"/>
          </w:divBdr>
        </w:div>
        <w:div w:id="524711747">
          <w:marLeft w:val="0"/>
          <w:marRight w:val="0"/>
          <w:marTop w:val="0"/>
          <w:marBottom w:val="0"/>
          <w:divBdr>
            <w:top w:val="none" w:sz="0" w:space="0" w:color="auto"/>
            <w:left w:val="none" w:sz="0" w:space="0" w:color="auto"/>
            <w:bottom w:val="none" w:sz="0" w:space="0" w:color="auto"/>
            <w:right w:val="none" w:sz="0" w:space="0" w:color="auto"/>
          </w:divBdr>
        </w:div>
        <w:div w:id="962153234">
          <w:marLeft w:val="0"/>
          <w:marRight w:val="0"/>
          <w:marTop w:val="0"/>
          <w:marBottom w:val="0"/>
          <w:divBdr>
            <w:top w:val="none" w:sz="0" w:space="0" w:color="auto"/>
            <w:left w:val="none" w:sz="0" w:space="0" w:color="auto"/>
            <w:bottom w:val="none" w:sz="0" w:space="0" w:color="auto"/>
            <w:right w:val="none" w:sz="0" w:space="0" w:color="auto"/>
          </w:divBdr>
        </w:div>
        <w:div w:id="964703537">
          <w:marLeft w:val="0"/>
          <w:marRight w:val="0"/>
          <w:marTop w:val="0"/>
          <w:marBottom w:val="0"/>
          <w:divBdr>
            <w:top w:val="none" w:sz="0" w:space="0" w:color="auto"/>
            <w:left w:val="none" w:sz="0" w:space="0" w:color="auto"/>
            <w:bottom w:val="none" w:sz="0" w:space="0" w:color="auto"/>
            <w:right w:val="none" w:sz="0" w:space="0" w:color="auto"/>
          </w:divBdr>
        </w:div>
        <w:div w:id="1131169110">
          <w:marLeft w:val="0"/>
          <w:marRight w:val="0"/>
          <w:marTop w:val="0"/>
          <w:marBottom w:val="0"/>
          <w:divBdr>
            <w:top w:val="none" w:sz="0" w:space="0" w:color="auto"/>
            <w:left w:val="none" w:sz="0" w:space="0" w:color="auto"/>
            <w:bottom w:val="none" w:sz="0" w:space="0" w:color="auto"/>
            <w:right w:val="none" w:sz="0" w:space="0" w:color="auto"/>
          </w:divBdr>
        </w:div>
      </w:divsChild>
    </w:div>
    <w:div w:id="1674451417">
      <w:bodyDiv w:val="1"/>
      <w:marLeft w:val="0"/>
      <w:marRight w:val="0"/>
      <w:marTop w:val="0"/>
      <w:marBottom w:val="0"/>
      <w:divBdr>
        <w:top w:val="none" w:sz="0" w:space="0" w:color="auto"/>
        <w:left w:val="none" w:sz="0" w:space="0" w:color="auto"/>
        <w:bottom w:val="none" w:sz="0" w:space="0" w:color="auto"/>
        <w:right w:val="none" w:sz="0" w:space="0" w:color="auto"/>
      </w:divBdr>
    </w:div>
    <w:div w:id="1681544267">
      <w:bodyDiv w:val="1"/>
      <w:marLeft w:val="0"/>
      <w:marRight w:val="0"/>
      <w:marTop w:val="0"/>
      <w:marBottom w:val="0"/>
      <w:divBdr>
        <w:top w:val="none" w:sz="0" w:space="0" w:color="auto"/>
        <w:left w:val="none" w:sz="0" w:space="0" w:color="auto"/>
        <w:bottom w:val="none" w:sz="0" w:space="0" w:color="auto"/>
        <w:right w:val="none" w:sz="0" w:space="0" w:color="auto"/>
      </w:divBdr>
    </w:div>
    <w:div w:id="1686245785">
      <w:bodyDiv w:val="1"/>
      <w:marLeft w:val="0"/>
      <w:marRight w:val="0"/>
      <w:marTop w:val="0"/>
      <w:marBottom w:val="0"/>
      <w:divBdr>
        <w:top w:val="none" w:sz="0" w:space="0" w:color="auto"/>
        <w:left w:val="none" w:sz="0" w:space="0" w:color="auto"/>
        <w:bottom w:val="none" w:sz="0" w:space="0" w:color="auto"/>
        <w:right w:val="none" w:sz="0" w:space="0" w:color="auto"/>
      </w:divBdr>
    </w:div>
    <w:div w:id="1699086671">
      <w:bodyDiv w:val="1"/>
      <w:marLeft w:val="0"/>
      <w:marRight w:val="0"/>
      <w:marTop w:val="0"/>
      <w:marBottom w:val="0"/>
      <w:divBdr>
        <w:top w:val="none" w:sz="0" w:space="0" w:color="auto"/>
        <w:left w:val="none" w:sz="0" w:space="0" w:color="auto"/>
        <w:bottom w:val="none" w:sz="0" w:space="0" w:color="auto"/>
        <w:right w:val="none" w:sz="0" w:space="0" w:color="auto"/>
      </w:divBdr>
    </w:div>
    <w:div w:id="1704623733">
      <w:bodyDiv w:val="1"/>
      <w:marLeft w:val="0"/>
      <w:marRight w:val="0"/>
      <w:marTop w:val="0"/>
      <w:marBottom w:val="0"/>
      <w:divBdr>
        <w:top w:val="none" w:sz="0" w:space="0" w:color="auto"/>
        <w:left w:val="none" w:sz="0" w:space="0" w:color="auto"/>
        <w:bottom w:val="none" w:sz="0" w:space="0" w:color="auto"/>
        <w:right w:val="none" w:sz="0" w:space="0" w:color="auto"/>
      </w:divBdr>
    </w:div>
    <w:div w:id="1763720612">
      <w:bodyDiv w:val="1"/>
      <w:marLeft w:val="0"/>
      <w:marRight w:val="0"/>
      <w:marTop w:val="0"/>
      <w:marBottom w:val="0"/>
      <w:divBdr>
        <w:top w:val="none" w:sz="0" w:space="0" w:color="auto"/>
        <w:left w:val="none" w:sz="0" w:space="0" w:color="auto"/>
        <w:bottom w:val="none" w:sz="0" w:space="0" w:color="auto"/>
        <w:right w:val="none" w:sz="0" w:space="0" w:color="auto"/>
      </w:divBdr>
    </w:div>
    <w:div w:id="1783066976">
      <w:bodyDiv w:val="1"/>
      <w:marLeft w:val="0"/>
      <w:marRight w:val="0"/>
      <w:marTop w:val="0"/>
      <w:marBottom w:val="0"/>
      <w:divBdr>
        <w:top w:val="none" w:sz="0" w:space="0" w:color="auto"/>
        <w:left w:val="none" w:sz="0" w:space="0" w:color="auto"/>
        <w:bottom w:val="none" w:sz="0" w:space="0" w:color="auto"/>
        <w:right w:val="none" w:sz="0" w:space="0" w:color="auto"/>
      </w:divBdr>
    </w:div>
    <w:div w:id="1788160409">
      <w:bodyDiv w:val="1"/>
      <w:marLeft w:val="0"/>
      <w:marRight w:val="0"/>
      <w:marTop w:val="0"/>
      <w:marBottom w:val="0"/>
      <w:divBdr>
        <w:top w:val="none" w:sz="0" w:space="0" w:color="auto"/>
        <w:left w:val="none" w:sz="0" w:space="0" w:color="auto"/>
        <w:bottom w:val="none" w:sz="0" w:space="0" w:color="auto"/>
        <w:right w:val="none" w:sz="0" w:space="0" w:color="auto"/>
      </w:divBdr>
    </w:div>
    <w:div w:id="1789272070">
      <w:bodyDiv w:val="1"/>
      <w:marLeft w:val="0"/>
      <w:marRight w:val="0"/>
      <w:marTop w:val="0"/>
      <w:marBottom w:val="0"/>
      <w:divBdr>
        <w:top w:val="none" w:sz="0" w:space="0" w:color="auto"/>
        <w:left w:val="none" w:sz="0" w:space="0" w:color="auto"/>
        <w:bottom w:val="none" w:sz="0" w:space="0" w:color="auto"/>
        <w:right w:val="none" w:sz="0" w:space="0" w:color="auto"/>
      </w:divBdr>
    </w:div>
    <w:div w:id="1824661855">
      <w:bodyDiv w:val="1"/>
      <w:marLeft w:val="0"/>
      <w:marRight w:val="0"/>
      <w:marTop w:val="0"/>
      <w:marBottom w:val="0"/>
      <w:divBdr>
        <w:top w:val="none" w:sz="0" w:space="0" w:color="auto"/>
        <w:left w:val="none" w:sz="0" w:space="0" w:color="auto"/>
        <w:bottom w:val="none" w:sz="0" w:space="0" w:color="auto"/>
        <w:right w:val="none" w:sz="0" w:space="0" w:color="auto"/>
      </w:divBdr>
    </w:div>
    <w:div w:id="1869953125">
      <w:bodyDiv w:val="1"/>
      <w:marLeft w:val="0"/>
      <w:marRight w:val="0"/>
      <w:marTop w:val="0"/>
      <w:marBottom w:val="0"/>
      <w:divBdr>
        <w:top w:val="none" w:sz="0" w:space="0" w:color="auto"/>
        <w:left w:val="none" w:sz="0" w:space="0" w:color="auto"/>
        <w:bottom w:val="none" w:sz="0" w:space="0" w:color="auto"/>
        <w:right w:val="none" w:sz="0" w:space="0" w:color="auto"/>
      </w:divBdr>
    </w:div>
    <w:div w:id="1872254832">
      <w:bodyDiv w:val="1"/>
      <w:marLeft w:val="0"/>
      <w:marRight w:val="0"/>
      <w:marTop w:val="0"/>
      <w:marBottom w:val="0"/>
      <w:divBdr>
        <w:top w:val="none" w:sz="0" w:space="0" w:color="auto"/>
        <w:left w:val="none" w:sz="0" w:space="0" w:color="auto"/>
        <w:bottom w:val="none" w:sz="0" w:space="0" w:color="auto"/>
        <w:right w:val="none" w:sz="0" w:space="0" w:color="auto"/>
      </w:divBdr>
    </w:div>
    <w:div w:id="1893540518">
      <w:bodyDiv w:val="1"/>
      <w:marLeft w:val="0"/>
      <w:marRight w:val="0"/>
      <w:marTop w:val="0"/>
      <w:marBottom w:val="0"/>
      <w:divBdr>
        <w:top w:val="none" w:sz="0" w:space="0" w:color="auto"/>
        <w:left w:val="none" w:sz="0" w:space="0" w:color="auto"/>
        <w:bottom w:val="none" w:sz="0" w:space="0" w:color="auto"/>
        <w:right w:val="none" w:sz="0" w:space="0" w:color="auto"/>
      </w:divBdr>
    </w:div>
    <w:div w:id="1906139691">
      <w:bodyDiv w:val="1"/>
      <w:marLeft w:val="0"/>
      <w:marRight w:val="0"/>
      <w:marTop w:val="0"/>
      <w:marBottom w:val="0"/>
      <w:divBdr>
        <w:top w:val="none" w:sz="0" w:space="0" w:color="auto"/>
        <w:left w:val="none" w:sz="0" w:space="0" w:color="auto"/>
        <w:bottom w:val="none" w:sz="0" w:space="0" w:color="auto"/>
        <w:right w:val="none" w:sz="0" w:space="0" w:color="auto"/>
      </w:divBdr>
      <w:divsChild>
        <w:div w:id="847402039">
          <w:marLeft w:val="0"/>
          <w:marRight w:val="0"/>
          <w:marTop w:val="0"/>
          <w:marBottom w:val="0"/>
          <w:divBdr>
            <w:top w:val="none" w:sz="0" w:space="0" w:color="auto"/>
            <w:left w:val="none" w:sz="0" w:space="0" w:color="auto"/>
            <w:bottom w:val="none" w:sz="0" w:space="0" w:color="auto"/>
            <w:right w:val="none" w:sz="0" w:space="0" w:color="auto"/>
          </w:divBdr>
          <w:divsChild>
            <w:div w:id="1948198526">
              <w:marLeft w:val="0"/>
              <w:marRight w:val="180"/>
              <w:marTop w:val="0"/>
              <w:marBottom w:val="240"/>
              <w:divBdr>
                <w:top w:val="none" w:sz="0" w:space="0" w:color="auto"/>
                <w:left w:val="none" w:sz="0" w:space="0" w:color="auto"/>
                <w:bottom w:val="none" w:sz="0" w:space="0" w:color="auto"/>
                <w:right w:val="none" w:sz="0" w:space="0" w:color="auto"/>
              </w:divBdr>
              <w:divsChild>
                <w:div w:id="17858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558">
          <w:marLeft w:val="0"/>
          <w:marRight w:val="0"/>
          <w:marTop w:val="0"/>
          <w:marBottom w:val="720"/>
          <w:divBdr>
            <w:top w:val="none" w:sz="0" w:space="0" w:color="auto"/>
            <w:left w:val="none" w:sz="0" w:space="0" w:color="auto"/>
            <w:bottom w:val="none" w:sz="0" w:space="0" w:color="auto"/>
            <w:right w:val="none" w:sz="0" w:space="0" w:color="auto"/>
          </w:divBdr>
          <w:divsChild>
            <w:div w:id="19348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592">
      <w:bodyDiv w:val="1"/>
      <w:marLeft w:val="0"/>
      <w:marRight w:val="0"/>
      <w:marTop w:val="0"/>
      <w:marBottom w:val="0"/>
      <w:divBdr>
        <w:top w:val="none" w:sz="0" w:space="0" w:color="auto"/>
        <w:left w:val="none" w:sz="0" w:space="0" w:color="auto"/>
        <w:bottom w:val="none" w:sz="0" w:space="0" w:color="auto"/>
        <w:right w:val="none" w:sz="0" w:space="0" w:color="auto"/>
      </w:divBdr>
    </w:div>
    <w:div w:id="1934898481">
      <w:bodyDiv w:val="1"/>
      <w:marLeft w:val="0"/>
      <w:marRight w:val="0"/>
      <w:marTop w:val="0"/>
      <w:marBottom w:val="0"/>
      <w:divBdr>
        <w:top w:val="none" w:sz="0" w:space="0" w:color="auto"/>
        <w:left w:val="none" w:sz="0" w:space="0" w:color="auto"/>
        <w:bottom w:val="none" w:sz="0" w:space="0" w:color="auto"/>
        <w:right w:val="none" w:sz="0" w:space="0" w:color="auto"/>
      </w:divBdr>
    </w:div>
    <w:div w:id="1937784275">
      <w:bodyDiv w:val="1"/>
      <w:marLeft w:val="0"/>
      <w:marRight w:val="0"/>
      <w:marTop w:val="0"/>
      <w:marBottom w:val="0"/>
      <w:divBdr>
        <w:top w:val="none" w:sz="0" w:space="0" w:color="auto"/>
        <w:left w:val="none" w:sz="0" w:space="0" w:color="auto"/>
        <w:bottom w:val="none" w:sz="0" w:space="0" w:color="auto"/>
        <w:right w:val="none" w:sz="0" w:space="0" w:color="auto"/>
      </w:divBdr>
      <w:divsChild>
        <w:div w:id="63262678">
          <w:marLeft w:val="0"/>
          <w:marRight w:val="0"/>
          <w:marTop w:val="0"/>
          <w:marBottom w:val="0"/>
          <w:divBdr>
            <w:top w:val="none" w:sz="0" w:space="0" w:color="auto"/>
            <w:left w:val="none" w:sz="0" w:space="0" w:color="auto"/>
            <w:bottom w:val="none" w:sz="0" w:space="0" w:color="auto"/>
            <w:right w:val="none" w:sz="0" w:space="0" w:color="auto"/>
          </w:divBdr>
        </w:div>
        <w:div w:id="1683435627">
          <w:marLeft w:val="0"/>
          <w:marRight w:val="0"/>
          <w:marTop w:val="0"/>
          <w:marBottom w:val="0"/>
          <w:divBdr>
            <w:top w:val="none" w:sz="0" w:space="0" w:color="auto"/>
            <w:left w:val="none" w:sz="0" w:space="0" w:color="auto"/>
            <w:bottom w:val="none" w:sz="0" w:space="0" w:color="auto"/>
            <w:right w:val="none" w:sz="0" w:space="0" w:color="auto"/>
          </w:divBdr>
        </w:div>
        <w:div w:id="1777485421">
          <w:marLeft w:val="0"/>
          <w:marRight w:val="0"/>
          <w:marTop w:val="0"/>
          <w:marBottom w:val="0"/>
          <w:divBdr>
            <w:top w:val="none" w:sz="0" w:space="0" w:color="auto"/>
            <w:left w:val="none" w:sz="0" w:space="0" w:color="auto"/>
            <w:bottom w:val="none" w:sz="0" w:space="0" w:color="auto"/>
            <w:right w:val="none" w:sz="0" w:space="0" w:color="auto"/>
          </w:divBdr>
        </w:div>
        <w:div w:id="2088960059">
          <w:marLeft w:val="0"/>
          <w:marRight w:val="0"/>
          <w:marTop w:val="0"/>
          <w:marBottom w:val="0"/>
          <w:divBdr>
            <w:top w:val="none" w:sz="0" w:space="0" w:color="auto"/>
            <w:left w:val="none" w:sz="0" w:space="0" w:color="auto"/>
            <w:bottom w:val="none" w:sz="0" w:space="0" w:color="auto"/>
            <w:right w:val="none" w:sz="0" w:space="0" w:color="auto"/>
          </w:divBdr>
        </w:div>
      </w:divsChild>
    </w:div>
    <w:div w:id="1945308834">
      <w:bodyDiv w:val="1"/>
      <w:marLeft w:val="0"/>
      <w:marRight w:val="0"/>
      <w:marTop w:val="0"/>
      <w:marBottom w:val="0"/>
      <w:divBdr>
        <w:top w:val="none" w:sz="0" w:space="0" w:color="auto"/>
        <w:left w:val="none" w:sz="0" w:space="0" w:color="auto"/>
        <w:bottom w:val="none" w:sz="0" w:space="0" w:color="auto"/>
        <w:right w:val="none" w:sz="0" w:space="0" w:color="auto"/>
      </w:divBdr>
    </w:div>
    <w:div w:id="1965889284">
      <w:bodyDiv w:val="1"/>
      <w:marLeft w:val="0"/>
      <w:marRight w:val="0"/>
      <w:marTop w:val="0"/>
      <w:marBottom w:val="0"/>
      <w:divBdr>
        <w:top w:val="none" w:sz="0" w:space="0" w:color="auto"/>
        <w:left w:val="none" w:sz="0" w:space="0" w:color="auto"/>
        <w:bottom w:val="none" w:sz="0" w:space="0" w:color="auto"/>
        <w:right w:val="none" w:sz="0" w:space="0" w:color="auto"/>
      </w:divBdr>
    </w:div>
    <w:div w:id="1974210421">
      <w:bodyDiv w:val="1"/>
      <w:marLeft w:val="0"/>
      <w:marRight w:val="0"/>
      <w:marTop w:val="0"/>
      <w:marBottom w:val="0"/>
      <w:divBdr>
        <w:top w:val="none" w:sz="0" w:space="0" w:color="auto"/>
        <w:left w:val="none" w:sz="0" w:space="0" w:color="auto"/>
        <w:bottom w:val="none" w:sz="0" w:space="0" w:color="auto"/>
        <w:right w:val="none" w:sz="0" w:space="0" w:color="auto"/>
      </w:divBdr>
    </w:div>
    <w:div w:id="1977366585">
      <w:bodyDiv w:val="1"/>
      <w:marLeft w:val="0"/>
      <w:marRight w:val="0"/>
      <w:marTop w:val="0"/>
      <w:marBottom w:val="0"/>
      <w:divBdr>
        <w:top w:val="none" w:sz="0" w:space="0" w:color="auto"/>
        <w:left w:val="none" w:sz="0" w:space="0" w:color="auto"/>
        <w:bottom w:val="none" w:sz="0" w:space="0" w:color="auto"/>
        <w:right w:val="none" w:sz="0" w:space="0" w:color="auto"/>
      </w:divBdr>
    </w:div>
    <w:div w:id="1978299092">
      <w:bodyDiv w:val="1"/>
      <w:marLeft w:val="0"/>
      <w:marRight w:val="0"/>
      <w:marTop w:val="0"/>
      <w:marBottom w:val="0"/>
      <w:divBdr>
        <w:top w:val="none" w:sz="0" w:space="0" w:color="auto"/>
        <w:left w:val="none" w:sz="0" w:space="0" w:color="auto"/>
        <w:bottom w:val="none" w:sz="0" w:space="0" w:color="auto"/>
        <w:right w:val="none" w:sz="0" w:space="0" w:color="auto"/>
      </w:divBdr>
    </w:div>
    <w:div w:id="2017271861">
      <w:bodyDiv w:val="1"/>
      <w:marLeft w:val="0"/>
      <w:marRight w:val="0"/>
      <w:marTop w:val="0"/>
      <w:marBottom w:val="0"/>
      <w:divBdr>
        <w:top w:val="none" w:sz="0" w:space="0" w:color="auto"/>
        <w:left w:val="none" w:sz="0" w:space="0" w:color="auto"/>
        <w:bottom w:val="none" w:sz="0" w:space="0" w:color="auto"/>
        <w:right w:val="none" w:sz="0" w:space="0" w:color="auto"/>
      </w:divBdr>
    </w:div>
    <w:div w:id="2028629490">
      <w:bodyDiv w:val="1"/>
      <w:marLeft w:val="0"/>
      <w:marRight w:val="0"/>
      <w:marTop w:val="0"/>
      <w:marBottom w:val="0"/>
      <w:divBdr>
        <w:top w:val="none" w:sz="0" w:space="0" w:color="auto"/>
        <w:left w:val="none" w:sz="0" w:space="0" w:color="auto"/>
        <w:bottom w:val="none" w:sz="0" w:space="0" w:color="auto"/>
        <w:right w:val="none" w:sz="0" w:space="0" w:color="auto"/>
      </w:divBdr>
    </w:div>
    <w:div w:id="2042437995">
      <w:bodyDiv w:val="1"/>
      <w:marLeft w:val="0"/>
      <w:marRight w:val="0"/>
      <w:marTop w:val="0"/>
      <w:marBottom w:val="0"/>
      <w:divBdr>
        <w:top w:val="none" w:sz="0" w:space="0" w:color="auto"/>
        <w:left w:val="none" w:sz="0" w:space="0" w:color="auto"/>
        <w:bottom w:val="none" w:sz="0" w:space="0" w:color="auto"/>
        <w:right w:val="none" w:sz="0" w:space="0" w:color="auto"/>
      </w:divBdr>
    </w:div>
    <w:div w:id="2051876038">
      <w:bodyDiv w:val="1"/>
      <w:marLeft w:val="0"/>
      <w:marRight w:val="0"/>
      <w:marTop w:val="0"/>
      <w:marBottom w:val="0"/>
      <w:divBdr>
        <w:top w:val="none" w:sz="0" w:space="0" w:color="auto"/>
        <w:left w:val="none" w:sz="0" w:space="0" w:color="auto"/>
        <w:bottom w:val="none" w:sz="0" w:space="0" w:color="auto"/>
        <w:right w:val="none" w:sz="0" w:space="0" w:color="auto"/>
      </w:divBdr>
    </w:div>
    <w:div w:id="2054840285">
      <w:bodyDiv w:val="1"/>
      <w:marLeft w:val="0"/>
      <w:marRight w:val="0"/>
      <w:marTop w:val="0"/>
      <w:marBottom w:val="0"/>
      <w:divBdr>
        <w:top w:val="none" w:sz="0" w:space="0" w:color="auto"/>
        <w:left w:val="none" w:sz="0" w:space="0" w:color="auto"/>
        <w:bottom w:val="none" w:sz="0" w:space="0" w:color="auto"/>
        <w:right w:val="none" w:sz="0" w:space="0" w:color="auto"/>
      </w:divBdr>
    </w:div>
    <w:div w:id="2055959266">
      <w:bodyDiv w:val="1"/>
      <w:marLeft w:val="0"/>
      <w:marRight w:val="0"/>
      <w:marTop w:val="0"/>
      <w:marBottom w:val="0"/>
      <w:divBdr>
        <w:top w:val="none" w:sz="0" w:space="0" w:color="auto"/>
        <w:left w:val="none" w:sz="0" w:space="0" w:color="auto"/>
        <w:bottom w:val="none" w:sz="0" w:space="0" w:color="auto"/>
        <w:right w:val="none" w:sz="0" w:space="0" w:color="auto"/>
      </w:divBdr>
    </w:div>
    <w:div w:id="2076736810">
      <w:bodyDiv w:val="1"/>
      <w:marLeft w:val="0"/>
      <w:marRight w:val="0"/>
      <w:marTop w:val="0"/>
      <w:marBottom w:val="0"/>
      <w:divBdr>
        <w:top w:val="none" w:sz="0" w:space="0" w:color="auto"/>
        <w:left w:val="none" w:sz="0" w:space="0" w:color="auto"/>
        <w:bottom w:val="none" w:sz="0" w:space="0" w:color="auto"/>
        <w:right w:val="none" w:sz="0" w:space="0" w:color="auto"/>
      </w:divBdr>
    </w:div>
    <w:div w:id="2077819660">
      <w:bodyDiv w:val="1"/>
      <w:marLeft w:val="0"/>
      <w:marRight w:val="0"/>
      <w:marTop w:val="0"/>
      <w:marBottom w:val="0"/>
      <w:divBdr>
        <w:top w:val="none" w:sz="0" w:space="0" w:color="auto"/>
        <w:left w:val="none" w:sz="0" w:space="0" w:color="auto"/>
        <w:bottom w:val="none" w:sz="0" w:space="0" w:color="auto"/>
        <w:right w:val="none" w:sz="0" w:space="0" w:color="auto"/>
      </w:divBdr>
    </w:div>
    <w:div w:id="2088765387">
      <w:bodyDiv w:val="1"/>
      <w:marLeft w:val="0"/>
      <w:marRight w:val="0"/>
      <w:marTop w:val="0"/>
      <w:marBottom w:val="0"/>
      <w:divBdr>
        <w:top w:val="none" w:sz="0" w:space="0" w:color="auto"/>
        <w:left w:val="none" w:sz="0" w:space="0" w:color="auto"/>
        <w:bottom w:val="none" w:sz="0" w:space="0" w:color="auto"/>
        <w:right w:val="none" w:sz="0" w:space="0" w:color="auto"/>
      </w:divBdr>
    </w:div>
    <w:div w:id="2094008201">
      <w:bodyDiv w:val="1"/>
      <w:marLeft w:val="0"/>
      <w:marRight w:val="0"/>
      <w:marTop w:val="0"/>
      <w:marBottom w:val="0"/>
      <w:divBdr>
        <w:top w:val="none" w:sz="0" w:space="0" w:color="auto"/>
        <w:left w:val="none" w:sz="0" w:space="0" w:color="auto"/>
        <w:bottom w:val="none" w:sz="0" w:space="0" w:color="auto"/>
        <w:right w:val="none" w:sz="0" w:space="0" w:color="auto"/>
      </w:divBdr>
    </w:div>
    <w:div w:id="2105758025">
      <w:bodyDiv w:val="1"/>
      <w:marLeft w:val="0"/>
      <w:marRight w:val="0"/>
      <w:marTop w:val="0"/>
      <w:marBottom w:val="0"/>
      <w:divBdr>
        <w:top w:val="none" w:sz="0" w:space="0" w:color="auto"/>
        <w:left w:val="none" w:sz="0" w:space="0" w:color="auto"/>
        <w:bottom w:val="none" w:sz="0" w:space="0" w:color="auto"/>
        <w:right w:val="none" w:sz="0" w:space="0" w:color="auto"/>
      </w:divBdr>
    </w:div>
    <w:div w:id="2111197294">
      <w:bodyDiv w:val="1"/>
      <w:marLeft w:val="0"/>
      <w:marRight w:val="0"/>
      <w:marTop w:val="0"/>
      <w:marBottom w:val="0"/>
      <w:divBdr>
        <w:top w:val="none" w:sz="0" w:space="0" w:color="auto"/>
        <w:left w:val="none" w:sz="0" w:space="0" w:color="auto"/>
        <w:bottom w:val="none" w:sz="0" w:space="0" w:color="auto"/>
        <w:right w:val="none" w:sz="0" w:space="0" w:color="auto"/>
      </w:divBdr>
    </w:div>
    <w:div w:id="212665622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fontTable" Target="fontTable.xml"/><Relationship Id="rId30"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26" Type="http://schemas.openxmlformats.org/officeDocument/2006/relationships/hyperlink" Target="https://www.cbc.ca/news/canada/prince-edward-island/pei-snowbird-turned-away-confederation-bridge-1.5533060" TargetMode="External"/><Relationship Id="rId117" Type="http://schemas.openxmlformats.org/officeDocument/2006/relationships/hyperlink" Target="https://www.thelawyersdaily.ca/articles/19081/legal-groups-file-charter-challenge-against-government-to-protect-federal-inmates" TargetMode="External"/><Relationship Id="rId21" Type="http://schemas.openxmlformats.org/officeDocument/2006/relationships/hyperlink" Target="https://www.ctvnews.ca/canada/under-quarantine-what-life-will-be-like-at-cfb-trenton-for-evacuees-from-wuhan-1.4800778" TargetMode="External"/><Relationship Id="rId42" Type="http://schemas.openxmlformats.org/officeDocument/2006/relationships/hyperlink" Target="https://www.toronto.ca/legdocs/bylaws/2020/law0322.pdf" TargetMode="External"/><Relationship Id="rId47" Type="http://schemas.openxmlformats.org/officeDocument/2006/relationships/hyperlink" Target="https://ccla.org/cclanewsite/wp-content/uploads/2020/04/order_re_mass_gatherings_final_v2signed.pdf" TargetMode="External"/><Relationship Id="rId63" Type="http://schemas.openxmlformats.org/officeDocument/2006/relationships/hyperlink" Target="https://cdn-contenu.quebec.ca/cdn-contenu/adm/min/sante-services-sociaux/publications-adm/lois-reglements/AM_numero_2020-011_anglais.pdf?1585448894" TargetMode="External"/><Relationship Id="rId68" Type="http://schemas.openxmlformats.org/officeDocument/2006/relationships/hyperlink" Target="https://www.cbc.ca/news/canada/newfoundland-labrador/covid19-newfoundland-labrador-may-14-1.5569361" TargetMode="External"/><Relationship Id="rId84" Type="http://schemas.openxmlformats.org/officeDocument/2006/relationships/hyperlink" Target="https://thelogic.co/news/city-of-toronto-gathering-cellphone-location-data-from-telecoms-in-bid-to-slow-spread-of-covid-19-tory/" TargetMode="External"/><Relationship Id="rId89" Type="http://schemas.openxmlformats.org/officeDocument/2006/relationships/hyperlink" Target="https://www.alberta.ca/ab-trace-together-faq.aspx" TargetMode="External"/><Relationship Id="rId112" Type="http://schemas.openxmlformats.org/officeDocument/2006/relationships/hyperlink" Target="https://www.ourcommons.ca/DocumentViewer/en/43-1/HESA/meeting-17/evidence" TargetMode="External"/><Relationship Id="rId16" Type="http://schemas.openxmlformats.org/officeDocument/2006/relationships/hyperlink" Target="https://ccla.org/coronavirus-update-crisis-legislation/" TargetMode="External"/><Relationship Id="rId107" Type="http://schemas.openxmlformats.org/officeDocument/2006/relationships/hyperlink" Target="https://www.vice.com/en_ca/article/dygbdz/these-nurses-had-to-wear-trash-bags-as-ppe-now-they-have-coronavirus" TargetMode="External"/><Relationship Id="rId11" Type="http://schemas.openxmlformats.org/officeDocument/2006/relationships/hyperlink" Target="https://www.hss.gov.nt.ca/sites/hss/files/resources/public-health-order-covid-19-prohibition-gatherings-closures-certain-business.pdf" TargetMode="External"/><Relationship Id="rId32" Type="http://schemas.openxmlformats.org/officeDocument/2006/relationships/hyperlink" Target="https://open.alberta.ca/publications/cmoh-order-07-2020-2020-covid-19-response" TargetMode="External"/><Relationship Id="rId37" Type="http://schemas.openxmlformats.org/officeDocument/2006/relationships/hyperlink" Target="https://www.ontario.ca/laws/regulation/200052" TargetMode="External"/><Relationship Id="rId53" Type="http://schemas.openxmlformats.org/officeDocument/2006/relationships/hyperlink" Target="https://www.ctvnews.ca/health/coronavirus/it-s-devastating-cross-border-couples-separated-for-months-due-to-travel-restrictions-1.4938963" TargetMode="External"/><Relationship Id="rId58" Type="http://schemas.openxmlformats.org/officeDocument/2006/relationships/hyperlink" Target="https://www2.gnb.ca/content/dam/gnb/Corporate/pdf/EmergencyUrgence19.pdf" TargetMode="External"/><Relationship Id="rId74" Type="http://schemas.openxmlformats.org/officeDocument/2006/relationships/hyperlink" Target="https://www.ourcommons.ca/Content/Committee/431/INDU/Evidence/EV10775931/INDUEV19-E.PDF" TargetMode="External"/><Relationship Id="rId79" Type="http://schemas.openxmlformats.org/officeDocument/2006/relationships/hyperlink" Target="https://www.nbcnews.com/tech/tech-news/how-contact-tracing-could-use-bluetooth-track-coronavirus-your-smartphone-n1187796" TargetMode="External"/><Relationship Id="rId102" Type="http://schemas.openxmlformats.org/officeDocument/2006/relationships/hyperlink" Target="http://www.aidslaw.ca/site/wp-content/uploads/2013/04/DiscrProtect-Review10-1-E.pdf" TargetMode="External"/><Relationship Id="rId123" Type="http://schemas.openxmlformats.org/officeDocument/2006/relationships/hyperlink" Target="https://www.theglobeandmail.com/canada/article-at-least-nine-women-and-girls-killed-in-domestic-homicides-in-canada/" TargetMode="External"/><Relationship Id="rId5" Type="http://schemas.openxmlformats.org/officeDocument/2006/relationships/hyperlink" Target="https://www.cnbc.com/2020/03/11/who-declares-the-coronavirus-outbreak-a-global-pandemic.html" TargetMode="External"/><Relationship Id="rId90" Type="http://schemas.openxmlformats.org/officeDocument/2006/relationships/hyperlink" Target="https://www.cbc.ca/news/canada/toronto/ontario-covid19-data-police-1.5544272" TargetMode="External"/><Relationship Id="rId95" Type="http://schemas.openxmlformats.org/officeDocument/2006/relationships/hyperlink" Target="https://www.thestar.com/news/gta/2020/04/07/positive-covid-19-case-identified-at-torontos-seaton-house-homeless-shelter.html" TargetMode="External"/><Relationship Id="rId19" Type="http://schemas.openxmlformats.org/officeDocument/2006/relationships/hyperlink" Target="https://orders-in-council.canada.ca/attachment.php?attach=38812&amp;lang=en" TargetMode="External"/><Relationship Id="rId14" Type="http://schemas.openxmlformats.org/officeDocument/2006/relationships/hyperlink" Target="http://www.canlii.ca/t/1ftv6" TargetMode="External"/><Relationship Id="rId22" Type="http://schemas.openxmlformats.org/officeDocument/2006/relationships/hyperlink" Target="https://www.ontario.ca/laws/regulation/200082/v1?search=emergency+management" TargetMode="External"/><Relationship Id="rId27" Type="http://schemas.openxmlformats.org/officeDocument/2006/relationships/hyperlink" Target="https://www.ontario.ca/laws/regulation/200120?search=emergency+management" TargetMode="External"/><Relationship Id="rId30" Type="http://schemas.openxmlformats.org/officeDocument/2006/relationships/hyperlink" Target="https://files.ontario.ca/moh-covid-19-report-en-2020-04-06.pdf" TargetMode="External"/><Relationship Id="rId35" Type="http://schemas.openxmlformats.org/officeDocument/2006/relationships/hyperlink" Target="https://www.saskatchewan.ca/-/media/files/coronavirus/public-health-measures/public-health-orders/public-health-order-april-4-2020.pdf" TargetMode="External"/><Relationship Id="rId43" Type="http://schemas.openxmlformats.org/officeDocument/2006/relationships/hyperlink" Target="https://www.ontario.ca/laws/regulation/200082/v1" TargetMode="External"/><Relationship Id="rId48" Type="http://schemas.openxmlformats.org/officeDocument/2006/relationships/hyperlink" Target="https://ccla.org/coronavirus-update-letter-to-nunavut/" TargetMode="External"/><Relationship Id="rId56" Type="http://schemas.openxmlformats.org/officeDocument/2006/relationships/hyperlink" Target="https://www.thestar.com/politics/federal/2020/03/12/after-trump-targets-europe-canadian-officials-say-closing-the-border-wont-stop-covid-19.html" TargetMode="External"/><Relationship Id="rId64" Type="http://schemas.openxmlformats.org/officeDocument/2006/relationships/hyperlink" Target="http://www.gov.yk.ca/legislation/regs/mo2020_019.pdf" TargetMode="External"/><Relationship Id="rId69" Type="http://schemas.openxmlformats.org/officeDocument/2006/relationships/hyperlink" Target="https://www.thechronicleherald.ca/business/regional-business/trades-newfoundland-and-labrador-slams-government-for-allowing-out-of-province-workers-during-pandemic-445181/" TargetMode="External"/><Relationship Id="rId77" Type="http://schemas.openxmlformats.org/officeDocument/2006/relationships/hyperlink" Target="http://behindthenumbers.ca/2020/03/20/covid-19-crisis-response-must-address-gender-faultlines/" TargetMode="External"/><Relationship Id="rId100" Type="http://schemas.openxmlformats.org/officeDocument/2006/relationships/hyperlink" Target="https://globalnews.ca/news/7033253/coronavirus-asian-racism-crisis-canada/" TargetMode="External"/><Relationship Id="rId105" Type="http://schemas.openxmlformats.org/officeDocument/2006/relationships/hyperlink" Target="https://www.cbc.ca/news/canada/toronto/covid-19-ontario-hospitals-elective-surgeries-1.5581177" TargetMode="External"/><Relationship Id="rId113" Type="http://schemas.openxmlformats.org/officeDocument/2006/relationships/hyperlink" Target="https://www.cbc.ca/news/canada/manitoba/manitoba-jails-inmates-numbers-down-coronavirus-1.5558238" TargetMode="External"/><Relationship Id="rId118" Type="http://schemas.openxmlformats.org/officeDocument/2006/relationships/hyperlink" Target="https://www.cbc.ca/news/canada/british-columbia/b-c-rally-calls-for-safe-release-of-prisoners-due-to-covid-19-outbreak-1.5554114" TargetMode="External"/><Relationship Id="rId126" Type="http://schemas.openxmlformats.org/officeDocument/2006/relationships/hyperlink" Target="https://about.rogers.com/news-ideas/helping-ontario-students-in-need-access-online-learning-during-covid-19-pandemic/" TargetMode="External"/><Relationship Id="rId8" Type="http://schemas.openxmlformats.org/officeDocument/2006/relationships/hyperlink" Target="https://globalnews.ca/news/6595646/covid-19-cfb-trenton-canadians/" TargetMode="External"/><Relationship Id="rId51" Type="http://schemas.openxmlformats.org/officeDocument/2006/relationships/hyperlink" Target="https://www.cbc.ca/news/canada/prince-edward-island/pei-snowbird-turned-away-confederation-bridge-1.5533060" TargetMode="External"/><Relationship Id="rId72" Type="http://schemas.openxmlformats.org/officeDocument/2006/relationships/hyperlink" Target="https://www.theguardian.pe.ca/news/canada/poll-shows-broad-public-support-for-contact-tracing-apps-to-fight-covid-19-447687/" TargetMode="External"/><Relationship Id="rId80" Type="http://schemas.openxmlformats.org/officeDocument/2006/relationships/hyperlink" Target="https://www.aclu.org/report/aclu-white-paper-principles-technology-assisted-contact-tracing" TargetMode="External"/><Relationship Id="rId85" Type="http://schemas.openxmlformats.org/officeDocument/2006/relationships/hyperlink" Target="https://ccla.org/coronavirus-update-data-surveillance/" TargetMode="External"/><Relationship Id="rId93" Type="http://schemas.openxmlformats.org/officeDocument/2006/relationships/hyperlink" Target="https://www12.statcan.gc.ca/census-recensement/2016/dp-pd/prof/index.cfm?Lang=E" TargetMode="External"/><Relationship Id="rId98" Type="http://schemas.openxmlformats.org/officeDocument/2006/relationships/hyperlink" Target="https://ccla.org/cclanewsite/wp-content/uploads/2020/05/2020-05-22-Applicants-Questions-re-Progress-Report-dated-May-19-2020-and-Attached-Appendices.pdf" TargetMode="External"/><Relationship Id="rId121" Type="http://schemas.openxmlformats.org/officeDocument/2006/relationships/hyperlink" Target="https://www.cbsa-asfc.gc.ca/security-securite/detent/stat-2012-2019-eng.html" TargetMode="External"/><Relationship Id="rId3" Type="http://schemas.openxmlformats.org/officeDocument/2006/relationships/hyperlink" Target="https://www.worldometers.info/coronavirus/country/canada/" TargetMode="External"/><Relationship Id="rId12" Type="http://schemas.openxmlformats.org/officeDocument/2006/relationships/hyperlink" Target="https://www.thestar.com/news/gta/2020/04/25/advocates-for-toronto-homeless-sue-the-city-over-lack-of-covid-19-protections-in-shelters.html" TargetMode="External"/><Relationship Id="rId17" Type="http://schemas.openxmlformats.org/officeDocument/2006/relationships/hyperlink" Target="https://www.nytimes.com/2020/06/05/world/canada/bonnie-henry-british-columbia-coronavirus.html" TargetMode="External"/><Relationship Id="rId25" Type="http://schemas.openxmlformats.org/officeDocument/2006/relationships/hyperlink" Target="https://www.mcscs.jus.gov.on.ca/sites/default/files/content/mcscs/docs/StreetChecks.pdf" TargetMode="External"/><Relationship Id="rId33" Type="http://schemas.openxmlformats.org/officeDocument/2006/relationships/hyperlink" Target="https://www.gov.mb.ca/asset_library/en/proactive/2019_2020/orders-soe-03302020.pdf" TargetMode="External"/><Relationship Id="rId38" Type="http://schemas.openxmlformats.org/officeDocument/2006/relationships/hyperlink" Target="https://gov.nu.ca/sites/default/files/order_re_social_distancing_and_gatherings_signed_200424_v3.pdf" TargetMode="External"/><Relationship Id="rId46" Type="http://schemas.openxmlformats.org/officeDocument/2006/relationships/hyperlink" Target="https://open.alberta.ca/dataset/60862f8f-7842-4702-85a5-a9f9577c0222/resource/87fa34d1-e1b8-426b-b34d-4691016d5987/download/health-mo-613-2020.pdf" TargetMode="External"/><Relationship Id="rId59" Type="http://schemas.openxmlformats.org/officeDocument/2006/relationships/hyperlink" Target="https://www.gov.nl.ca/covid-19/files/Special-Measures-Order-Travel-May-15-2020.pdf" TargetMode="External"/><Relationship Id="rId67" Type="http://schemas.openxmlformats.org/officeDocument/2006/relationships/hyperlink" Target="https://www.cbc.ca/news/business/n-b-p-e-i-n-l-territories-border-ban-ccla-court-challenge-1.5600235" TargetMode="External"/><Relationship Id="rId103" Type="http://schemas.openxmlformats.org/officeDocument/2006/relationships/hyperlink" Target="https://www.cbc.ca/news/canada/british-columbia/bc-coronavirus-covid-19-update-cases-june-10-1.5607053" TargetMode="External"/><Relationship Id="rId108" Type="http://schemas.openxmlformats.org/officeDocument/2006/relationships/hyperlink" Target="https://www.cbc.ca/news/canada/toronto/military-long-term-care-home-report-covid-ontario-1.5585844" TargetMode="External"/><Relationship Id="rId116" Type="http://schemas.openxmlformats.org/officeDocument/2006/relationships/hyperlink" Target="https://globalnews.ca/news/6933013/coronavirus-lawsuit-federal-inmates-safety/" TargetMode="External"/><Relationship Id="rId124" Type="http://schemas.openxmlformats.org/officeDocument/2006/relationships/hyperlink" Target="https://globalnews.ca/news/6965985/domestic-violence-mental-health-calls-up-saskatoon-police-covid-19-coronavirus/" TargetMode="External"/><Relationship Id="rId20" Type="http://schemas.openxmlformats.org/officeDocument/2006/relationships/hyperlink" Target="https://orders-in-council.canada.ca/attachment.php?attach=38951&amp;lang=en" TargetMode="External"/><Relationship Id="rId41" Type="http://schemas.openxmlformats.org/officeDocument/2006/relationships/hyperlink" Target="https://www.ontario.ca/laws/regulation/200104/v1" TargetMode="External"/><Relationship Id="rId54" Type="http://schemas.openxmlformats.org/officeDocument/2006/relationships/hyperlink" Target="https://www.canada.ca/en/immigration-refugees-citizenship/corporate/publications-manuals/operational-bulletins-manuals/service-delivery/coronavirus/travel-restrictions.html" TargetMode="External"/><Relationship Id="rId62" Type="http://schemas.openxmlformats.org/officeDocument/2006/relationships/hyperlink" Target="https://www.princeedwardisland.ca/sites/default/files/publications/jpsminorderapril30.pdf" TargetMode="External"/><Relationship Id="rId70" Type="http://schemas.openxmlformats.org/officeDocument/2006/relationships/hyperlink" Target="https://www.theglobeandmail.com/canada/article-newfoundland-faces-court-challenge-to-ban-on-non-essential-travel-from/" TargetMode="External"/><Relationship Id="rId75" Type="http://schemas.openxmlformats.org/officeDocument/2006/relationships/hyperlink" Target="https://www.businessinsider.com/iceland-contact-tracing-not-gamechanger-2020-5" TargetMode="External"/><Relationship Id="rId83" Type="http://schemas.openxmlformats.org/officeDocument/2006/relationships/hyperlink" Target="https://www.nytimes.com/2020/03/19/us/coronavirus-location-tracking.html" TargetMode="External"/><Relationship Id="rId88" Type="http://schemas.openxmlformats.org/officeDocument/2006/relationships/hyperlink" Target="https://calgaryherald.com/news/local-news/alberta-contact-tracing-app-to-get-ios-upgrade-but-many-albertans-left-unable-to-download" TargetMode="External"/><Relationship Id="rId91" Type="http://schemas.openxmlformats.org/officeDocument/2006/relationships/hyperlink" Target="https://www.ontario.ca/laws/statute/04p03" TargetMode="External"/><Relationship Id="rId96" Type="http://schemas.openxmlformats.org/officeDocument/2006/relationships/hyperlink" Target="https://ccla.org/cclanewsite/wp-content/uploads/2020/05/Progress-Report-May-19-2020_Redacted.pdf" TargetMode="External"/><Relationship Id="rId111" Type="http://schemas.openxmlformats.org/officeDocument/2006/relationships/hyperlink" Target="https://www.theguardian.com/world/2020/may/26/canada-care-homes-military-report-coronavirus" TargetMode="External"/><Relationship Id="rId1" Type="http://schemas.openxmlformats.org/officeDocument/2006/relationships/hyperlink" Target="https://www.nytimes.com/1964/03/27/archives/malcolm-x-backs-house-rights-bill.html" TargetMode="External"/><Relationship Id="rId6" Type="http://schemas.openxmlformats.org/officeDocument/2006/relationships/hyperlink" Target="https://www.canada.ca/en/public-health/services/diseases/2019-novel-coronavirus-infection.html?topic=tilelink" TargetMode="External"/><Relationship Id="rId15" Type="http://schemas.openxmlformats.org/officeDocument/2006/relationships/hyperlink" Target="https://ipac-canada.org/sars.php" TargetMode="External"/><Relationship Id="rId23" Type="http://schemas.openxmlformats.org/officeDocument/2006/relationships/hyperlink" Target="https://open.alberta.ca/dataset/60862f8f-7842-4702-85a5-a9f9577c0222/resource/87fa34d1-e1b8-426b-b34d-4691016d5987/download/health-mo-613-2020.pdf" TargetMode="External"/><Relationship Id="rId28" Type="http://schemas.openxmlformats.org/officeDocument/2006/relationships/hyperlink" Target="https://open.alberta.ca/publications/ministerial-order-632-2020-health" TargetMode="External"/><Relationship Id="rId36" Type="http://schemas.openxmlformats.org/officeDocument/2006/relationships/hyperlink" Target="http://www.gov.yk.ca/legislation/regs/mo2020_014.pdf" TargetMode="External"/><Relationship Id="rId49" Type="http://schemas.openxmlformats.org/officeDocument/2006/relationships/hyperlink" Target="https://gov.nu.ca/sites/default/files/updated_apr_28_social_distancing_and_gathering_order_eng_signed.pdf" TargetMode="External"/><Relationship Id="rId57" Type="http://schemas.openxmlformats.org/officeDocument/2006/relationships/hyperlink" Target="https://hayriver.com/wp-content/uploads/2020/03/Covid-19-Public-Health-Order-Travel-Restrictions-Self-Isolation-Protocols.pdf" TargetMode="External"/><Relationship Id="rId106" Type="http://schemas.openxmlformats.org/officeDocument/2006/relationships/hyperlink" Target="https://www.ctvnews.ca/health/coronavirus/with-some-provinces-reopening-where-does-canada-s-ppe-supply-chain-stand-1.4922887" TargetMode="External"/><Relationship Id="rId114" Type="http://schemas.openxmlformats.org/officeDocument/2006/relationships/hyperlink" Target="https://www.cbc.ca/news/canada/toronto/ontario-jails-coronavirus-1.5527677" TargetMode="External"/><Relationship Id="rId119" Type="http://schemas.openxmlformats.org/officeDocument/2006/relationships/hyperlink" Target="https://www.aptnnews.ca/national-news/coalition-of-civil-rights-groups-file-constitutional-challenge-over-handling-of-inmates-during-pandemic/" TargetMode="External"/><Relationship Id="rId127" Type="http://schemas.openxmlformats.org/officeDocument/2006/relationships/hyperlink" Target="https://ccrweb.ca/sites/ccrweb.ca/files/covid_inland_claims_notice_en.pdf" TargetMode="External"/><Relationship Id="rId10" Type="http://schemas.openxmlformats.org/officeDocument/2006/relationships/hyperlink" Target="https://www.cbc.ca/news/canada/ottawa/ottawa-bylaw-parks-fines-1.5523154" TargetMode="External"/><Relationship Id="rId31" Type="http://schemas.openxmlformats.org/officeDocument/2006/relationships/hyperlink" Target="https://www2.gov.bc.ca/assets/gov/health/about-bc-s-health-care-system/office-of-the-provincial-health-officer/reports-publications/covid-19-pho-class-order-mass-gatherings.pdf" TargetMode="External"/><Relationship Id="rId44" Type="http://schemas.openxmlformats.org/officeDocument/2006/relationships/hyperlink" Target="https://www.citynews1130.com/2020/03/22/vancouver-set-to-seek-power-to-order-non-essential-workers-to-stay-put-enforce-orders-on-social-distancing/" TargetMode="External"/><Relationship Id="rId52" Type="http://schemas.openxmlformats.org/officeDocument/2006/relationships/hyperlink" Target="https://www.cbsa-asfc.gc.ca/agency-agence/pm-covid19-eng.html" TargetMode="External"/><Relationship Id="rId60" Type="http://schemas.openxmlformats.org/officeDocument/2006/relationships/hyperlink" Target="https://www.gov.nu.ca/sites/default/files/order_re_travel_to_nunavut_final_v5signed.pdf" TargetMode="External"/><Relationship Id="rId65" Type="http://schemas.openxmlformats.org/officeDocument/2006/relationships/hyperlink" Target="https://www.saskatchewan.ca/-/media/files/coronavirus/public-health-measures/public-health-orders/order-nsad-april-24---final-2.pdf" TargetMode="External"/><Relationship Id="rId73" Type="http://schemas.openxmlformats.org/officeDocument/2006/relationships/hyperlink" Target="https://www.bdi.ox.ac.uk/news/digital-contact-tracing-can-slow-or-even-stop-coronavirus-transmission-and-ease-us-out-of-lockdown" TargetMode="External"/><Relationship Id="rId78" Type="http://schemas.openxmlformats.org/officeDocument/2006/relationships/hyperlink" Target="https://www.ourcommons.ca/DocumentViewer/en/43-1/INDU/meeting-21/evidence" TargetMode="External"/><Relationship Id="rId81" Type="http://schemas.openxmlformats.org/officeDocument/2006/relationships/hyperlink" Target="https://www.eff.org/deeplinks/2020/03/governments-havent-shown-location-surveillance-would-help-contain-covid-19" TargetMode="External"/><Relationship Id="rId86" Type="http://schemas.openxmlformats.org/officeDocument/2006/relationships/hyperlink" Target="https://globalnews.ca/news/6894997/covid-19-alberta-health-contact-tracing-app/" TargetMode="External"/><Relationship Id="rId94" Type="http://schemas.openxmlformats.org/officeDocument/2006/relationships/hyperlink" Target="https://www.toronto.ca/community-people/community-partners/emergency-shelter-operators/about-torontos-shelter-system/see-our-shelters/" TargetMode="External"/><Relationship Id="rId99" Type="http://schemas.openxmlformats.org/officeDocument/2006/relationships/hyperlink" Target="https://www.thestar.com/news/canada/2020/05/12/why-are-covid-19-outbreaks-in-hospitals-such-a-thorny-issue.html" TargetMode="External"/><Relationship Id="rId101" Type="http://schemas.openxmlformats.org/officeDocument/2006/relationships/hyperlink" Target="https://globalnews.ca/news/6816668/cupe-survey-anti-asian-racism-manitoba-coronavirus/" TargetMode="External"/><Relationship Id="rId122" Type="http://schemas.openxmlformats.org/officeDocument/2006/relationships/hyperlink" Target="https://montreal.ctvnews.ca/some-migrants-now-tracked-with-ankle-bracelets-as-pandemic-temporary-measure-1.4959851" TargetMode="External"/><Relationship Id="rId4" Type="http://schemas.openxmlformats.org/officeDocument/2006/relationships/hyperlink" Target="https://www.scmp.com/news/china/politics/article/3044050/mystery-illness-hits-chinas-wuhan-city-nearly-30-hospitalised" TargetMode="External"/><Relationship Id="rId9" Type="http://schemas.openxmlformats.org/officeDocument/2006/relationships/hyperlink" Target="http://canlii.ca/t/54b46%23sec52.21subsec2" TargetMode="External"/><Relationship Id="rId13" Type="http://schemas.openxmlformats.org/officeDocument/2006/relationships/hyperlink" Target="https://historyofrights.ca/wp-content/uploads/pubs/article_JCS.pdf" TargetMode="External"/><Relationship Id="rId18" Type="http://schemas.openxmlformats.org/officeDocument/2006/relationships/hyperlink" Target="http://gazette.gc.ca/rp-pr/p1/2015/2015-12-19/html/order-decret-eng.html?pedisable=true" TargetMode="External"/><Relationship Id="rId39" Type="http://schemas.openxmlformats.org/officeDocument/2006/relationships/hyperlink" Target="https://cdn-contenu.quebec.ca/cdn-contenu/adm/min/sante-services-sociaux/publications-adm/lois-reglements/decret-222-2020-anglais.pdf?1584827459" TargetMode="External"/><Relationship Id="rId109" Type="http://schemas.openxmlformats.org/officeDocument/2006/relationships/hyperlink" Target="https://www.theglobeandmail.com/canada/article-how-shoring-up-hospitals-for-covid-19-contributed-to-canadas-long/" TargetMode="External"/><Relationship Id="rId34" Type="http://schemas.openxmlformats.org/officeDocument/2006/relationships/hyperlink" Target="https://www2.gnb.ca/content/dam/gnb/Corporate/pdf/EmergencyUrgence19.pdf" TargetMode="External"/><Relationship Id="rId50" Type="http://schemas.openxmlformats.org/officeDocument/2006/relationships/hyperlink" Target="https://www.cbc.ca/news/canada/newfoundland-labrador/kim-taylor-constitutional-challenge-1.5571322" TargetMode="External"/><Relationship Id="rId55" Type="http://schemas.openxmlformats.org/officeDocument/2006/relationships/hyperlink" Target="https://www.thestar.com/politics/federal/2020/03/12/after-trump-targets-europe-canadian-officials-say-closing-the-border-wont-stop-covid-19.html" TargetMode="External"/><Relationship Id="rId76" Type="http://schemas.openxmlformats.org/officeDocument/2006/relationships/hyperlink" Target="https://blog.gds-gov.tech/automated-contact-tracing-is-not-a-coronavirus-panacea-57fb3ce61d98" TargetMode="External"/><Relationship Id="rId97" Type="http://schemas.openxmlformats.org/officeDocument/2006/relationships/hyperlink" Target="https://ccla.org/cclanewsite/wp-content/uploads/2020/05/Progress-Report-May-25-2020-Final_Redacted.pdf" TargetMode="External"/><Relationship Id="rId104" Type="http://schemas.openxmlformats.org/officeDocument/2006/relationships/hyperlink" Target="https://montreal.ctvnews.ca/surgeries-resume-with-much-longer-waits-and-doctors-warn-of-fallout-1.4951419" TargetMode="External"/><Relationship Id="rId120" Type="http://schemas.openxmlformats.org/officeDocument/2006/relationships/hyperlink" Target="https://globalnews.ca/news/6861756/canada-releasing-immigration-detainees-coronavirus-covid-19/" TargetMode="External"/><Relationship Id="rId125" Type="http://schemas.openxmlformats.org/officeDocument/2006/relationships/hyperlink" Target="www.canlii.org/t/spsl" TargetMode="External"/><Relationship Id="rId7" Type="http://schemas.openxmlformats.org/officeDocument/2006/relationships/hyperlink" Target="http://www.bccdc.ca/health-info/diseases-conditions/covid-19/about-covid-19/how-it-spreads" TargetMode="External"/><Relationship Id="rId71" Type="http://schemas.openxmlformats.org/officeDocument/2006/relationships/hyperlink" Target="https://hbr.org/2020/04/how-digital-contact-tracing-slowed-covid-19-in-east-asia" TargetMode="External"/><Relationship Id="rId92" Type="http://schemas.openxmlformats.org/officeDocument/2006/relationships/hyperlink" Target="https://homelesshub.ca/SOHC2016" TargetMode="External"/><Relationship Id="rId2" Type="http://schemas.openxmlformats.org/officeDocument/2006/relationships/hyperlink" Target="https://www150.statcan.gc.ca/t1/tbl1/en/tv.action?pid=1310039401" TargetMode="External"/><Relationship Id="rId29" Type="http://schemas.openxmlformats.org/officeDocument/2006/relationships/hyperlink" Target="https://www.vice.com/en_ca/article/pkejjv/aurora-mom-says-she-was-fined-dollar880-for-standing-too-long-in-a-park-with-baby" TargetMode="External"/><Relationship Id="rId24" Type="http://schemas.openxmlformats.org/officeDocument/2006/relationships/hyperlink" Target="https://open.alberta.ca/publications/ministerial-order-27-2020-justice-and-solicitor-general" TargetMode="External"/><Relationship Id="rId40" Type="http://schemas.openxmlformats.org/officeDocument/2006/relationships/hyperlink" Target="https://www.hss.gov.nt.ca/sites/hss/files/resources/public-health-order-covid-19-prohibition-gatherings-closures-certain-business.pdf" TargetMode="External"/><Relationship Id="rId45" Type="http://schemas.openxmlformats.org/officeDocument/2006/relationships/hyperlink" Target="https://news.gov.bc.ca/releases/2020ENV0019-000645" TargetMode="External"/><Relationship Id="rId66" Type="http://schemas.openxmlformats.org/officeDocument/2006/relationships/hyperlink" Target="http://www.haidanation.ca/wp-content/uploads/2020/05/FINAL-20200515-HGSOE-Poster-11x17-1.pdf" TargetMode="External"/><Relationship Id="rId87" Type="http://schemas.openxmlformats.org/officeDocument/2006/relationships/hyperlink" Target="https://www.alberta.ca/ab-trace-together-faq.aspx" TargetMode="External"/><Relationship Id="rId110" Type="http://schemas.openxmlformats.org/officeDocument/2006/relationships/hyperlink" Target="https://www.cbc.ca/news/politics/long-term-care-crisis-covid19-pandemic-1.5589097" TargetMode="External"/><Relationship Id="rId115" Type="http://schemas.openxmlformats.org/officeDocument/2006/relationships/hyperlink" Target="https://www.vice.com/en_ca/article/ep44aa/justin-trudeau-canada-has-failed-to-protect-inmates-from-pandemic-lawsuit-alleges" TargetMode="External"/><Relationship Id="rId61" Type="http://schemas.openxmlformats.org/officeDocument/2006/relationships/hyperlink" Target="https://novascotia.ca/coronavirus/docs/Direction-of-Minister-under-a-Declared-State-of-Emergency.pdf" TargetMode="External"/><Relationship Id="rId82" Type="http://schemas.openxmlformats.org/officeDocument/2006/relationships/hyperlink" Target="https://journals.plos.org/plosone/article/metrics?id=10.1371/journal.pone.0219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43F6BA70870E4DA46D57F8FEFB2507" ma:contentTypeVersion="11" ma:contentTypeDescription="Create a new document." ma:contentTypeScope="" ma:versionID="9fe39480030b8ce86c6ed6fa1130e7d3">
  <xsd:schema xmlns:xsd="http://www.w3.org/2001/XMLSchema" xmlns:xs="http://www.w3.org/2001/XMLSchema" xmlns:p="http://schemas.microsoft.com/office/2006/metadata/properties" xmlns:ns2="efadf13d-2222-499b-a098-cfe14ab8bf22" xmlns:ns3="0d6572ed-7414-40dc-98c1-25b2682e7690" targetNamespace="http://schemas.microsoft.com/office/2006/metadata/properties" ma:root="true" ma:fieldsID="15bc04253e00cdb1284c251de0b0e477" ns2:_="" ns3:_="">
    <xsd:import namespace="efadf13d-2222-499b-a098-cfe14ab8bf22"/>
    <xsd:import namespace="0d6572ed-7414-40dc-98c1-25b2682e769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f13d-2222-499b-a098-cfe14ab8bf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6572ed-7414-40dc-98c1-25b2682e76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d6572ed-7414-40dc-98c1-25b2682e7690">
      <UserInfo>
        <DisplayName>Jhoh@ccla.org</DisplayName>
        <AccountId>22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5B2D5-CB34-40DE-B62C-25045A17AC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f13d-2222-499b-a098-cfe14ab8bf22"/>
    <ds:schemaRef ds:uri="0d6572ed-7414-40dc-98c1-25b2682e76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FB94B7-1A61-4AFA-B30F-BA9AF55F1C14}">
  <ds:schemaRefs>
    <ds:schemaRef ds:uri="http://schemas.microsoft.com/office/2006/metadata/properties"/>
    <ds:schemaRef ds:uri="http://schemas.microsoft.com/office/infopath/2007/PartnerControls"/>
    <ds:schemaRef ds:uri="0d6572ed-7414-40dc-98c1-25b2682e7690"/>
  </ds:schemaRefs>
</ds:datastoreItem>
</file>

<file path=customXml/itemProps3.xml><?xml version="1.0" encoding="utf-8"?>
<ds:datastoreItem xmlns:ds="http://schemas.openxmlformats.org/officeDocument/2006/customXml" ds:itemID="{90E227B3-9D59-4797-B562-91C0E2248B86}">
  <ds:schemaRefs>
    <ds:schemaRef ds:uri="http://schemas.microsoft.com/sharepoint/v3/contenttype/forms"/>
  </ds:schemaRefs>
</ds:datastoreItem>
</file>

<file path=customXml/itemProps4.xml><?xml version="1.0" encoding="utf-8"?>
<ds:datastoreItem xmlns:ds="http://schemas.openxmlformats.org/officeDocument/2006/customXml" ds:itemID="{F1F58706-3430-47BD-AD39-6C73BD2E6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64</Pages>
  <Words>21987</Words>
  <Characters>125327</Characters>
  <Application>Microsoft Office Word</Application>
  <DocSecurity>0</DocSecurity>
  <Lines>1044</Lines>
  <Paragraphs>294</Paragraphs>
  <ScaleCrop>false</ScaleCrop>
  <Company/>
  <LinksUpToDate>false</LinksUpToDate>
  <CharactersWithSpaces>147020</CharactersWithSpaces>
  <SharedDoc>false</SharedDoc>
  <HLinks>
    <vt:vector size="852" baseType="variant">
      <vt:variant>
        <vt:i4>2424869</vt:i4>
      </vt:variant>
      <vt:variant>
        <vt:i4>6</vt:i4>
      </vt:variant>
      <vt:variant>
        <vt:i4>0</vt:i4>
      </vt:variant>
      <vt:variant>
        <vt:i4>5</vt:i4>
      </vt:variant>
      <vt:variant>
        <vt:lpwstr>https://www.saskatchewan.ca/government/health-care-administration-and-provider-resources/treatment-procedures-and-guidelines/emerging-public-health-issues/2019-novel-coronavirus/public-health-measures/public-health-orders/list-of-critical-public-services-and-allowable-business-services</vt:lpwstr>
      </vt:variant>
      <vt:variant>
        <vt:lpwstr/>
      </vt:variant>
      <vt:variant>
        <vt:i4>524356</vt:i4>
      </vt:variant>
      <vt:variant>
        <vt:i4>3</vt:i4>
      </vt:variant>
      <vt:variant>
        <vt:i4>0</vt:i4>
      </vt:variant>
      <vt:variant>
        <vt:i4>5</vt:i4>
      </vt:variant>
      <vt:variant>
        <vt:lpwstr>https://www.saskatchewan.ca/-/media/news-release-backgrounders/2020/mar/critical-public-services-to-address-covid-19-and-allowable-business-services.pdf</vt:lpwstr>
      </vt:variant>
      <vt:variant>
        <vt:lpwstr/>
      </vt:variant>
      <vt:variant>
        <vt:i4>5308430</vt:i4>
      </vt:variant>
      <vt:variant>
        <vt:i4>0</vt:i4>
      </vt:variant>
      <vt:variant>
        <vt:i4>0</vt:i4>
      </vt:variant>
      <vt:variant>
        <vt:i4>5</vt:i4>
      </vt:variant>
      <vt:variant>
        <vt:lpwstr>https://gov.nu.ca/health/news/covid-19-department-health-services-update</vt:lpwstr>
      </vt:variant>
      <vt:variant>
        <vt:lpwstr/>
      </vt:variant>
      <vt:variant>
        <vt:i4>6225990</vt:i4>
      </vt:variant>
      <vt:variant>
        <vt:i4>402</vt:i4>
      </vt:variant>
      <vt:variant>
        <vt:i4>0</vt:i4>
      </vt:variant>
      <vt:variant>
        <vt:i4>5</vt:i4>
      </vt:variant>
      <vt:variant>
        <vt:lpwstr>https://ccrweb.ca/sites/ccrweb.ca/files/covid_inland_claims_notice_en.pdf</vt:lpwstr>
      </vt:variant>
      <vt:variant>
        <vt:lpwstr/>
      </vt:variant>
      <vt:variant>
        <vt:i4>1507421</vt:i4>
      </vt:variant>
      <vt:variant>
        <vt:i4>399</vt:i4>
      </vt:variant>
      <vt:variant>
        <vt:i4>0</vt:i4>
      </vt:variant>
      <vt:variant>
        <vt:i4>5</vt:i4>
      </vt:variant>
      <vt:variant>
        <vt:lpwstr>https://about.rogers.com/news-ideas/helping-ontario-students-in-need-access-online-learning-during-covid-19-pandemic/</vt:lpwstr>
      </vt:variant>
      <vt:variant>
        <vt:lpwstr/>
      </vt:variant>
      <vt:variant>
        <vt:i4>4259912</vt:i4>
      </vt:variant>
      <vt:variant>
        <vt:i4>396</vt:i4>
      </vt:variant>
      <vt:variant>
        <vt:i4>0</vt:i4>
      </vt:variant>
      <vt:variant>
        <vt:i4>5</vt:i4>
      </vt:variant>
      <vt:variant>
        <vt:lpwstr>www.canlii.org/t/spsl</vt:lpwstr>
      </vt:variant>
      <vt:variant>
        <vt:lpwstr/>
      </vt:variant>
      <vt:variant>
        <vt:i4>6881320</vt:i4>
      </vt:variant>
      <vt:variant>
        <vt:i4>393</vt:i4>
      </vt:variant>
      <vt:variant>
        <vt:i4>0</vt:i4>
      </vt:variant>
      <vt:variant>
        <vt:i4>5</vt:i4>
      </vt:variant>
      <vt:variant>
        <vt:lpwstr>https://globalnews.ca/news/6965985/domestic-violence-mental-health-calls-up-saskatoon-police-covid-19-coronavirus/</vt:lpwstr>
      </vt:variant>
      <vt:variant>
        <vt:lpwstr/>
      </vt:variant>
      <vt:variant>
        <vt:i4>4653125</vt:i4>
      </vt:variant>
      <vt:variant>
        <vt:i4>390</vt:i4>
      </vt:variant>
      <vt:variant>
        <vt:i4>0</vt:i4>
      </vt:variant>
      <vt:variant>
        <vt:i4>5</vt:i4>
      </vt:variant>
      <vt:variant>
        <vt:lpwstr>https://www.theglobeandmail.com/canada/article-at-least-nine-women-and-girls-killed-in-domestic-homicides-in-canada/</vt:lpwstr>
      </vt:variant>
      <vt:variant>
        <vt:lpwstr/>
      </vt:variant>
      <vt:variant>
        <vt:i4>8192105</vt:i4>
      </vt:variant>
      <vt:variant>
        <vt:i4>387</vt:i4>
      </vt:variant>
      <vt:variant>
        <vt:i4>0</vt:i4>
      </vt:variant>
      <vt:variant>
        <vt:i4>5</vt:i4>
      </vt:variant>
      <vt:variant>
        <vt:lpwstr>https://montreal.ctvnews.ca/some-migrants-now-tracked-with-ankle-bracelets-as-pandemic-temporary-measure-1.4959851</vt:lpwstr>
      </vt:variant>
      <vt:variant>
        <vt:lpwstr/>
      </vt:variant>
      <vt:variant>
        <vt:i4>4915219</vt:i4>
      </vt:variant>
      <vt:variant>
        <vt:i4>384</vt:i4>
      </vt:variant>
      <vt:variant>
        <vt:i4>0</vt:i4>
      </vt:variant>
      <vt:variant>
        <vt:i4>5</vt:i4>
      </vt:variant>
      <vt:variant>
        <vt:lpwstr>https://www.cbsa-asfc.gc.ca/security-securite/detent/stat-2012-2019-eng.html</vt:lpwstr>
      </vt:variant>
      <vt:variant>
        <vt:lpwstr/>
      </vt:variant>
      <vt:variant>
        <vt:i4>6946920</vt:i4>
      </vt:variant>
      <vt:variant>
        <vt:i4>381</vt:i4>
      </vt:variant>
      <vt:variant>
        <vt:i4>0</vt:i4>
      </vt:variant>
      <vt:variant>
        <vt:i4>5</vt:i4>
      </vt:variant>
      <vt:variant>
        <vt:lpwstr>https://globalnews.ca/news/6861756/canada-releasing-immigration-detainees-coronavirus-covid-19/</vt:lpwstr>
      </vt:variant>
      <vt:variant>
        <vt:lpwstr/>
      </vt:variant>
      <vt:variant>
        <vt:i4>6553699</vt:i4>
      </vt:variant>
      <vt:variant>
        <vt:i4>378</vt:i4>
      </vt:variant>
      <vt:variant>
        <vt:i4>0</vt:i4>
      </vt:variant>
      <vt:variant>
        <vt:i4>5</vt:i4>
      </vt:variant>
      <vt:variant>
        <vt:lpwstr>https://www.aptnnews.ca/national-news/coalition-of-civil-rights-groups-file-constitutional-challenge-over-handling-of-inmates-during-pandemic/</vt:lpwstr>
      </vt:variant>
      <vt:variant>
        <vt:lpwstr/>
      </vt:variant>
      <vt:variant>
        <vt:i4>4521986</vt:i4>
      </vt:variant>
      <vt:variant>
        <vt:i4>375</vt:i4>
      </vt:variant>
      <vt:variant>
        <vt:i4>0</vt:i4>
      </vt:variant>
      <vt:variant>
        <vt:i4>5</vt:i4>
      </vt:variant>
      <vt:variant>
        <vt:lpwstr>https://www.cbc.ca/news/canada/british-columbia/b-c-rally-calls-for-safe-release-of-prisoners-due-to-covid-19-outbreak-1.5554114</vt:lpwstr>
      </vt:variant>
      <vt:variant>
        <vt:lpwstr/>
      </vt:variant>
      <vt:variant>
        <vt:i4>7077938</vt:i4>
      </vt:variant>
      <vt:variant>
        <vt:i4>372</vt:i4>
      </vt:variant>
      <vt:variant>
        <vt:i4>0</vt:i4>
      </vt:variant>
      <vt:variant>
        <vt:i4>5</vt:i4>
      </vt:variant>
      <vt:variant>
        <vt:lpwstr>https://www.thelawyersdaily.ca/articles/19081/legal-groups-file-charter-challenge-against-government-to-protect-federal-inmates</vt:lpwstr>
      </vt:variant>
      <vt:variant>
        <vt:lpwstr/>
      </vt:variant>
      <vt:variant>
        <vt:i4>7995437</vt:i4>
      </vt:variant>
      <vt:variant>
        <vt:i4>369</vt:i4>
      </vt:variant>
      <vt:variant>
        <vt:i4>0</vt:i4>
      </vt:variant>
      <vt:variant>
        <vt:i4>5</vt:i4>
      </vt:variant>
      <vt:variant>
        <vt:lpwstr>https://globalnews.ca/news/6933013/coronavirus-lawsuit-federal-inmates-safety/</vt:lpwstr>
      </vt:variant>
      <vt:variant>
        <vt:lpwstr/>
      </vt:variant>
      <vt:variant>
        <vt:i4>5111907</vt:i4>
      </vt:variant>
      <vt:variant>
        <vt:i4>366</vt:i4>
      </vt:variant>
      <vt:variant>
        <vt:i4>0</vt:i4>
      </vt:variant>
      <vt:variant>
        <vt:i4>5</vt:i4>
      </vt:variant>
      <vt:variant>
        <vt:lpwstr>https://www.vice.com/en_ca/article/ep44aa/justin-trudeau-canada-has-failed-to-protect-inmates-from-pandemic-lawsuit-alleges</vt:lpwstr>
      </vt:variant>
      <vt:variant>
        <vt:lpwstr/>
      </vt:variant>
      <vt:variant>
        <vt:i4>8126503</vt:i4>
      </vt:variant>
      <vt:variant>
        <vt:i4>363</vt:i4>
      </vt:variant>
      <vt:variant>
        <vt:i4>0</vt:i4>
      </vt:variant>
      <vt:variant>
        <vt:i4>5</vt:i4>
      </vt:variant>
      <vt:variant>
        <vt:lpwstr>https://www.cbc.ca/news/canada/toronto/ontario-jails-coronavirus-1.5527677</vt:lpwstr>
      </vt:variant>
      <vt:variant>
        <vt:lpwstr/>
      </vt:variant>
      <vt:variant>
        <vt:i4>1441863</vt:i4>
      </vt:variant>
      <vt:variant>
        <vt:i4>360</vt:i4>
      </vt:variant>
      <vt:variant>
        <vt:i4>0</vt:i4>
      </vt:variant>
      <vt:variant>
        <vt:i4>5</vt:i4>
      </vt:variant>
      <vt:variant>
        <vt:lpwstr>https://www.cbc.ca/news/canada/manitoba/manitoba-jails-inmates-numbers-down-coronavirus-1.5558238</vt:lpwstr>
      </vt:variant>
      <vt:variant>
        <vt:lpwstr/>
      </vt:variant>
      <vt:variant>
        <vt:i4>1507355</vt:i4>
      </vt:variant>
      <vt:variant>
        <vt:i4>357</vt:i4>
      </vt:variant>
      <vt:variant>
        <vt:i4>0</vt:i4>
      </vt:variant>
      <vt:variant>
        <vt:i4>5</vt:i4>
      </vt:variant>
      <vt:variant>
        <vt:lpwstr>https://www.ourcommons.ca/DocumentViewer/en/43-1/HESA/meeting-17/evidence</vt:lpwstr>
      </vt:variant>
      <vt:variant>
        <vt:lpwstr/>
      </vt:variant>
      <vt:variant>
        <vt:i4>2752624</vt:i4>
      </vt:variant>
      <vt:variant>
        <vt:i4>354</vt:i4>
      </vt:variant>
      <vt:variant>
        <vt:i4>0</vt:i4>
      </vt:variant>
      <vt:variant>
        <vt:i4>5</vt:i4>
      </vt:variant>
      <vt:variant>
        <vt:lpwstr>https://www.theguardian.com/world/2020/may/26/canada-care-homes-military-report-coronavirus</vt:lpwstr>
      </vt:variant>
      <vt:variant>
        <vt:lpwstr/>
      </vt:variant>
      <vt:variant>
        <vt:i4>4849738</vt:i4>
      </vt:variant>
      <vt:variant>
        <vt:i4>351</vt:i4>
      </vt:variant>
      <vt:variant>
        <vt:i4>0</vt:i4>
      </vt:variant>
      <vt:variant>
        <vt:i4>5</vt:i4>
      </vt:variant>
      <vt:variant>
        <vt:lpwstr>https://www.cbc.ca/news/politics/long-term-care-crisis-covid19-pandemic-1.5589097</vt:lpwstr>
      </vt:variant>
      <vt:variant>
        <vt:lpwstr/>
      </vt:variant>
      <vt:variant>
        <vt:i4>262159</vt:i4>
      </vt:variant>
      <vt:variant>
        <vt:i4>348</vt:i4>
      </vt:variant>
      <vt:variant>
        <vt:i4>0</vt:i4>
      </vt:variant>
      <vt:variant>
        <vt:i4>5</vt:i4>
      </vt:variant>
      <vt:variant>
        <vt:lpwstr>https://www.theglobeandmail.com/canada/article-how-shoring-up-hospitals-for-covid-19-contributed-to-canadas-long/</vt:lpwstr>
      </vt:variant>
      <vt:variant>
        <vt:lpwstr/>
      </vt:variant>
      <vt:variant>
        <vt:i4>2687017</vt:i4>
      </vt:variant>
      <vt:variant>
        <vt:i4>345</vt:i4>
      </vt:variant>
      <vt:variant>
        <vt:i4>0</vt:i4>
      </vt:variant>
      <vt:variant>
        <vt:i4>5</vt:i4>
      </vt:variant>
      <vt:variant>
        <vt:lpwstr>https://www.cbc.ca/news/canada/toronto/military-long-term-care-home-report-covid-ontario-1.5585844</vt:lpwstr>
      </vt:variant>
      <vt:variant>
        <vt:lpwstr/>
      </vt:variant>
      <vt:variant>
        <vt:i4>5308458</vt:i4>
      </vt:variant>
      <vt:variant>
        <vt:i4>342</vt:i4>
      </vt:variant>
      <vt:variant>
        <vt:i4>0</vt:i4>
      </vt:variant>
      <vt:variant>
        <vt:i4>5</vt:i4>
      </vt:variant>
      <vt:variant>
        <vt:lpwstr>https://www.vice.com/en_ca/article/dygbdz/these-nurses-had-to-wear-trash-bags-as-ppe-now-they-have-coronavirus</vt:lpwstr>
      </vt:variant>
      <vt:variant>
        <vt:lpwstr/>
      </vt:variant>
      <vt:variant>
        <vt:i4>196682</vt:i4>
      </vt:variant>
      <vt:variant>
        <vt:i4>339</vt:i4>
      </vt:variant>
      <vt:variant>
        <vt:i4>0</vt:i4>
      </vt:variant>
      <vt:variant>
        <vt:i4>5</vt:i4>
      </vt:variant>
      <vt:variant>
        <vt:lpwstr>https://www.ctvnews.ca/health/coronavirus/with-some-provinces-reopening-where-does-canada-s-ppe-supply-chain-stand-1.4922887</vt:lpwstr>
      </vt:variant>
      <vt:variant>
        <vt:lpwstr/>
      </vt:variant>
      <vt:variant>
        <vt:i4>8257641</vt:i4>
      </vt:variant>
      <vt:variant>
        <vt:i4>336</vt:i4>
      </vt:variant>
      <vt:variant>
        <vt:i4>0</vt:i4>
      </vt:variant>
      <vt:variant>
        <vt:i4>5</vt:i4>
      </vt:variant>
      <vt:variant>
        <vt:lpwstr>https://www.cbc.ca/news/canada/toronto/covid-19-ontario-hospitals-elective-surgeries-1.5581177</vt:lpwstr>
      </vt:variant>
      <vt:variant>
        <vt:lpwstr/>
      </vt:variant>
      <vt:variant>
        <vt:i4>5767187</vt:i4>
      </vt:variant>
      <vt:variant>
        <vt:i4>333</vt:i4>
      </vt:variant>
      <vt:variant>
        <vt:i4>0</vt:i4>
      </vt:variant>
      <vt:variant>
        <vt:i4>5</vt:i4>
      </vt:variant>
      <vt:variant>
        <vt:lpwstr>https://montreal.ctvnews.ca/surgeries-resume-with-much-longer-waits-and-doctors-warn-of-fallout-1.4951419</vt:lpwstr>
      </vt:variant>
      <vt:variant>
        <vt:lpwstr/>
      </vt:variant>
      <vt:variant>
        <vt:i4>2293863</vt:i4>
      </vt:variant>
      <vt:variant>
        <vt:i4>330</vt:i4>
      </vt:variant>
      <vt:variant>
        <vt:i4>0</vt:i4>
      </vt:variant>
      <vt:variant>
        <vt:i4>5</vt:i4>
      </vt:variant>
      <vt:variant>
        <vt:lpwstr>https://www.cbc.ca/news/canada/british-columbia/bc-coronavirus-covid-19-update-cases-june-10-1.5607053</vt:lpwstr>
      </vt:variant>
      <vt:variant>
        <vt:lpwstr/>
      </vt:variant>
      <vt:variant>
        <vt:i4>2293873</vt:i4>
      </vt:variant>
      <vt:variant>
        <vt:i4>327</vt:i4>
      </vt:variant>
      <vt:variant>
        <vt:i4>0</vt:i4>
      </vt:variant>
      <vt:variant>
        <vt:i4>5</vt:i4>
      </vt:variant>
      <vt:variant>
        <vt:lpwstr>http://www.aidslaw.ca/site/wp-content/uploads/2013/04/DiscrProtect-Review10-1-E.pdf</vt:lpwstr>
      </vt:variant>
      <vt:variant>
        <vt:lpwstr/>
      </vt:variant>
      <vt:variant>
        <vt:i4>7995431</vt:i4>
      </vt:variant>
      <vt:variant>
        <vt:i4>324</vt:i4>
      </vt:variant>
      <vt:variant>
        <vt:i4>0</vt:i4>
      </vt:variant>
      <vt:variant>
        <vt:i4>5</vt:i4>
      </vt:variant>
      <vt:variant>
        <vt:lpwstr>https://globalnews.ca/news/6816668/cupe-survey-anti-asian-racism-manitoba-coronavirus/</vt:lpwstr>
      </vt:variant>
      <vt:variant>
        <vt:lpwstr/>
      </vt:variant>
      <vt:variant>
        <vt:i4>3080309</vt:i4>
      </vt:variant>
      <vt:variant>
        <vt:i4>321</vt:i4>
      </vt:variant>
      <vt:variant>
        <vt:i4>0</vt:i4>
      </vt:variant>
      <vt:variant>
        <vt:i4>5</vt:i4>
      </vt:variant>
      <vt:variant>
        <vt:lpwstr>https://globalnews.ca/news/7033253/coronavirus-asian-racism-crisis-canada/</vt:lpwstr>
      </vt:variant>
      <vt:variant>
        <vt:lpwstr/>
      </vt:variant>
      <vt:variant>
        <vt:i4>7667823</vt:i4>
      </vt:variant>
      <vt:variant>
        <vt:i4>318</vt:i4>
      </vt:variant>
      <vt:variant>
        <vt:i4>0</vt:i4>
      </vt:variant>
      <vt:variant>
        <vt:i4>5</vt:i4>
      </vt:variant>
      <vt:variant>
        <vt:lpwstr>https://www.thestar.com/news/canada/2020/05/12/why-are-covid-19-outbreaks-in-hospitals-such-a-thorny-issue.html</vt:lpwstr>
      </vt:variant>
      <vt:variant>
        <vt:lpwstr/>
      </vt:variant>
      <vt:variant>
        <vt:i4>1114116</vt:i4>
      </vt:variant>
      <vt:variant>
        <vt:i4>315</vt:i4>
      </vt:variant>
      <vt:variant>
        <vt:i4>0</vt:i4>
      </vt:variant>
      <vt:variant>
        <vt:i4>5</vt:i4>
      </vt:variant>
      <vt:variant>
        <vt:lpwstr>https://ccla.org/cclanewsite/wp-content/uploads/2020/05/2020-05-22-Applicants-Questions-re-Progress-Report-dated-May-19-2020-and-Attached-Appendices.pdf</vt:lpwstr>
      </vt:variant>
      <vt:variant>
        <vt:lpwstr/>
      </vt:variant>
      <vt:variant>
        <vt:i4>1376374</vt:i4>
      </vt:variant>
      <vt:variant>
        <vt:i4>312</vt:i4>
      </vt:variant>
      <vt:variant>
        <vt:i4>0</vt:i4>
      </vt:variant>
      <vt:variant>
        <vt:i4>5</vt:i4>
      </vt:variant>
      <vt:variant>
        <vt:lpwstr>https://ccla.org/cclanewsite/wp-content/uploads/2020/05/Progress-Report-May-25-2020-Final_Redacted.pdf</vt:lpwstr>
      </vt:variant>
      <vt:variant>
        <vt:lpwstr/>
      </vt:variant>
      <vt:variant>
        <vt:i4>3932177</vt:i4>
      </vt:variant>
      <vt:variant>
        <vt:i4>309</vt:i4>
      </vt:variant>
      <vt:variant>
        <vt:i4>0</vt:i4>
      </vt:variant>
      <vt:variant>
        <vt:i4>5</vt:i4>
      </vt:variant>
      <vt:variant>
        <vt:lpwstr>https://ccla.org/cclanewsite/wp-content/uploads/2020/05/Progress-Report-May-19-2020_Redacted.pdf</vt:lpwstr>
      </vt:variant>
      <vt:variant>
        <vt:lpwstr/>
      </vt:variant>
      <vt:variant>
        <vt:i4>4456530</vt:i4>
      </vt:variant>
      <vt:variant>
        <vt:i4>306</vt:i4>
      </vt:variant>
      <vt:variant>
        <vt:i4>0</vt:i4>
      </vt:variant>
      <vt:variant>
        <vt:i4>5</vt:i4>
      </vt:variant>
      <vt:variant>
        <vt:lpwstr>https://www.thestar.com/news/gta/2020/04/07/positive-covid-19-case-identified-at-torontos-seaton-house-homeless-shelter.html</vt:lpwstr>
      </vt:variant>
      <vt:variant>
        <vt:lpwstr/>
      </vt:variant>
      <vt:variant>
        <vt:i4>1245191</vt:i4>
      </vt:variant>
      <vt:variant>
        <vt:i4>303</vt:i4>
      </vt:variant>
      <vt:variant>
        <vt:i4>0</vt:i4>
      </vt:variant>
      <vt:variant>
        <vt:i4>5</vt:i4>
      </vt:variant>
      <vt:variant>
        <vt:lpwstr>https://www.theglobeandmail.com/canada/toronto/article-toronto-to-lease-hundreds-of-hotel-rooms-to-ease-crowding-in-homeless/</vt:lpwstr>
      </vt:variant>
      <vt:variant>
        <vt:lpwstr/>
      </vt:variant>
      <vt:variant>
        <vt:i4>2490409</vt:i4>
      </vt:variant>
      <vt:variant>
        <vt:i4>300</vt:i4>
      </vt:variant>
      <vt:variant>
        <vt:i4>0</vt:i4>
      </vt:variant>
      <vt:variant>
        <vt:i4>5</vt:i4>
      </vt:variant>
      <vt:variant>
        <vt:lpwstr>https://www.cbc.ca/news/canada/nova-scotia/halifax-homeless-shelter-covid-19-case-1.5544066</vt:lpwstr>
      </vt:variant>
      <vt:variant>
        <vt:lpwstr/>
      </vt:variant>
      <vt:variant>
        <vt:i4>4063275</vt:i4>
      </vt:variant>
      <vt:variant>
        <vt:i4>297</vt:i4>
      </vt:variant>
      <vt:variant>
        <vt:i4>0</vt:i4>
      </vt:variant>
      <vt:variant>
        <vt:i4>5</vt:i4>
      </vt:variant>
      <vt:variant>
        <vt:lpwstr>https://www.toronto.ca/legdocs/bylaws/2020/law0322.pdf</vt:lpwstr>
      </vt:variant>
      <vt:variant>
        <vt:lpwstr/>
      </vt:variant>
      <vt:variant>
        <vt:i4>851982</vt:i4>
      </vt:variant>
      <vt:variant>
        <vt:i4>294</vt:i4>
      </vt:variant>
      <vt:variant>
        <vt:i4>0</vt:i4>
      </vt:variant>
      <vt:variant>
        <vt:i4>5</vt:i4>
      </vt:variant>
      <vt:variant>
        <vt:lpwstr>https://www.cbc.ca/news/canada/toronto/homeless-population-toronto-covid-19-1.5532300</vt:lpwstr>
      </vt:variant>
      <vt:variant>
        <vt:lpwstr/>
      </vt:variant>
      <vt:variant>
        <vt:i4>1966085</vt:i4>
      </vt:variant>
      <vt:variant>
        <vt:i4>291</vt:i4>
      </vt:variant>
      <vt:variant>
        <vt:i4>0</vt:i4>
      </vt:variant>
      <vt:variant>
        <vt:i4>5</vt:i4>
      </vt:variant>
      <vt:variant>
        <vt:lpwstr>https://ccla.org/coronavirus-update-toronto-homeless/</vt:lpwstr>
      </vt:variant>
      <vt:variant>
        <vt:lpwstr/>
      </vt:variant>
      <vt:variant>
        <vt:i4>4194318</vt:i4>
      </vt:variant>
      <vt:variant>
        <vt:i4>288</vt:i4>
      </vt:variant>
      <vt:variant>
        <vt:i4>0</vt:i4>
      </vt:variant>
      <vt:variant>
        <vt:i4>5</vt:i4>
      </vt:variant>
      <vt:variant>
        <vt:lpwstr>https://www.cbc.ca/news/canada/toronto/homeless-coronavirus-canada-toronto-covid19-1.5492322</vt:lpwstr>
      </vt:variant>
      <vt:variant>
        <vt:lpwstr/>
      </vt:variant>
      <vt:variant>
        <vt:i4>2949154</vt:i4>
      </vt:variant>
      <vt:variant>
        <vt:i4>285</vt:i4>
      </vt:variant>
      <vt:variant>
        <vt:i4>0</vt:i4>
      </vt:variant>
      <vt:variant>
        <vt:i4>5</vt:i4>
      </vt:variant>
      <vt:variant>
        <vt:lpwstr>https://www.toronto.ca/community-people/community-partners/emergency-shelter-operators/about-torontos-shelter-system/see-our-shelters/</vt:lpwstr>
      </vt:variant>
      <vt:variant>
        <vt:lpwstr/>
      </vt:variant>
      <vt:variant>
        <vt:i4>2359342</vt:i4>
      </vt:variant>
      <vt:variant>
        <vt:i4>282</vt:i4>
      </vt:variant>
      <vt:variant>
        <vt:i4>0</vt:i4>
      </vt:variant>
      <vt:variant>
        <vt:i4>5</vt:i4>
      </vt:variant>
      <vt:variant>
        <vt:lpwstr>https://www12.statcan.gc.ca/census-recensement/2016/dp-pd/prof/index.cfm?Lang=E</vt:lpwstr>
      </vt:variant>
      <vt:variant>
        <vt:lpwstr/>
      </vt:variant>
      <vt:variant>
        <vt:i4>3080224</vt:i4>
      </vt:variant>
      <vt:variant>
        <vt:i4>279</vt:i4>
      </vt:variant>
      <vt:variant>
        <vt:i4>0</vt:i4>
      </vt:variant>
      <vt:variant>
        <vt:i4>5</vt:i4>
      </vt:variant>
      <vt:variant>
        <vt:lpwstr>https://homelesshub.ca/SOHC2016</vt:lpwstr>
      </vt:variant>
      <vt:variant>
        <vt:lpwstr/>
      </vt:variant>
      <vt:variant>
        <vt:i4>655450</vt:i4>
      </vt:variant>
      <vt:variant>
        <vt:i4>276</vt:i4>
      </vt:variant>
      <vt:variant>
        <vt:i4>0</vt:i4>
      </vt:variant>
      <vt:variant>
        <vt:i4>5</vt:i4>
      </vt:variant>
      <vt:variant>
        <vt:lpwstr>https://www.ontario.ca/laws/statute/04p03</vt:lpwstr>
      </vt:variant>
      <vt:variant>
        <vt:lpwstr/>
      </vt:variant>
      <vt:variant>
        <vt:i4>1376284</vt:i4>
      </vt:variant>
      <vt:variant>
        <vt:i4>273</vt:i4>
      </vt:variant>
      <vt:variant>
        <vt:i4>0</vt:i4>
      </vt:variant>
      <vt:variant>
        <vt:i4>5</vt:i4>
      </vt:variant>
      <vt:variant>
        <vt:lpwstr>https://www.cbc.ca/news/canada/toronto/ontario-covid19-data-police-1.5544272</vt:lpwstr>
      </vt:variant>
      <vt:variant>
        <vt:lpwstr/>
      </vt:variant>
      <vt:variant>
        <vt:i4>720905</vt:i4>
      </vt:variant>
      <vt:variant>
        <vt:i4>270</vt:i4>
      </vt:variant>
      <vt:variant>
        <vt:i4>0</vt:i4>
      </vt:variant>
      <vt:variant>
        <vt:i4>5</vt:i4>
      </vt:variant>
      <vt:variant>
        <vt:lpwstr>http://calendar.londonpolice.ca/Meetings/Detail/2020-04-16-1130-LPSB-Meeting-April-2020/327a58bd-95e1-417b-860c-ab9f00bffb3f</vt:lpwstr>
      </vt:variant>
      <vt:variant>
        <vt:lpwstr/>
      </vt:variant>
      <vt:variant>
        <vt:i4>1835037</vt:i4>
      </vt:variant>
      <vt:variant>
        <vt:i4>267</vt:i4>
      </vt:variant>
      <vt:variant>
        <vt:i4>0</vt:i4>
      </vt:variant>
      <vt:variant>
        <vt:i4>5</vt:i4>
      </vt:variant>
      <vt:variant>
        <vt:lpwstr>https://www.alberta.ca/ab-trace-together-faq.aspx</vt:lpwstr>
      </vt:variant>
      <vt:variant>
        <vt:lpwstr/>
      </vt:variant>
      <vt:variant>
        <vt:i4>7798906</vt:i4>
      </vt:variant>
      <vt:variant>
        <vt:i4>264</vt:i4>
      </vt:variant>
      <vt:variant>
        <vt:i4>0</vt:i4>
      </vt:variant>
      <vt:variant>
        <vt:i4>5</vt:i4>
      </vt:variant>
      <vt:variant>
        <vt:lpwstr>https://calgaryherald.com/news/local-news/alberta-contact-tracing-app-to-get-ios-upgrade-but-many-albertans-left-unable-to-download</vt:lpwstr>
      </vt:variant>
      <vt:variant>
        <vt:lpwstr/>
      </vt:variant>
      <vt:variant>
        <vt:i4>1835037</vt:i4>
      </vt:variant>
      <vt:variant>
        <vt:i4>261</vt:i4>
      </vt:variant>
      <vt:variant>
        <vt:i4>0</vt:i4>
      </vt:variant>
      <vt:variant>
        <vt:i4>5</vt:i4>
      </vt:variant>
      <vt:variant>
        <vt:lpwstr>https://www.alberta.ca/ab-trace-together-faq.aspx</vt:lpwstr>
      </vt:variant>
      <vt:variant>
        <vt:lpwstr/>
      </vt:variant>
      <vt:variant>
        <vt:i4>7340150</vt:i4>
      </vt:variant>
      <vt:variant>
        <vt:i4>258</vt:i4>
      </vt:variant>
      <vt:variant>
        <vt:i4>0</vt:i4>
      </vt:variant>
      <vt:variant>
        <vt:i4>5</vt:i4>
      </vt:variant>
      <vt:variant>
        <vt:lpwstr>https://globalnews.ca/news/6894997/covid-19-alberta-health-contact-tracing-app/</vt:lpwstr>
      </vt:variant>
      <vt:variant>
        <vt:lpwstr/>
      </vt:variant>
      <vt:variant>
        <vt:i4>8257576</vt:i4>
      </vt:variant>
      <vt:variant>
        <vt:i4>255</vt:i4>
      </vt:variant>
      <vt:variant>
        <vt:i4>0</vt:i4>
      </vt:variant>
      <vt:variant>
        <vt:i4>5</vt:i4>
      </vt:variant>
      <vt:variant>
        <vt:lpwstr>https://ccla.org/coronavirus-update-data-surveillance/</vt:lpwstr>
      </vt:variant>
      <vt:variant>
        <vt:lpwstr/>
      </vt:variant>
      <vt:variant>
        <vt:i4>4849755</vt:i4>
      </vt:variant>
      <vt:variant>
        <vt:i4>252</vt:i4>
      </vt:variant>
      <vt:variant>
        <vt:i4>0</vt:i4>
      </vt:variant>
      <vt:variant>
        <vt:i4>5</vt:i4>
      </vt:variant>
      <vt:variant>
        <vt:lpwstr>https://thelogic.co/news/city-of-toronto-gathering-cellphone-location-data-from-telecoms-in-bid-to-slow-spread-of-covid-19-tory/</vt:lpwstr>
      </vt:variant>
      <vt:variant>
        <vt:lpwstr/>
      </vt:variant>
      <vt:variant>
        <vt:i4>5242896</vt:i4>
      </vt:variant>
      <vt:variant>
        <vt:i4>249</vt:i4>
      </vt:variant>
      <vt:variant>
        <vt:i4>0</vt:i4>
      </vt:variant>
      <vt:variant>
        <vt:i4>5</vt:i4>
      </vt:variant>
      <vt:variant>
        <vt:lpwstr>https://www.nytimes.com/2020/03/19/us/coronavirus-location-tracking.html</vt:lpwstr>
      </vt:variant>
      <vt:variant>
        <vt:lpwstr/>
      </vt:variant>
      <vt:variant>
        <vt:i4>3735615</vt:i4>
      </vt:variant>
      <vt:variant>
        <vt:i4>246</vt:i4>
      </vt:variant>
      <vt:variant>
        <vt:i4>0</vt:i4>
      </vt:variant>
      <vt:variant>
        <vt:i4>5</vt:i4>
      </vt:variant>
      <vt:variant>
        <vt:lpwstr>https://journals.plos.org/plosone/article/metrics?id=10.1371/journal.pone.0219890</vt:lpwstr>
      </vt:variant>
      <vt:variant>
        <vt:lpwstr>citedHeader</vt:lpwstr>
      </vt:variant>
      <vt:variant>
        <vt:i4>1441804</vt:i4>
      </vt:variant>
      <vt:variant>
        <vt:i4>243</vt:i4>
      </vt:variant>
      <vt:variant>
        <vt:i4>0</vt:i4>
      </vt:variant>
      <vt:variant>
        <vt:i4>5</vt:i4>
      </vt:variant>
      <vt:variant>
        <vt:lpwstr>https://www.eff.org/deeplinks/2020/03/governments-havent-shown-location-surveillance-would-help-contain-covid-19</vt:lpwstr>
      </vt:variant>
      <vt:variant>
        <vt:lpwstr/>
      </vt:variant>
      <vt:variant>
        <vt:i4>2293795</vt:i4>
      </vt:variant>
      <vt:variant>
        <vt:i4>240</vt:i4>
      </vt:variant>
      <vt:variant>
        <vt:i4>0</vt:i4>
      </vt:variant>
      <vt:variant>
        <vt:i4>5</vt:i4>
      </vt:variant>
      <vt:variant>
        <vt:lpwstr>https://www.aclu.org/report/aclu-white-paper-principles-technology-assisted-contact-tracing</vt:lpwstr>
      </vt:variant>
      <vt:variant>
        <vt:lpwstr/>
      </vt:variant>
      <vt:variant>
        <vt:i4>327774</vt:i4>
      </vt:variant>
      <vt:variant>
        <vt:i4>237</vt:i4>
      </vt:variant>
      <vt:variant>
        <vt:i4>0</vt:i4>
      </vt:variant>
      <vt:variant>
        <vt:i4>5</vt:i4>
      </vt:variant>
      <vt:variant>
        <vt:lpwstr>https://www.nbcnews.com/tech/tech-news/how-contact-tracing-could-use-bluetooth-track-coronavirus-your-smartphone-n1187796</vt:lpwstr>
      </vt:variant>
      <vt:variant>
        <vt:lpwstr/>
      </vt:variant>
      <vt:variant>
        <vt:i4>458759</vt:i4>
      </vt:variant>
      <vt:variant>
        <vt:i4>234</vt:i4>
      </vt:variant>
      <vt:variant>
        <vt:i4>0</vt:i4>
      </vt:variant>
      <vt:variant>
        <vt:i4>5</vt:i4>
      </vt:variant>
      <vt:variant>
        <vt:lpwstr>https://www.ourcommons.ca/DocumentViewer/en/43-1/INDU/meeting-21/evidence</vt:lpwstr>
      </vt:variant>
      <vt:variant>
        <vt:lpwstr/>
      </vt:variant>
      <vt:variant>
        <vt:i4>8061055</vt:i4>
      </vt:variant>
      <vt:variant>
        <vt:i4>231</vt:i4>
      </vt:variant>
      <vt:variant>
        <vt:i4>0</vt:i4>
      </vt:variant>
      <vt:variant>
        <vt:i4>5</vt:i4>
      </vt:variant>
      <vt:variant>
        <vt:lpwstr>http://behindthenumbers.ca/2020/03/20/covid-19-crisis-response-must-address-gender-faultlines/</vt:lpwstr>
      </vt:variant>
      <vt:variant>
        <vt:lpwstr/>
      </vt:variant>
      <vt:variant>
        <vt:i4>131162</vt:i4>
      </vt:variant>
      <vt:variant>
        <vt:i4>228</vt:i4>
      </vt:variant>
      <vt:variant>
        <vt:i4>0</vt:i4>
      </vt:variant>
      <vt:variant>
        <vt:i4>5</vt:i4>
      </vt:variant>
      <vt:variant>
        <vt:lpwstr>https://blog.gds-gov.tech/automated-contact-tracing-is-not-a-coronavirus-panacea-57fb3ce61d98</vt:lpwstr>
      </vt:variant>
      <vt:variant>
        <vt:lpwstr/>
      </vt:variant>
      <vt:variant>
        <vt:i4>3670126</vt:i4>
      </vt:variant>
      <vt:variant>
        <vt:i4>225</vt:i4>
      </vt:variant>
      <vt:variant>
        <vt:i4>0</vt:i4>
      </vt:variant>
      <vt:variant>
        <vt:i4>5</vt:i4>
      </vt:variant>
      <vt:variant>
        <vt:lpwstr>https://www.businessinsider.com/iceland-contact-tracing-not-gamechanger-2020-5</vt:lpwstr>
      </vt:variant>
      <vt:variant>
        <vt:lpwstr/>
      </vt:variant>
      <vt:variant>
        <vt:i4>6291489</vt:i4>
      </vt:variant>
      <vt:variant>
        <vt:i4>222</vt:i4>
      </vt:variant>
      <vt:variant>
        <vt:i4>0</vt:i4>
      </vt:variant>
      <vt:variant>
        <vt:i4>5</vt:i4>
      </vt:variant>
      <vt:variant>
        <vt:lpwstr>https://www.ourcommons.ca/Content/Committee/431/INDU/Evidence/EV10775931/INDUEV19-E.PDF</vt:lpwstr>
      </vt:variant>
      <vt:variant>
        <vt:lpwstr/>
      </vt:variant>
      <vt:variant>
        <vt:i4>5963857</vt:i4>
      </vt:variant>
      <vt:variant>
        <vt:i4>219</vt:i4>
      </vt:variant>
      <vt:variant>
        <vt:i4>0</vt:i4>
      </vt:variant>
      <vt:variant>
        <vt:i4>5</vt:i4>
      </vt:variant>
      <vt:variant>
        <vt:lpwstr>https://www.bdi.ox.ac.uk/news/digital-contact-tracing-can-slow-or-even-stop-coronavirus-transmission-and-ease-us-out-of-lockdown</vt:lpwstr>
      </vt:variant>
      <vt:variant>
        <vt:lpwstr/>
      </vt:variant>
      <vt:variant>
        <vt:i4>4718607</vt:i4>
      </vt:variant>
      <vt:variant>
        <vt:i4>216</vt:i4>
      </vt:variant>
      <vt:variant>
        <vt:i4>0</vt:i4>
      </vt:variant>
      <vt:variant>
        <vt:i4>5</vt:i4>
      </vt:variant>
      <vt:variant>
        <vt:lpwstr>https://www.theguardian.pe.ca/news/canada/poll-shows-broad-public-support-for-contact-tracing-apps-to-fight-covid-19-447687/</vt:lpwstr>
      </vt:variant>
      <vt:variant>
        <vt:lpwstr/>
      </vt:variant>
      <vt:variant>
        <vt:i4>4390993</vt:i4>
      </vt:variant>
      <vt:variant>
        <vt:i4>213</vt:i4>
      </vt:variant>
      <vt:variant>
        <vt:i4>0</vt:i4>
      </vt:variant>
      <vt:variant>
        <vt:i4>5</vt:i4>
      </vt:variant>
      <vt:variant>
        <vt:lpwstr>https://hbr.org/2020/04/how-digital-contact-tracing-slowed-covid-19-in-east-asia</vt:lpwstr>
      </vt:variant>
      <vt:variant>
        <vt:lpwstr/>
      </vt:variant>
      <vt:variant>
        <vt:i4>3997799</vt:i4>
      </vt:variant>
      <vt:variant>
        <vt:i4>210</vt:i4>
      </vt:variant>
      <vt:variant>
        <vt:i4>0</vt:i4>
      </vt:variant>
      <vt:variant>
        <vt:i4>5</vt:i4>
      </vt:variant>
      <vt:variant>
        <vt:lpwstr>https://www.theglobeandmail.com/canada/article-newfoundland-faces-court-challenge-to-ban-on-non-essential-travel-from/</vt:lpwstr>
      </vt:variant>
      <vt:variant>
        <vt:lpwstr/>
      </vt:variant>
      <vt:variant>
        <vt:i4>7864369</vt:i4>
      </vt:variant>
      <vt:variant>
        <vt:i4>207</vt:i4>
      </vt:variant>
      <vt:variant>
        <vt:i4>0</vt:i4>
      </vt:variant>
      <vt:variant>
        <vt:i4>5</vt:i4>
      </vt:variant>
      <vt:variant>
        <vt:lpwstr>https://www.thechronicleherald.ca/business/regional-business/trades-newfoundland-and-labrador-slams-government-for-allowing-out-of-province-workers-during-pandemic-445181/</vt:lpwstr>
      </vt:variant>
      <vt:variant>
        <vt:lpwstr/>
      </vt:variant>
      <vt:variant>
        <vt:i4>6684733</vt:i4>
      </vt:variant>
      <vt:variant>
        <vt:i4>204</vt:i4>
      </vt:variant>
      <vt:variant>
        <vt:i4>0</vt:i4>
      </vt:variant>
      <vt:variant>
        <vt:i4>5</vt:i4>
      </vt:variant>
      <vt:variant>
        <vt:lpwstr>https://www.cbc.ca/news/canada/newfoundland-labrador/covid19-newfoundland-labrador-may-14-1.5569361</vt:lpwstr>
      </vt:variant>
      <vt:variant>
        <vt:lpwstr/>
      </vt:variant>
      <vt:variant>
        <vt:i4>1245210</vt:i4>
      </vt:variant>
      <vt:variant>
        <vt:i4>201</vt:i4>
      </vt:variant>
      <vt:variant>
        <vt:i4>0</vt:i4>
      </vt:variant>
      <vt:variant>
        <vt:i4>5</vt:i4>
      </vt:variant>
      <vt:variant>
        <vt:lpwstr>https://www.cbc.ca/news/business/n-b-p-e-i-n-l-territories-border-ban-ccla-court-challenge-1.5600235</vt:lpwstr>
      </vt:variant>
      <vt:variant>
        <vt:lpwstr/>
      </vt:variant>
      <vt:variant>
        <vt:i4>4259923</vt:i4>
      </vt:variant>
      <vt:variant>
        <vt:i4>198</vt:i4>
      </vt:variant>
      <vt:variant>
        <vt:i4>0</vt:i4>
      </vt:variant>
      <vt:variant>
        <vt:i4>5</vt:i4>
      </vt:variant>
      <vt:variant>
        <vt:lpwstr>http://www.haidanation.ca/wp-content/uploads/2020/05/FINAL-20200515-HGSOE-Poster-11x17-1.pdf</vt:lpwstr>
      </vt:variant>
      <vt:variant>
        <vt:lpwstr/>
      </vt:variant>
      <vt:variant>
        <vt:i4>2424871</vt:i4>
      </vt:variant>
      <vt:variant>
        <vt:i4>195</vt:i4>
      </vt:variant>
      <vt:variant>
        <vt:i4>0</vt:i4>
      </vt:variant>
      <vt:variant>
        <vt:i4>5</vt:i4>
      </vt:variant>
      <vt:variant>
        <vt:lpwstr>https://www.saskatchewan.ca/-/media/files/coronavirus/public-health-measures/public-health-orders/order-nsad-april-24---final-2.pdf</vt:lpwstr>
      </vt:variant>
      <vt:variant>
        <vt:lpwstr/>
      </vt:variant>
      <vt:variant>
        <vt:i4>5767229</vt:i4>
      </vt:variant>
      <vt:variant>
        <vt:i4>192</vt:i4>
      </vt:variant>
      <vt:variant>
        <vt:i4>0</vt:i4>
      </vt:variant>
      <vt:variant>
        <vt:i4>5</vt:i4>
      </vt:variant>
      <vt:variant>
        <vt:lpwstr>http://www.gov.yk.ca/legislation/regs/mo2020_019.pdf</vt:lpwstr>
      </vt:variant>
      <vt:variant>
        <vt:lpwstr/>
      </vt:variant>
      <vt:variant>
        <vt:i4>4325418</vt:i4>
      </vt:variant>
      <vt:variant>
        <vt:i4>189</vt:i4>
      </vt:variant>
      <vt:variant>
        <vt:i4>0</vt:i4>
      </vt:variant>
      <vt:variant>
        <vt:i4>5</vt:i4>
      </vt:variant>
      <vt:variant>
        <vt:lpwstr>https://cdn-contenu.quebec.ca/cdn-contenu/adm/min/sante-services-sociaux/publications-adm/lois-reglements/AM_numero_2020-011_anglais.pdf?1585448894</vt:lpwstr>
      </vt:variant>
      <vt:variant>
        <vt:lpwstr/>
      </vt:variant>
      <vt:variant>
        <vt:i4>5636121</vt:i4>
      </vt:variant>
      <vt:variant>
        <vt:i4>186</vt:i4>
      </vt:variant>
      <vt:variant>
        <vt:i4>0</vt:i4>
      </vt:variant>
      <vt:variant>
        <vt:i4>5</vt:i4>
      </vt:variant>
      <vt:variant>
        <vt:lpwstr>https://www.princeedwardisland.ca/sites/default/files/publications/jpsminorderapril30.pdf</vt:lpwstr>
      </vt:variant>
      <vt:variant>
        <vt:lpwstr/>
      </vt:variant>
      <vt:variant>
        <vt:i4>6029396</vt:i4>
      </vt:variant>
      <vt:variant>
        <vt:i4>183</vt:i4>
      </vt:variant>
      <vt:variant>
        <vt:i4>0</vt:i4>
      </vt:variant>
      <vt:variant>
        <vt:i4>5</vt:i4>
      </vt:variant>
      <vt:variant>
        <vt:lpwstr>https://novascotia.ca/coronavirus/docs/Direction-of-Minister-under-a-Declared-State-of-Emergency.pdf</vt:lpwstr>
      </vt:variant>
      <vt:variant>
        <vt:lpwstr/>
      </vt:variant>
      <vt:variant>
        <vt:i4>3211302</vt:i4>
      </vt:variant>
      <vt:variant>
        <vt:i4>180</vt:i4>
      </vt:variant>
      <vt:variant>
        <vt:i4>0</vt:i4>
      </vt:variant>
      <vt:variant>
        <vt:i4>5</vt:i4>
      </vt:variant>
      <vt:variant>
        <vt:lpwstr>https://www.gov.nu.ca/sites/default/files/order_re_travel_to_nunavut_final_v5signed.pdf</vt:lpwstr>
      </vt:variant>
      <vt:variant>
        <vt:lpwstr/>
      </vt:variant>
      <vt:variant>
        <vt:i4>2883683</vt:i4>
      </vt:variant>
      <vt:variant>
        <vt:i4>177</vt:i4>
      </vt:variant>
      <vt:variant>
        <vt:i4>0</vt:i4>
      </vt:variant>
      <vt:variant>
        <vt:i4>5</vt:i4>
      </vt:variant>
      <vt:variant>
        <vt:lpwstr>https://www.gov.nl.ca/covid-19/files/Special-Measures-Order-Travel-May-15-2020.pdf</vt:lpwstr>
      </vt:variant>
      <vt:variant>
        <vt:lpwstr/>
      </vt:variant>
      <vt:variant>
        <vt:i4>1704012</vt:i4>
      </vt:variant>
      <vt:variant>
        <vt:i4>174</vt:i4>
      </vt:variant>
      <vt:variant>
        <vt:i4>0</vt:i4>
      </vt:variant>
      <vt:variant>
        <vt:i4>5</vt:i4>
      </vt:variant>
      <vt:variant>
        <vt:lpwstr>https://www2.gnb.ca/content/dam/gnb/Corporate/pdf/EmergencyUrgence19.pdf</vt:lpwstr>
      </vt:variant>
      <vt:variant>
        <vt:lpwstr/>
      </vt:variant>
      <vt:variant>
        <vt:i4>655384</vt:i4>
      </vt:variant>
      <vt:variant>
        <vt:i4>171</vt:i4>
      </vt:variant>
      <vt:variant>
        <vt:i4>0</vt:i4>
      </vt:variant>
      <vt:variant>
        <vt:i4>5</vt:i4>
      </vt:variant>
      <vt:variant>
        <vt:lpwstr>https://hayriver.com/wp-content/uploads/2020/03/Covid-19-Public-Health-Order-Travel-Restrictions-Self-Isolation-Protocols.pdf</vt:lpwstr>
      </vt:variant>
      <vt:variant>
        <vt:lpwstr/>
      </vt:variant>
      <vt:variant>
        <vt:i4>655441</vt:i4>
      </vt:variant>
      <vt:variant>
        <vt:i4>168</vt:i4>
      </vt:variant>
      <vt:variant>
        <vt:i4>0</vt:i4>
      </vt:variant>
      <vt:variant>
        <vt:i4>5</vt:i4>
      </vt:variant>
      <vt:variant>
        <vt:lpwstr>https://www.thestar.com/politics/federal/2020/03/12/after-trump-targets-europe-canadian-officials-say-closing-the-border-wont-stop-covid-19.html</vt:lpwstr>
      </vt:variant>
      <vt:variant>
        <vt:lpwstr/>
      </vt:variant>
      <vt:variant>
        <vt:i4>655441</vt:i4>
      </vt:variant>
      <vt:variant>
        <vt:i4>165</vt:i4>
      </vt:variant>
      <vt:variant>
        <vt:i4>0</vt:i4>
      </vt:variant>
      <vt:variant>
        <vt:i4>5</vt:i4>
      </vt:variant>
      <vt:variant>
        <vt:lpwstr>https://www.thestar.com/politics/federal/2020/03/12/after-trump-targets-europe-canadian-officials-say-closing-the-border-wont-stop-covid-19.html</vt:lpwstr>
      </vt:variant>
      <vt:variant>
        <vt:lpwstr/>
      </vt:variant>
      <vt:variant>
        <vt:i4>6422642</vt:i4>
      </vt:variant>
      <vt:variant>
        <vt:i4>162</vt:i4>
      </vt:variant>
      <vt:variant>
        <vt:i4>0</vt:i4>
      </vt:variant>
      <vt:variant>
        <vt:i4>5</vt:i4>
      </vt:variant>
      <vt:variant>
        <vt:lpwstr>https://www.canada.ca/en/immigration-refugees-citizenship/corporate/publications-manuals/operational-bulletins-manuals/service-delivery/coronavirus/travel-restrictions.html</vt:lpwstr>
      </vt:variant>
      <vt:variant>
        <vt:lpwstr>family-members</vt:lpwstr>
      </vt:variant>
      <vt:variant>
        <vt:i4>458834</vt:i4>
      </vt:variant>
      <vt:variant>
        <vt:i4>159</vt:i4>
      </vt:variant>
      <vt:variant>
        <vt:i4>0</vt:i4>
      </vt:variant>
      <vt:variant>
        <vt:i4>5</vt:i4>
      </vt:variant>
      <vt:variant>
        <vt:lpwstr>https://www.ctvnews.ca/health/coronavirus/it-s-devastating-cross-border-couples-separated-for-months-due-to-travel-restrictions-1.4938963</vt:lpwstr>
      </vt:variant>
      <vt:variant>
        <vt:lpwstr/>
      </vt:variant>
      <vt:variant>
        <vt:i4>5701648</vt:i4>
      </vt:variant>
      <vt:variant>
        <vt:i4>156</vt:i4>
      </vt:variant>
      <vt:variant>
        <vt:i4>0</vt:i4>
      </vt:variant>
      <vt:variant>
        <vt:i4>5</vt:i4>
      </vt:variant>
      <vt:variant>
        <vt:lpwstr>https://www.cbsa-asfc.gc.ca/agency-agence/pm-covid19-eng.html</vt:lpwstr>
      </vt:variant>
      <vt:variant>
        <vt:lpwstr/>
      </vt:variant>
      <vt:variant>
        <vt:i4>1441858</vt:i4>
      </vt:variant>
      <vt:variant>
        <vt:i4>153</vt:i4>
      </vt:variant>
      <vt:variant>
        <vt:i4>0</vt:i4>
      </vt:variant>
      <vt:variant>
        <vt:i4>5</vt:i4>
      </vt:variant>
      <vt:variant>
        <vt:lpwstr>https://www.ctvnews.ca/health/coronavirus/cross-border-families-can-now-reunite-under-new-exemption-1.4974140</vt:lpwstr>
      </vt:variant>
      <vt:variant>
        <vt:lpwstr/>
      </vt:variant>
      <vt:variant>
        <vt:i4>6815785</vt:i4>
      </vt:variant>
      <vt:variant>
        <vt:i4>150</vt:i4>
      </vt:variant>
      <vt:variant>
        <vt:i4>0</vt:i4>
      </vt:variant>
      <vt:variant>
        <vt:i4>5</vt:i4>
      </vt:variant>
      <vt:variant>
        <vt:lpwstr>https://www.cbc.ca/news/canada/prince-edward-island/pei-snowbird-turned-away-confederation-bridge-1.5533060</vt:lpwstr>
      </vt:variant>
      <vt:variant>
        <vt:lpwstr/>
      </vt:variant>
      <vt:variant>
        <vt:i4>7667766</vt:i4>
      </vt:variant>
      <vt:variant>
        <vt:i4>147</vt:i4>
      </vt:variant>
      <vt:variant>
        <vt:i4>0</vt:i4>
      </vt:variant>
      <vt:variant>
        <vt:i4>5</vt:i4>
      </vt:variant>
      <vt:variant>
        <vt:lpwstr>https://www.cbc.ca/news/canada/newfoundland-labrador/kim-taylor-constitutional-challenge-1.5571322</vt:lpwstr>
      </vt:variant>
      <vt:variant>
        <vt:lpwstr/>
      </vt:variant>
      <vt:variant>
        <vt:i4>8126558</vt:i4>
      </vt:variant>
      <vt:variant>
        <vt:i4>144</vt:i4>
      </vt:variant>
      <vt:variant>
        <vt:i4>0</vt:i4>
      </vt:variant>
      <vt:variant>
        <vt:i4>5</vt:i4>
      </vt:variant>
      <vt:variant>
        <vt:lpwstr>https://gov.nu.ca/sites/default/files/updated_apr_28_social_distancing_and_gathering_order_eng_signed.pdf</vt:lpwstr>
      </vt:variant>
      <vt:variant>
        <vt:lpwstr/>
      </vt:variant>
      <vt:variant>
        <vt:i4>3080229</vt:i4>
      </vt:variant>
      <vt:variant>
        <vt:i4>141</vt:i4>
      </vt:variant>
      <vt:variant>
        <vt:i4>0</vt:i4>
      </vt:variant>
      <vt:variant>
        <vt:i4>5</vt:i4>
      </vt:variant>
      <vt:variant>
        <vt:lpwstr>https://ccla.org/coronavirus-update-letter-to-nunavut/</vt:lpwstr>
      </vt:variant>
      <vt:variant>
        <vt:lpwstr/>
      </vt:variant>
      <vt:variant>
        <vt:i4>6881304</vt:i4>
      </vt:variant>
      <vt:variant>
        <vt:i4>138</vt:i4>
      </vt:variant>
      <vt:variant>
        <vt:i4>0</vt:i4>
      </vt:variant>
      <vt:variant>
        <vt:i4>5</vt:i4>
      </vt:variant>
      <vt:variant>
        <vt:lpwstr>https://ccla.org/cclanewsite/wp-content/uploads/2020/04/order_re_mass_gatherings_final_v2signed.pdf</vt:lpwstr>
      </vt:variant>
      <vt:variant>
        <vt:lpwstr/>
      </vt:variant>
      <vt:variant>
        <vt:i4>3670136</vt:i4>
      </vt:variant>
      <vt:variant>
        <vt:i4>135</vt:i4>
      </vt:variant>
      <vt:variant>
        <vt:i4>0</vt:i4>
      </vt:variant>
      <vt:variant>
        <vt:i4>5</vt:i4>
      </vt:variant>
      <vt:variant>
        <vt:lpwstr>https://open.alberta.ca/dataset/60862f8f-7842-4702-85a5-a9f9577c0222/resource/87fa34d1-e1b8-426b-b34d-4691016d5987/download/health-mo-613-2020.pdf</vt:lpwstr>
      </vt:variant>
      <vt:variant>
        <vt:lpwstr/>
      </vt:variant>
      <vt:variant>
        <vt:i4>8323127</vt:i4>
      </vt:variant>
      <vt:variant>
        <vt:i4>132</vt:i4>
      </vt:variant>
      <vt:variant>
        <vt:i4>0</vt:i4>
      </vt:variant>
      <vt:variant>
        <vt:i4>5</vt:i4>
      </vt:variant>
      <vt:variant>
        <vt:lpwstr>https://news.gov.bc.ca/releases/2020ENV0019-000645</vt:lpwstr>
      </vt:variant>
      <vt:variant>
        <vt:lpwstr/>
      </vt:variant>
      <vt:variant>
        <vt:i4>6488189</vt:i4>
      </vt:variant>
      <vt:variant>
        <vt:i4>129</vt:i4>
      </vt:variant>
      <vt:variant>
        <vt:i4>0</vt:i4>
      </vt:variant>
      <vt:variant>
        <vt:i4>5</vt:i4>
      </vt:variant>
      <vt:variant>
        <vt:lpwstr>https://www.citynews1130.com/2020/03/22/vancouver-set-to-seek-power-to-order-non-essential-workers-to-stay-put-enforce-orders-on-social-distancing/</vt:lpwstr>
      </vt:variant>
      <vt:variant>
        <vt:lpwstr/>
      </vt:variant>
      <vt:variant>
        <vt:i4>458769</vt:i4>
      </vt:variant>
      <vt:variant>
        <vt:i4>126</vt:i4>
      </vt:variant>
      <vt:variant>
        <vt:i4>0</vt:i4>
      </vt:variant>
      <vt:variant>
        <vt:i4>5</vt:i4>
      </vt:variant>
      <vt:variant>
        <vt:lpwstr>https://www.ontario.ca/laws/regulation/200082/v1</vt:lpwstr>
      </vt:variant>
      <vt:variant>
        <vt:lpwstr/>
      </vt:variant>
      <vt:variant>
        <vt:i4>4063275</vt:i4>
      </vt:variant>
      <vt:variant>
        <vt:i4>123</vt:i4>
      </vt:variant>
      <vt:variant>
        <vt:i4>0</vt:i4>
      </vt:variant>
      <vt:variant>
        <vt:i4>5</vt:i4>
      </vt:variant>
      <vt:variant>
        <vt:lpwstr>https://www.toronto.ca/legdocs/bylaws/2020/law0322.pdf</vt:lpwstr>
      </vt:variant>
      <vt:variant>
        <vt:lpwstr/>
      </vt:variant>
      <vt:variant>
        <vt:i4>983062</vt:i4>
      </vt:variant>
      <vt:variant>
        <vt:i4>120</vt:i4>
      </vt:variant>
      <vt:variant>
        <vt:i4>0</vt:i4>
      </vt:variant>
      <vt:variant>
        <vt:i4>5</vt:i4>
      </vt:variant>
      <vt:variant>
        <vt:lpwstr>https://www.ontario.ca/laws/regulation/200104/v1</vt:lpwstr>
      </vt:variant>
      <vt:variant>
        <vt:lpwstr/>
      </vt:variant>
      <vt:variant>
        <vt:i4>720908</vt:i4>
      </vt:variant>
      <vt:variant>
        <vt:i4>117</vt:i4>
      </vt:variant>
      <vt:variant>
        <vt:i4>0</vt:i4>
      </vt:variant>
      <vt:variant>
        <vt:i4>5</vt:i4>
      </vt:variant>
      <vt:variant>
        <vt:lpwstr>https://www.hss.gov.nt.ca/sites/hss/files/resources/public-health-order-covid-19-prohibition-gatherings-closures-certain-business.pdf</vt:lpwstr>
      </vt:variant>
      <vt:variant>
        <vt:lpwstr/>
      </vt:variant>
      <vt:variant>
        <vt:i4>5242971</vt:i4>
      </vt:variant>
      <vt:variant>
        <vt:i4>114</vt:i4>
      </vt:variant>
      <vt:variant>
        <vt:i4>0</vt:i4>
      </vt:variant>
      <vt:variant>
        <vt:i4>5</vt:i4>
      </vt:variant>
      <vt:variant>
        <vt:lpwstr>https://cdn-contenu.quebec.ca/cdn-contenu/adm/min/sante-services-sociaux/publications-adm/lois-reglements/decret-222-2020-anglais.pdf?1584827459</vt:lpwstr>
      </vt:variant>
      <vt:variant>
        <vt:lpwstr/>
      </vt:variant>
      <vt:variant>
        <vt:i4>5963793</vt:i4>
      </vt:variant>
      <vt:variant>
        <vt:i4>111</vt:i4>
      </vt:variant>
      <vt:variant>
        <vt:i4>0</vt:i4>
      </vt:variant>
      <vt:variant>
        <vt:i4>5</vt:i4>
      </vt:variant>
      <vt:variant>
        <vt:lpwstr>https://gov.nu.ca/sites/default/files/order_re_social_distancing_and_gatherings_signed_200424_v3.pdf</vt:lpwstr>
      </vt:variant>
      <vt:variant>
        <vt:lpwstr/>
      </vt:variant>
      <vt:variant>
        <vt:i4>1310805</vt:i4>
      </vt:variant>
      <vt:variant>
        <vt:i4>108</vt:i4>
      </vt:variant>
      <vt:variant>
        <vt:i4>0</vt:i4>
      </vt:variant>
      <vt:variant>
        <vt:i4>5</vt:i4>
      </vt:variant>
      <vt:variant>
        <vt:lpwstr>https://www.ontario.ca/laws/regulation/200052</vt:lpwstr>
      </vt:variant>
      <vt:variant>
        <vt:lpwstr/>
      </vt:variant>
      <vt:variant>
        <vt:i4>5570621</vt:i4>
      </vt:variant>
      <vt:variant>
        <vt:i4>105</vt:i4>
      </vt:variant>
      <vt:variant>
        <vt:i4>0</vt:i4>
      </vt:variant>
      <vt:variant>
        <vt:i4>5</vt:i4>
      </vt:variant>
      <vt:variant>
        <vt:lpwstr>http://www.gov.yk.ca/legislation/regs/mo2020_014.pdf</vt:lpwstr>
      </vt:variant>
      <vt:variant>
        <vt:lpwstr/>
      </vt:variant>
      <vt:variant>
        <vt:i4>3473464</vt:i4>
      </vt:variant>
      <vt:variant>
        <vt:i4>102</vt:i4>
      </vt:variant>
      <vt:variant>
        <vt:i4>0</vt:i4>
      </vt:variant>
      <vt:variant>
        <vt:i4>5</vt:i4>
      </vt:variant>
      <vt:variant>
        <vt:lpwstr>https://www.saskatchewan.ca/-/media/files/coronavirus/public-health-measures/public-health-orders/public-health-order-april-4-2020.pdf</vt:lpwstr>
      </vt:variant>
      <vt:variant>
        <vt:lpwstr/>
      </vt:variant>
      <vt:variant>
        <vt:i4>1704012</vt:i4>
      </vt:variant>
      <vt:variant>
        <vt:i4>99</vt:i4>
      </vt:variant>
      <vt:variant>
        <vt:i4>0</vt:i4>
      </vt:variant>
      <vt:variant>
        <vt:i4>5</vt:i4>
      </vt:variant>
      <vt:variant>
        <vt:lpwstr>https://www2.gnb.ca/content/dam/gnb/Corporate/pdf/EmergencyUrgence19.pdf</vt:lpwstr>
      </vt:variant>
      <vt:variant>
        <vt:lpwstr/>
      </vt:variant>
      <vt:variant>
        <vt:i4>6881386</vt:i4>
      </vt:variant>
      <vt:variant>
        <vt:i4>96</vt:i4>
      </vt:variant>
      <vt:variant>
        <vt:i4>0</vt:i4>
      </vt:variant>
      <vt:variant>
        <vt:i4>5</vt:i4>
      </vt:variant>
      <vt:variant>
        <vt:lpwstr>https://www.gov.mb.ca/asset_library/en/proactive/2019_2020/orders-soe-03302020.pdf</vt:lpwstr>
      </vt:variant>
      <vt:variant>
        <vt:lpwstr/>
      </vt:variant>
      <vt:variant>
        <vt:i4>3342375</vt:i4>
      </vt:variant>
      <vt:variant>
        <vt:i4>93</vt:i4>
      </vt:variant>
      <vt:variant>
        <vt:i4>0</vt:i4>
      </vt:variant>
      <vt:variant>
        <vt:i4>5</vt:i4>
      </vt:variant>
      <vt:variant>
        <vt:lpwstr>https://open.alberta.ca/publications/cmoh-order-07-2020-2020-covid-19-response</vt:lpwstr>
      </vt:variant>
      <vt:variant>
        <vt:lpwstr/>
      </vt:variant>
      <vt:variant>
        <vt:i4>4325444</vt:i4>
      </vt:variant>
      <vt:variant>
        <vt:i4>90</vt:i4>
      </vt:variant>
      <vt:variant>
        <vt:i4>0</vt:i4>
      </vt:variant>
      <vt:variant>
        <vt:i4>5</vt:i4>
      </vt:variant>
      <vt:variant>
        <vt:lpwstr>https://www2.gov.bc.ca/assets/gov/health/about-bc-s-health-care-system/office-of-the-provincial-health-officer/reports-publications/covid-19-pho-class-order-mass-gatherings.pdf</vt:lpwstr>
      </vt:variant>
      <vt:variant>
        <vt:lpwstr/>
      </vt:variant>
      <vt:variant>
        <vt:i4>7929971</vt:i4>
      </vt:variant>
      <vt:variant>
        <vt:i4>87</vt:i4>
      </vt:variant>
      <vt:variant>
        <vt:i4>0</vt:i4>
      </vt:variant>
      <vt:variant>
        <vt:i4>5</vt:i4>
      </vt:variant>
      <vt:variant>
        <vt:lpwstr>https://files.ontario.ca/moh-covid-19-report-en-2020-04-06.pdf</vt:lpwstr>
      </vt:variant>
      <vt:variant>
        <vt:lpwstr/>
      </vt:variant>
      <vt:variant>
        <vt:i4>65650</vt:i4>
      </vt:variant>
      <vt:variant>
        <vt:i4>84</vt:i4>
      </vt:variant>
      <vt:variant>
        <vt:i4>0</vt:i4>
      </vt:variant>
      <vt:variant>
        <vt:i4>5</vt:i4>
      </vt:variant>
      <vt:variant>
        <vt:lpwstr>https://www.vice.com/en_ca/article/pkejjv/aurora-mom-says-she-was-fined-dollar880-for-standing-too-long-in-a-park-with-baby</vt:lpwstr>
      </vt:variant>
      <vt:variant>
        <vt:lpwstr/>
      </vt:variant>
      <vt:variant>
        <vt:i4>6291575</vt:i4>
      </vt:variant>
      <vt:variant>
        <vt:i4>81</vt:i4>
      </vt:variant>
      <vt:variant>
        <vt:i4>0</vt:i4>
      </vt:variant>
      <vt:variant>
        <vt:i4>5</vt:i4>
      </vt:variant>
      <vt:variant>
        <vt:lpwstr>https://open.alberta.ca/publications/ministerial-order-632-2020-health</vt:lpwstr>
      </vt:variant>
      <vt:variant>
        <vt:lpwstr/>
      </vt:variant>
      <vt:variant>
        <vt:i4>4456474</vt:i4>
      </vt:variant>
      <vt:variant>
        <vt:i4>78</vt:i4>
      </vt:variant>
      <vt:variant>
        <vt:i4>0</vt:i4>
      </vt:variant>
      <vt:variant>
        <vt:i4>5</vt:i4>
      </vt:variant>
      <vt:variant>
        <vt:lpwstr>https://www.ontario.ca/laws/regulation/200120?search=emergency+management</vt:lpwstr>
      </vt:variant>
      <vt:variant>
        <vt:lpwstr/>
      </vt:variant>
      <vt:variant>
        <vt:i4>6815785</vt:i4>
      </vt:variant>
      <vt:variant>
        <vt:i4>75</vt:i4>
      </vt:variant>
      <vt:variant>
        <vt:i4>0</vt:i4>
      </vt:variant>
      <vt:variant>
        <vt:i4>5</vt:i4>
      </vt:variant>
      <vt:variant>
        <vt:lpwstr>https://www.cbc.ca/news/canada/prince-edward-island/pei-snowbird-turned-away-confederation-bridge-1.5533060</vt:lpwstr>
      </vt:variant>
      <vt:variant>
        <vt:lpwstr/>
      </vt:variant>
      <vt:variant>
        <vt:i4>3342399</vt:i4>
      </vt:variant>
      <vt:variant>
        <vt:i4>72</vt:i4>
      </vt:variant>
      <vt:variant>
        <vt:i4>0</vt:i4>
      </vt:variant>
      <vt:variant>
        <vt:i4>5</vt:i4>
      </vt:variant>
      <vt:variant>
        <vt:lpwstr>https://www.mcscs.jus.gov.on.ca/sites/default/files/content/mcscs/docs/StreetChecks.pdf</vt:lpwstr>
      </vt:variant>
      <vt:variant>
        <vt:lpwstr/>
      </vt:variant>
      <vt:variant>
        <vt:i4>4849742</vt:i4>
      </vt:variant>
      <vt:variant>
        <vt:i4>69</vt:i4>
      </vt:variant>
      <vt:variant>
        <vt:i4>0</vt:i4>
      </vt:variant>
      <vt:variant>
        <vt:i4>5</vt:i4>
      </vt:variant>
      <vt:variant>
        <vt:lpwstr>https://open.alberta.ca/publications/ministerial-order-27-2020-justice-and-solicitor-general</vt:lpwstr>
      </vt:variant>
      <vt:variant>
        <vt:lpwstr/>
      </vt:variant>
      <vt:variant>
        <vt:i4>3670136</vt:i4>
      </vt:variant>
      <vt:variant>
        <vt:i4>66</vt:i4>
      </vt:variant>
      <vt:variant>
        <vt:i4>0</vt:i4>
      </vt:variant>
      <vt:variant>
        <vt:i4>5</vt:i4>
      </vt:variant>
      <vt:variant>
        <vt:lpwstr>https://open.alberta.ca/dataset/60862f8f-7842-4702-85a5-a9f9577c0222/resource/87fa34d1-e1b8-426b-b34d-4691016d5987/download/health-mo-613-2020.pdf</vt:lpwstr>
      </vt:variant>
      <vt:variant>
        <vt:lpwstr/>
      </vt:variant>
      <vt:variant>
        <vt:i4>852038</vt:i4>
      </vt:variant>
      <vt:variant>
        <vt:i4>63</vt:i4>
      </vt:variant>
      <vt:variant>
        <vt:i4>0</vt:i4>
      </vt:variant>
      <vt:variant>
        <vt:i4>5</vt:i4>
      </vt:variant>
      <vt:variant>
        <vt:lpwstr>https://www.ontario.ca/laws/regulation/200082/v1?search=emergency+management</vt:lpwstr>
      </vt:variant>
      <vt:variant>
        <vt:lpwstr/>
      </vt:variant>
      <vt:variant>
        <vt:i4>2490402</vt:i4>
      </vt:variant>
      <vt:variant>
        <vt:i4>60</vt:i4>
      </vt:variant>
      <vt:variant>
        <vt:i4>0</vt:i4>
      </vt:variant>
      <vt:variant>
        <vt:i4>5</vt:i4>
      </vt:variant>
      <vt:variant>
        <vt:lpwstr>https://www.ctvnews.ca/canada/under-quarantine-what-life-will-be-like-at-cfb-trenton-for-evacuees-from-wuhan-1.4800778</vt:lpwstr>
      </vt:variant>
      <vt:variant>
        <vt:lpwstr/>
      </vt:variant>
      <vt:variant>
        <vt:i4>3473456</vt:i4>
      </vt:variant>
      <vt:variant>
        <vt:i4>57</vt:i4>
      </vt:variant>
      <vt:variant>
        <vt:i4>0</vt:i4>
      </vt:variant>
      <vt:variant>
        <vt:i4>5</vt:i4>
      </vt:variant>
      <vt:variant>
        <vt:lpwstr>https://orders-in-council.canada.ca/attachment.php?attach=38951&amp;lang=en</vt:lpwstr>
      </vt:variant>
      <vt:variant>
        <vt:lpwstr/>
      </vt:variant>
      <vt:variant>
        <vt:i4>3211314</vt:i4>
      </vt:variant>
      <vt:variant>
        <vt:i4>54</vt:i4>
      </vt:variant>
      <vt:variant>
        <vt:i4>0</vt:i4>
      </vt:variant>
      <vt:variant>
        <vt:i4>5</vt:i4>
      </vt:variant>
      <vt:variant>
        <vt:lpwstr>https://orders-in-council.canada.ca/attachment.php?attach=38812&amp;lang=en</vt:lpwstr>
      </vt:variant>
      <vt:variant>
        <vt:lpwstr/>
      </vt:variant>
      <vt:variant>
        <vt:i4>7143535</vt:i4>
      </vt:variant>
      <vt:variant>
        <vt:i4>51</vt:i4>
      </vt:variant>
      <vt:variant>
        <vt:i4>0</vt:i4>
      </vt:variant>
      <vt:variant>
        <vt:i4>5</vt:i4>
      </vt:variant>
      <vt:variant>
        <vt:lpwstr>http://gazette.gc.ca/rp-pr/p1/2015/2015-12-19/html/order-decret-eng.html?pedisable=true</vt:lpwstr>
      </vt:variant>
      <vt:variant>
        <vt:lpwstr/>
      </vt:variant>
      <vt:variant>
        <vt:i4>2228287</vt:i4>
      </vt:variant>
      <vt:variant>
        <vt:i4>48</vt:i4>
      </vt:variant>
      <vt:variant>
        <vt:i4>0</vt:i4>
      </vt:variant>
      <vt:variant>
        <vt:i4>5</vt:i4>
      </vt:variant>
      <vt:variant>
        <vt:lpwstr>https://www.nytimes.com/2020/06/05/world/canada/bonnie-henry-british-columbia-coronavirus.html</vt:lpwstr>
      </vt:variant>
      <vt:variant>
        <vt:lpwstr/>
      </vt:variant>
      <vt:variant>
        <vt:i4>3604525</vt:i4>
      </vt:variant>
      <vt:variant>
        <vt:i4>45</vt:i4>
      </vt:variant>
      <vt:variant>
        <vt:i4>0</vt:i4>
      </vt:variant>
      <vt:variant>
        <vt:i4>5</vt:i4>
      </vt:variant>
      <vt:variant>
        <vt:lpwstr>https://ccla.org/coronavirus-update-crisis-legislation/</vt:lpwstr>
      </vt:variant>
      <vt:variant>
        <vt:lpwstr/>
      </vt:variant>
      <vt:variant>
        <vt:i4>655435</vt:i4>
      </vt:variant>
      <vt:variant>
        <vt:i4>42</vt:i4>
      </vt:variant>
      <vt:variant>
        <vt:i4>0</vt:i4>
      </vt:variant>
      <vt:variant>
        <vt:i4>5</vt:i4>
      </vt:variant>
      <vt:variant>
        <vt:lpwstr>https://ipac-canada.org/sars.php</vt:lpwstr>
      </vt:variant>
      <vt:variant>
        <vt:lpwstr/>
      </vt:variant>
      <vt:variant>
        <vt:i4>458823</vt:i4>
      </vt:variant>
      <vt:variant>
        <vt:i4>39</vt:i4>
      </vt:variant>
      <vt:variant>
        <vt:i4>0</vt:i4>
      </vt:variant>
      <vt:variant>
        <vt:i4>5</vt:i4>
      </vt:variant>
      <vt:variant>
        <vt:lpwstr>http://www.canlii.ca/t/1ftv6</vt:lpwstr>
      </vt:variant>
      <vt:variant>
        <vt:lpwstr/>
      </vt:variant>
      <vt:variant>
        <vt:i4>7405646</vt:i4>
      </vt:variant>
      <vt:variant>
        <vt:i4>36</vt:i4>
      </vt:variant>
      <vt:variant>
        <vt:i4>0</vt:i4>
      </vt:variant>
      <vt:variant>
        <vt:i4>5</vt:i4>
      </vt:variant>
      <vt:variant>
        <vt:lpwstr>https://historyofrights.ca/wp-content/uploads/pubs/article_JCS.pdf</vt:lpwstr>
      </vt:variant>
      <vt:variant>
        <vt:lpwstr/>
      </vt:variant>
      <vt:variant>
        <vt:i4>7864440</vt:i4>
      </vt:variant>
      <vt:variant>
        <vt:i4>33</vt:i4>
      </vt:variant>
      <vt:variant>
        <vt:i4>0</vt:i4>
      </vt:variant>
      <vt:variant>
        <vt:i4>5</vt:i4>
      </vt:variant>
      <vt:variant>
        <vt:lpwstr>https://www.thestar.com/news/gta/2020/04/25/advocates-for-toronto-homeless-sue-the-city-over-lack-of-covid-19-protections-in-shelters.html</vt:lpwstr>
      </vt:variant>
      <vt:variant>
        <vt:lpwstr/>
      </vt:variant>
      <vt:variant>
        <vt:i4>720908</vt:i4>
      </vt:variant>
      <vt:variant>
        <vt:i4>30</vt:i4>
      </vt:variant>
      <vt:variant>
        <vt:i4>0</vt:i4>
      </vt:variant>
      <vt:variant>
        <vt:i4>5</vt:i4>
      </vt:variant>
      <vt:variant>
        <vt:lpwstr>https://www.hss.gov.nt.ca/sites/hss/files/resources/public-health-order-covid-19-prohibition-gatherings-closures-certain-business.pdf</vt:lpwstr>
      </vt:variant>
      <vt:variant>
        <vt:lpwstr/>
      </vt:variant>
      <vt:variant>
        <vt:i4>4522055</vt:i4>
      </vt:variant>
      <vt:variant>
        <vt:i4>27</vt:i4>
      </vt:variant>
      <vt:variant>
        <vt:i4>0</vt:i4>
      </vt:variant>
      <vt:variant>
        <vt:i4>5</vt:i4>
      </vt:variant>
      <vt:variant>
        <vt:lpwstr>https://www.cbc.ca/news/canada/ottawa/ottawa-bylaw-parks-fines-1.5523154</vt:lpwstr>
      </vt:variant>
      <vt:variant>
        <vt:lpwstr/>
      </vt:variant>
      <vt:variant>
        <vt:i4>7405618</vt:i4>
      </vt:variant>
      <vt:variant>
        <vt:i4>24</vt:i4>
      </vt:variant>
      <vt:variant>
        <vt:i4>0</vt:i4>
      </vt:variant>
      <vt:variant>
        <vt:i4>5</vt:i4>
      </vt:variant>
      <vt:variant>
        <vt:lpwstr>http://canlii.ca/t/54b46%23sec52.21subsec2</vt:lpwstr>
      </vt:variant>
      <vt:variant>
        <vt:lpwstr/>
      </vt:variant>
      <vt:variant>
        <vt:i4>6291505</vt:i4>
      </vt:variant>
      <vt:variant>
        <vt:i4>21</vt:i4>
      </vt:variant>
      <vt:variant>
        <vt:i4>0</vt:i4>
      </vt:variant>
      <vt:variant>
        <vt:i4>5</vt:i4>
      </vt:variant>
      <vt:variant>
        <vt:lpwstr>https://globalnews.ca/news/6595646/covid-19-cfb-trenton-canadians/</vt:lpwstr>
      </vt:variant>
      <vt:variant>
        <vt:lpwstr/>
      </vt:variant>
      <vt:variant>
        <vt:i4>2490489</vt:i4>
      </vt:variant>
      <vt:variant>
        <vt:i4>18</vt:i4>
      </vt:variant>
      <vt:variant>
        <vt:i4>0</vt:i4>
      </vt:variant>
      <vt:variant>
        <vt:i4>5</vt:i4>
      </vt:variant>
      <vt:variant>
        <vt:lpwstr>http://www.bccdc.ca/health-info/diseases-conditions/covid-19/about-covid-19/how-it-spreads</vt:lpwstr>
      </vt:variant>
      <vt:variant>
        <vt:lpwstr/>
      </vt:variant>
      <vt:variant>
        <vt:i4>1048641</vt:i4>
      </vt:variant>
      <vt:variant>
        <vt:i4>15</vt:i4>
      </vt:variant>
      <vt:variant>
        <vt:i4>0</vt:i4>
      </vt:variant>
      <vt:variant>
        <vt:i4>5</vt:i4>
      </vt:variant>
      <vt:variant>
        <vt:lpwstr>https://www.canada.ca/en/public-health/services/diseases/2019-novel-coronavirus-infection.html?topic=tilelink</vt:lpwstr>
      </vt:variant>
      <vt:variant>
        <vt:lpwstr/>
      </vt:variant>
      <vt:variant>
        <vt:i4>5439504</vt:i4>
      </vt:variant>
      <vt:variant>
        <vt:i4>12</vt:i4>
      </vt:variant>
      <vt:variant>
        <vt:i4>0</vt:i4>
      </vt:variant>
      <vt:variant>
        <vt:i4>5</vt:i4>
      </vt:variant>
      <vt:variant>
        <vt:lpwstr>https://www.cnbc.com/2020/03/11/who-declares-the-coronavirus-outbreak-a-global-pandemic.html</vt:lpwstr>
      </vt:variant>
      <vt:variant>
        <vt:lpwstr/>
      </vt:variant>
      <vt:variant>
        <vt:i4>3932213</vt:i4>
      </vt:variant>
      <vt:variant>
        <vt:i4>9</vt:i4>
      </vt:variant>
      <vt:variant>
        <vt:i4>0</vt:i4>
      </vt:variant>
      <vt:variant>
        <vt:i4>5</vt:i4>
      </vt:variant>
      <vt:variant>
        <vt:lpwstr>https://www.scmp.com/news/china/politics/article/3044050/mystery-illness-hits-chinas-wuhan-city-nearly-30-hospitalised</vt:lpwstr>
      </vt:variant>
      <vt:variant>
        <vt:lpwstr/>
      </vt:variant>
      <vt:variant>
        <vt:i4>1572895</vt:i4>
      </vt:variant>
      <vt:variant>
        <vt:i4>6</vt:i4>
      </vt:variant>
      <vt:variant>
        <vt:i4>0</vt:i4>
      </vt:variant>
      <vt:variant>
        <vt:i4>5</vt:i4>
      </vt:variant>
      <vt:variant>
        <vt:lpwstr>https://www.worldometers.info/coronavirus/country/canada/</vt:lpwstr>
      </vt:variant>
      <vt:variant>
        <vt:lpwstr/>
      </vt:variant>
      <vt:variant>
        <vt:i4>4194368</vt:i4>
      </vt:variant>
      <vt:variant>
        <vt:i4>3</vt:i4>
      </vt:variant>
      <vt:variant>
        <vt:i4>0</vt:i4>
      </vt:variant>
      <vt:variant>
        <vt:i4>5</vt:i4>
      </vt:variant>
      <vt:variant>
        <vt:lpwstr>https://www150.statcan.gc.ca/t1/tbl1/en/tv.action?pid=1310039401</vt:lpwstr>
      </vt:variant>
      <vt:variant>
        <vt:lpwstr/>
      </vt:variant>
      <vt:variant>
        <vt:i4>6619246</vt:i4>
      </vt:variant>
      <vt:variant>
        <vt:i4>0</vt:i4>
      </vt:variant>
      <vt:variant>
        <vt:i4>0</vt:i4>
      </vt:variant>
      <vt:variant>
        <vt:i4>5</vt:i4>
      </vt:variant>
      <vt:variant>
        <vt:lpwstr>https://www.nytimes.com/1964/03/27/archives/malcolm-x-backs-house-rights-bill.html</vt:lpwstr>
      </vt:variant>
      <vt:variant>
        <vt:lpwstr/>
      </vt:variant>
      <vt:variant>
        <vt:i4>2162720</vt:i4>
      </vt:variant>
      <vt:variant>
        <vt:i4>6</vt:i4>
      </vt:variant>
      <vt:variant>
        <vt:i4>0</vt:i4>
      </vt:variant>
      <vt:variant>
        <vt:i4>5</vt:i4>
      </vt:variant>
      <vt:variant>
        <vt:lpwstr>https://www.canada.ca/en/public-health/services/diseases/2019-novel-coronavirus-infection.html?topic=tilelink</vt:lpwstr>
      </vt:variant>
      <vt:variant>
        <vt:lpwstr>a1</vt:lpwstr>
      </vt:variant>
      <vt:variant>
        <vt:i4>6094863</vt:i4>
      </vt:variant>
      <vt:variant>
        <vt:i4>3</vt:i4>
      </vt:variant>
      <vt:variant>
        <vt:i4>0</vt:i4>
      </vt:variant>
      <vt:variant>
        <vt:i4>5</vt:i4>
      </vt:variant>
      <vt:variant>
        <vt:lpwstr>https://www.nytimes.com/interactive/2020/world/canada/canada-coronavirus-cases.html</vt:lpwstr>
      </vt:variant>
      <vt:variant>
        <vt:lpwstr>map</vt:lpwstr>
      </vt:variant>
      <vt:variant>
        <vt:i4>2949145</vt:i4>
      </vt:variant>
      <vt:variant>
        <vt:i4>3</vt:i4>
      </vt:variant>
      <vt:variant>
        <vt:i4>0</vt:i4>
      </vt:variant>
      <vt:variant>
        <vt:i4>5</vt:i4>
      </vt:variant>
      <vt:variant>
        <vt:lpwstr>mailto:Jhoh@ccla.org</vt:lpwstr>
      </vt:variant>
      <vt:variant>
        <vt:lpwstr/>
      </vt:variant>
      <vt:variant>
        <vt:i4>2949145</vt:i4>
      </vt:variant>
      <vt:variant>
        <vt:i4>0</vt:i4>
      </vt:variant>
      <vt:variant>
        <vt:i4>0</vt:i4>
      </vt:variant>
      <vt:variant>
        <vt:i4>5</vt:i4>
      </vt:variant>
      <vt:variant>
        <vt:lpwstr>mailto:Jhoh@ccla.org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Jianyang Hoh</dc:creator>
  <cp:keywords/>
  <dc:description/>
  <cp:lastModifiedBy>Jhoh@ccla.org</cp:lastModifiedBy>
  <cp:revision>3540</cp:revision>
  <dcterms:created xsi:type="dcterms:W3CDTF">2020-04-27T23:40:00Z</dcterms:created>
  <dcterms:modified xsi:type="dcterms:W3CDTF">2020-06-17T00:10:00Z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0x010100B843F6BA70870E4DA46D57F8FEFB2507</vt:lpwstr>
  </property>
</Properties>
</file>